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CBDC" w14:textId="77777777" w:rsidR="00853D00" w:rsidRDefault="002753A9">
      <w:pPr>
        <w:spacing w:before="2000"/>
        <w:jc w:val="center"/>
        <w:rPr>
          <w:rFonts w:hint="eastAsia"/>
        </w:rPr>
      </w:pPr>
      <w:r>
        <w:rPr>
          <w:b/>
          <w:color w:val="17365D"/>
          <w:sz w:val="54"/>
        </w:rPr>
        <w:t>BUSINESS REQUIREMENTS DOCUMENT</w:t>
      </w:r>
      <w:r>
        <w:rPr>
          <w:b/>
          <w:color w:val="17365D"/>
          <w:sz w:val="54"/>
        </w:rPr>
        <w:br/>
        <w:t>业务需求文档</w:t>
      </w:r>
    </w:p>
    <w:p w14:paraId="1EB46741" w14:textId="77777777" w:rsidR="00853D00" w:rsidRDefault="002753A9">
      <w:pPr>
        <w:jc w:val="center"/>
        <w:rPr>
          <w:rFonts w:hint="eastAsia"/>
        </w:rPr>
      </w:pPr>
      <w:r>
        <w:rPr>
          <w:b/>
          <w:color w:val="5B9BD5"/>
          <w:sz w:val="36"/>
        </w:rPr>
        <w:t>MBUSI Shipping Log and Bill of Lading Automation / MBUSI Shipping Log及提单自动化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53D00" w14:paraId="525FD713" w14:textId="77777777">
        <w:trPr>
          <w:tblHeader/>
          <w:jc w:val="center"/>
        </w:trPr>
        <w:tc>
          <w:tcPr>
            <w:tcW w:w="31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E9E229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Document Field / 文档字段</w:t>
            </w:r>
          </w:p>
        </w:tc>
        <w:tc>
          <w:tcPr>
            <w:tcW w:w="61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96058D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Value / 内容</w:t>
            </w:r>
          </w:p>
        </w:tc>
      </w:tr>
      <w:tr w:rsidR="00853D00" w14:paraId="7C07997F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AE0A0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Process ID / 流程编号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8231C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BRD-MBUSI-BL-002</w:t>
            </w:r>
          </w:p>
        </w:tc>
      </w:tr>
      <w:tr w:rsidR="00853D00" w14:paraId="0F01D254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8A368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Status / 状态</w:t>
            </w:r>
          </w:p>
        </w:tc>
        <w:tc>
          <w:tcPr>
            <w:tcW w:w="61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1B9CD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Supplier design baseline / 供应商方案设计基线</w:t>
            </w:r>
          </w:p>
        </w:tc>
      </w:tr>
      <w:tr w:rsidR="00853D00" w14:paraId="70AEADF7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EA6B9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Business Owner / 业务部门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EE89E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SCM-IE / Import Operations</w:t>
            </w:r>
          </w:p>
        </w:tc>
      </w:tr>
      <w:tr w:rsidR="00853D00" w14:paraId="0E709595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4E240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Version / 版本</w:t>
            </w:r>
          </w:p>
        </w:tc>
        <w:tc>
          <w:tcPr>
            <w:tcW w:w="61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8A576" w14:textId="77777777" w:rsidR="00853D00" w:rsidRDefault="002753A9">
            <w:pPr>
              <w:rPr>
                <w:rFonts w:hint="eastAsia"/>
              </w:rPr>
            </w:pPr>
            <w:r>
              <w:t>V3 Refined / 第三版整理修订版</w:t>
            </w:r>
          </w:p>
        </w:tc>
      </w:tr>
      <w:tr w:rsidR="00853D00" w14:paraId="02CEF976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73665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Document Principle / 文档原则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E7C2F" w14:textId="77777777" w:rsidR="00853D00" w:rsidRDefault="002753A9">
            <w:pPr>
              <w:rPr>
                <w:rFonts w:hint="eastAsia"/>
              </w:rPr>
            </w:pPr>
            <w:r>
              <w:t>The BRD requirements and the original step-by-step screenshot process are one implementation baseline. Neither part may be removed. / BRD需求与原始逐步截图流程共同构成实施基线，任何部分均不得删除。</w:t>
            </w:r>
          </w:p>
        </w:tc>
      </w:tr>
    </w:tbl>
    <w:p w14:paraId="5944C3EF" w14:textId="77777777" w:rsidR="00853D00" w:rsidRDefault="002753A9">
      <w:pPr>
        <w:rPr>
          <w:rFonts w:hint="eastAsia"/>
        </w:rPr>
      </w:pPr>
      <w:r>
        <w:br w:type="page"/>
      </w:r>
    </w:p>
    <w:p w14:paraId="3E1D9E24" w14:textId="77777777" w:rsidR="00853D00" w:rsidRDefault="002753A9">
      <w:pPr>
        <w:pStyle w:val="1"/>
      </w:pPr>
      <w:r>
        <w:lastRenderedPageBreak/>
        <w:t xml:space="preserve">1. Executive Summary / </w:t>
      </w:r>
      <w:r>
        <w:t>执行摘要</w:t>
      </w:r>
    </w:p>
    <w:p w14:paraId="11488E4B" w14:textId="77777777" w:rsidR="00853D00" w:rsidRDefault="002753A9">
      <w:pPr>
        <w:rPr>
          <w:rFonts w:hint="eastAsia"/>
        </w:rPr>
      </w:pPr>
      <w:r>
        <w:t>This document defines the supplier implementation baseline for exporting new MBUSI shipping-log records, matching carrier BLs, creating PDC case folders, populating Shipping Log and BL templates, processing IES+ and retaining complete evidence. / 本文档定义MBUSI Shipping Log新记录导出、船公司BL匹配、PDC文件夹创建、Shipping Log与BL模板填写、IES+处理及证据保留的供应商实施基线。</w:t>
      </w:r>
    </w:p>
    <w:p w14:paraId="2787841A" w14:textId="77777777" w:rsidR="00853D00" w:rsidRDefault="002753A9">
      <w:pPr>
        <w:pStyle w:val="1"/>
      </w:pPr>
      <w:r>
        <w:t xml:space="preserve">2. Scope / </w:t>
      </w:r>
      <w:r>
        <w:t>流程范围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53D00" w14:paraId="401F6E1E" w14:textId="77777777">
        <w:trPr>
          <w:tblHeader/>
          <w:jc w:val="center"/>
        </w:trPr>
        <w:tc>
          <w:tcPr>
            <w:tcW w:w="46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E39D69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In Scope / 范围内</w:t>
            </w:r>
          </w:p>
        </w:tc>
        <w:tc>
          <w:tcPr>
            <w:tcW w:w="46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1A6EF4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Out of Scope / 范围外</w:t>
            </w:r>
          </w:p>
        </w:tc>
      </w:tr>
      <w:tr w:rsidR="00853D00" w14:paraId="2A12A4CC" w14:textId="77777777">
        <w:trPr>
          <w:jc w:val="center"/>
        </w:trPr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048E5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Website export, master registration, mailbox BL matching, folder/file creation, Shipping Log and BL templates, IES+ forecast and uploads. / 网站导出、大表登记、BL匹配、文件创建、Shipping Log与BL模板、IES+预报及上传。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9446C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Source-system changes and business resolution of unmatched BLs. / 源系统改造及未匹配BL的业务处理。</w:t>
            </w:r>
          </w:p>
        </w:tc>
      </w:tr>
    </w:tbl>
    <w:p w14:paraId="2848FD7A" w14:textId="77777777" w:rsidR="00853D00" w:rsidRDefault="002753A9">
      <w:pPr>
        <w:pStyle w:val="1"/>
      </w:pPr>
      <w:r>
        <w:t xml:space="preserve">3. Systems, Inputs and Outputs / </w:t>
      </w:r>
      <w:r>
        <w:t>系统、输入和输出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592"/>
        <w:gridCol w:w="5328"/>
      </w:tblGrid>
      <w:tr w:rsidR="00853D00" w14:paraId="480C45E8" w14:textId="77777777">
        <w:trPr>
          <w:tblHeader/>
          <w:jc w:val="center"/>
        </w:trPr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310338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 / 类型</w:t>
            </w:r>
          </w:p>
        </w:tc>
        <w:tc>
          <w:tcPr>
            <w:tcW w:w="25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554346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Name / 名称</w:t>
            </w:r>
          </w:p>
        </w:tc>
        <w:tc>
          <w:tcPr>
            <w:tcW w:w="53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02BCA8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Requirement / 要求</w:t>
            </w:r>
          </w:p>
        </w:tc>
      </w:tr>
      <w:tr w:rsidR="00853D00" w14:paraId="206A24EC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2BD0F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System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BB1E1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North America Central Warehouse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3DEE0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Export MB China shipment data to Excel.</w:t>
            </w:r>
          </w:p>
        </w:tc>
      </w:tr>
      <w:tr w:rsidR="00853D00" w14:paraId="7D76BFA5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73AA4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System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1754D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Public mailboxes</w:t>
            </w:r>
          </w:p>
        </w:tc>
        <w:tc>
          <w:tcPr>
            <w:tcW w:w="53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DEF00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Search BL from website-noreply@cma-cgm.com.</w:t>
            </w:r>
          </w:p>
        </w:tc>
      </w:tr>
      <w:tr w:rsidR="00853D00" w14:paraId="70B41F23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30577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System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58F0E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T drive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DEA59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Store PDC case folders and files.</w:t>
            </w:r>
          </w:p>
        </w:tc>
      </w:tr>
      <w:tr w:rsidR="00853D00" w14:paraId="0B8B48E6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B7481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System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15D31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IES+</w:t>
            </w:r>
          </w:p>
        </w:tc>
        <w:tc>
          <w:tcPr>
            <w:tcW w:w="53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102F4" w14:textId="1D5FBB8E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 xml:space="preserve">Import Shipping Log, </w:t>
            </w:r>
            <w:r w:rsidR="00A3757A">
              <w:rPr>
                <w:sz w:val="16"/>
              </w:rPr>
              <w:t>create pre-alert</w:t>
            </w:r>
            <w:r>
              <w:rPr>
                <w:sz w:val="16"/>
              </w:rPr>
              <w:t>, import BL/container data and upload documents.</w:t>
            </w:r>
          </w:p>
        </w:tc>
      </w:tr>
      <w:tr w:rsidR="00853D00" w14:paraId="761FC1A6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85593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Input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7E72F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Website export Excel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CB670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Create Date, BL, PDC and Shipping Log source data.</w:t>
            </w:r>
          </w:p>
        </w:tc>
      </w:tr>
      <w:tr w:rsidR="00853D00" w14:paraId="24C9D657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4EAC7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Input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F964E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Carrier BL PDF</w:t>
            </w:r>
          </w:p>
        </w:tc>
        <w:tc>
          <w:tcPr>
            <w:tcW w:w="53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60927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BL template, forecast, volume and load source.</w:t>
            </w:r>
          </w:p>
        </w:tc>
      </w:tr>
      <w:tr w:rsidR="00853D00" w14:paraId="32ECD852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091C8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Control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59F1D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Master tracking file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6064E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Duplicate control and BL matching.</w:t>
            </w:r>
          </w:p>
        </w:tc>
      </w:tr>
    </w:tbl>
    <w:p w14:paraId="4333908A" w14:textId="77777777" w:rsidR="00853D00" w:rsidRDefault="002753A9">
      <w:pPr>
        <w:pStyle w:val="1"/>
      </w:pPr>
      <w:r>
        <w:t xml:space="preserve">4. Confirmed Requirement Clarifications / </w:t>
      </w:r>
      <w:r>
        <w:t>已确认需求澄清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853D00" w14:paraId="6159AFBC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3CD44D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Item / 项目</w:t>
            </w:r>
          </w:p>
        </w:tc>
        <w:tc>
          <w:tcPr>
            <w:tcW w:w="69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A96378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Confirmed Requirement / 已确认要求</w:t>
            </w:r>
          </w:p>
        </w:tc>
      </w:tr>
      <w:tr w:rsidR="00853D00" w14:paraId="28F5F41C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7A187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Shipping Log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C96E7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Included. Website export supplies base fields; Container VOL(m3) and Container Load(KG) come from BL.xlsx. / 包含Shipping Log；基础字段来自网站导出，体积与重量来自BL.xlsx。</w:t>
            </w:r>
          </w:p>
        </w:tc>
      </w:tr>
      <w:tr w:rsidR="00853D00" w14:paraId="2951B401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2A7FD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BL matching</w:t>
            </w:r>
          </w:p>
        </w:tc>
        <w:tc>
          <w:tcPr>
            <w:tcW w:w="691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3A29A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Carrier BL must match the BL already registered in the master file. / 船公司BL须匹配大表已登记BL号。</w:t>
            </w:r>
          </w:p>
        </w:tc>
      </w:tr>
      <w:tr w:rsidR="00853D00" w14:paraId="38D374FF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35DD5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Screenshots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39B8E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All 24 original screenshots are retained in Section 13 in original sequence. / 24张原始截图按原顺序全部保留在第13章。</w:t>
            </w:r>
          </w:p>
        </w:tc>
      </w:tr>
    </w:tbl>
    <w:p w14:paraId="233C2F62" w14:textId="77777777" w:rsidR="00853D00" w:rsidRDefault="002753A9">
      <w:pPr>
        <w:pStyle w:val="1"/>
      </w:pPr>
      <w:r>
        <w:t xml:space="preserve">5. Business Rules / </w:t>
      </w:r>
      <w:r>
        <w:t>业务规则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8352"/>
      </w:tblGrid>
      <w:tr w:rsidR="00853D00" w14:paraId="27A24432" w14:textId="77777777">
        <w:trPr>
          <w:tblHeader/>
          <w:jc w:val="center"/>
        </w:trPr>
        <w:tc>
          <w:tcPr>
            <w:tcW w:w="10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F286C9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835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29B219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Rule / 业务规则</w:t>
            </w:r>
          </w:p>
        </w:tc>
      </w:tr>
      <w:tr w:rsidR="00853D00" w14:paraId="51363DA8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F0736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BR-01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45C51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Navigate to Customer Information &gt; Shipments &gt; MB China and export Excel. / 打开MB China并导出Excel。</w:t>
            </w:r>
          </w:p>
        </w:tc>
      </w:tr>
      <w:tr w:rsidR="00853D00" w14:paraId="620813EB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832A5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BR-02</w:t>
            </w:r>
          </w:p>
        </w:tc>
        <w:tc>
          <w:tcPr>
            <w:tcW w:w="835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BAAE5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Identify new records by Create Date and compare with master file. / 按Create Date识别并与大表防重。</w:t>
            </w:r>
          </w:p>
        </w:tc>
      </w:tr>
      <w:tr w:rsidR="00853D00" w14:paraId="3B5E89ED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0FA9B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BR-03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AFD27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Save each BL row set as Shipping log information_&lt;BL&gt;.xlsx. / 每个BL行集单独保存。</w:t>
            </w:r>
          </w:p>
        </w:tc>
      </w:tr>
      <w:tr w:rsidR="00853D00" w14:paraId="52CE6468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E0AE3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BR-04</w:t>
            </w:r>
          </w:p>
        </w:tc>
        <w:tc>
          <w:tcPr>
            <w:tcW w:w="835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46C5F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Store under mapped PDC using &lt;</w:t>
            </w:r>
            <w:r w:rsidR="00811316">
              <w:rPr>
                <w:rFonts w:hint="eastAsia"/>
                <w:sz w:val="16"/>
                <w:lang w:eastAsia="zh-CN"/>
              </w:rPr>
              <w:t>shipping log+</w:t>
            </w:r>
            <w:r>
              <w:rPr>
                <w:sz w:val="16"/>
              </w:rPr>
              <w:t>BL&gt; ETA &lt;YYYY.MM.DD&gt;. / 按PDC及命名规则建文件夹。</w:t>
            </w:r>
          </w:p>
        </w:tc>
      </w:tr>
      <w:tr w:rsidR="00853D00" w14:paraId="5790A839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ED933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BR-05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F5730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Search configured mailboxes for BLs from website-noreply@cma-cgm.com. / 搜索指定发件人的BL邮件。</w:t>
            </w:r>
          </w:p>
        </w:tc>
      </w:tr>
      <w:tr w:rsidR="00853D00" w14:paraId="442D1842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2801A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BR-06</w:t>
            </w:r>
          </w:p>
        </w:tc>
        <w:tc>
          <w:tcPr>
            <w:tcW w:w="835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946C8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Continue only after exact BL match to master file; otherwise report exception. / 与大表精确匹配后方可继续。</w:t>
            </w:r>
          </w:p>
        </w:tc>
      </w:tr>
      <w:tr w:rsidR="00853D00" w14:paraId="370B7932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87F42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BR-07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6D44E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Save BL as BL_&lt;BL&gt;.pdf and copy Shipping Log and BL templates. / 保存BL并复制两个模板。</w:t>
            </w:r>
          </w:p>
        </w:tc>
      </w:tr>
      <w:tr w:rsidR="00853D00" w14:paraId="201971B5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54A3B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BR-08</w:t>
            </w:r>
          </w:p>
        </w:tc>
        <w:tc>
          <w:tcPr>
            <w:tcW w:w="835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D95D1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Populate Shipping Log from website data; take Container VOL and Load from completed BL.xlsx. / Shipping Log基础数据来自网站，体积重量来自BL.xlsx。</w:t>
            </w:r>
          </w:p>
        </w:tc>
      </w:tr>
      <w:tr w:rsidR="00853D00" w14:paraId="0A274F65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BED1F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BR-09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472DD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Import Shipping Log through Batch Import Shipping Log. / 通过批量导入Shipping Log上传。</w:t>
            </w:r>
          </w:p>
        </w:tc>
      </w:tr>
      <w:tr w:rsidR="00853D00" w14:paraId="7574D388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D97A1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BR-10</w:t>
            </w:r>
          </w:p>
        </w:tc>
        <w:tc>
          <w:tcPr>
            <w:tcW w:w="835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ECF56" w14:textId="47910F11" w:rsidR="00853D00" w:rsidRDefault="00A3757A">
            <w:pPr>
              <w:rPr>
                <w:rFonts w:hint="eastAsia"/>
              </w:rPr>
            </w:pPr>
            <w:r>
              <w:rPr>
                <w:sz w:val="16"/>
              </w:rPr>
              <w:t>Create pre-alert from BL, then import BL.xlsx under Container Information. / 按BL生成预报并导入BL.xlsx。</w:t>
            </w:r>
          </w:p>
        </w:tc>
      </w:tr>
    </w:tbl>
    <w:p w14:paraId="1DE3F894" w14:textId="77777777" w:rsidR="00853D00" w:rsidRDefault="002753A9">
      <w:pPr>
        <w:pStyle w:val="1"/>
      </w:pPr>
      <w:r>
        <w:t xml:space="preserve">6. End-to-End Workflow / </w:t>
      </w:r>
      <w:r>
        <w:t>端到端流程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800"/>
        <w:gridCol w:w="4464"/>
        <w:gridCol w:w="2304"/>
      </w:tblGrid>
      <w:tr w:rsidR="00853D00" w14:paraId="76FA46AF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C3F618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Step / 步骤</w:t>
            </w:r>
          </w:p>
        </w:tc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C4D6A0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Activity / 活动</w:t>
            </w:r>
          </w:p>
        </w:tc>
        <w:tc>
          <w:tcPr>
            <w:tcW w:w="446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6AA526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Automation Requirement / 自动化要求</w:t>
            </w:r>
          </w:p>
        </w:tc>
        <w:tc>
          <w:tcPr>
            <w:tcW w:w="230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4E615F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Output or Gate / 输出或关口</w:t>
            </w:r>
          </w:p>
        </w:tc>
      </w:tr>
      <w:tr w:rsidR="00853D00" w14:paraId="7F8DC63A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6AB38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38917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Export website data / 导出网站数据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F1A08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Open MB China and Export to Excel. / 打开MB China并导出。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6AD94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Export workbook</w:t>
            </w:r>
          </w:p>
        </w:tc>
      </w:tr>
      <w:tr w:rsidR="00853D00" w14:paraId="1143C3BC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A9980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FBC36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Identify new records / 识别新增</w:t>
            </w:r>
          </w:p>
        </w:tc>
        <w:tc>
          <w:tcPr>
            <w:tcW w:w="44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42F13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Filter Create Date and compare master file. / 按创建日期筛选并与大表</w:t>
            </w:r>
            <w:r w:rsidRPr="00BE34C9">
              <w:rPr>
                <w:sz w:val="16"/>
                <w:highlight w:val="yellow"/>
              </w:rPr>
              <w:t>对碰</w:t>
            </w:r>
            <w:r>
              <w:rPr>
                <w:sz w:val="16"/>
              </w:rPr>
              <w:t>。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E9C03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New records</w:t>
            </w:r>
          </w:p>
        </w:tc>
      </w:tr>
      <w:tr w:rsidR="00853D00" w14:paraId="77EA57E0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8AFF4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312E0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Register and split / 登记并拆分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7D48B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Register new BL and save Shipping log information_&lt;BL&gt;.xlsx. / 登记并按BL拆分文件。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1C90A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Control record and source file</w:t>
            </w:r>
          </w:p>
        </w:tc>
      </w:tr>
      <w:tr w:rsidR="00853D00" w14:paraId="7FAF316C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A2502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AA8A5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Create folder / 建文件夹</w:t>
            </w:r>
          </w:p>
        </w:tc>
        <w:tc>
          <w:tcPr>
            <w:tcW w:w="44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4C9F0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Use PDC and ETA to create case folder. / 按PDC及ETA建文件夹。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3C9BD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Case folder</w:t>
            </w:r>
          </w:p>
        </w:tc>
      </w:tr>
      <w:tr w:rsidR="00853D00" w14:paraId="09161FA4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7ED4C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7808E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Search and match BL / 搜索并匹配BL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BC2D7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Search sender and match BL number to master. / 搜索邮件并与大表BL号匹配。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EAAAB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Match or exception</w:t>
            </w:r>
          </w:p>
        </w:tc>
      </w:tr>
      <w:tr w:rsidR="00853D00" w14:paraId="6B2F552F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88EED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FE45B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Prepare files / 准备文件</w:t>
            </w:r>
          </w:p>
        </w:tc>
        <w:tc>
          <w:tcPr>
            <w:tcW w:w="44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82AC2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Save BL_&lt;BL&gt;.pdf and copy Shipping Log and BL templates. / 保存BL并复制模板。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D3B0E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Working set</w:t>
            </w:r>
          </w:p>
        </w:tc>
      </w:tr>
      <w:tr w:rsidR="00853D00" w14:paraId="0C56FB11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3E8C2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5178A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Populate BL.xlsx / 填写BL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50AC3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Extract required fields from BL PDF. / 从BL PDF提取字段。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A979C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Validated BL.xlsx</w:t>
            </w:r>
          </w:p>
        </w:tc>
      </w:tr>
      <w:tr w:rsidR="00853D00" w14:paraId="4ACED175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A61E9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B2453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Populate Shipping Log / 填写Shipping Log</w:t>
            </w:r>
          </w:p>
        </w:tc>
        <w:tc>
          <w:tcPr>
            <w:tcW w:w="44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D6794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Use website data; source VOL and Load from BL.xlsx. / 用网站数据，体积重量来自BL.xlsx。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B9A64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Validated Shipping Log</w:t>
            </w:r>
          </w:p>
        </w:tc>
      </w:tr>
      <w:tr w:rsidR="00853D00" w14:paraId="71D3AB1A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65B41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7C014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Query and import / 查询并导入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095A8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Query IES+ by BOL; batch import Shipping Log after ready indicator. / 按BOL查询并上传Shipping Log。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A386E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Shipping Log imported</w:t>
            </w:r>
          </w:p>
        </w:tc>
      </w:tr>
      <w:tr w:rsidR="00853D00" w14:paraId="38839F90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7E7CC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477EB" w14:textId="315CD02A" w:rsidR="00853D00" w:rsidRDefault="00A3757A">
            <w:pPr>
              <w:rPr>
                <w:rFonts w:hint="eastAsia"/>
              </w:rPr>
            </w:pPr>
            <w:r>
              <w:rPr>
                <w:sz w:val="16"/>
              </w:rPr>
              <w:t>Create pre-alert / 生成预报</w:t>
            </w:r>
          </w:p>
        </w:tc>
        <w:tc>
          <w:tcPr>
            <w:tcW w:w="44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9410B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Select invoices and enter BL data. / 选择发票并填写BL信息。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1388E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Forecast created</w:t>
            </w:r>
          </w:p>
        </w:tc>
      </w:tr>
      <w:tr w:rsidR="00853D00" w14:paraId="64A8724B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D3A72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7E6CE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Import BL and upload files / 导入BL并上传附件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E39EF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Import BL.xlsx at Container Information and upload required documents. / 导入BL并上传附件。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18281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Completed case</w:t>
            </w:r>
          </w:p>
        </w:tc>
      </w:tr>
    </w:tbl>
    <w:p w14:paraId="2D358296" w14:textId="77777777" w:rsidR="00853D00" w:rsidRDefault="002753A9">
      <w:pPr>
        <w:pStyle w:val="1"/>
      </w:pPr>
      <w:r>
        <w:t xml:space="preserve">7. Data and File Requirements / </w:t>
      </w:r>
      <w:r>
        <w:t>数据与文件要求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853D00" w14:paraId="342A3529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DF7813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Object / 对象</w:t>
            </w:r>
          </w:p>
        </w:tc>
        <w:tc>
          <w:tcPr>
            <w:tcW w:w="69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0E6AF6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Requirement / 要求</w:t>
            </w:r>
          </w:p>
        </w:tc>
      </w:tr>
      <w:tr w:rsidR="00853D00" w14:paraId="4847D6B0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63EE9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Website export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84264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Create Date, BL number, PDC and Shipping Log source fields.</w:t>
            </w:r>
          </w:p>
        </w:tc>
      </w:tr>
      <w:tr w:rsidR="00853D00" w14:paraId="6D22F9DC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3E832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BL-specific file</w:t>
            </w:r>
          </w:p>
        </w:tc>
        <w:tc>
          <w:tcPr>
            <w:tcW w:w="691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F79DD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Shipping log information_&lt;BL&gt;.xlsx containing only the relevant row set.</w:t>
            </w:r>
          </w:p>
        </w:tc>
      </w:tr>
      <w:tr w:rsidR="00853D00" w14:paraId="632A1FC5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8604F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Shipping Log template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3AC6A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Website fields plus Container VOL(m3) and Container Load(KG) from BL.xlsx.</w:t>
            </w:r>
          </w:p>
        </w:tc>
      </w:tr>
      <w:tr w:rsidR="00853D00" w14:paraId="259A1AD5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1AA6C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BL.xlsx</w:t>
            </w:r>
          </w:p>
        </w:tc>
        <w:tc>
          <w:tcPr>
            <w:tcW w:w="691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3D39D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Fields extracted from BL PDF for forecast/container import.</w:t>
            </w:r>
          </w:p>
        </w:tc>
      </w:tr>
      <w:tr w:rsidR="00853D00" w14:paraId="2861A647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42D54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BL PDF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BC216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BL_&lt;BL number&gt;.pdf in the matching case folder.</w:t>
            </w:r>
          </w:p>
        </w:tc>
      </w:tr>
    </w:tbl>
    <w:p w14:paraId="4534B4EE" w14:textId="77777777" w:rsidR="00853D00" w:rsidRDefault="002753A9">
      <w:pPr>
        <w:pStyle w:val="1"/>
      </w:pPr>
      <w:r>
        <w:t xml:space="preserve">8. Exception Handling and Controls / </w:t>
      </w:r>
      <w:r>
        <w:t>异常处理与控制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680"/>
        <w:gridCol w:w="2520"/>
      </w:tblGrid>
      <w:tr w:rsidR="00853D00" w14:paraId="7B3DD326" w14:textId="77777777">
        <w:trPr>
          <w:tblHeader/>
          <w:jc w:val="center"/>
        </w:trPr>
        <w:tc>
          <w:tcPr>
            <w:tcW w:w="216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0DDEB6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Exception / 异常</w:t>
            </w:r>
          </w:p>
        </w:tc>
        <w:tc>
          <w:tcPr>
            <w:tcW w:w="46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25B433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 Behaviour / 必须执行</w:t>
            </w:r>
          </w:p>
        </w:tc>
        <w:tc>
          <w:tcPr>
            <w:tcW w:w="25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7ED853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Decision / 处理</w:t>
            </w:r>
          </w:p>
        </w:tc>
      </w:tr>
      <w:tr w:rsidR="00853D00" w14:paraId="01B3F276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A4155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Export failure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91C58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Do not update master file; log error. / 不更新大表并记录。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113DE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Retry then escalate</w:t>
            </w:r>
          </w:p>
        </w:tc>
      </w:tr>
      <w:tr w:rsidR="00853D00" w14:paraId="087EDD5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93EEE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Duplicate BL</w:t>
            </w:r>
          </w:p>
        </w:tc>
        <w:tc>
          <w:tcPr>
            <w:tcW w:w="46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014CB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Do not create duplicate row/folder/upload. / 不重复创建。</w:t>
            </w:r>
          </w:p>
        </w:tc>
        <w:tc>
          <w:tcPr>
            <w:tcW w:w="25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A828B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Skip or controlled rerun</w:t>
            </w:r>
          </w:p>
        </w:tc>
      </w:tr>
      <w:tr w:rsidR="00853D00" w14:paraId="16CEEBAB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D6FEE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BL no master match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BA878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Record exception and stop. / 记录异常并停止。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AE779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Business review</w:t>
            </w:r>
          </w:p>
        </w:tc>
      </w:tr>
      <w:tr w:rsidR="00853D00" w14:paraId="0C717E3C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3C961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PDC/ETA missing</w:t>
            </w:r>
          </w:p>
        </w:tc>
        <w:tc>
          <w:tcPr>
            <w:tcW w:w="46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141F1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Do not create ambiguous folder. / 不创建不明确文件夹。</w:t>
            </w:r>
          </w:p>
        </w:tc>
        <w:tc>
          <w:tcPr>
            <w:tcW w:w="25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B7AC5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Manual completion</w:t>
            </w:r>
          </w:p>
        </w:tc>
      </w:tr>
      <w:tr w:rsidR="00853D00" w14:paraId="796E2351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46CC8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Required field missing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E1C35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Do not upload incomplete template. / 不上传不完整模板。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CF84B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Manual validation</w:t>
            </w:r>
          </w:p>
        </w:tc>
      </w:tr>
      <w:tr w:rsidR="00853D00" w14:paraId="739CEE9D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DE4F9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IES+ upload failure/difference</w:t>
            </w:r>
          </w:p>
        </w:tc>
        <w:tc>
          <w:tcPr>
            <w:tcW w:w="46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5D263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Capture exact result and preserve files. / 保存结果及文件。</w:t>
            </w:r>
          </w:p>
        </w:tc>
        <w:tc>
          <w:tcPr>
            <w:tcW w:w="25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50712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Retry or manual review</w:t>
            </w:r>
          </w:p>
        </w:tc>
      </w:tr>
    </w:tbl>
    <w:p w14:paraId="667AFC43" w14:textId="77777777" w:rsidR="00853D00" w:rsidRDefault="002753A9">
      <w:pPr>
        <w:pStyle w:val="1"/>
      </w:pPr>
      <w:r>
        <w:t xml:space="preserve">9. Functional Requirements / </w:t>
      </w:r>
      <w:r>
        <w:t>功能需求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8280"/>
      </w:tblGrid>
      <w:tr w:rsidR="00853D00" w14:paraId="335F96F0" w14:textId="77777777">
        <w:trPr>
          <w:tblHeader/>
          <w:jc w:val="center"/>
        </w:trPr>
        <w:tc>
          <w:tcPr>
            <w:tcW w:w="10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2C80AA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82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50C9EF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Requirement / 要求</w:t>
            </w:r>
          </w:p>
        </w:tc>
      </w:tr>
      <w:tr w:rsidR="00853D00" w14:paraId="19071716" w14:textId="77777777">
        <w:trPr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E491B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FR-01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77B6F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Configuration parameters shall not be hard-coded. / 邮箱、路径、重试、等待时间等配置不得硬编码。</w:t>
            </w:r>
          </w:p>
        </w:tc>
      </w:tr>
      <w:tr w:rsidR="00853D00" w14:paraId="04C3ED15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D5E97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FR-02</w:t>
            </w:r>
          </w:p>
        </w:tc>
        <w:tc>
          <w:tcPr>
            <w:tcW w:w="82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29827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Reruns shall not create duplicate rows, folders or uploads. / 重跑不得产生重复记录、文件夹或上传。</w:t>
            </w:r>
          </w:p>
        </w:tc>
      </w:tr>
      <w:tr w:rsidR="00853D00" w14:paraId="7BB13619" w14:textId="77777777">
        <w:trPr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AFB18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FR-03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FB7F7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Mandatory data shall be validated before every system upload. / 每次系统上传前必须校验必填数据。</w:t>
            </w:r>
          </w:p>
        </w:tc>
      </w:tr>
      <w:tr w:rsidR="00853D00" w14:paraId="3C814159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56634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FR-04</w:t>
            </w:r>
          </w:p>
        </w:tc>
        <w:tc>
          <w:tcPr>
            <w:tcW w:w="82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EB2E2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Each case shall retain source files, outputs, timestamps, status and error details. / 每票保留源文件、输出、时间、状态及错误详情。</w:t>
            </w:r>
          </w:p>
        </w:tc>
      </w:tr>
      <w:tr w:rsidR="00853D00" w14:paraId="042F251C" w14:textId="77777777">
        <w:trPr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4C47B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FR-05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271A8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A failed case shall support controlled restart from a defined checkpoint. / 失败票应支持从明确检查点受控续跑。</w:t>
            </w:r>
          </w:p>
        </w:tc>
      </w:tr>
      <w:tr w:rsidR="00853D00" w14:paraId="7DFBE597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F45F1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FR-06</w:t>
            </w:r>
          </w:p>
        </w:tc>
        <w:tc>
          <w:tcPr>
            <w:tcW w:w="82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AECD1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Credentials shall use approved secure storage and shall not appear in logs. / 凭证须安全存储且不得出现在日志中。</w:t>
            </w:r>
          </w:p>
        </w:tc>
      </w:tr>
    </w:tbl>
    <w:p w14:paraId="43A3BFA0" w14:textId="77777777" w:rsidR="00853D00" w:rsidRDefault="002753A9">
      <w:pPr>
        <w:pStyle w:val="1"/>
      </w:pPr>
      <w:r>
        <w:t xml:space="preserve">10. Acceptance Criteria / </w:t>
      </w:r>
      <w:r>
        <w:t>验收标准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8280"/>
      </w:tblGrid>
      <w:tr w:rsidR="00853D00" w14:paraId="3DCA65E7" w14:textId="77777777">
        <w:trPr>
          <w:tblHeader/>
          <w:jc w:val="center"/>
        </w:trPr>
        <w:tc>
          <w:tcPr>
            <w:tcW w:w="10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FB3B02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82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13AC6B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Acceptance Criterion / 验收标准</w:t>
            </w:r>
          </w:p>
        </w:tc>
      </w:tr>
      <w:tr w:rsidR="00853D00" w14:paraId="6805C282" w14:textId="77777777">
        <w:trPr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43174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AC-01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9DD25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New website records are identified and registered once. / 网站新增记录被识别且仅登记一次。</w:t>
            </w:r>
          </w:p>
        </w:tc>
      </w:tr>
      <w:tr w:rsidR="00853D00" w14:paraId="4E4679C1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3EEE9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AC-02</w:t>
            </w:r>
          </w:p>
        </w:tc>
        <w:tc>
          <w:tcPr>
            <w:tcW w:w="82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139E2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Each BL-specific row set is saved with correct filename and case folder. / BL拆分文件及文件夹正确。</w:t>
            </w:r>
          </w:p>
        </w:tc>
      </w:tr>
      <w:tr w:rsidR="00853D00" w14:paraId="09D30AC4" w14:textId="77777777">
        <w:trPr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9B543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AC-03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B7E23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Carrier BL is matched before processing; unmatched BL stops with exception. / 匹配后方可处理，未匹配则报异常。</w:t>
            </w:r>
          </w:p>
        </w:tc>
      </w:tr>
      <w:tr w:rsidR="00853D00" w14:paraId="3AB77910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0BE93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AC-04</w:t>
            </w:r>
          </w:p>
        </w:tc>
        <w:tc>
          <w:tcPr>
            <w:tcW w:w="82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BB7D0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BL.xlsx is populated from BL PDF. / BL.xlsx来自BL PDF。</w:t>
            </w:r>
          </w:p>
        </w:tc>
      </w:tr>
      <w:tr w:rsidR="00853D00" w14:paraId="7290ECBF" w14:textId="77777777">
        <w:trPr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C1C27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AC-05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0C6A2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Shipping Log contains website data and VOL/Load from BL.xlsx. / Shipping Log包含网站数据及BL.xlsx体积重量。</w:t>
            </w:r>
          </w:p>
        </w:tc>
      </w:tr>
      <w:tr w:rsidR="00853D00" w14:paraId="7858C112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7488F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AC-06</w:t>
            </w:r>
          </w:p>
        </w:tc>
        <w:tc>
          <w:tcPr>
            <w:tcW w:w="82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76274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Shipping Log is batch imported only after ready validation. / 绿灯后才批量导入Shipping Log。</w:t>
            </w:r>
          </w:p>
        </w:tc>
      </w:tr>
      <w:tr w:rsidR="00853D00" w14:paraId="20CDF8E1" w14:textId="77777777">
        <w:trPr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3D3EF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AC-07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67687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Forecast and BL/container import complete or exact difference is captured. / 预报及BL导入完成或差异被记录。</w:t>
            </w:r>
          </w:p>
        </w:tc>
      </w:tr>
      <w:tr w:rsidR="00853D00" w14:paraId="30129A3D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18F6E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AC-08</w:t>
            </w:r>
          </w:p>
        </w:tc>
        <w:tc>
          <w:tcPr>
            <w:tcW w:w="82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83193" w14:textId="77777777" w:rsidR="00853D00" w:rsidRDefault="002753A9">
            <w:pPr>
              <w:rPr>
                <w:rFonts w:hint="eastAsia"/>
              </w:rPr>
            </w:pPr>
            <w:r>
              <w:rPr>
                <w:sz w:val="16"/>
              </w:rPr>
              <w:t>Files are uploaded and rerun creates no duplicates. / 附件上传且重跑无重复。</w:t>
            </w:r>
          </w:p>
        </w:tc>
      </w:tr>
    </w:tbl>
    <w:p w14:paraId="54B3D4B9" w14:textId="77777777" w:rsidR="00853D00" w:rsidRDefault="002753A9">
      <w:pPr>
        <w:pStyle w:val="1"/>
      </w:pPr>
      <w:r>
        <w:lastRenderedPageBreak/>
        <w:t xml:space="preserve">11. Supplier Open Items / </w:t>
      </w:r>
      <w:r>
        <w:t>供应商待确认项</w:t>
      </w:r>
    </w:p>
    <w:p w14:paraId="11F4B0C0" w14:textId="77777777" w:rsidR="00853D00" w:rsidRDefault="002753A9">
      <w:pPr>
        <w:pStyle w:val="a0"/>
        <w:rPr>
          <w:rFonts w:hint="eastAsia"/>
        </w:rPr>
      </w:pPr>
      <w:r>
        <w:t>Exact mailbox list, paths, template versions and field mappings. / 最终邮箱清单、路径、模板版本和字段映射。</w:t>
      </w:r>
    </w:p>
    <w:p w14:paraId="732D6CAB" w14:textId="77777777" w:rsidR="00853D00" w:rsidRDefault="002753A9">
      <w:pPr>
        <w:pStyle w:val="a0"/>
        <w:rPr>
          <w:rFonts w:hint="eastAsia"/>
        </w:rPr>
      </w:pPr>
      <w:r>
        <w:t>Approved retry, rerun, overwrite and notification rules. / 经批准的重试、重跑、覆盖及通知规则。</w:t>
      </w:r>
    </w:p>
    <w:p w14:paraId="30AEE1CB" w14:textId="77777777" w:rsidR="00853D00" w:rsidRDefault="002753A9">
      <w:pPr>
        <w:pStyle w:val="a0"/>
        <w:rPr>
          <w:rFonts w:hint="eastAsia"/>
        </w:rPr>
      </w:pPr>
      <w:r>
        <w:t>Test account, permissions, sample files and IES+ test environment. / 测试账号、权限、样本文件及IES+测试环境。</w:t>
      </w:r>
    </w:p>
    <w:p w14:paraId="40190462" w14:textId="77777777" w:rsidR="00853D00" w:rsidRDefault="002753A9">
      <w:pPr>
        <w:pStyle w:val="a0"/>
        <w:rPr>
          <w:rFonts w:hint="eastAsia"/>
        </w:rPr>
      </w:pPr>
      <w:r>
        <w:t>Screenshot and UI selector validation for all supported layouts. / 所有支持界面的截图和UI元素定位验证。</w:t>
      </w:r>
    </w:p>
    <w:p w14:paraId="1ACA0310" w14:textId="77777777" w:rsidR="00853D00" w:rsidRDefault="002753A9">
      <w:pPr>
        <w:pStyle w:val="1"/>
      </w:pPr>
      <w:r>
        <w:t xml:space="preserve">12. Supplier Deliverables / </w:t>
      </w:r>
      <w:r>
        <w:t>供应商交付物</w:t>
      </w:r>
    </w:p>
    <w:p w14:paraId="52E44006" w14:textId="77777777" w:rsidR="00853D00" w:rsidRDefault="002753A9">
      <w:pPr>
        <w:pStyle w:val="a0"/>
        <w:rPr>
          <w:rFonts w:hint="eastAsia"/>
        </w:rPr>
      </w:pPr>
      <w:r>
        <w:t>Solution design mapped to BR/FR IDs / 对应BR和FR编号的方案设计</w:t>
      </w:r>
    </w:p>
    <w:p w14:paraId="1978FD66" w14:textId="77777777" w:rsidR="00853D00" w:rsidRDefault="002753A9">
      <w:pPr>
        <w:pStyle w:val="a0"/>
        <w:rPr>
          <w:rFonts w:hint="eastAsia"/>
        </w:rPr>
      </w:pPr>
      <w:r>
        <w:t>Field mapping and configuration catalogue / 字段映射及配置清单</w:t>
      </w:r>
    </w:p>
    <w:p w14:paraId="519DF604" w14:textId="77777777" w:rsidR="00853D00" w:rsidRDefault="002753A9">
      <w:pPr>
        <w:pStyle w:val="a0"/>
        <w:rPr>
          <w:rFonts w:hint="eastAsia"/>
        </w:rPr>
      </w:pPr>
      <w:r>
        <w:t>Exception, retry and restart design / 异常、重试及续跑设计</w:t>
      </w:r>
    </w:p>
    <w:p w14:paraId="33F3C7A1" w14:textId="77777777" w:rsidR="00853D00" w:rsidRDefault="002753A9">
      <w:pPr>
        <w:pStyle w:val="a0"/>
        <w:rPr>
          <w:rFonts w:hint="eastAsia"/>
        </w:rPr>
      </w:pPr>
      <w:r>
        <w:t>Test cases and evidence mapped to acceptance criteria / 对应验收标准的测试用例及证据</w:t>
      </w:r>
    </w:p>
    <w:p w14:paraId="2A3E2C9A" w14:textId="77777777" w:rsidR="00853D00" w:rsidRDefault="002753A9">
      <w:pPr>
        <w:pStyle w:val="a0"/>
        <w:rPr>
          <w:rFonts w:hint="eastAsia"/>
        </w:rPr>
      </w:pPr>
      <w:r>
        <w:t>Deployment, rollback, operations and support documents / 部署、回退、运行及支持文档</w:t>
      </w:r>
    </w:p>
    <w:p w14:paraId="2E41E3DE" w14:textId="77777777" w:rsidR="00853D00" w:rsidRDefault="002753A9">
      <w:pPr>
        <w:rPr>
          <w:rFonts w:hint="eastAsia"/>
        </w:rPr>
      </w:pPr>
      <w:r>
        <w:br w:type="page"/>
      </w:r>
    </w:p>
    <w:p w14:paraId="30CF7FE9" w14:textId="77777777" w:rsidR="00853D00" w:rsidRDefault="002753A9">
      <w:pPr>
        <w:pStyle w:val="1"/>
      </w:pPr>
      <w:r>
        <w:lastRenderedPageBreak/>
        <w:t xml:space="preserve">13. Detailed Visual Process / </w:t>
      </w:r>
      <w:r>
        <w:t>详细截图流程</w:t>
      </w:r>
    </w:p>
    <w:p w14:paraId="236AD354" w14:textId="77777777" w:rsidR="00853D00" w:rsidRDefault="002753A9">
      <w:pPr>
        <w:rPr>
          <w:rFonts w:hint="eastAsia"/>
        </w:rPr>
      </w:pPr>
      <w:r>
        <w:rPr>
          <w:b/>
        </w:rPr>
        <w:t>This section preserves the original step-by-step process narrative and screenshots in their original sequence. It is an integral part of this BRD and shall not be treated as a detachable appendix.</w:t>
      </w:r>
      <w:r>
        <w:rPr>
          <w:b/>
        </w:rPr>
        <w:br/>
        <w:t>本章节按原始顺序保留逐步流程说明和全部截图，是本BRD不可分割的流程定义，不应作为可删除的普通附件。</w:t>
      </w:r>
    </w:p>
    <w:p w14:paraId="543A1482" w14:textId="77777777" w:rsidR="00853D00" w:rsidRDefault="002753A9">
      <w:pPr>
        <w:spacing w:after="80"/>
        <w:rPr>
          <w:ins w:id="0" w:author="Ji, Scarlett Qing" w:date="2026-09-17T01:10:00Z" w16du:dateUtc="2026-09-16T17:10:00Z"/>
          <w:rFonts w:hint="eastAsia"/>
          <w:lang w:eastAsia="zh-CN"/>
        </w:rPr>
      </w:pPr>
      <w:commentRangeStart w:id="1"/>
      <w:commentRangeStart w:id="2"/>
      <w:r>
        <w:t xml:space="preserve">MBUSI </w:t>
      </w:r>
      <w:commentRangeEnd w:id="1"/>
      <w:r w:rsidR="00B77632">
        <w:rPr>
          <w:rStyle w:val="affb"/>
          <w:sz w:val="18"/>
          <w:szCs w:val="22"/>
        </w:rPr>
        <w:commentReference w:id="1"/>
      </w:r>
      <w:commentRangeEnd w:id="2"/>
      <w:r>
        <w:rPr>
          <w:rStyle w:val="affb"/>
          <w:sz w:val="18"/>
          <w:szCs w:val="22"/>
        </w:rPr>
        <w:commentReference w:id="2"/>
      </w:r>
      <w:r>
        <w:t>shipping log and BL 创建</w:t>
      </w:r>
    </w:p>
    <w:p w14:paraId="2FBEF9C8" w14:textId="59A6B938" w:rsidR="00525C36" w:rsidRPr="00082AA2" w:rsidRDefault="00525C36">
      <w:pPr>
        <w:spacing w:after="80"/>
        <w:rPr>
          <w:rFonts w:hint="eastAsia"/>
          <w:color w:val="F79646" w:themeColor="accent6"/>
          <w:lang w:eastAsia="zh-CN"/>
          <w:rPrChange w:id="3" w:author="Ji, Scarlett Qing" w:date="2026-09-17T01:11:00Z" w16du:dateUtc="2026-09-16T17:11:00Z">
            <w:rPr>
              <w:rFonts w:hint="eastAsia"/>
              <w:lang w:eastAsia="zh-CN"/>
            </w:rPr>
          </w:rPrChange>
        </w:rPr>
      </w:pPr>
      <w:ins w:id="4" w:author="Ji, Scarlett Qing" w:date="2026-09-17T01:10:00Z" w16du:dateUtc="2026-09-16T17:10:00Z">
        <w:r w:rsidRPr="00760D25">
          <w:rPr>
            <w:rFonts w:hint="eastAsia"/>
            <w:b/>
            <w:bCs/>
            <w:color w:val="F79646" w:themeColor="accent6"/>
            <w:lang w:eastAsia="zh-CN"/>
            <w:rPrChange w:id="5" w:author="Ji, Scarlett Qing" w:date="2026-09-17T14:37:00Z" w16du:dateUtc="2026-09-17T06:37:00Z">
              <w:rPr>
                <w:rFonts w:hint="eastAsia"/>
                <w:lang w:eastAsia="zh-CN"/>
              </w:rPr>
            </w:rPrChange>
          </w:rPr>
          <w:t>触发机制：</w:t>
        </w:r>
        <w:r w:rsidR="00082AA2" w:rsidRPr="00082AA2">
          <w:rPr>
            <w:rFonts w:hint="eastAsia"/>
            <w:color w:val="F79646" w:themeColor="accent6"/>
            <w:lang w:eastAsia="zh-CN"/>
            <w:rPrChange w:id="6" w:author="Ji, Scarlett Qing" w:date="2026-09-17T01:11:00Z" w16du:dateUtc="2026-09-16T17:11:00Z">
              <w:rPr>
                <w:rFonts w:hint="eastAsia"/>
                <w:lang w:eastAsia="zh-CN"/>
              </w:rPr>
            </w:rPrChange>
          </w:rPr>
          <w:t>每周一</w:t>
        </w:r>
      </w:ins>
      <w:ins w:id="7" w:author="Ji, Scarlett Qing" w:date="2026-09-20T20:00:00Z" w16du:dateUtc="2026-09-20T12:00:00Z">
        <w:r w:rsidR="00393F66">
          <w:rPr>
            <w:rFonts w:hint="eastAsia"/>
            <w:color w:val="F79646" w:themeColor="accent6"/>
            <w:lang w:eastAsia="zh-CN"/>
          </w:rPr>
          <w:t>早上</w:t>
        </w:r>
      </w:ins>
      <w:ins w:id="8" w:author="Ji, Scarlett Qing" w:date="2026-09-17T01:10:00Z" w16du:dateUtc="2026-09-16T17:10:00Z">
        <w:r w:rsidR="00082AA2" w:rsidRPr="00082AA2">
          <w:rPr>
            <w:rFonts w:hint="eastAsia"/>
            <w:color w:val="F79646" w:themeColor="accent6"/>
            <w:lang w:eastAsia="zh-CN"/>
            <w:rPrChange w:id="9" w:author="Ji, Scarlett Qing" w:date="2026-09-17T01:11:00Z" w16du:dateUtc="2026-09-16T17:11:00Z">
              <w:rPr>
                <w:rFonts w:hint="eastAsia"/>
                <w:lang w:eastAsia="zh-CN"/>
              </w:rPr>
            </w:rPrChange>
          </w:rPr>
          <w:t>run</w:t>
        </w:r>
      </w:ins>
      <w:ins w:id="10" w:author="Ji, Scarlett Qing" w:date="2026-09-17T01:11:00Z" w16du:dateUtc="2026-09-16T17:11:00Z">
        <w:r w:rsidR="00082AA2" w:rsidRPr="00082AA2">
          <w:rPr>
            <w:rFonts w:hint="eastAsia"/>
            <w:color w:val="F79646" w:themeColor="accent6"/>
            <w:lang w:eastAsia="zh-CN"/>
            <w:rPrChange w:id="11" w:author="Ji, Scarlett Qing" w:date="2026-09-17T01:11:00Z" w16du:dateUtc="2026-09-16T17:11:00Z">
              <w:rPr>
                <w:rFonts w:hint="eastAsia"/>
                <w:lang w:eastAsia="zh-CN"/>
              </w:rPr>
            </w:rPrChange>
          </w:rPr>
          <w:t>上周一至周日的数据</w:t>
        </w:r>
      </w:ins>
      <w:ins w:id="12" w:author="Ji, Scarlett Qing" w:date="2026-09-20T20:00:00Z" w16du:dateUtc="2026-09-20T12:00:00Z">
        <w:r w:rsidR="00393F66">
          <w:rPr>
            <w:rFonts w:hint="eastAsia"/>
            <w:color w:val="F79646" w:themeColor="accent6"/>
            <w:lang w:eastAsia="zh-CN"/>
          </w:rPr>
          <w:t>（具体运行时间以系统为准）</w:t>
        </w:r>
      </w:ins>
    </w:p>
    <w:p w14:paraId="533194A5" w14:textId="77777777" w:rsidR="00853D00" w:rsidRDefault="002753A9">
      <w:pPr>
        <w:spacing w:after="80"/>
        <w:rPr>
          <w:rFonts w:hint="eastAsia"/>
        </w:rPr>
      </w:pPr>
      <w:r>
        <w:rPr>
          <w:b/>
          <w:color w:val="17365D"/>
          <w:sz w:val="21"/>
        </w:rPr>
        <w:t xml:space="preserve">1 </w:t>
      </w:r>
      <w:commentRangeStart w:id="13"/>
      <w:commentRangeStart w:id="14"/>
      <w:r>
        <w:rPr>
          <w:b/>
          <w:color w:val="17365D"/>
          <w:sz w:val="21"/>
        </w:rPr>
        <w:t>登录美国shipping log 网站</w:t>
      </w:r>
      <w:commentRangeEnd w:id="13"/>
      <w:r w:rsidR="00825AE8">
        <w:rPr>
          <w:rStyle w:val="affb"/>
          <w:rFonts w:hint="eastAsia"/>
          <w:sz w:val="18"/>
          <w:szCs w:val="22"/>
        </w:rPr>
        <w:commentReference w:id="13"/>
      </w:r>
      <w:commentRangeEnd w:id="14"/>
      <w:r>
        <w:rPr>
          <w:rStyle w:val="affb"/>
          <w:rFonts w:hint="eastAsia"/>
          <w:sz w:val="18"/>
          <w:szCs w:val="22"/>
        </w:rPr>
        <w:commentReference w:id="14"/>
      </w:r>
    </w:p>
    <w:p w14:paraId="30205A7B" w14:textId="77777777" w:rsidR="00853D00" w:rsidRDefault="002753A9">
      <w:pPr>
        <w:spacing w:after="80"/>
        <w:rPr>
          <w:ins w:id="15" w:author="Wang, Xinyi (369)" w:date="2026-09-04T16:46:00Z" w16du:dateUtc="2026-09-04T08:46:00Z"/>
          <w:rFonts w:hint="eastAsia"/>
        </w:rPr>
      </w:pPr>
      <w:commentRangeStart w:id="16"/>
      <w:r>
        <w:t>Mercedes-Benz North America Central Warehouse</w:t>
      </w:r>
      <w:commentRangeEnd w:id="16"/>
      <w:r>
        <w:rPr>
          <w:rStyle w:val="affb"/>
          <w:rFonts w:hint="eastAsia"/>
          <w:sz w:val="18"/>
          <w:szCs w:val="22"/>
        </w:rPr>
        <w:commentReference w:id="16"/>
      </w:r>
    </w:p>
    <w:p w14:paraId="24B1BBCC" w14:textId="7B73A54E" w:rsidR="00E150CC" w:rsidRDefault="00E150CC">
      <w:pPr>
        <w:spacing w:after="80"/>
        <w:rPr>
          <w:rFonts w:hint="eastAsia"/>
          <w:lang w:eastAsia="zh-CN"/>
        </w:rPr>
      </w:pPr>
      <w:ins w:id="17" w:author="Wang, Xinyi (369)" w:date="2026-09-04T16:46:00Z" w16du:dateUtc="2026-09-04T08:46:00Z">
        <w:r>
          <w:rPr>
            <w:rFonts w:hint="eastAsia"/>
            <w:lang w:eastAsia="zh-CN"/>
          </w:rPr>
          <w:t>网址：</w:t>
        </w:r>
      </w:ins>
      <w:r w:rsidR="004C2C55">
        <w:rPr>
          <w:lang w:eastAsia="zh-CN"/>
        </w:rPr>
        <w:fldChar w:fldCharType="begin"/>
      </w:r>
      <w:r w:rsidR="004C2C55">
        <w:rPr>
          <w:lang w:eastAsia="zh-CN"/>
        </w:rPr>
        <w:instrText>HYPERLINK "</w:instrText>
      </w:r>
      <w:ins w:id="18" w:author="Wang, Xinyi (369)" w:date="2026-09-04T16:46:00Z">
        <w:r w:rsidR="004C2C55" w:rsidRPr="00E150CC">
          <w:rPr>
            <w:lang w:eastAsia="zh-CN"/>
          </w:rPr>
          <w:instrText>https://sdwa0ms00001.us138.corpintra.net/</w:instrText>
        </w:r>
      </w:ins>
      <w:r w:rsidR="004C2C55">
        <w:rPr>
          <w:lang w:eastAsia="zh-CN"/>
        </w:rPr>
        <w:instrText>"</w:instrText>
      </w:r>
      <w:r w:rsidR="004C2C55">
        <w:rPr>
          <w:lang w:eastAsia="zh-CN"/>
        </w:rPr>
      </w:r>
      <w:r w:rsidR="004C2C55">
        <w:rPr>
          <w:lang w:eastAsia="zh-CN"/>
        </w:rPr>
        <w:fldChar w:fldCharType="separate"/>
      </w:r>
      <w:ins w:id="19" w:author="Wang, Xinyi (369)" w:date="2026-09-04T16:46:00Z">
        <w:r w:rsidR="004C2C55" w:rsidRPr="00FD64CD">
          <w:rPr>
            <w:rStyle w:val="afff"/>
            <w:lang w:eastAsia="zh-CN"/>
          </w:rPr>
          <w:t>https://sdwa0ms00001.us138.corpintra.net/</w:t>
        </w:r>
      </w:ins>
      <w:r w:rsidR="004C2C55">
        <w:rPr>
          <w:lang w:eastAsia="zh-CN"/>
        </w:rPr>
        <w:fldChar w:fldCharType="end"/>
      </w:r>
    </w:p>
    <w:p w14:paraId="10DBC8FE" w14:textId="19A5BAF5" w:rsidR="004C2C55" w:rsidRPr="004C2C55" w:rsidRDefault="004C2C55">
      <w:pPr>
        <w:spacing w:after="80"/>
        <w:rPr>
          <w:rFonts w:hint="eastAsia"/>
          <w:lang w:eastAsia="zh-CN"/>
        </w:rPr>
      </w:pPr>
      <w:r w:rsidRPr="004C2C55">
        <w:rPr>
          <w:rFonts w:hint="eastAsia"/>
          <w:highlight w:val="cyan"/>
          <w:lang w:eastAsia="zh-CN"/>
        </w:rPr>
        <w:t>此处如果涉及权限问题，我们可以下载报告放到你们指定的T盘位置或者是sharepoint上面</w:t>
      </w:r>
    </w:p>
    <w:p w14:paraId="643BE0AC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95D4D8" wp14:editId="68132A19">
            <wp:extent cx="5623560" cy="30158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1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04F8" w14:textId="77777777" w:rsidR="00853D00" w:rsidRDefault="002753A9">
      <w:pPr>
        <w:spacing w:after="80"/>
        <w:rPr>
          <w:rFonts w:hint="eastAsia"/>
        </w:rPr>
      </w:pPr>
      <w:r>
        <w:rPr>
          <w:b/>
          <w:color w:val="17365D"/>
          <w:sz w:val="21"/>
        </w:rPr>
        <w:t>4 点Customer- 点MB China</w:t>
      </w:r>
    </w:p>
    <w:p w14:paraId="3BF679CE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42F3CC" wp14:editId="47CFC26D">
            <wp:extent cx="2904042" cy="4983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8322" cy="49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BA42" w14:textId="7D61A964" w:rsidR="00853D00" w:rsidRDefault="002753A9">
      <w:pPr>
        <w:spacing w:after="80"/>
        <w:rPr>
          <w:rFonts w:hint="eastAsia"/>
          <w:lang w:eastAsia="zh-CN"/>
        </w:rPr>
      </w:pPr>
      <w:r>
        <w:t>点击右下角 Export to Excel</w:t>
      </w:r>
      <w:ins w:id="20" w:author="Wang, Xinyi (369)" w:date="2026-09-04T16:47:00Z" w16du:dateUtc="2026-09-04T08:47:00Z">
        <w:r w:rsidR="00E150CC">
          <w:rPr>
            <w:rFonts w:hint="eastAsia"/>
            <w:lang w:eastAsia="zh-CN"/>
          </w:rPr>
          <w:t>， 导出的文件名，默认是“</w:t>
        </w:r>
        <w:r w:rsidR="00E150CC" w:rsidRPr="00E150CC">
          <w:rPr>
            <w:lang w:eastAsia="zh-CN"/>
          </w:rPr>
          <w:t>gvShipLog</w:t>
        </w:r>
        <w:r w:rsidR="00E150CC">
          <w:rPr>
            <w:rFonts w:hint="eastAsia"/>
            <w:lang w:eastAsia="zh-CN"/>
          </w:rPr>
          <w:t>”</w:t>
        </w:r>
      </w:ins>
    </w:p>
    <w:p w14:paraId="4C1581CB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8FB679" wp14:editId="2D57FFDF">
            <wp:extent cx="5623560" cy="30476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4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207C" w14:textId="220E4A5C" w:rsidR="00853D00" w:rsidRDefault="002753A9">
      <w:pPr>
        <w:spacing w:after="80"/>
        <w:rPr>
          <w:ins w:id="21" w:author="Wang, Xinyi (369)" w:date="2026-09-04T17:14:00Z" w16du:dateUtc="2026-09-04T09:14:00Z"/>
          <w:rFonts w:hint="eastAsia"/>
          <w:b/>
          <w:color w:val="17365D"/>
          <w:sz w:val="21"/>
          <w:lang w:eastAsia="zh-CN"/>
        </w:rPr>
      </w:pPr>
      <w:r>
        <w:rPr>
          <w:b/>
          <w:color w:val="17365D"/>
          <w:sz w:val="21"/>
        </w:rPr>
        <w:lastRenderedPageBreak/>
        <w:t>6文件打开后，根据</w:t>
      </w:r>
      <w:ins w:id="22" w:author="Wang, Xinyi (369)" w:date="2026-09-04T16:47:00Z" w16du:dateUtc="2026-09-04T08:47:00Z">
        <w:r w:rsidR="00E150CC" w:rsidRPr="00E150CC">
          <w:rPr>
            <w:b/>
            <w:color w:val="17365D"/>
            <w:sz w:val="21"/>
          </w:rPr>
          <w:t>gvShipLog</w:t>
        </w:r>
        <w:r w:rsidR="00E150CC">
          <w:rPr>
            <w:rFonts w:hint="eastAsia"/>
            <w:b/>
            <w:color w:val="17365D"/>
            <w:sz w:val="21"/>
            <w:lang w:eastAsia="zh-CN"/>
          </w:rPr>
          <w:t xml:space="preserve"> excel</w:t>
        </w:r>
      </w:ins>
      <w:r>
        <w:rPr>
          <w:b/>
          <w:color w:val="17365D"/>
          <w:sz w:val="21"/>
        </w:rPr>
        <w:t>文件中的</w:t>
      </w:r>
      <w:ins w:id="23" w:author="Wang, Xinyi (369)" w:date="2026-09-04T16:47:00Z" w16du:dateUtc="2026-09-04T08:47:00Z">
        <w:r w:rsidR="00E150CC">
          <w:rPr>
            <w:rFonts w:hint="eastAsia"/>
            <w:b/>
            <w:color w:val="17365D"/>
            <w:sz w:val="21"/>
            <w:lang w:eastAsia="zh-CN"/>
          </w:rPr>
          <w:t>O列</w:t>
        </w:r>
      </w:ins>
      <w:r>
        <w:rPr>
          <w:b/>
          <w:color w:val="17365D"/>
          <w:sz w:val="21"/>
        </w:rPr>
        <w:t>“create</w:t>
      </w:r>
      <w:ins w:id="24" w:author="Wang, Xinyi (369)" w:date="2026-09-04T16:47:00Z" w16du:dateUtc="2026-09-04T08:47:00Z">
        <w:r w:rsidR="00E150CC">
          <w:rPr>
            <w:rFonts w:hint="eastAsia"/>
            <w:b/>
            <w:color w:val="17365D"/>
            <w:sz w:val="21"/>
            <w:lang w:eastAsia="zh-CN"/>
          </w:rPr>
          <w:t>d</w:t>
        </w:r>
      </w:ins>
      <w:r>
        <w:rPr>
          <w:b/>
          <w:color w:val="17365D"/>
          <w:sz w:val="21"/>
        </w:rPr>
        <w:t xml:space="preserve"> </w:t>
      </w:r>
      <w:del w:id="25" w:author="Wang, Xinyi (369)" w:date="2026-09-04T16:46:00Z" w16du:dateUtc="2026-09-04T08:46:00Z">
        <w:r w:rsidDel="00E150CC">
          <w:rPr>
            <w:b/>
            <w:color w:val="17365D"/>
            <w:sz w:val="21"/>
          </w:rPr>
          <w:delText>date</w:delText>
        </w:r>
      </w:del>
      <w:r>
        <w:rPr>
          <w:b/>
          <w:color w:val="17365D"/>
          <w:sz w:val="21"/>
        </w:rPr>
        <w:t>”，将</w:t>
      </w:r>
      <w:commentRangeStart w:id="26"/>
      <w:commentRangeStart w:id="27"/>
      <w:commentRangeStart w:id="28"/>
      <w:r w:rsidRPr="000506CC">
        <w:rPr>
          <w:b/>
          <w:color w:val="17365D"/>
          <w:sz w:val="21"/>
          <w:highlight w:val="yellow"/>
        </w:rPr>
        <w:t>新增的提单</w:t>
      </w:r>
      <w:r>
        <w:rPr>
          <w:b/>
          <w:color w:val="17365D"/>
          <w:sz w:val="21"/>
        </w:rPr>
        <w:t>筛选出来</w:t>
      </w:r>
      <w:commentRangeEnd w:id="26"/>
      <w:r w:rsidR="00AD51A8">
        <w:rPr>
          <w:rStyle w:val="affb"/>
          <w:b/>
          <w:color w:val="17365D"/>
          <w:sz w:val="21"/>
          <w:szCs w:val="22"/>
        </w:rPr>
        <w:commentReference w:id="26"/>
      </w:r>
      <w:commentRangeEnd w:id="27"/>
      <w:r>
        <w:rPr>
          <w:rStyle w:val="affb"/>
          <w:b/>
          <w:color w:val="17365D"/>
          <w:sz w:val="21"/>
          <w:szCs w:val="22"/>
        </w:rPr>
        <w:commentReference w:id="27"/>
      </w:r>
      <w:commentRangeEnd w:id="28"/>
      <w:r>
        <w:rPr>
          <w:rStyle w:val="affb"/>
          <w:b/>
          <w:color w:val="17365D"/>
          <w:sz w:val="21"/>
          <w:szCs w:val="22"/>
        </w:rPr>
        <w:commentReference w:id="28"/>
      </w:r>
      <w:r>
        <w:rPr>
          <w:b/>
          <w:color w:val="17365D"/>
          <w:sz w:val="21"/>
        </w:rPr>
        <w:t>，</w:t>
      </w:r>
      <w:ins w:id="29" w:author="Ji, Scarlett Qing" w:date="2026-09-19T23:59:00Z" w16du:dateUtc="2026-09-19T15:59:00Z">
        <w:r w:rsidR="00C01D5F">
          <w:rPr>
            <w:rFonts w:hint="eastAsia"/>
            <w:b/>
            <w:color w:val="17365D"/>
            <w:sz w:val="21"/>
            <w:lang w:eastAsia="zh-CN"/>
          </w:rPr>
          <w:t>新增</w:t>
        </w:r>
      </w:ins>
      <w:ins w:id="30" w:author="Ji, Scarlett Qing" w:date="2026-09-20T00:00:00Z" w16du:dateUtc="2026-09-19T16:00:00Z">
        <w:r w:rsidR="00C01D5F">
          <w:rPr>
            <w:rFonts w:hint="eastAsia"/>
            <w:b/>
            <w:color w:val="17365D"/>
            <w:sz w:val="21"/>
            <w:lang w:eastAsia="zh-CN"/>
          </w:rPr>
          <w:t>即Created在上周一至周日之间，</w:t>
        </w:r>
      </w:ins>
      <w:r>
        <w:rPr>
          <w:b/>
          <w:color w:val="17365D"/>
          <w:sz w:val="21"/>
        </w:rPr>
        <w:t>登记到大表</w:t>
      </w:r>
      <w:ins w:id="31" w:author="Wang, Xinyi (369)" w:date="2026-09-04T16:48:00Z" w16du:dateUtc="2026-09-04T08:48:00Z">
        <w:r w:rsidR="00E150CC" w:rsidRPr="00E150CC">
          <w:rPr>
            <w:b/>
            <w:color w:val="17365D"/>
            <w:sz w:val="21"/>
          </w:rPr>
          <w:t>AVIS BL status report (Sheet3)</w:t>
        </w:r>
        <w:r w:rsidR="00E150CC">
          <w:rPr>
            <w:rFonts w:hint="eastAsia"/>
            <w:b/>
            <w:color w:val="17365D"/>
            <w:sz w:val="21"/>
            <w:lang w:eastAsia="zh-CN"/>
          </w:rPr>
          <w:t xml:space="preserve"> 对应美线sheet</w:t>
        </w:r>
      </w:ins>
      <w:r>
        <w:rPr>
          <w:b/>
          <w:color w:val="17365D"/>
          <w:sz w:val="21"/>
        </w:rPr>
        <w:t>里。</w:t>
      </w:r>
      <w:ins w:id="32" w:author="Wang, Xinyi (369)" w:date="2026-09-04T16:48:00Z" w16du:dateUtc="2026-09-04T08:48:00Z">
        <w:r w:rsidR="00E150CC">
          <w:rPr>
            <w:rFonts w:hint="eastAsia"/>
            <w:b/>
            <w:color w:val="17365D"/>
            <w:sz w:val="21"/>
            <w:lang w:eastAsia="zh-CN"/>
          </w:rPr>
          <w:t>D</w:t>
        </w:r>
      </w:ins>
      <w:ins w:id="33" w:author="Wang, Xinyi (369)" w:date="2026-09-04T16:49:00Z" w16du:dateUtc="2026-09-04T08:49:00Z">
        <w:r w:rsidR="00E150CC">
          <w:rPr>
            <w:rFonts w:hint="eastAsia"/>
            <w:b/>
            <w:color w:val="17365D"/>
            <w:sz w:val="21"/>
            <w:lang w:eastAsia="zh-CN"/>
          </w:rPr>
          <w:t>列对应的booking number 就是BL 号</w:t>
        </w:r>
      </w:ins>
      <w:ins w:id="34" w:author="Wang, Xinyi (369)" w:date="2026-09-04T17:10:00Z" w16du:dateUtc="2026-09-04T09:10:00Z">
        <w:r w:rsidR="00F739AC">
          <w:rPr>
            <w:rFonts w:hint="eastAsia"/>
            <w:b/>
            <w:color w:val="17365D"/>
            <w:sz w:val="21"/>
            <w:lang w:eastAsia="zh-CN"/>
          </w:rPr>
          <w:t>.</w:t>
        </w:r>
      </w:ins>
    </w:p>
    <w:p w14:paraId="0F6E00A8" w14:textId="629EDEBA" w:rsidR="00F739AC" w:rsidRDefault="00F739AC">
      <w:pPr>
        <w:spacing w:after="80"/>
        <w:rPr>
          <w:ins w:id="35" w:author="Ji, Scarlett Qing" w:date="2026-09-20T00:00:00Z" w16du:dateUtc="2026-09-19T16:00:00Z"/>
          <w:b/>
          <w:color w:val="17365D"/>
          <w:sz w:val="21"/>
          <w:lang w:eastAsia="zh-CN"/>
        </w:rPr>
      </w:pPr>
      <w:ins w:id="36" w:author="Wang, Xinyi (369)" w:date="2026-09-04T17:14:00Z" w16du:dateUtc="2026-09-04T09:14:00Z">
        <w:r>
          <w:rPr>
            <w:rFonts w:hint="eastAsia"/>
            <w:b/>
            <w:color w:val="17365D"/>
            <w:sz w:val="21"/>
            <w:lang w:eastAsia="zh-CN"/>
          </w:rPr>
          <w:t>填写对应关系如下：填入列是</w:t>
        </w:r>
      </w:ins>
      <w:ins w:id="37" w:author="Wang, Xinyi (369)" w:date="2026-09-04T17:15:00Z" w16du:dateUtc="2026-09-04T09:15:00Z">
        <w:r>
          <w:rPr>
            <w:rFonts w:hint="eastAsia"/>
            <w:b/>
            <w:color w:val="17365D"/>
            <w:sz w:val="21"/>
            <w:lang w:eastAsia="zh-CN"/>
          </w:rPr>
          <w:t>填入</w:t>
        </w:r>
        <w:r w:rsidRPr="00E150CC">
          <w:rPr>
            <w:b/>
            <w:color w:val="17365D"/>
            <w:sz w:val="21"/>
          </w:rPr>
          <w:t>AVIS BL status report (Sheet3)</w:t>
        </w:r>
        <w:r>
          <w:rPr>
            <w:rFonts w:hint="eastAsia"/>
            <w:b/>
            <w:color w:val="17365D"/>
            <w:sz w:val="21"/>
            <w:lang w:eastAsia="zh-CN"/>
          </w:rPr>
          <w:t>对应的列</w:t>
        </w:r>
      </w:ins>
    </w:p>
    <w:p w14:paraId="57FEC4DC" w14:textId="68E8161E" w:rsidR="00F026D4" w:rsidRDefault="00F026D4">
      <w:pPr>
        <w:spacing w:after="80"/>
        <w:rPr>
          <w:ins w:id="38" w:author="Wang, Xinyi (369)" w:date="2026-09-04T17:14:00Z" w16du:dateUtc="2026-09-04T09:14:00Z"/>
          <w:rFonts w:hint="eastAsia"/>
          <w:b/>
          <w:color w:val="17365D"/>
          <w:sz w:val="21"/>
          <w:lang w:eastAsia="zh-CN"/>
        </w:rPr>
      </w:pPr>
      <w:ins w:id="39" w:author="Ji, Scarlett Qing" w:date="2026-09-20T00:00:00Z" w16du:dateUtc="2026-09-19T16:00:00Z">
        <w:r>
          <w:rPr>
            <w:rFonts w:hint="eastAsia"/>
            <w:b/>
            <w:color w:val="17365D"/>
            <w:sz w:val="21"/>
            <w:lang w:eastAsia="zh-CN"/>
          </w:rPr>
          <w:t>如果存在美表漏数的情况</w:t>
        </w:r>
      </w:ins>
      <w:ins w:id="40" w:author="Ji, Scarlett Qing" w:date="2026-09-20T00:01:00Z" w16du:dateUtc="2026-09-19T16:01:00Z">
        <w:r w:rsidR="00B006B2">
          <w:rPr>
            <w:rFonts w:hint="eastAsia"/>
            <w:b/>
            <w:color w:val="17365D"/>
            <w:sz w:val="21"/>
            <w:lang w:eastAsia="zh-CN"/>
          </w:rPr>
          <w:t>，created的时间不会往前回溯，会update。</w:t>
        </w:r>
      </w:ins>
      <w:ins w:id="41" w:author="Ji, Scarlett Qing" w:date="2026-09-20T11:49:00Z" w16du:dateUtc="2026-09-20T03:49:00Z">
        <w:r w:rsidR="005D4F33">
          <w:rPr>
            <w:rFonts w:hint="eastAsia"/>
            <w:b/>
            <w:color w:val="17365D"/>
            <w:sz w:val="21"/>
            <w:lang w:eastAsia="zh-CN"/>
          </w:rPr>
          <w:t>针对此种情况业务会把IES系统里</w:t>
        </w:r>
        <w:r w:rsidR="004B3125">
          <w:rPr>
            <w:rFonts w:hint="eastAsia"/>
            <w:b/>
            <w:color w:val="17365D"/>
            <w:sz w:val="21"/>
            <w:lang w:eastAsia="zh-CN"/>
          </w:rPr>
          <w:t>的原始预报删除，</w:t>
        </w:r>
      </w:ins>
      <w:ins w:id="42" w:author="Ji, Scarlett Qing" w:date="2026-09-20T11:50:00Z" w16du:dateUtc="2026-09-20T03:50:00Z">
        <w:r w:rsidR="004B3125">
          <w:rPr>
            <w:rFonts w:hint="eastAsia"/>
            <w:b/>
            <w:color w:val="17365D"/>
            <w:sz w:val="21"/>
            <w:lang w:eastAsia="zh-CN"/>
          </w:rPr>
          <w:t>并重新建一个预报</w:t>
        </w:r>
        <w:r w:rsidR="00CB01C4">
          <w:rPr>
            <w:rFonts w:hint="eastAsia"/>
            <w:b/>
            <w:color w:val="17365D"/>
            <w:sz w:val="21"/>
            <w:lang w:eastAsia="zh-CN"/>
          </w:rPr>
          <w:t>，等待下一次定时任务重新运行</w:t>
        </w:r>
        <w:r w:rsidR="004B3125">
          <w:rPr>
            <w:rFonts w:hint="eastAsia"/>
            <w:b/>
            <w:color w:val="17365D"/>
            <w:sz w:val="21"/>
            <w:lang w:eastAsia="zh-CN"/>
          </w:rPr>
          <w:t>。</w:t>
        </w:r>
      </w:ins>
    </w:p>
    <w:p w14:paraId="58873BC3" w14:textId="21BF6F05" w:rsidR="00F739AC" w:rsidRPr="00F739AC" w:rsidRDefault="00F739AC">
      <w:pPr>
        <w:spacing w:after="80"/>
        <w:rPr>
          <w:rFonts w:hint="eastAsia"/>
          <w:lang w:eastAsia="zh-CN"/>
        </w:rPr>
      </w:pPr>
      <w:ins w:id="43" w:author="Wang, Xinyi (369)" w:date="2026-09-04T17:14:00Z" w16du:dateUtc="2026-09-04T09:14:00Z">
        <w:r w:rsidRPr="00F739AC">
          <w:rPr>
            <w:noProof/>
            <w:lang w:eastAsia="zh-CN"/>
          </w:rPr>
          <w:drawing>
            <wp:inline distT="0" distB="0" distL="0" distR="0" wp14:anchorId="4812CACA" wp14:editId="2A4E4AD4">
              <wp:extent cx="6332220" cy="722630"/>
              <wp:effectExtent l="0" t="0" r="0" b="1270"/>
              <wp:docPr id="162919428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29194289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7226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1E829C9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FFE588" wp14:editId="2B154BE1">
            <wp:extent cx="5623560" cy="32504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5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DDDD" w14:textId="77777777" w:rsidR="00853D00" w:rsidRDefault="6C6E56A8" w:rsidP="6FA41014">
      <w:pPr>
        <w:spacing w:after="80"/>
        <w:rPr>
          <w:rFonts w:hint="eastAsia"/>
          <w:b/>
          <w:bCs/>
          <w:color w:val="17365D" w:themeColor="text2" w:themeShade="BF"/>
          <w:sz w:val="21"/>
          <w:szCs w:val="21"/>
        </w:rPr>
      </w:pPr>
      <w:r w:rsidRPr="6FA41014">
        <w:rPr>
          <w:b/>
          <w:bCs/>
          <w:color w:val="17365D" w:themeColor="text2" w:themeShade="BF"/>
          <w:sz w:val="21"/>
          <w:szCs w:val="21"/>
        </w:rPr>
        <w:t>7将每个提单对应的行单独保存在另一个Excel中，命名为</w:t>
      </w:r>
      <w:commentRangeStart w:id="44"/>
      <w:commentRangeStart w:id="45"/>
      <w:commentRangeStart w:id="46"/>
      <w:r w:rsidRPr="6FA41014">
        <w:rPr>
          <w:b/>
          <w:bCs/>
          <w:color w:val="17365D" w:themeColor="text2" w:themeShade="BF"/>
          <w:sz w:val="21"/>
          <w:szCs w:val="21"/>
        </w:rPr>
        <w:t xml:space="preserve"> Shipping log information_BL号.</w:t>
      </w:r>
      <w:commentRangeEnd w:id="44"/>
      <w:r w:rsidR="002753A9">
        <w:rPr>
          <w:rStyle w:val="affb"/>
          <w:rFonts w:hint="eastAsia"/>
          <w:b/>
          <w:bCs/>
          <w:color w:val="17365D" w:themeColor="text2" w:themeShade="BF"/>
          <w:sz w:val="21"/>
          <w:szCs w:val="21"/>
        </w:rPr>
        <w:commentReference w:id="44"/>
      </w:r>
      <w:commentRangeEnd w:id="45"/>
      <w:r w:rsidR="002753A9">
        <w:rPr>
          <w:rStyle w:val="affb"/>
          <w:rFonts w:hint="eastAsia"/>
          <w:b/>
          <w:bCs/>
          <w:color w:val="17365D" w:themeColor="text2" w:themeShade="BF"/>
          <w:sz w:val="21"/>
          <w:szCs w:val="21"/>
        </w:rPr>
        <w:commentReference w:id="45"/>
      </w:r>
      <w:commentRangeEnd w:id="46"/>
      <w:r w:rsidR="002753A9">
        <w:rPr>
          <w:rStyle w:val="affb"/>
          <w:rFonts w:hint="eastAsia"/>
          <w:b/>
          <w:bCs/>
          <w:color w:val="17365D" w:themeColor="text2" w:themeShade="BF"/>
          <w:sz w:val="21"/>
          <w:szCs w:val="21"/>
        </w:rPr>
        <w:commentReference w:id="46"/>
      </w:r>
    </w:p>
    <w:p w14:paraId="17271299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0CB66D" wp14:editId="61BF5C92">
            <wp:extent cx="5623560" cy="17533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5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2A9C" w14:textId="693F3D48" w:rsidR="00853D00" w:rsidRDefault="002753A9">
      <w:pPr>
        <w:spacing w:after="80"/>
        <w:rPr>
          <w:rFonts w:hint="eastAsia"/>
          <w:lang w:eastAsia="zh-CN"/>
        </w:rPr>
      </w:pPr>
      <w:r>
        <w:t>文件存在保存在下面的路径：路径：T:\MBPTS\IE\11. RPA\10. AVIS Shipping log 海运进口预报创建</w:t>
      </w:r>
      <w:r w:rsidR="009227C8">
        <w:rPr>
          <w:rFonts w:hint="eastAsia"/>
          <w:lang w:eastAsia="zh-CN"/>
        </w:rPr>
        <w:t xml:space="preserve"> </w:t>
      </w:r>
    </w:p>
    <w:p w14:paraId="34CC87E7" w14:textId="5487EB21" w:rsidR="00853D00" w:rsidRDefault="002753A9">
      <w:pPr>
        <w:spacing w:after="80"/>
        <w:rPr>
          <w:rFonts w:hint="eastAsia"/>
          <w:lang w:eastAsia="zh-CN"/>
        </w:rPr>
      </w:pPr>
      <w:r>
        <w:rPr>
          <w:lang w:eastAsia="zh-CN"/>
        </w:rPr>
        <w:lastRenderedPageBreak/>
        <w:t>文件夹按照PDC 创建，文件需要根据MBUSI 表中标注的PDC ，存进对应的文件夹中。</w:t>
      </w:r>
      <w:ins w:id="47" w:author="Wang, Xinyi (369)" w:date="2026-09-04T16:50:00Z" w16du:dateUtc="2026-09-04T08:50:00Z">
        <w:r w:rsidR="00E150CC">
          <w:rPr>
            <w:rFonts w:hint="eastAsia"/>
            <w:lang w:eastAsia="zh-CN"/>
          </w:rPr>
          <w:t>为了区分MBUSI和GLC 不同的货物，我将每个PDC 再建立了子文件夹，命名</w:t>
        </w:r>
      </w:ins>
      <w:ins w:id="48" w:author="Wang, Xinyi (369)" w:date="2026-09-04T16:51:00Z" w16du:dateUtc="2026-09-04T08:51:00Z">
        <w:r w:rsidR="00E150CC">
          <w:rPr>
            <w:rFonts w:hint="eastAsia"/>
            <w:lang w:eastAsia="zh-CN"/>
          </w:rPr>
          <w:t>为GLC 和Mbusi</w:t>
        </w:r>
      </w:ins>
      <w:ins w:id="49" w:author="Ji, Scarlett Qing" w:date="2026-09-20T11:53:00Z" w16du:dateUtc="2026-09-20T03:53:00Z">
        <w:r w:rsidR="00A0704D">
          <w:rPr>
            <w:rFonts w:hint="eastAsia"/>
            <w:lang w:eastAsia="zh-CN"/>
          </w:rPr>
          <w:t>。GLC</w:t>
        </w:r>
        <w:r w:rsidR="008C4091">
          <w:rPr>
            <w:rFonts w:hint="eastAsia"/>
            <w:lang w:eastAsia="zh-CN"/>
          </w:rPr>
          <w:t>/MBUSI里面</w:t>
        </w:r>
      </w:ins>
      <w:ins w:id="50" w:author="Ji, Scarlett Qing" w:date="2026-09-20T11:54:00Z" w16du:dateUtc="2026-09-20T03:54:00Z">
        <w:r w:rsidR="00964801">
          <w:rPr>
            <w:rFonts w:hint="eastAsia"/>
            <w:lang w:eastAsia="zh-CN"/>
          </w:rPr>
          <w:t>按照</w:t>
        </w:r>
      </w:ins>
      <w:ins w:id="51" w:author="Ji, Scarlett Qing" w:date="2026-09-20T11:53:00Z" w16du:dateUtc="2026-09-20T03:53:00Z">
        <w:r w:rsidR="008C4091">
          <w:rPr>
            <w:rFonts w:hint="eastAsia"/>
            <w:lang w:eastAsia="zh-CN"/>
          </w:rPr>
          <w:t>系统运行时间</w:t>
        </w:r>
      </w:ins>
      <w:ins w:id="52" w:author="Ji, Scarlett Qing" w:date="2026-09-20T11:54:00Z" w16du:dateUtc="2026-09-20T03:54:00Z">
        <w:r w:rsidR="00964801">
          <w:rPr>
            <w:rFonts w:hint="eastAsia"/>
            <w:lang w:eastAsia="zh-CN"/>
          </w:rPr>
          <w:t>（按周）</w:t>
        </w:r>
      </w:ins>
      <w:ins w:id="53" w:author="Ji, Scarlett Qing" w:date="2026-09-20T11:53:00Z" w16du:dateUtc="2026-09-20T03:53:00Z">
        <w:r w:rsidR="008C4091">
          <w:rPr>
            <w:rFonts w:hint="eastAsia"/>
            <w:lang w:eastAsia="zh-CN"/>
          </w:rPr>
          <w:t>创建子文件夹，里面</w:t>
        </w:r>
      </w:ins>
      <w:ins w:id="54" w:author="Ji, Scarlett Qing" w:date="2026-09-20T11:54:00Z" w16du:dateUtc="2026-09-20T03:54:00Z">
        <w:r w:rsidR="008C4091">
          <w:rPr>
            <w:rFonts w:hint="eastAsia"/>
            <w:lang w:eastAsia="zh-CN"/>
          </w:rPr>
          <w:t>再新建子文件夹按照下述要求命名</w:t>
        </w:r>
      </w:ins>
      <w:ins w:id="55" w:author="Wang, Xinyi (369)" w:date="2026-09-04T16:51:00Z" w16du:dateUtc="2026-09-04T08:51:00Z">
        <w:del w:id="56" w:author="Ji, Scarlett Qing" w:date="2026-09-20T11:53:00Z" w16du:dateUtc="2026-09-20T03:53:00Z">
          <w:r w:rsidR="00E150CC" w:rsidDel="00A0704D">
            <w:rPr>
              <w:rFonts w:hint="eastAsia"/>
              <w:lang w:eastAsia="zh-CN"/>
            </w:rPr>
            <w:delText>.</w:delText>
          </w:r>
        </w:del>
        <w:r w:rsidR="00E150CC">
          <w:rPr>
            <w:rFonts w:hint="eastAsia"/>
            <w:lang w:eastAsia="zh-CN"/>
          </w:rPr>
          <w:t xml:space="preserve"> 如下面截图。后续存档需要根据线路存到对应的文件夹中</w:t>
        </w:r>
      </w:ins>
    </w:p>
    <w:p w14:paraId="25866B9B" w14:textId="0049DBFE" w:rsidR="00853D00" w:rsidRDefault="002753A9">
      <w:pPr>
        <w:spacing w:after="80"/>
        <w:rPr>
          <w:rFonts w:hint="eastAsia"/>
          <w:lang w:eastAsia="zh-CN"/>
        </w:rPr>
      </w:pPr>
      <w:r>
        <w:rPr>
          <w:lang w:eastAsia="zh-CN"/>
        </w:rPr>
        <w:t>子文件夹需要新建，命名为：NAM8646083 ETA 2026.10.05。</w:t>
      </w:r>
    </w:p>
    <w:p w14:paraId="74A98E7B" w14:textId="63FBC8BB" w:rsidR="00704448" w:rsidRDefault="00704448">
      <w:pPr>
        <w:spacing w:after="80"/>
        <w:rPr>
          <w:ins w:id="57" w:author="Wang, Xinyi (369)" w:date="2026-09-04T16:50:00Z" w16du:dateUtc="2026-09-04T08:50:00Z"/>
          <w:rFonts w:hint="eastAsia"/>
          <w:lang w:eastAsia="zh-CN"/>
        </w:rPr>
      </w:pPr>
      <w:r w:rsidRPr="00704448">
        <w:rPr>
          <w:rFonts w:hint="eastAsia"/>
          <w:highlight w:val="cyan"/>
          <w:lang w:eastAsia="zh-CN"/>
        </w:rPr>
        <w:t>此处目前是保存在T盘，但是后续可能涉及存储位置的变更，可能会变更到其他公盘或者sharepoint上面</w:t>
      </w:r>
    </w:p>
    <w:p w14:paraId="59B9A7C7" w14:textId="3F50B457" w:rsidR="00E150CC" w:rsidRDefault="00E150CC">
      <w:pPr>
        <w:spacing w:after="80"/>
        <w:rPr>
          <w:rFonts w:hint="eastAsia"/>
          <w:lang w:eastAsia="zh-CN"/>
        </w:rPr>
      </w:pPr>
      <w:ins w:id="58" w:author="Wang, Xinyi (369)" w:date="2026-09-04T16:50:00Z" w16du:dateUtc="2026-09-04T08:50:00Z">
        <w:r w:rsidRPr="00E150CC">
          <w:rPr>
            <w:noProof/>
            <w:lang w:eastAsia="zh-CN"/>
          </w:rPr>
          <w:drawing>
            <wp:inline distT="0" distB="0" distL="0" distR="0" wp14:anchorId="16233E3B" wp14:editId="7CD6AC0C">
              <wp:extent cx="6332220" cy="1816100"/>
              <wp:effectExtent l="0" t="0" r="0" b="0"/>
              <wp:docPr id="84367119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43671191" name="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1816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0DAE61D" w14:textId="302E103B" w:rsidR="00853D00" w:rsidRDefault="002753A9">
      <w:pPr>
        <w:spacing w:after="80"/>
        <w:rPr>
          <w:rFonts w:hint="eastAsia"/>
          <w:b/>
          <w:color w:val="17365D"/>
          <w:sz w:val="21"/>
          <w:lang w:eastAsia="zh-CN"/>
        </w:rPr>
      </w:pPr>
      <w:r>
        <w:rPr>
          <w:b/>
          <w:color w:val="17365D"/>
          <w:sz w:val="21"/>
          <w:lang w:eastAsia="zh-CN"/>
        </w:rPr>
        <w:t>2在各个公邮</w:t>
      </w:r>
      <w:ins w:id="59" w:author="Wang, Xinyi (369)" w:date="2026-09-04T16:55:00Z" w16du:dateUtc="2026-09-04T08:55:00Z">
        <w:r w:rsidR="004A3EEB">
          <w:rPr>
            <w:rFonts w:hint="eastAsia"/>
            <w:b/>
            <w:color w:val="17365D"/>
            <w:sz w:val="21"/>
            <w:lang w:eastAsia="zh-CN"/>
          </w:rPr>
          <w:t>(</w:t>
        </w:r>
        <w:r w:rsidR="004A3EEB" w:rsidRPr="004A3EEB">
          <w:rPr>
            <w:b/>
            <w:color w:val="17365D"/>
            <w:sz w:val="21"/>
            <w:lang w:eastAsia="zh-CN"/>
          </w:rPr>
          <w:t>接收AVIS对应口岸公邮</w:t>
        </w:r>
        <w:r w:rsidR="004A3EEB">
          <w:rPr>
            <w:rFonts w:hint="eastAsia"/>
            <w:b/>
            <w:color w:val="17365D"/>
            <w:sz w:val="21"/>
            <w:lang w:eastAsia="zh-CN"/>
          </w:rPr>
          <w:t>)</w:t>
        </w:r>
      </w:ins>
      <w:r>
        <w:rPr>
          <w:b/>
          <w:color w:val="17365D"/>
          <w:sz w:val="21"/>
          <w:lang w:eastAsia="zh-CN"/>
        </w:rPr>
        <w:t>中搜索最新一周收到的新的</w:t>
      </w:r>
      <w:commentRangeStart w:id="60"/>
      <w:commentRangeStart w:id="61"/>
      <w:r>
        <w:rPr>
          <w:b/>
          <w:color w:val="17365D"/>
          <w:sz w:val="21"/>
          <w:lang w:eastAsia="zh-CN"/>
        </w:rPr>
        <w:t>提单</w:t>
      </w:r>
      <w:commentRangeEnd w:id="60"/>
      <w:r w:rsidR="00C41319">
        <w:rPr>
          <w:rStyle w:val="affb"/>
          <w:b/>
          <w:color w:val="17365D"/>
          <w:sz w:val="21"/>
          <w:szCs w:val="22"/>
          <w:lang w:eastAsia="zh-CN"/>
        </w:rPr>
        <w:commentReference w:id="60"/>
      </w:r>
      <w:commentRangeEnd w:id="61"/>
      <w:r>
        <w:rPr>
          <w:rStyle w:val="affb"/>
          <w:b/>
          <w:color w:val="17365D"/>
          <w:sz w:val="21"/>
          <w:szCs w:val="22"/>
          <w:lang w:eastAsia="zh-CN"/>
        </w:rPr>
        <w:commentReference w:id="61"/>
      </w:r>
      <w:r>
        <w:rPr>
          <w:b/>
          <w:color w:val="17365D"/>
          <w:sz w:val="21"/>
          <w:lang w:eastAsia="zh-CN"/>
        </w:rPr>
        <w:t>，</w:t>
      </w:r>
      <w:del w:id="62" w:author="Ji, Scarlett Qing" w:date="2026-09-20T11:56:00Z" w16du:dateUtc="2026-09-20T03:56:00Z">
        <w:r w:rsidRPr="0065509F" w:rsidDel="009E600C">
          <w:rPr>
            <w:b/>
            <w:color w:val="17365D"/>
            <w:sz w:val="21"/>
            <w:highlight w:val="cyan"/>
            <w:lang w:eastAsia="zh-CN"/>
          </w:rPr>
          <w:delText>提单发送人：website-noreply@cma-cgm.com。</w:delText>
        </w:r>
      </w:del>
      <w:ins w:id="63" w:author="Wang, Xinyi (369)" w:date="2026-09-04T16:55:00Z" w16du:dateUtc="2026-09-04T08:55:00Z">
        <w:del w:id="64" w:author="Ji, Scarlett Qing" w:date="2026-09-20T11:56:00Z" w16du:dateUtc="2026-09-20T03:56:00Z">
          <w:r w:rsidR="004A3EEB" w:rsidRPr="0065509F" w:rsidDel="009E600C">
            <w:rPr>
              <w:rFonts w:hint="eastAsia"/>
              <w:b/>
              <w:color w:val="17365D"/>
              <w:sz w:val="21"/>
              <w:highlight w:val="cyan"/>
              <w:lang w:eastAsia="zh-CN"/>
            </w:rPr>
            <w:delText>(此公邮</w:delText>
          </w:r>
        </w:del>
      </w:ins>
      <w:ins w:id="65" w:author="Wang, Xinyi (369)" w:date="2026-09-04T16:56:00Z" w16du:dateUtc="2026-09-04T08:56:00Z">
        <w:del w:id="66" w:author="Ji, Scarlett Qing" w:date="2026-09-20T11:56:00Z" w16du:dateUtc="2026-09-20T03:56:00Z">
          <w:r w:rsidR="004A3EEB" w:rsidRPr="0065509F" w:rsidDel="009E600C">
            <w:rPr>
              <w:rFonts w:hint="eastAsia"/>
              <w:b/>
              <w:color w:val="17365D"/>
              <w:sz w:val="21"/>
              <w:highlight w:val="cyan"/>
              <w:lang w:eastAsia="zh-CN"/>
            </w:rPr>
            <w:delText>可</w:delText>
          </w:r>
        </w:del>
        <w:del w:id="67" w:author="Ji, Scarlett Qing" w:date="2026-09-20T00:01:00Z" w16du:dateUtc="2026-09-19T16:01:00Z">
          <w:r w:rsidR="004A3EEB" w:rsidRPr="0065509F" w:rsidDel="00BB74ED">
            <w:rPr>
              <w:rFonts w:hint="eastAsia"/>
              <w:b/>
              <w:color w:val="17365D"/>
              <w:sz w:val="21"/>
              <w:highlight w:val="cyan"/>
              <w:lang w:eastAsia="zh-CN"/>
            </w:rPr>
            <w:delText>否灵活处理？</w:delText>
          </w:r>
        </w:del>
      </w:ins>
      <w:ins w:id="68" w:author="Wang, Xinyi (369)" w:date="2026-09-04T16:55:00Z" w16du:dateUtc="2026-09-04T08:55:00Z">
        <w:del w:id="69" w:author="Ji, Scarlett Qing" w:date="2026-09-20T11:56:00Z" w16du:dateUtc="2026-09-20T03:56:00Z">
          <w:r w:rsidR="004A3EEB" w:rsidRPr="0065509F" w:rsidDel="009E600C">
            <w:rPr>
              <w:rFonts w:hint="eastAsia"/>
              <w:b/>
              <w:color w:val="17365D"/>
              <w:sz w:val="21"/>
              <w:highlight w:val="cyan"/>
              <w:lang w:eastAsia="zh-CN"/>
            </w:rPr>
            <w:delText>)</w:delText>
          </w:r>
        </w:del>
      </w:ins>
      <w:del w:id="70" w:author="Ji, Scarlett Qing" w:date="2026-09-20T11:56:00Z" w16du:dateUtc="2026-09-20T03:56:00Z">
        <w:r w:rsidR="0065509F" w:rsidDel="009E600C">
          <w:rPr>
            <w:rFonts w:hint="eastAsia"/>
            <w:b/>
            <w:color w:val="17365D"/>
            <w:sz w:val="21"/>
            <w:lang w:eastAsia="zh-CN"/>
          </w:rPr>
          <w:delText xml:space="preserve"> </w:delText>
        </w:r>
        <w:r w:rsidR="0065509F" w:rsidRPr="0065509F" w:rsidDel="009E600C">
          <w:rPr>
            <w:rFonts w:hint="eastAsia"/>
            <w:b/>
            <w:color w:val="17365D"/>
            <w:sz w:val="21"/>
            <w:highlight w:val="cyan"/>
            <w:lang w:eastAsia="zh-CN"/>
          </w:rPr>
          <w:delText>此处删除，</w:delText>
        </w:r>
      </w:del>
      <w:r w:rsidR="0065509F" w:rsidRPr="0065509F">
        <w:rPr>
          <w:rFonts w:hint="eastAsia"/>
          <w:b/>
          <w:color w:val="17365D"/>
          <w:sz w:val="21"/>
          <w:highlight w:val="cyan"/>
          <w:lang w:eastAsia="zh-CN"/>
        </w:rPr>
        <w:t>只用邮件标题搜索新的提单</w:t>
      </w:r>
    </w:p>
    <w:p w14:paraId="299B2A1F" w14:textId="6D02CC7D" w:rsidR="0065509F" w:rsidRDefault="00C14C8C">
      <w:pPr>
        <w:spacing w:after="80"/>
        <w:rPr>
          <w:rFonts w:hint="eastAsia"/>
          <w:lang w:eastAsia="zh-CN"/>
        </w:rPr>
      </w:pPr>
      <w:ins w:id="71" w:author="Ji, Scarlett Qing" w:date="2026-09-20T11:56:00Z" w16du:dateUtc="2026-09-20T03:56:00Z">
        <w:r>
          <w:rPr>
            <w:rFonts w:hint="eastAsia"/>
            <w:lang w:eastAsia="zh-CN"/>
          </w:rPr>
          <w:t>由业务老师自动配置成收到邮件后自动Forward给平台公邮的形式，仅按照</w:t>
        </w:r>
      </w:ins>
      <w:ins w:id="72" w:author="Ji, Scarlett Qing" w:date="2026-09-20T11:57:00Z" w16du:dateUtc="2026-09-20T03:57:00Z">
        <w:r>
          <w:rPr>
            <w:rFonts w:hint="eastAsia"/>
            <w:lang w:eastAsia="zh-CN"/>
          </w:rPr>
          <w:t>邮件标题含“</w:t>
        </w:r>
        <w:r w:rsidRPr="0065509F">
          <w:rPr>
            <w:highlight w:val="cyan"/>
            <w:lang w:eastAsia="zh-CN"/>
          </w:rPr>
          <w:t>CMA CGM - 海运提单(Seaway Bill)可供使用</w:t>
        </w:r>
        <w:r>
          <w:rPr>
            <w:rFonts w:hint="eastAsia"/>
            <w:highlight w:val="cyan"/>
            <w:lang w:eastAsia="zh-CN"/>
          </w:rPr>
          <w:t>”搜索即可</w:t>
        </w:r>
        <w:r>
          <w:rPr>
            <w:rFonts w:hint="eastAsia"/>
            <w:lang w:eastAsia="zh-CN"/>
          </w:rPr>
          <w:t>。</w:t>
        </w:r>
      </w:ins>
    </w:p>
    <w:p w14:paraId="58BAA0FA" w14:textId="5468C5CE" w:rsidR="00853D00" w:rsidRDefault="002753A9">
      <w:pPr>
        <w:spacing w:after="80"/>
        <w:rPr>
          <w:rFonts w:hint="eastAsia"/>
          <w:lang w:eastAsia="zh-CN"/>
        </w:rPr>
      </w:pPr>
      <w:commentRangeStart w:id="73"/>
      <w:commentRangeStart w:id="74"/>
      <w:r>
        <w:rPr>
          <w:lang w:eastAsia="zh-CN"/>
        </w:rPr>
        <w:t>邮件标题示例如下：</w:t>
      </w:r>
      <w:commentRangeEnd w:id="73"/>
      <w:del w:id="75" w:author="Wang, Xinyi (369)" w:date="2026-09-04T17:25:00Z" w16du:dateUtc="2026-09-04T09:25:00Z">
        <w:r w:rsidR="0093436E" w:rsidDel="00154FFC">
          <w:rPr>
            <w:rStyle w:val="affb"/>
            <w:rFonts w:hint="eastAsia"/>
            <w:sz w:val="18"/>
            <w:szCs w:val="22"/>
            <w:lang w:eastAsia="zh-CN"/>
          </w:rPr>
          <w:commentReference w:id="73"/>
        </w:r>
        <w:commentRangeEnd w:id="74"/>
        <w:r w:rsidDel="00154FFC">
          <w:rPr>
            <w:rStyle w:val="affb"/>
            <w:rFonts w:hint="eastAsia"/>
            <w:sz w:val="18"/>
            <w:szCs w:val="22"/>
            <w:lang w:eastAsia="zh-CN"/>
          </w:rPr>
          <w:commentReference w:id="74"/>
        </w:r>
      </w:del>
      <w:ins w:id="76" w:author="Wang, Xinyi (369)" w:date="2026-09-04T17:25:00Z" w16du:dateUtc="2026-09-04T09:25:00Z">
        <w:r w:rsidR="00154FFC">
          <w:rPr>
            <w:rFonts w:hint="eastAsia"/>
            <w:lang w:eastAsia="zh-CN"/>
          </w:rPr>
          <w:t>涉及关键字：</w:t>
        </w:r>
      </w:ins>
      <w:r w:rsidR="0065509F">
        <w:rPr>
          <w:rFonts w:hint="eastAsia"/>
          <w:lang w:eastAsia="zh-CN"/>
        </w:rPr>
        <w:t xml:space="preserve">  </w:t>
      </w:r>
      <w:r w:rsidR="0065509F" w:rsidRPr="0065509F">
        <w:rPr>
          <w:highlight w:val="cyan"/>
          <w:lang w:eastAsia="zh-CN"/>
        </w:rPr>
        <w:t>CMA CGM - 海运提单(Seaway Bill)可供使用</w:t>
      </w:r>
      <w:r w:rsidR="0065509F">
        <w:rPr>
          <w:rFonts w:hint="eastAsia"/>
          <w:lang w:eastAsia="zh-CN"/>
        </w:rPr>
        <w:t xml:space="preserve"> </w:t>
      </w:r>
    </w:p>
    <w:p w14:paraId="0ABE8ABD" w14:textId="00547957" w:rsidR="00853D00" w:rsidRDefault="002753A9">
      <w:pPr>
        <w:spacing w:after="80"/>
        <w:rPr>
          <w:rFonts w:hint="eastAsia"/>
          <w:lang w:eastAsia="zh-CN"/>
        </w:rPr>
      </w:pPr>
      <w:r>
        <w:rPr>
          <w:lang w:eastAsia="zh-CN"/>
        </w:rPr>
        <w:t>筛选出来的新的提单</w:t>
      </w:r>
      <w:r w:rsidRPr="0093436E">
        <w:rPr>
          <w:highlight w:val="yellow"/>
          <w:lang w:eastAsia="zh-CN"/>
        </w:rPr>
        <w:t>，需要跟大表</w:t>
      </w:r>
      <w:ins w:id="77" w:author="Wang, Xinyi (369)" w:date="2026-09-04T17:06:00Z" w16du:dateUtc="2026-09-04T09:06:00Z">
        <w:r w:rsidR="00F739AC">
          <w:rPr>
            <w:rFonts w:hint="eastAsia"/>
            <w:highlight w:val="yellow"/>
            <w:lang w:eastAsia="zh-CN"/>
          </w:rPr>
          <w:t>（</w:t>
        </w:r>
        <w:r w:rsidR="00F739AC" w:rsidRPr="00F739AC">
          <w:rPr>
            <w:lang w:eastAsia="zh-CN"/>
          </w:rPr>
          <w:t>AVIS BL status report (Sheet3)</w:t>
        </w:r>
        <w:r w:rsidR="00F739AC">
          <w:rPr>
            <w:rFonts w:hint="eastAsia"/>
            <w:highlight w:val="yellow"/>
            <w:lang w:eastAsia="zh-CN"/>
          </w:rPr>
          <w:t>）</w:t>
        </w:r>
      </w:ins>
      <w:r w:rsidRPr="0093436E">
        <w:rPr>
          <w:highlight w:val="yellow"/>
          <w:lang w:eastAsia="zh-CN"/>
        </w:rPr>
        <w:t>里已经登记好的</w:t>
      </w:r>
      <w:ins w:id="78" w:author="Wang, Xinyi (369)" w:date="2026-09-04T17:07:00Z" w16du:dateUtc="2026-09-04T09:07:00Z">
        <w:r w:rsidR="00F739AC" w:rsidRPr="00F739AC">
          <w:rPr>
            <w:lang w:eastAsia="zh-CN"/>
          </w:rPr>
          <w:t>Booking Number</w:t>
        </w:r>
      </w:ins>
      <w:del w:id="79" w:author="Wang, Xinyi (369)" w:date="2026-09-04T17:07:00Z" w16du:dateUtc="2026-09-04T09:07:00Z">
        <w:r w:rsidRPr="0093436E" w:rsidDel="00F739AC">
          <w:rPr>
            <w:highlight w:val="yellow"/>
            <w:lang w:eastAsia="zh-CN"/>
          </w:rPr>
          <w:delText xml:space="preserve">BL Number </w:delText>
        </w:r>
      </w:del>
      <w:r w:rsidRPr="0093436E">
        <w:rPr>
          <w:highlight w:val="yellow"/>
          <w:lang w:eastAsia="zh-CN"/>
        </w:rPr>
        <w:t>去对碰</w:t>
      </w:r>
      <w:r>
        <w:rPr>
          <w:lang w:eastAsia="zh-CN"/>
        </w:rPr>
        <w:t>， 对碰成功后继续创建BL. 如果没有匹配，则</w:t>
      </w:r>
      <w:commentRangeStart w:id="80"/>
      <w:commentRangeStart w:id="81"/>
      <w:commentRangeStart w:id="82"/>
      <w:commentRangeStart w:id="83"/>
      <w:r>
        <w:rPr>
          <w:lang w:eastAsia="zh-CN"/>
        </w:rPr>
        <w:t>反馈异常情况。</w:t>
      </w:r>
      <w:commentRangeEnd w:id="80"/>
      <w:r w:rsidR="000509ED">
        <w:rPr>
          <w:rStyle w:val="affb"/>
          <w:rFonts w:hint="eastAsia"/>
          <w:sz w:val="18"/>
          <w:szCs w:val="22"/>
          <w:lang w:eastAsia="zh-CN"/>
        </w:rPr>
        <w:commentReference w:id="80"/>
      </w:r>
      <w:commentRangeEnd w:id="81"/>
      <w:r>
        <w:rPr>
          <w:rStyle w:val="affb"/>
          <w:rFonts w:hint="eastAsia"/>
          <w:sz w:val="18"/>
          <w:szCs w:val="22"/>
          <w:lang w:eastAsia="zh-CN"/>
        </w:rPr>
        <w:commentReference w:id="81"/>
      </w:r>
      <w:commentRangeEnd w:id="82"/>
      <w:r>
        <w:rPr>
          <w:rStyle w:val="affb"/>
          <w:rFonts w:hint="eastAsia"/>
          <w:sz w:val="18"/>
          <w:szCs w:val="22"/>
          <w:lang w:eastAsia="zh-CN"/>
        </w:rPr>
        <w:commentReference w:id="82"/>
      </w:r>
      <w:commentRangeEnd w:id="83"/>
      <w:r>
        <w:rPr>
          <w:rStyle w:val="affb"/>
          <w:rFonts w:hint="eastAsia"/>
          <w:sz w:val="18"/>
          <w:szCs w:val="22"/>
          <w:lang w:eastAsia="zh-CN"/>
        </w:rPr>
        <w:commentReference w:id="83"/>
      </w:r>
      <w:r w:rsidR="009227C8">
        <w:rPr>
          <w:rFonts w:hint="eastAsia"/>
          <w:lang w:eastAsia="zh-CN"/>
        </w:rPr>
        <w:t>（</w:t>
      </w:r>
      <w:r w:rsidR="009227C8" w:rsidRPr="009227C8">
        <w:rPr>
          <w:rFonts w:hint="eastAsia"/>
          <w:highlight w:val="cyan"/>
          <w:lang w:eastAsia="zh-CN"/>
        </w:rPr>
        <w:t>没有匹配的意思是，我们收到了提单但是</w:t>
      </w:r>
      <w:ins w:id="84" w:author="Wang, Xinyi (369)" w:date="2026-09-04T17:06:00Z" w16du:dateUtc="2026-09-04T09:06:00Z">
        <w:r w:rsidR="009227C8" w:rsidRPr="009227C8">
          <w:rPr>
            <w:highlight w:val="cyan"/>
            <w:lang w:eastAsia="zh-CN"/>
          </w:rPr>
          <w:t>AVIS BL status report</w:t>
        </w:r>
      </w:ins>
      <w:r w:rsidR="009227C8" w:rsidRPr="009227C8">
        <w:rPr>
          <w:rFonts w:hint="eastAsia"/>
          <w:highlight w:val="cyan"/>
          <w:lang w:eastAsia="zh-CN"/>
        </w:rPr>
        <w:t>中没有此票提单登记）</w:t>
      </w:r>
    </w:p>
    <w:p w14:paraId="4ADD2810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4F3950" wp14:editId="4B567798">
            <wp:extent cx="5623560" cy="683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B885" w14:textId="0F00EE86" w:rsidR="00853D00" w:rsidRDefault="002753A9">
      <w:pPr>
        <w:spacing w:after="80"/>
        <w:rPr>
          <w:rFonts w:hint="eastAsia"/>
          <w:lang w:eastAsia="zh-CN"/>
        </w:rPr>
      </w:pPr>
      <w:r>
        <w:rPr>
          <w:lang w:eastAsia="zh-CN"/>
        </w:rPr>
        <w:t>匹配成功后，将每票的提单下载到对应的T盘文件夹中，需要重新</w:t>
      </w:r>
      <w:r w:rsidR="009227C8">
        <w:rPr>
          <w:rFonts w:hint="eastAsia"/>
          <w:lang w:eastAsia="zh-CN"/>
        </w:rPr>
        <w:t>命</w:t>
      </w:r>
      <w:r>
        <w:rPr>
          <w:lang w:eastAsia="zh-CN"/>
        </w:rPr>
        <w:t>名为BL_提单号。（找到对应提单的文件夹）</w:t>
      </w:r>
    </w:p>
    <w:p w14:paraId="16F17D77" w14:textId="77777777" w:rsidR="00853D00" w:rsidRDefault="002753A9">
      <w:pPr>
        <w:spacing w:after="80"/>
        <w:rPr>
          <w:rFonts w:hint="eastAsia"/>
        </w:rPr>
      </w:pPr>
      <w:r>
        <w:rPr>
          <w:b/>
          <w:color w:val="17365D"/>
          <w:sz w:val="21"/>
        </w:rPr>
        <w:t>3然后将template shipping Log / BL 存进文件夹中。</w:t>
      </w:r>
    </w:p>
    <w:p w14:paraId="49670C15" w14:textId="77777777" w:rsidR="00853D00" w:rsidRDefault="002753A9">
      <w:pPr>
        <w:spacing w:after="80"/>
        <w:rPr>
          <w:rFonts w:hint="eastAsia"/>
        </w:rPr>
      </w:pPr>
      <w:r>
        <w:rPr>
          <w:b/>
          <w:color w:val="17365D"/>
          <w:sz w:val="21"/>
        </w:rPr>
        <w:t>4 开始做创建预报需要的文件，开始写template shipping log 和BL</w:t>
      </w:r>
    </w:p>
    <w:p w14:paraId="114750E8" w14:textId="77777777" w:rsidR="00853D00" w:rsidRDefault="002753A9">
      <w:pPr>
        <w:spacing w:after="80"/>
        <w:rPr>
          <w:rFonts w:hint="eastAsia"/>
        </w:rPr>
      </w:pPr>
      <w:r>
        <w:t>文件夹全部文件打开，开始写shipping log 和提单的导入模板</w:t>
      </w:r>
    </w:p>
    <w:p w14:paraId="77F78E7F" w14:textId="77777777" w:rsidR="00853D00" w:rsidRDefault="002753A9">
      <w:pPr>
        <w:spacing w:after="80"/>
        <w:rPr>
          <w:rFonts w:hint="eastAsia"/>
        </w:rPr>
      </w:pPr>
      <w:commentRangeStart w:id="85"/>
      <w:r>
        <w:t>Shipping  log 示例：</w:t>
      </w:r>
      <w:commentRangeEnd w:id="85"/>
      <w:r w:rsidR="00BB0476">
        <w:rPr>
          <w:rStyle w:val="affb"/>
          <w:rFonts w:hint="eastAsia"/>
          <w:sz w:val="18"/>
          <w:szCs w:val="22"/>
        </w:rPr>
        <w:commentReference w:id="85"/>
      </w:r>
    </w:p>
    <w:p w14:paraId="6F22A382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36F1A3" wp14:editId="09E0D7E1">
            <wp:extent cx="5623560" cy="29677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985B" w14:textId="77777777" w:rsidR="00853D00" w:rsidRDefault="002753A9">
      <w:pPr>
        <w:spacing w:after="80"/>
        <w:rPr>
          <w:rFonts w:hint="eastAsia"/>
        </w:rPr>
      </w:pPr>
      <w:r>
        <w:t>此表格目前的数据来自于从网站上下载下来的Shipping log 的表格。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53D00" w14:paraId="1F4D0B14" w14:textId="77777777">
        <w:trPr>
          <w:tblHeader/>
          <w:jc w:val="center"/>
        </w:trPr>
        <w:tc>
          <w:tcPr>
            <w:tcW w:w="46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CCA4B7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Container VOL(m³)</w:t>
            </w:r>
          </w:p>
        </w:tc>
        <w:tc>
          <w:tcPr>
            <w:tcW w:w="46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D7C92A" w14:textId="77777777" w:rsidR="00853D00" w:rsidRDefault="002753A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Container Load(KG)</w:t>
            </w:r>
          </w:p>
        </w:tc>
      </w:tr>
    </w:tbl>
    <w:p w14:paraId="69AEC84B" w14:textId="77777777" w:rsidR="00853D00" w:rsidRDefault="002753A9">
      <w:pPr>
        <w:spacing w:after="80"/>
        <w:rPr>
          <w:ins w:id="86" w:author="Wang, Xinyi (369)" w:date="2026-09-04T22:52:00Z" w16du:dateUtc="2026-09-04T14:52:00Z"/>
          <w:rFonts w:hint="eastAsia"/>
          <w:lang w:eastAsia="zh-CN"/>
        </w:rPr>
      </w:pPr>
      <w:r>
        <w:rPr>
          <w:lang w:eastAsia="zh-CN"/>
        </w:rPr>
        <w:t>这两个信息要从提单上获取，需要待会再填写。</w:t>
      </w:r>
    </w:p>
    <w:p w14:paraId="6D1CB79B" w14:textId="67ECD588" w:rsidR="006E16EF" w:rsidRDefault="006E16EF">
      <w:pPr>
        <w:spacing w:after="80"/>
        <w:rPr>
          <w:ins w:id="87" w:author="Wang, Xinyi (369)" w:date="2026-09-04T22:52:00Z" w16du:dateUtc="2026-09-04T14:52:00Z"/>
          <w:rFonts w:hint="eastAsia"/>
          <w:lang w:eastAsia="zh-CN"/>
        </w:rPr>
      </w:pPr>
      <w:ins w:id="88" w:author="Wang, Xinyi (369)" w:date="2026-09-04T22:52:00Z" w16du:dateUtc="2026-09-04T14:52:00Z">
        <w:r>
          <w:rPr>
            <w:rFonts w:hint="eastAsia"/>
            <w:lang w:eastAsia="zh-CN"/>
          </w:rPr>
          <w:t>Shipping log 中的信息填写来源如下图标识：</w:t>
        </w:r>
      </w:ins>
    </w:p>
    <w:p w14:paraId="0F87B52C" w14:textId="0604E0B3" w:rsidR="006E16EF" w:rsidRDefault="006E16EF">
      <w:pPr>
        <w:spacing w:after="80"/>
        <w:rPr>
          <w:rFonts w:hint="eastAsia"/>
          <w:lang w:eastAsia="zh-CN"/>
        </w:rPr>
      </w:pPr>
      <w:ins w:id="89" w:author="Wang, Xinyi (369)" w:date="2026-09-04T22:52:00Z" w16du:dateUtc="2026-09-04T14:52:00Z">
        <w:r w:rsidRPr="006E16EF">
          <w:rPr>
            <w:noProof/>
            <w:lang w:eastAsia="zh-CN"/>
          </w:rPr>
          <w:drawing>
            <wp:inline distT="0" distB="0" distL="0" distR="0" wp14:anchorId="042CF80A" wp14:editId="4E5B3E89">
              <wp:extent cx="6332220" cy="3016885"/>
              <wp:effectExtent l="0" t="0" r="0" b="0"/>
              <wp:docPr id="86022302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60223020" name="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30168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146D0C4" w14:textId="77777777" w:rsidR="00853D00" w:rsidRDefault="002753A9">
      <w:pPr>
        <w:spacing w:after="80"/>
        <w:rPr>
          <w:rFonts w:hint="eastAsia"/>
        </w:rPr>
      </w:pPr>
      <w:r>
        <w:rPr>
          <w:b/>
          <w:color w:val="17365D"/>
          <w:sz w:val="21"/>
        </w:rPr>
        <w:t>9 打开提单PDF 和BL excel 版本</w:t>
      </w:r>
    </w:p>
    <w:p w14:paraId="44C3E225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C6882A" wp14:editId="08627A4B">
            <wp:extent cx="5623560" cy="30125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1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717F" w14:textId="0923D5AC" w:rsidR="00853D00" w:rsidRDefault="002753A9">
      <w:pPr>
        <w:jc w:val="center"/>
        <w:rPr>
          <w:ins w:id="90" w:author="Wang, Xinyi (369)" w:date="2026-09-04T22:59:00Z" w16du:dateUtc="2026-09-04T14:59:00Z"/>
          <w:rFonts w:hint="eastAsia"/>
          <w:lang w:eastAsia="zh-CN"/>
        </w:rPr>
      </w:pPr>
      <w:del w:id="91" w:author="Wang, Xinyi (369)" w:date="2026-09-04T22:59:00Z" w16du:dateUtc="2026-09-04T14:59:00Z">
        <w:r w:rsidDel="007C5002">
          <w:rPr>
            <w:noProof/>
          </w:rPr>
          <w:drawing>
            <wp:inline distT="0" distB="0" distL="0" distR="0" wp14:anchorId="44FA4A37" wp14:editId="64E1A940">
              <wp:extent cx="5623560" cy="2514884"/>
              <wp:effectExtent l="0" t="0" r="0" b="0"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_img_1327_9.png"/>
                      <pic:cNvPicPr/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23560" cy="25148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F9CBBE2" w14:textId="53166860" w:rsidR="007C5002" w:rsidRDefault="007C5002">
      <w:pPr>
        <w:jc w:val="center"/>
        <w:rPr>
          <w:ins w:id="92" w:author="Wang, Xinyi (369)" w:date="2026-09-04T22:59:00Z" w16du:dateUtc="2026-09-04T14:59:00Z"/>
          <w:rFonts w:hint="eastAsia"/>
          <w:lang w:eastAsia="zh-CN"/>
        </w:rPr>
      </w:pPr>
      <w:ins w:id="93" w:author="Wang, Xinyi (369)" w:date="2026-09-04T23:00:00Z" w16du:dateUtc="2026-09-04T15:00:00Z">
        <w:r>
          <w:rPr>
            <w:rFonts w:hint="eastAsia"/>
            <w:lang w:eastAsia="zh-CN"/>
          </w:rPr>
          <w:t>BL Template文件中字段对应关系</w:t>
        </w:r>
      </w:ins>
      <w:ins w:id="94" w:author="Wang, Xinyi (369)" w:date="2026-09-04T23:01:00Z" w16du:dateUtc="2026-09-04T15:01:00Z">
        <w:r>
          <w:rPr>
            <w:rFonts w:hint="eastAsia"/>
            <w:lang w:eastAsia="zh-CN"/>
          </w:rPr>
          <w:t>如下：</w:t>
        </w:r>
      </w:ins>
    </w:p>
    <w:p w14:paraId="31317104" w14:textId="0060337B" w:rsidR="007C5002" w:rsidRDefault="007C5002">
      <w:pPr>
        <w:jc w:val="center"/>
        <w:rPr>
          <w:rFonts w:hint="eastAsia"/>
          <w:lang w:eastAsia="zh-CN"/>
        </w:rPr>
      </w:pPr>
      <w:ins w:id="95" w:author="Wang, Xinyi (369)" w:date="2026-09-04T23:00:00Z" w16du:dateUtc="2026-09-04T15:00:00Z">
        <w:r w:rsidRPr="007C5002">
          <w:rPr>
            <w:noProof/>
            <w:lang w:eastAsia="zh-CN"/>
          </w:rPr>
          <w:lastRenderedPageBreak/>
          <w:drawing>
            <wp:inline distT="0" distB="0" distL="0" distR="0" wp14:anchorId="05A3AEEF" wp14:editId="4EDCDBDE">
              <wp:extent cx="6332220" cy="4016375"/>
              <wp:effectExtent l="0" t="0" r="0" b="3175"/>
              <wp:docPr id="177062500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70625003" name=""/>
                      <pic:cNvPicPr/>
                    </pic:nvPicPr>
                    <pic:blipFill>
                      <a:blip r:embed="rId2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40163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359D69F" w14:textId="77777777" w:rsidR="00853D00" w:rsidRDefault="002753A9">
      <w:pPr>
        <w:spacing w:after="80"/>
        <w:rPr>
          <w:rFonts w:hint="eastAsia"/>
        </w:rPr>
      </w:pPr>
      <w:r>
        <w:t>然后保存文件. BL 上传的excel 文件就可以了。</w:t>
      </w:r>
    </w:p>
    <w:p w14:paraId="088B8887" w14:textId="64D44574" w:rsidR="00853D00" w:rsidRDefault="002753A9">
      <w:pPr>
        <w:spacing w:after="80"/>
        <w:rPr>
          <w:rFonts w:hint="eastAsia"/>
          <w:b/>
          <w:color w:val="17365D" w:themeColor="text2" w:themeShade="BF"/>
          <w:sz w:val="21"/>
          <w:szCs w:val="21"/>
          <w:lang w:eastAsia="zh-CN"/>
        </w:rPr>
      </w:pPr>
      <w:r w:rsidRPr="17B3A765">
        <w:rPr>
          <w:b/>
          <w:color w:val="17365D" w:themeColor="text2" w:themeShade="BF"/>
          <w:sz w:val="21"/>
          <w:szCs w:val="21"/>
        </w:rPr>
        <w:t>10 然后shipping log 中的 Container VOL(m³)</w:t>
      </w:r>
      <w:r>
        <w:tab/>
      </w:r>
      <w:r w:rsidRPr="17B3A765">
        <w:rPr>
          <w:b/>
          <w:color w:val="17365D" w:themeColor="text2" w:themeShade="BF"/>
          <w:sz w:val="21"/>
          <w:szCs w:val="21"/>
        </w:rPr>
        <w:t>Container Load(KG)，需要</w:t>
      </w:r>
      <w:commentRangeStart w:id="96"/>
      <w:commentRangeStart w:id="97"/>
      <w:commentRangeStart w:id="98"/>
      <w:commentRangeStart w:id="99"/>
      <w:r w:rsidRPr="17B3A765">
        <w:rPr>
          <w:b/>
          <w:color w:val="17365D" w:themeColor="text2" w:themeShade="BF"/>
          <w:sz w:val="21"/>
          <w:szCs w:val="21"/>
        </w:rPr>
        <w:t xml:space="preserve">从BL_Excel </w:t>
      </w:r>
      <w:commentRangeEnd w:id="96"/>
      <w:r w:rsidR="00DD6669" w:rsidRPr="17B3A765">
        <w:rPr>
          <w:rStyle w:val="affb"/>
          <w:b/>
          <w:color w:val="17365D" w:themeColor="text2" w:themeShade="BF"/>
          <w:sz w:val="21"/>
          <w:szCs w:val="21"/>
        </w:rPr>
        <w:commentReference w:id="96"/>
      </w:r>
      <w:commentRangeEnd w:id="97"/>
      <w:r w:rsidRPr="17B3A765">
        <w:rPr>
          <w:rStyle w:val="affb"/>
          <w:b/>
          <w:color w:val="17365D" w:themeColor="text2" w:themeShade="BF"/>
          <w:sz w:val="21"/>
          <w:szCs w:val="21"/>
        </w:rPr>
        <w:commentReference w:id="97"/>
      </w:r>
      <w:commentRangeEnd w:id="98"/>
      <w:r w:rsidRPr="17B3A765">
        <w:rPr>
          <w:rStyle w:val="affb"/>
          <w:b/>
          <w:color w:val="17365D" w:themeColor="text2" w:themeShade="BF"/>
          <w:sz w:val="21"/>
          <w:szCs w:val="21"/>
        </w:rPr>
        <w:commentReference w:id="98"/>
      </w:r>
      <w:commentRangeEnd w:id="99"/>
      <w:r w:rsidRPr="17B3A765">
        <w:rPr>
          <w:rStyle w:val="affb"/>
          <w:b/>
          <w:color w:val="17365D" w:themeColor="text2" w:themeShade="BF"/>
          <w:sz w:val="21"/>
          <w:szCs w:val="21"/>
        </w:rPr>
        <w:commentReference w:id="99"/>
      </w:r>
      <w:r w:rsidRPr="17B3A765">
        <w:rPr>
          <w:b/>
          <w:color w:val="17365D" w:themeColor="text2" w:themeShade="BF"/>
          <w:sz w:val="21"/>
          <w:szCs w:val="21"/>
        </w:rPr>
        <w:t>表抓取, 填齐Shipping log。</w:t>
      </w:r>
      <w:ins w:id="100" w:author="Wang, Xinyi (369)" w:date="2026-09-04T23:02:00Z" w16du:dateUtc="2026-09-04T15:02:00Z">
        <w:r w:rsidR="007C5002">
          <w:rPr>
            <w:rFonts w:hint="eastAsia"/>
            <w:b/>
            <w:color w:val="17365D" w:themeColor="text2" w:themeShade="BF"/>
            <w:sz w:val="21"/>
            <w:szCs w:val="21"/>
            <w:lang w:eastAsia="zh-CN"/>
          </w:rPr>
          <w:t>此处数据可以从BL PD</w:t>
        </w:r>
      </w:ins>
      <w:ins w:id="101" w:author="Wang, Xinyi (369)" w:date="2026-09-04T23:03:00Z" w16du:dateUtc="2026-09-04T15:03:00Z">
        <w:r w:rsidR="007C5002">
          <w:rPr>
            <w:rFonts w:hint="eastAsia"/>
            <w:b/>
            <w:color w:val="17365D" w:themeColor="text2" w:themeShade="BF"/>
            <w:sz w:val="21"/>
            <w:szCs w:val="21"/>
            <w:lang w:eastAsia="zh-CN"/>
          </w:rPr>
          <w:t>F</w:t>
        </w:r>
      </w:ins>
      <w:ins w:id="102" w:author="Wang, Xinyi (369)" w:date="2026-09-04T23:02:00Z" w16du:dateUtc="2026-09-04T15:02:00Z">
        <w:r w:rsidR="007C5002">
          <w:rPr>
            <w:rFonts w:hint="eastAsia"/>
            <w:b/>
            <w:color w:val="17365D" w:themeColor="text2" w:themeShade="BF"/>
            <w:sz w:val="21"/>
            <w:szCs w:val="21"/>
            <w:lang w:eastAsia="zh-CN"/>
          </w:rPr>
          <w:t xml:space="preserve">中抓取，也可以从BL </w:t>
        </w:r>
      </w:ins>
      <w:ins w:id="103" w:author="Wang, Xinyi (369)" w:date="2026-09-04T23:03:00Z" w16du:dateUtc="2026-09-04T15:03:00Z">
        <w:r w:rsidR="007C5002">
          <w:rPr>
            <w:rFonts w:hint="eastAsia"/>
            <w:b/>
            <w:color w:val="17365D" w:themeColor="text2" w:themeShade="BF"/>
            <w:sz w:val="21"/>
            <w:szCs w:val="21"/>
            <w:lang w:eastAsia="zh-CN"/>
          </w:rPr>
          <w:t>excel （上传到IES 集装箱</w:t>
        </w:r>
      </w:ins>
      <w:ins w:id="104" w:author="Wang, Xinyi (369)" w:date="2026-09-04T23:04:00Z" w16du:dateUtc="2026-09-04T15:04:00Z">
        <w:r w:rsidR="007C5002">
          <w:rPr>
            <w:rFonts w:hint="eastAsia"/>
            <w:b/>
            <w:color w:val="17365D" w:themeColor="text2" w:themeShade="BF"/>
            <w:sz w:val="21"/>
            <w:szCs w:val="21"/>
            <w:lang w:eastAsia="zh-CN"/>
          </w:rPr>
          <w:t>信息导入的模板</w:t>
        </w:r>
      </w:ins>
      <w:ins w:id="105" w:author="Wang, Xinyi (369)" w:date="2026-09-04T23:03:00Z" w16du:dateUtc="2026-09-04T15:03:00Z">
        <w:r w:rsidR="007C5002">
          <w:rPr>
            <w:rFonts w:hint="eastAsia"/>
            <w:b/>
            <w:color w:val="17365D" w:themeColor="text2" w:themeShade="BF"/>
            <w:sz w:val="21"/>
            <w:szCs w:val="21"/>
            <w:lang w:eastAsia="zh-CN"/>
          </w:rPr>
          <w:t>）</w:t>
        </w:r>
      </w:ins>
      <w:ins w:id="106" w:author="Wang, Xinyi (369)" w:date="2026-09-04T23:04:00Z" w16du:dateUtc="2026-09-04T15:04:00Z">
        <w:r w:rsidR="007C5002">
          <w:rPr>
            <w:rFonts w:hint="eastAsia"/>
            <w:b/>
            <w:color w:val="17365D" w:themeColor="text2" w:themeShade="BF"/>
            <w:sz w:val="21"/>
            <w:szCs w:val="21"/>
            <w:lang w:eastAsia="zh-CN"/>
          </w:rPr>
          <w:t>抓取。</w:t>
        </w:r>
      </w:ins>
    </w:p>
    <w:p w14:paraId="6C0152B2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1DE232" wp14:editId="277B657E">
            <wp:extent cx="5623560" cy="22179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1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6496" w14:textId="77777777" w:rsidR="00853D00" w:rsidRDefault="002753A9">
      <w:pPr>
        <w:spacing w:after="80"/>
        <w:rPr>
          <w:ins w:id="107" w:author="Wang, Xinyi (369)" w:date="2026-09-04T23:06:00Z" w16du:dateUtc="2026-09-04T15:06:00Z"/>
          <w:rFonts w:hint="eastAsia"/>
          <w:lang w:eastAsia="zh-CN"/>
        </w:rPr>
      </w:pPr>
      <w:r>
        <w:rPr>
          <w:lang w:eastAsia="zh-CN"/>
        </w:rPr>
        <w:t>然后保存文件。</w:t>
      </w:r>
    </w:p>
    <w:p w14:paraId="3B6A89AF" w14:textId="208DF6EB" w:rsidR="008E107F" w:rsidRDefault="008E107F">
      <w:pPr>
        <w:spacing w:after="80"/>
        <w:rPr>
          <w:ins w:id="108" w:author="Wang, Xinyi (369)" w:date="2026-09-04T23:06:00Z" w16du:dateUtc="2026-09-04T15:06:00Z"/>
          <w:rFonts w:hint="eastAsia"/>
          <w:lang w:eastAsia="zh-CN"/>
        </w:rPr>
      </w:pPr>
      <w:ins w:id="109" w:author="Wang, Xinyi (369)" w:date="2026-09-04T23:06:00Z" w16du:dateUtc="2026-09-04T15:06:00Z">
        <w:r>
          <w:rPr>
            <w:rFonts w:hint="eastAsia"/>
            <w:lang w:eastAsia="zh-CN"/>
          </w:rPr>
          <w:t>文件夹中 BL 和shipping log 都是导入模板。</w:t>
        </w:r>
      </w:ins>
    </w:p>
    <w:p w14:paraId="55249F58" w14:textId="68AB8D54" w:rsidR="008E107F" w:rsidRDefault="008E107F">
      <w:pPr>
        <w:spacing w:after="80"/>
        <w:rPr>
          <w:rFonts w:hint="eastAsia"/>
          <w:lang w:eastAsia="zh-CN"/>
        </w:rPr>
      </w:pPr>
      <w:ins w:id="110" w:author="Wang, Xinyi (369)" w:date="2026-09-04T23:13:00Z" w16du:dateUtc="2026-09-04T15:13:00Z">
        <w:r w:rsidRPr="008E107F">
          <w:rPr>
            <w:noProof/>
            <w:lang w:eastAsia="zh-CN"/>
          </w:rPr>
          <w:lastRenderedPageBreak/>
          <w:drawing>
            <wp:inline distT="0" distB="0" distL="0" distR="0" wp14:anchorId="1859ACF4" wp14:editId="0AC31DC3">
              <wp:extent cx="6332220" cy="3230245"/>
              <wp:effectExtent l="0" t="0" r="0" b="8255"/>
              <wp:docPr id="143266333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32663330" name=""/>
                      <pic:cNvPicPr/>
                    </pic:nvPicPr>
                    <pic:blipFill>
                      <a:blip r:embed="rId2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32302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DF593F3" w14:textId="77777777" w:rsidR="00853D00" w:rsidRDefault="002753A9">
      <w:pPr>
        <w:spacing w:after="80"/>
        <w:rPr>
          <w:rFonts w:hint="eastAsia"/>
          <w:lang w:eastAsia="zh-CN"/>
        </w:rPr>
      </w:pPr>
      <w:r>
        <w:rPr>
          <w:b/>
          <w:color w:val="17365D"/>
          <w:sz w:val="21"/>
          <w:lang w:eastAsia="zh-CN"/>
        </w:rPr>
        <w:t>11登录IES+</w:t>
      </w:r>
    </w:p>
    <w:p w14:paraId="6139B9BA" w14:textId="77777777" w:rsidR="00853D00" w:rsidRDefault="002753A9">
      <w:pPr>
        <w:spacing w:after="80"/>
        <w:rPr>
          <w:rFonts w:hint="eastAsia"/>
          <w:lang w:eastAsia="zh-CN"/>
        </w:rPr>
      </w:pPr>
      <w:r>
        <w:rPr>
          <w:lang w:eastAsia="zh-CN"/>
        </w:rPr>
        <w:t>进口管理-发票信息-点击查询-输入BOL号码-确定</w:t>
      </w:r>
    </w:p>
    <w:p w14:paraId="7E96F659" w14:textId="77777777" w:rsidR="00853D00" w:rsidRDefault="002753A9">
      <w:pPr>
        <w:spacing w:after="80"/>
        <w:rPr>
          <w:rFonts w:hint="eastAsia"/>
        </w:rPr>
      </w:pPr>
      <w:r>
        <w:t>然后点击“导入”，“批量导入shipping log”</w:t>
      </w:r>
    </w:p>
    <w:p w14:paraId="0075B61D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F157A2" wp14:editId="1CBBB8EC">
            <wp:extent cx="5623560" cy="33035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1ABA" w14:textId="77777777" w:rsidR="00853D00" w:rsidRDefault="002753A9">
      <w:pPr>
        <w:spacing w:after="80"/>
        <w:rPr>
          <w:rFonts w:hint="eastAsia"/>
        </w:rPr>
      </w:pPr>
      <w:r>
        <w:t>选择shipping log， 点击”open”，“上传”</w:t>
      </w:r>
    </w:p>
    <w:p w14:paraId="03862126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B1EBC1" wp14:editId="0CAE49E5">
            <wp:extent cx="5623560" cy="30439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4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69FF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55968F" wp14:editId="0F7DA08D">
            <wp:extent cx="5623560" cy="23346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3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4883" w14:textId="77777777" w:rsidR="00853D00" w:rsidRDefault="002753A9">
      <w:pPr>
        <w:spacing w:after="80"/>
        <w:rPr>
          <w:rFonts w:hint="eastAsia"/>
          <w:lang w:eastAsia="zh-CN"/>
        </w:rPr>
      </w:pPr>
      <w:r>
        <w:rPr>
          <w:b/>
          <w:color w:val="17365D"/>
          <w:sz w:val="21"/>
          <w:lang w:eastAsia="zh-CN"/>
        </w:rPr>
        <w:t>12 全选所有发票，点击“生成预报”</w:t>
      </w:r>
    </w:p>
    <w:p w14:paraId="117F7A26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850854" wp14:editId="479D66D1">
            <wp:extent cx="5623560" cy="29411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4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ABE4" w14:textId="77777777" w:rsidR="00853D00" w:rsidRDefault="002753A9">
      <w:pPr>
        <w:spacing w:after="80"/>
        <w:rPr>
          <w:rFonts w:hint="eastAsia"/>
          <w:lang w:eastAsia="zh-CN"/>
        </w:rPr>
      </w:pPr>
      <w:r>
        <w:rPr>
          <w:lang w:eastAsia="zh-CN"/>
        </w:rPr>
        <w:t>填写预报信息，来源于提单</w:t>
      </w:r>
    </w:p>
    <w:p w14:paraId="0A382A7D" w14:textId="77777777" w:rsidR="00853D00" w:rsidRDefault="002753A9">
      <w:pPr>
        <w:jc w:val="center"/>
        <w:rPr>
          <w:ins w:id="111" w:author="Wang, Xinyi (369)" w:date="2026-09-04T23:14:00Z" w16du:dateUtc="2026-09-04T15:14:00Z"/>
          <w:rFonts w:hint="eastAsia"/>
          <w:lang w:eastAsia="zh-CN"/>
        </w:rPr>
      </w:pPr>
      <w:commentRangeStart w:id="112"/>
      <w:r>
        <w:rPr>
          <w:noProof/>
        </w:rPr>
        <w:drawing>
          <wp:inline distT="0" distB="0" distL="0" distR="0" wp14:anchorId="7C7E33C4" wp14:editId="1094F039">
            <wp:extent cx="5623560" cy="324832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12"/>
      <w:r w:rsidR="00DD6669">
        <w:rPr>
          <w:rStyle w:val="affb"/>
          <w:rFonts w:hint="eastAsia"/>
          <w:sz w:val="18"/>
          <w:szCs w:val="22"/>
          <w:lang w:eastAsia="zh-CN"/>
        </w:rPr>
        <w:commentReference w:id="112"/>
      </w:r>
    </w:p>
    <w:p w14:paraId="16FCC193" w14:textId="65E8B88D" w:rsidR="008E107F" w:rsidRDefault="008E107F" w:rsidP="008E107F">
      <w:pPr>
        <w:jc w:val="center"/>
        <w:rPr>
          <w:ins w:id="113" w:author="Wang, Xinyi (369)" w:date="2026-09-04T23:14:00Z" w16du:dateUtc="2026-09-04T15:14:00Z"/>
          <w:rFonts w:hint="eastAsia"/>
          <w:lang w:eastAsia="zh-CN"/>
        </w:rPr>
      </w:pPr>
      <w:ins w:id="114" w:author="Wang, Xinyi (369)" w:date="2026-09-04T23:14:00Z" w16du:dateUtc="2026-09-04T15:14:00Z">
        <w:r>
          <w:rPr>
            <w:rFonts w:hint="eastAsia"/>
            <w:lang w:eastAsia="zh-CN"/>
          </w:rPr>
          <w:t>请根据如下BL 截图，获取的对应的信息填入上图界面，对应关系请参照</w:t>
        </w:r>
      </w:ins>
      <w:ins w:id="115" w:author="Wang, Xinyi (369)" w:date="2026-09-04T23:15:00Z" w16du:dateUtc="2026-09-04T15:15:00Z">
        <w:r w:rsidRPr="008E107F">
          <w:rPr>
            <w:lang w:eastAsia="zh-CN"/>
          </w:rPr>
          <w:t>AVIS detail list (Sheet2)</w:t>
        </w:r>
        <w:r>
          <w:rPr>
            <w:rFonts w:hint="eastAsia"/>
            <w:lang w:eastAsia="zh-CN"/>
          </w:rPr>
          <w:t>中</w:t>
        </w:r>
        <w:r w:rsidRPr="008E107F">
          <w:rPr>
            <w:lang w:eastAsia="zh-CN"/>
          </w:rPr>
          <w:t>对应港口信息</w:t>
        </w:r>
        <w:r>
          <w:rPr>
            <w:rFonts w:hint="eastAsia"/>
            <w:lang w:eastAsia="zh-CN"/>
          </w:rPr>
          <w:t>sheet</w:t>
        </w:r>
      </w:ins>
    </w:p>
    <w:p w14:paraId="51C8209C" w14:textId="15BA872A" w:rsidR="008E107F" w:rsidRDefault="008E107F">
      <w:pPr>
        <w:jc w:val="center"/>
        <w:rPr>
          <w:rFonts w:hint="eastAsia"/>
          <w:lang w:eastAsia="zh-CN"/>
        </w:rPr>
      </w:pPr>
      <w:ins w:id="116" w:author="Wang, Xinyi (369)" w:date="2026-09-04T23:14:00Z" w16du:dateUtc="2026-09-04T15:14:00Z">
        <w:r w:rsidRPr="008E107F">
          <w:rPr>
            <w:noProof/>
            <w:lang w:eastAsia="zh-CN"/>
          </w:rPr>
          <w:lastRenderedPageBreak/>
          <w:drawing>
            <wp:inline distT="0" distB="0" distL="0" distR="0" wp14:anchorId="2FE00F5B" wp14:editId="46A8A209">
              <wp:extent cx="6332220" cy="3547110"/>
              <wp:effectExtent l="0" t="0" r="0" b="0"/>
              <wp:docPr id="195749863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57498639" name=""/>
                      <pic:cNvPicPr/>
                    </pic:nvPicPr>
                    <pic:blipFill>
                      <a:blip r:embed="rId3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35471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7C2BD07" w14:textId="77777777" w:rsidR="00853D00" w:rsidRDefault="002753A9">
      <w:pPr>
        <w:spacing w:after="80"/>
        <w:rPr>
          <w:rFonts w:hint="eastAsia"/>
          <w:lang w:eastAsia="zh-CN"/>
        </w:rPr>
      </w:pPr>
      <w:r>
        <w:rPr>
          <w:b/>
          <w:color w:val="17365D"/>
          <w:sz w:val="21"/>
          <w:lang w:eastAsia="zh-CN"/>
        </w:rPr>
        <w:t>13生成成功后， 点击进口预报，点击查询，输入提单号，点确定。</w:t>
      </w:r>
    </w:p>
    <w:p w14:paraId="74DA712F" w14:textId="77777777" w:rsidR="00853D00" w:rsidRDefault="002753A9">
      <w:pPr>
        <w:spacing w:after="80"/>
        <w:rPr>
          <w:rFonts w:hint="eastAsia"/>
        </w:rPr>
      </w:pPr>
      <w:r>
        <w:t>然后点击“修改”</w:t>
      </w:r>
    </w:p>
    <w:p w14:paraId="7B350863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D084A9" wp14:editId="267E2BF3">
            <wp:extent cx="5623560" cy="30156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C8F5" w14:textId="77777777" w:rsidR="00853D00" w:rsidRDefault="002753A9">
      <w:pPr>
        <w:spacing w:after="80"/>
        <w:rPr>
          <w:rFonts w:hint="eastAsia"/>
          <w:lang w:eastAsia="zh-CN"/>
        </w:rPr>
      </w:pPr>
      <w:r>
        <w:rPr>
          <w:b/>
          <w:color w:val="17365D"/>
          <w:sz w:val="21"/>
          <w:lang w:eastAsia="zh-CN"/>
        </w:rPr>
        <w:t>14 到集装箱信息界面，点击导入</w:t>
      </w:r>
    </w:p>
    <w:p w14:paraId="731D36BE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68D9F9" wp14:editId="3E7F1759">
            <wp:extent cx="5623560" cy="299089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9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0BC3" w14:textId="77777777" w:rsidR="00853D00" w:rsidRDefault="002753A9">
      <w:pPr>
        <w:spacing w:after="80"/>
        <w:rPr>
          <w:rFonts w:hint="eastAsia"/>
          <w:lang w:eastAsia="zh-CN"/>
        </w:rPr>
      </w:pPr>
      <w:r>
        <w:rPr>
          <w:lang w:eastAsia="zh-CN"/>
        </w:rPr>
        <w:t>点击选择文件，然后选择BL excel ,点OPEN, 点上传。</w:t>
      </w:r>
    </w:p>
    <w:p w14:paraId="5C3211AD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AF8EC5" wp14:editId="6604E272">
            <wp:extent cx="5623560" cy="302652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11E3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70292C" wp14:editId="3DE85D31">
            <wp:extent cx="5623560" cy="275719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5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E47E" w14:textId="0B640E37" w:rsidR="00853D00" w:rsidRDefault="002753A9">
      <w:pPr>
        <w:spacing w:after="80"/>
        <w:rPr>
          <w:rFonts w:cs="微软雅黑"/>
          <w:b/>
          <w:sz w:val="21"/>
          <w:szCs w:val="21"/>
          <w:lang w:eastAsia="zh-CN"/>
          <w:rPrChange w:id="117" w:author="Zou, John Jiahong" w:date="2026-09-20T12:34:00Z" w16du:dateUtc="2026-09-20T04:34:00Z">
            <w:rPr>
              <w:rFonts w:cs="微软雅黑"/>
              <w:sz w:val="21"/>
              <w:szCs w:val="21"/>
              <w:lang w:eastAsia="zh-CN"/>
            </w:rPr>
          </w:rPrChange>
        </w:rPr>
      </w:pPr>
      <w:r w:rsidRPr="4E77D05D">
        <w:rPr>
          <w:b/>
          <w:color w:val="17365D" w:themeColor="text2" w:themeShade="BF"/>
          <w:sz w:val="21"/>
          <w:szCs w:val="21"/>
          <w:lang w:eastAsia="zh-CN"/>
        </w:rPr>
        <w:t>15 导入无问题</w:t>
      </w:r>
      <w:commentRangeStart w:id="118"/>
      <w:r w:rsidRPr="4E77D05D">
        <w:rPr>
          <w:b/>
          <w:color w:val="17365D" w:themeColor="text2" w:themeShade="BF"/>
          <w:sz w:val="21"/>
          <w:szCs w:val="21"/>
          <w:lang w:eastAsia="zh-CN"/>
        </w:rPr>
        <w:t>，会有生成台账成功字样</w:t>
      </w:r>
      <w:commentRangeEnd w:id="118"/>
      <w:r w:rsidRPr="5D0C1997">
        <w:rPr>
          <w:rStyle w:val="affb"/>
          <w:b/>
          <w:color w:val="17365D" w:themeColor="text2" w:themeShade="BF"/>
          <w:sz w:val="21"/>
          <w:szCs w:val="21"/>
          <w:highlight w:val="yellow"/>
          <w:lang w:eastAsia="zh-CN"/>
          <w:rPrChange w:id="119" w:author="Zou, John Jiahong" w:date="2026-09-20T12:34:00Z" w16du:dateUtc="2026-09-20T04:34:00Z">
            <w:rPr>
              <w:rStyle w:val="affb"/>
              <w:b/>
              <w:bCs/>
              <w:color w:val="17365D" w:themeColor="text2" w:themeShade="BF"/>
              <w:sz w:val="21"/>
              <w:szCs w:val="21"/>
              <w:lang w:eastAsia="zh-CN"/>
            </w:rPr>
          </w:rPrChange>
        </w:rPr>
        <w:commentReference w:id="118"/>
      </w:r>
      <w:ins w:id="120" w:author="Zou, John Jiahong" w:date="2026-09-20T04:34:00Z" w16du:dateUtc="2026-09-20T04:34:41Z">
        <w:r w:rsidR="4B64656C" w:rsidRPr="5D0C1997">
          <w:rPr>
            <w:b/>
            <w:color w:val="17365D" w:themeColor="text2" w:themeShade="BF"/>
            <w:sz w:val="21"/>
            <w:szCs w:val="21"/>
            <w:highlight w:val="yellow"/>
            <w:lang w:eastAsia="zh-CN"/>
            <w:rPrChange w:id="121" w:author="Zou, John Jiahong" w:date="2026-09-20T12:34:00Z" w16du:dateUtc="2026-09-20T04:34:00Z">
              <w:rPr>
                <w:b/>
                <w:bCs/>
                <w:color w:val="17365D" w:themeColor="text2" w:themeShade="BF"/>
                <w:sz w:val="21"/>
                <w:szCs w:val="21"/>
                <w:lang w:eastAsia="zh-CN"/>
              </w:rPr>
            </w:rPrChange>
          </w:rPr>
          <w:t>。</w:t>
        </w:r>
        <w:r w:rsidR="4B64656C" w:rsidRPr="24011D1C">
          <w:rPr>
            <w:rFonts w:ascii="Segoe UI" w:eastAsia="Segoe UI" w:hAnsi="Segoe UI" w:cs="Segoe UI"/>
            <w:b/>
            <w:color w:val="242424"/>
            <w:sz w:val="21"/>
            <w:szCs w:val="21"/>
            <w:highlight w:val="yellow"/>
            <w:lang w:eastAsia="zh-CN"/>
            <w:rPrChange w:id="122" w:author="Zou, John Jiahong" w:date="2026-09-20T12:34:00Z" w16du:dateUtc="2026-09-20T04:34:00Z">
              <w:rPr>
                <w:rFonts w:ascii="Segoe UI" w:eastAsia="Segoe UI" w:hAnsi="Segoe UI" w:cs="Segoe UI"/>
                <w:color w:val="242424"/>
                <w:sz w:val="21"/>
                <w:szCs w:val="21"/>
                <w:lang w:eastAsia="zh-CN"/>
              </w:rPr>
            </w:rPrChange>
          </w:rPr>
          <w:t>如导入存在差异，IES不生成台账。</w:t>
        </w:r>
      </w:ins>
    </w:p>
    <w:p w14:paraId="7B6183FF" w14:textId="77777777" w:rsidR="00853D00" w:rsidRDefault="002753A9">
      <w:pPr>
        <w:jc w:val="center"/>
        <w:rPr>
          <w:ins w:id="123" w:author="Wang, Xinyi (369)" w:date="2026-09-04T23:16:00Z" w16du:dateUtc="2026-09-04T15:16:00Z"/>
          <w:rFonts w:hint="eastAsia"/>
          <w:lang w:eastAsia="zh-CN"/>
        </w:rPr>
      </w:pPr>
      <w:r>
        <w:rPr>
          <w:noProof/>
        </w:rPr>
        <w:drawing>
          <wp:inline distT="0" distB="0" distL="0" distR="0" wp14:anchorId="164C0356" wp14:editId="7D28A83F">
            <wp:extent cx="5623560" cy="253901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3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6A06" w14:textId="18E267B3" w:rsidR="00132C9A" w:rsidRDefault="00132C9A">
      <w:pPr>
        <w:jc w:val="center"/>
        <w:rPr>
          <w:rFonts w:hint="eastAsia"/>
          <w:lang w:eastAsia="zh-CN"/>
        </w:rPr>
      </w:pPr>
      <w:ins w:id="124" w:author="Wang, Xinyi (369)" w:date="2026-09-04T23:16:00Z" w16du:dateUtc="2026-09-04T15:16:00Z">
        <w:r>
          <w:rPr>
            <w:rFonts w:hint="eastAsia"/>
            <w:lang w:eastAsia="zh-CN"/>
          </w:rPr>
          <w:t>如果有差异还是会</w:t>
        </w:r>
      </w:ins>
      <w:ins w:id="125" w:author="Wang, Xinyi (369)" w:date="2026-09-04T23:17:00Z" w16du:dateUtc="2026-09-04T15:17:00Z">
        <w:r>
          <w:rPr>
            <w:rFonts w:hint="eastAsia"/>
            <w:lang w:eastAsia="zh-CN"/>
          </w:rPr>
          <w:t>弹出差异项弹窗，跟AVIS 情况一致。需要填写到BL different.</w:t>
        </w:r>
      </w:ins>
    </w:p>
    <w:p w14:paraId="6711BFC0" w14:textId="77777777" w:rsidR="00853D00" w:rsidRDefault="002753A9">
      <w:pPr>
        <w:spacing w:after="80"/>
        <w:rPr>
          <w:rFonts w:hint="eastAsia"/>
          <w:lang w:eastAsia="zh-CN"/>
        </w:rPr>
      </w:pPr>
      <w:r>
        <w:rPr>
          <w:b/>
          <w:color w:val="17365D"/>
          <w:sz w:val="21"/>
          <w:lang w:eastAsia="zh-CN"/>
        </w:rPr>
        <w:t>15 然后往下拉，上传文件。</w:t>
      </w:r>
    </w:p>
    <w:p w14:paraId="2EF61B2B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CB66F5" wp14:editId="65399866">
            <wp:extent cx="5623560" cy="154174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4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021C" w14:textId="77777777" w:rsidR="00853D00" w:rsidRDefault="002753A9">
      <w:pPr>
        <w:spacing w:after="80"/>
        <w:rPr>
          <w:rFonts w:hint="eastAsia"/>
        </w:rPr>
      </w:pPr>
      <w:r>
        <w:t>点击上传按钮，</w:t>
      </w:r>
    </w:p>
    <w:p w14:paraId="00C6BC93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986143" wp14:editId="09D829E0">
            <wp:extent cx="5623560" cy="225144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5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030E" w14:textId="77777777" w:rsidR="00853D00" w:rsidRDefault="002753A9">
      <w:pPr>
        <w:spacing w:after="80"/>
        <w:rPr>
          <w:rFonts w:hint="eastAsia"/>
          <w:lang w:eastAsia="zh-CN"/>
        </w:rPr>
      </w:pPr>
      <w:r>
        <w:rPr>
          <w:lang w:eastAsia="zh-CN"/>
        </w:rPr>
        <w:t>根据上传的文件，选择文件类别，然后选择文件，点击保存</w:t>
      </w:r>
    </w:p>
    <w:p w14:paraId="36AB1E02" w14:textId="77777777" w:rsidR="00853D00" w:rsidRDefault="002753A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CB2475" wp14:editId="40426B2E">
            <wp:extent cx="5623560" cy="295833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5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0393" w14:textId="77777777" w:rsidR="00853D00" w:rsidRDefault="002753A9">
      <w:pPr>
        <w:spacing w:after="80"/>
        <w:rPr>
          <w:rFonts w:hint="eastAsia"/>
          <w:lang w:eastAsia="zh-CN"/>
        </w:rPr>
      </w:pPr>
      <w:r>
        <w:rPr>
          <w:lang w:eastAsia="zh-CN"/>
        </w:rPr>
        <w:t>都上传完毕后，点击保存。</w:t>
      </w:r>
    </w:p>
    <w:p w14:paraId="04B4F7DF" w14:textId="77777777" w:rsidR="00853D00" w:rsidRDefault="002753A9">
      <w:pPr>
        <w:jc w:val="center"/>
        <w:rPr>
          <w:ins w:id="126" w:author="Zou, John Jiahong" w:date="2026-09-20T04:35:00Z" w16du:dateUtc="2026-09-20T04:35:41Z"/>
          <w:rFonts w:hint="eastAsia"/>
        </w:rPr>
      </w:pPr>
      <w:r>
        <w:rPr>
          <w:noProof/>
        </w:rPr>
        <w:lastRenderedPageBreak/>
        <w:drawing>
          <wp:inline distT="0" distB="0" distL="0" distR="0" wp14:anchorId="4F1692E9" wp14:editId="300ECE43">
            <wp:extent cx="5623560" cy="305356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77A2" w14:textId="3DFD7B64" w:rsidR="504BF10A" w:rsidRDefault="504BF10A" w:rsidP="504BF10A">
      <w:pPr>
        <w:jc w:val="center"/>
        <w:rPr>
          <w:ins w:id="127" w:author="Zou, John Jiahong" w:date="2026-09-20T04:35:00Z" w16du:dateUtc="2026-09-20T04:35:41Z"/>
        </w:rPr>
      </w:pPr>
    </w:p>
    <w:p w14:paraId="603A144D" w14:textId="0DA83B41" w:rsidR="76F3CD44" w:rsidRDefault="76F3CD44">
      <w:pPr>
        <w:spacing w:after="80"/>
        <w:rPr>
          <w:ins w:id="128" w:author="Zou, John Jiahong" w:date="2026-09-20T04:36:00Z" w16du:dateUtc="2026-09-20T04:36:20Z"/>
          <w:rFonts w:hint="eastAsia"/>
          <w:szCs w:val="18"/>
          <w:lang w:eastAsia="zh-CN"/>
          <w:rPrChange w:id="129" w:author="Zou, John Jiahong" w:date="2026-09-20T12:44:00Z" w16du:dateUtc="2026-09-20T04:44:00Z">
            <w:rPr>
              <w:ins w:id="130" w:author="Zou, John Jiahong" w:date="2026-09-20T04:36:00Z" w16du:dateUtc="2026-09-20T04:36:20Z"/>
              <w:rFonts w:hint="eastAsia"/>
            </w:rPr>
          </w:rPrChange>
        </w:rPr>
        <w:pPrChange w:id="131" w:author="Zou, John Jiahong" w:date="2026-09-20T12:36:00Z" w16du:dateUtc="2026-09-20T04:36:00Z">
          <w:pPr>
            <w:jc w:val="center"/>
          </w:pPr>
        </w:pPrChange>
      </w:pPr>
      <w:ins w:id="132" w:author="Zou, John Jiahong" w:date="2026-09-20T04:35:00Z" w16du:dateUtc="2026-09-20T04:35:53Z">
        <w:r w:rsidRPr="382B8390">
          <w:rPr>
            <w:szCs w:val="18"/>
            <w:lang w:eastAsia="zh-CN"/>
            <w:rPrChange w:id="133" w:author="Zou, John Jiahong" w:date="2026-09-20T12:44:00Z" w16du:dateUtc="2026-09-20T04:44:00Z">
              <w:rPr/>
            </w:rPrChange>
          </w:rPr>
          <w:t>异常流程</w:t>
        </w:r>
      </w:ins>
      <w:ins w:id="134" w:author="Zou, John Jiahong" w:date="2026-09-20T04:35:00Z" w16du:dateUtc="2026-09-20T04:35:56Z">
        <w:r w:rsidRPr="382B8390">
          <w:rPr>
            <w:szCs w:val="18"/>
            <w:lang w:eastAsia="zh-CN"/>
            <w:rPrChange w:id="135" w:author="Zou, John Jiahong" w:date="2026-09-20T12:44:00Z" w16du:dateUtc="2026-09-20T04:44:00Z">
              <w:rPr/>
            </w:rPrChange>
          </w:rPr>
          <w:t>：</w:t>
        </w:r>
      </w:ins>
    </w:p>
    <w:p w14:paraId="36E14443" w14:textId="77496FA8" w:rsidR="76F3CD44" w:rsidRDefault="76F3CD44">
      <w:pPr>
        <w:pStyle w:val="ae"/>
        <w:numPr>
          <w:ilvl w:val="0"/>
          <w:numId w:val="10"/>
        </w:numPr>
        <w:spacing w:after="80"/>
        <w:rPr>
          <w:ins w:id="136" w:author="Zou, John Jiahong" w:date="2026-09-20T04:37:00Z" w16du:dateUtc="2026-09-20T04:37:01Z"/>
          <w:szCs w:val="18"/>
          <w:lang w:eastAsia="zh-CN"/>
          <w:rPrChange w:id="137" w:author="Zou, John Jiahong" w:date="2026-09-20T12:44:00Z" w16du:dateUtc="2026-09-20T04:44:00Z">
            <w:rPr>
              <w:ins w:id="138" w:author="Zou, John Jiahong" w:date="2026-09-20T04:37:00Z" w16du:dateUtc="2026-09-20T04:37:01Z"/>
            </w:rPr>
          </w:rPrChange>
        </w:rPr>
        <w:pPrChange w:id="139" w:author="Zou, John Jiahong" w:date="2026-09-20T12:44:00Z" w16du:dateUtc="2026-09-20T04:44:00Z">
          <w:pPr/>
        </w:pPrChange>
      </w:pPr>
      <w:ins w:id="140" w:author="Zou, John Jiahong" w:date="2026-09-20T04:36:00Z" w16du:dateUtc="2026-09-20T04:36:35Z">
        <w:del w:id="141" w:author="Ji, Scarlett Qing" w:date="2026-09-20T19:44:00Z" w16du:dateUtc="2026-09-20T11:44:00Z">
          <w:r w:rsidRPr="382B8390" w:rsidDel="00D233F5">
            <w:rPr>
              <w:szCs w:val="18"/>
              <w:lang w:eastAsia="zh-CN"/>
              <w:rPrChange w:id="142" w:author="Zou, John Jiahong" w:date="2026-09-20T12:44:00Z" w16du:dateUtc="2026-09-20T04:44:00Z">
                <w:rPr/>
              </w:rPrChange>
            </w:rPr>
            <w:delText>1.</w:delText>
          </w:r>
        </w:del>
        <w:r w:rsidRPr="382B8390">
          <w:rPr>
            <w:szCs w:val="18"/>
            <w:lang w:eastAsia="zh-CN"/>
            <w:rPrChange w:id="143" w:author="Zou, John Jiahong" w:date="2026-09-20T12:44:00Z" w16du:dateUtc="2026-09-20T04:44:00Z">
              <w:rPr/>
            </w:rPrChange>
          </w:rPr>
          <w:t>如遇shipping</w:t>
        </w:r>
      </w:ins>
      <w:ins w:id="144" w:author="Zou, John Jiahong" w:date="2026-09-20T04:36:00Z" w16du:dateUtc="2026-09-20T04:36:45Z">
        <w:r w:rsidRPr="382B8390">
          <w:rPr>
            <w:szCs w:val="18"/>
            <w:lang w:eastAsia="zh-CN"/>
            <w:rPrChange w:id="145" w:author="Zou, John Jiahong" w:date="2026-09-20T12:44:00Z" w16du:dateUtc="2026-09-20T04:44:00Z">
              <w:rPr/>
            </w:rPrChange>
          </w:rPr>
          <w:t xml:space="preserve"> log</w:t>
        </w:r>
      </w:ins>
      <w:ins w:id="146" w:author="Zou, John Jiahong" w:date="2026-09-20T04:36:00Z" w16du:dateUtc="2026-09-20T04:36:47Z">
        <w:r w:rsidRPr="382B8390">
          <w:rPr>
            <w:szCs w:val="18"/>
            <w:lang w:eastAsia="zh-CN"/>
            <w:rPrChange w:id="147" w:author="Zou, John Jiahong" w:date="2026-09-20T12:44:00Z" w16du:dateUtc="2026-09-20T04:44:00Z">
              <w:rPr/>
            </w:rPrChange>
          </w:rPr>
          <w:t xml:space="preserve"> </w:t>
        </w:r>
      </w:ins>
      <w:ins w:id="148" w:author="Zou, John Jiahong" w:date="2026-09-20T04:36:00Z" w16du:dateUtc="2026-09-20T04:36:55Z">
        <w:r w:rsidRPr="382B8390">
          <w:rPr>
            <w:szCs w:val="18"/>
            <w:lang w:eastAsia="zh-CN"/>
            <w:rPrChange w:id="149" w:author="Zou, John Jiahong" w:date="2026-09-20T12:44:00Z" w16du:dateUtc="2026-09-20T04:44:00Z">
              <w:rPr/>
            </w:rPrChange>
          </w:rPr>
          <w:t>存在漏数情况</w:t>
        </w:r>
      </w:ins>
      <w:ins w:id="150" w:author="Zou, John Jiahong" w:date="2026-09-20T04:44:00Z" w16du:dateUtc="2026-09-20T04:44:33Z">
        <w:r w:rsidR="3344639F" w:rsidRPr="382B8390">
          <w:rPr>
            <w:szCs w:val="18"/>
            <w:lang w:eastAsia="zh-CN"/>
            <w:rPrChange w:id="151" w:author="Zou, John Jiahong" w:date="2026-09-20T12:51:00Z" w16du:dateUtc="2026-09-20T04:51:00Z">
              <w:rPr>
                <w:sz w:val="24"/>
                <w:szCs w:val="24"/>
                <w:lang w:eastAsia="zh-CN"/>
              </w:rPr>
            </w:rPrChange>
          </w:rPr>
          <w:t>，</w:t>
        </w:r>
      </w:ins>
      <w:ins w:id="152" w:author="Zou, John Jiahong" w:date="2026-09-20T04:44:00Z" w16du:dateUtc="2026-09-20T04:44:37Z">
        <w:r w:rsidR="3344639F" w:rsidRPr="382B8390">
          <w:rPr>
            <w:szCs w:val="18"/>
            <w:lang w:eastAsia="zh-CN"/>
            <w:rPrChange w:id="153" w:author="Zou, John Jiahong" w:date="2026-09-20T12:51:00Z" w16du:dateUtc="2026-09-20T04:51:00Z">
              <w:rPr>
                <w:sz w:val="24"/>
                <w:szCs w:val="24"/>
                <w:lang w:eastAsia="zh-CN"/>
              </w:rPr>
            </w:rPrChange>
          </w:rPr>
          <w:t>或集中箱信息存在差异</w:t>
        </w:r>
      </w:ins>
      <w:ins w:id="154" w:author="Zou, John Jiahong" w:date="2026-09-20T04:36:00Z" w16du:dateUtc="2026-09-20T04:36:59Z">
        <w:r w:rsidRPr="382B8390">
          <w:rPr>
            <w:szCs w:val="18"/>
            <w:lang w:eastAsia="zh-CN"/>
            <w:rPrChange w:id="155" w:author="Zou, John Jiahong" w:date="2026-09-20T04:43:00Z" w16du:dateUtc="2026-09-20T04:43:36Z">
              <w:rPr/>
            </w:rPrChange>
          </w:rPr>
          <w:t>，</w:t>
        </w:r>
        <w:r w:rsidRPr="382B8390">
          <w:rPr>
            <w:szCs w:val="18"/>
            <w:lang w:eastAsia="zh-CN"/>
            <w:rPrChange w:id="156" w:author="Zou, John Jiahong" w:date="2026-09-20T12:44:00Z" w16du:dateUtc="2026-09-20T04:44:00Z">
              <w:rPr/>
            </w:rPrChange>
          </w:rPr>
          <w:t>需要转入手动</w:t>
        </w:r>
      </w:ins>
      <w:ins w:id="157" w:author="Zou, John Jiahong" w:date="2026-09-20T04:37:00Z" w16du:dateUtc="2026-09-20T04:37:01Z">
        <w:r w:rsidRPr="382B8390">
          <w:rPr>
            <w:szCs w:val="18"/>
            <w:lang w:eastAsia="zh-CN"/>
            <w:rPrChange w:id="158" w:author="Zou, John Jiahong" w:date="2026-09-20T12:44:00Z" w16du:dateUtc="2026-09-20T04:44:00Z">
              <w:rPr/>
            </w:rPrChange>
          </w:rPr>
          <w:t>处理流程。</w:t>
        </w:r>
      </w:ins>
      <w:ins w:id="159" w:author="Zou, John Jiahong" w:date="2026-09-20T04:41:00Z" w16du:dateUtc="2026-09-20T04:41:39Z">
        <w:r w:rsidR="038D06AC" w:rsidRPr="382B8390">
          <w:rPr>
            <w:szCs w:val="18"/>
            <w:lang w:eastAsia="zh-CN"/>
            <w:rPrChange w:id="160" w:author="Zou, John Jiahong" w:date="2026-09-20T12:44:00Z" w16du:dateUtc="2026-09-20T04:44:00Z">
              <w:rPr/>
            </w:rPrChange>
          </w:rPr>
          <w:t>用户手动处理内容：</w:t>
        </w:r>
      </w:ins>
    </w:p>
    <w:p w14:paraId="2AA77EDB" w14:textId="6EE19210" w:rsidR="038D06AC" w:rsidRDefault="038D06AC">
      <w:pPr>
        <w:pStyle w:val="ae"/>
        <w:spacing w:after="80"/>
        <w:rPr>
          <w:ins w:id="161" w:author="Zou, John Jiahong" w:date="2026-09-20T04:41:00Z" w16du:dateUtc="2026-09-20T04:41:59Z"/>
          <w:szCs w:val="18"/>
          <w:lang w:eastAsia="zh-CN"/>
          <w:rPrChange w:id="162" w:author="Zou, John Jiahong" w:date="2026-09-20T12:44:00Z" w16du:dateUtc="2026-09-20T04:44:00Z">
            <w:rPr>
              <w:ins w:id="163" w:author="Zou, John Jiahong" w:date="2026-09-20T04:41:00Z" w16du:dateUtc="2026-09-20T04:41:59Z"/>
            </w:rPr>
          </w:rPrChange>
        </w:rPr>
        <w:pPrChange w:id="164" w:author="Zou, John Jiahong" w:date="2026-09-20T12:44:00Z" w16du:dateUtc="2026-09-20T04:44:00Z">
          <w:pPr/>
        </w:pPrChange>
      </w:pPr>
      <w:ins w:id="165" w:author="Zou, John Jiahong" w:date="2026-09-20T04:41:00Z" w16du:dateUtc="2026-09-20T04:41:58Z">
        <w:r w:rsidRPr="382B8390">
          <w:rPr>
            <w:szCs w:val="18"/>
            <w:lang w:eastAsia="zh-CN"/>
            <w:rPrChange w:id="166" w:author="Zou, John Jiahong" w:date="2026-09-20T12:44:00Z" w16du:dateUtc="2026-09-20T04:44:00Z">
              <w:rPr/>
            </w:rPrChange>
          </w:rPr>
          <w:t>a.删除 IES已经生成的预报；</w:t>
        </w:r>
      </w:ins>
    </w:p>
    <w:p w14:paraId="4651D51D" w14:textId="390321B4" w:rsidR="038D06AC" w:rsidRDefault="038D06AC">
      <w:pPr>
        <w:pStyle w:val="ae"/>
        <w:spacing w:after="80"/>
        <w:rPr>
          <w:ins w:id="167" w:author="Zou, John Jiahong" w:date="2026-09-20T04:37:00Z" w16du:dateUtc="2026-09-20T04:37:01Z"/>
          <w:szCs w:val="18"/>
          <w:lang w:eastAsia="zh-CN"/>
          <w:rPrChange w:id="168" w:author="Zou, John Jiahong" w:date="2026-09-20T12:44:00Z" w16du:dateUtc="2026-09-20T04:44:00Z">
            <w:rPr>
              <w:ins w:id="169" w:author="Zou, John Jiahong" w:date="2026-09-20T04:37:00Z" w16du:dateUtc="2026-09-20T04:37:01Z"/>
            </w:rPr>
          </w:rPrChange>
        </w:rPr>
        <w:pPrChange w:id="170" w:author="Zou, John Jiahong" w:date="2026-09-20T12:44:00Z" w16du:dateUtc="2026-09-20T04:44:00Z">
          <w:pPr/>
        </w:pPrChange>
      </w:pPr>
      <w:ins w:id="171" w:author="Zou, John Jiahong" w:date="2026-09-20T04:42:00Z" w16du:dateUtc="2026-09-20T04:42:11Z">
        <w:r w:rsidRPr="382B8390">
          <w:rPr>
            <w:szCs w:val="18"/>
            <w:lang w:eastAsia="zh-CN"/>
            <w:rPrChange w:id="172" w:author="Zou, John Jiahong" w:date="2026-09-20T12:44:00Z" w16du:dateUtc="2026-09-20T04:44:00Z">
              <w:rPr/>
            </w:rPrChange>
          </w:rPr>
          <w:t>b.确认 shipping</w:t>
        </w:r>
      </w:ins>
      <w:ins w:id="173" w:author="Zou, John Jiahong" w:date="2026-09-20T04:42:00Z" w16du:dateUtc="2026-09-20T04:42:59Z">
        <w:r w:rsidRPr="382B8390">
          <w:rPr>
            <w:szCs w:val="18"/>
            <w:lang w:eastAsia="zh-CN"/>
            <w:rPrChange w:id="174" w:author="Zou, John Jiahong" w:date="2026-09-20T12:44:00Z" w16du:dateUtc="2026-09-20T04:44:00Z">
              <w:rPr/>
            </w:rPrChange>
          </w:rPr>
          <w:t>已</w:t>
        </w:r>
      </w:ins>
      <w:ins w:id="175" w:author="Zou, John Jiahong" w:date="2026-09-20T04:43:00Z" w16du:dateUtc="2026-09-20T04:43:06Z">
        <w:r w:rsidRPr="382B8390">
          <w:rPr>
            <w:szCs w:val="18"/>
            <w:lang w:eastAsia="zh-CN"/>
            <w:rPrChange w:id="176" w:author="Zou, John Jiahong" w:date="2026-09-20T12:44:00Z" w16du:dateUtc="2026-09-20T04:44:00Z">
              <w:rPr/>
            </w:rPrChange>
          </w:rPr>
          <w:t>得到更新</w:t>
        </w:r>
        <w:r w:rsidR="1938A62C" w:rsidRPr="382B8390">
          <w:rPr>
            <w:szCs w:val="18"/>
            <w:lang w:eastAsia="zh-CN"/>
            <w:rPrChange w:id="177" w:author="Zou, John Jiahong" w:date="2026-09-20T12:44:00Z" w16du:dateUtc="2026-09-20T04:44:00Z">
              <w:rPr/>
            </w:rPrChange>
          </w:rPr>
          <w:t>至</w:t>
        </w:r>
      </w:ins>
      <w:ins w:id="178" w:author="Zou, John Jiahong" w:date="2026-09-20T04:43:00Z" w16du:dateUtc="2026-09-20T04:43:10Z">
        <w:r w:rsidR="1938A62C" w:rsidRPr="382B8390">
          <w:rPr>
            <w:szCs w:val="18"/>
            <w:lang w:eastAsia="zh-CN"/>
            <w:rPrChange w:id="179" w:author="Zou, John Jiahong" w:date="2026-09-20T12:44:00Z" w16du:dateUtc="2026-09-20T04:44:00Z">
              <w:rPr/>
            </w:rPrChange>
          </w:rPr>
          <w:t xml:space="preserve"> </w:t>
        </w:r>
      </w:ins>
      <w:ins w:id="180" w:author="Zou, John Jiahong" w:date="2026-09-20T04:43:00Z" w16du:dateUtc="2026-09-20T04:43:15Z">
        <w:r w:rsidR="1938A62C" w:rsidRPr="382B8390">
          <w:rPr>
            <w:szCs w:val="18"/>
            <w:lang w:eastAsia="zh-CN"/>
            <w:rPrChange w:id="181" w:author="Zou, John Jiahong" w:date="2026-09-20T12:44:00Z" w16du:dateUtc="2026-09-20T04:44:00Z">
              <w:rPr/>
            </w:rPrChange>
          </w:rPr>
          <w:t xml:space="preserve">第二点中的 shipping log </w:t>
        </w:r>
      </w:ins>
      <w:ins w:id="182" w:author="Zou, John Jiahong" w:date="2026-09-20T04:43:00Z" w16du:dateUtc="2026-09-20T04:43:25Z">
        <w:r w:rsidR="1938A62C" w:rsidRPr="382B8390">
          <w:rPr>
            <w:szCs w:val="18"/>
            <w:lang w:eastAsia="zh-CN"/>
            <w:rPrChange w:id="183" w:author="Zou, John Jiahong" w:date="2026-09-20T12:44:00Z" w16du:dateUtc="2026-09-20T04:44:00Z">
              <w:rPr/>
            </w:rPrChange>
          </w:rPr>
          <w:t>子表内。</w:t>
        </w:r>
      </w:ins>
    </w:p>
    <w:p w14:paraId="0BCCB30B" w14:textId="5FD0A8E4" w:rsidR="05B08555" w:rsidRDefault="05B08555">
      <w:pPr>
        <w:pStyle w:val="ae"/>
        <w:numPr>
          <w:ilvl w:val="0"/>
          <w:numId w:val="10"/>
        </w:numPr>
        <w:spacing w:after="80"/>
        <w:rPr>
          <w:ins w:id="184" w:author="Zou, John Jiahong" w:date="2026-09-20T04:40:00Z" w16du:dateUtc="2026-09-20T04:40:19Z"/>
          <w:szCs w:val="18"/>
          <w:lang w:eastAsia="zh-CN"/>
          <w:rPrChange w:id="185" w:author="Zou, John Jiahong" w:date="2026-09-20T12:44:00Z" w16du:dateUtc="2026-09-20T04:44:00Z">
            <w:rPr>
              <w:ins w:id="186" w:author="Zou, John Jiahong" w:date="2026-09-20T04:40:00Z" w16du:dateUtc="2026-09-20T04:40:19Z"/>
            </w:rPr>
          </w:rPrChange>
        </w:rPr>
        <w:pPrChange w:id="187" w:author="Zou, John Jiahong" w:date="2026-09-20T12:44:00Z" w16du:dateUtc="2026-09-20T04:44:00Z">
          <w:pPr/>
        </w:pPrChange>
      </w:pPr>
      <w:ins w:id="188" w:author="Zou, John Jiahong" w:date="2026-09-20T04:40:00Z" w16du:dateUtc="2026-09-20T04:40:14Z">
        <w:del w:id="189" w:author="Ji, Scarlett Qing" w:date="2026-09-20T19:44:00Z" w16du:dateUtc="2026-09-20T11:44:00Z">
          <w:r w:rsidRPr="382B8390" w:rsidDel="00D233F5">
            <w:rPr>
              <w:szCs w:val="18"/>
              <w:lang w:eastAsia="zh-CN"/>
              <w:rPrChange w:id="190" w:author="Zou, John Jiahong" w:date="2026-09-20T12:44:00Z" w16du:dateUtc="2026-09-20T04:44:00Z">
                <w:rPr/>
              </w:rPrChange>
            </w:rPr>
            <w:delText>2</w:delText>
          </w:r>
        </w:del>
      </w:ins>
      <w:ins w:id="191" w:author="Zou, John Jiahong" w:date="2026-09-20T04:40:00Z" w16du:dateUtc="2026-09-20T04:40:15Z">
        <w:del w:id="192" w:author="Ji, Scarlett Qing" w:date="2026-09-20T19:44:00Z" w16du:dateUtc="2026-09-20T11:44:00Z">
          <w:r w:rsidRPr="382B8390" w:rsidDel="00D233F5">
            <w:rPr>
              <w:szCs w:val="18"/>
              <w:lang w:eastAsia="zh-CN"/>
              <w:rPrChange w:id="193" w:author="Zou, John Jiahong" w:date="2026-09-20T12:44:00Z" w16du:dateUtc="2026-09-20T04:44:00Z">
                <w:rPr/>
              </w:rPrChange>
            </w:rPr>
            <w:delText>.</w:delText>
          </w:r>
        </w:del>
      </w:ins>
      <w:ins w:id="194" w:author="Zou, John Jiahong" w:date="2026-09-20T04:37:00Z" w16du:dateUtc="2026-09-20T04:37:17Z">
        <w:r w:rsidR="76F3CD44" w:rsidRPr="382B8390">
          <w:rPr>
            <w:szCs w:val="18"/>
            <w:lang w:eastAsia="zh-CN"/>
            <w:rPrChange w:id="195" w:author="Zou, John Jiahong" w:date="2026-09-20T12:44:00Z" w16du:dateUtc="2026-09-20T04:44:00Z">
              <w:rPr/>
            </w:rPrChange>
          </w:rPr>
          <w:t>业务老师经过线下确认完差异问题</w:t>
        </w:r>
      </w:ins>
      <w:ins w:id="196" w:author="Zou, John Jiahong" w:date="2026-09-20T04:37:00Z" w16du:dateUtc="2026-09-20T04:37:20Z">
        <w:r w:rsidR="76F3CD44" w:rsidRPr="382B8390">
          <w:rPr>
            <w:szCs w:val="18"/>
            <w:lang w:eastAsia="zh-CN"/>
            <w:rPrChange w:id="197" w:author="Zou, John Jiahong" w:date="2026-09-20T12:44:00Z" w16du:dateUtc="2026-09-20T04:44:00Z">
              <w:rPr/>
            </w:rPrChange>
          </w:rPr>
          <w:t>，</w:t>
        </w:r>
      </w:ins>
      <w:ins w:id="198" w:author="Zou, John Jiahong" w:date="2026-09-20T04:37:00Z" w16du:dateUtc="2026-09-20T04:37:29Z">
        <w:r w:rsidR="76F3CD44" w:rsidRPr="382B8390">
          <w:rPr>
            <w:szCs w:val="18"/>
            <w:lang w:eastAsia="zh-CN"/>
            <w:rPrChange w:id="199" w:author="Zou, John Jiahong" w:date="2026-09-20T12:44:00Z" w16du:dateUtc="2026-09-20T04:44:00Z">
              <w:rPr/>
            </w:rPrChange>
          </w:rPr>
          <w:t>并人工确认完 shipping log</w:t>
        </w:r>
      </w:ins>
      <w:ins w:id="200" w:author="Zou, John Jiahong" w:date="2026-09-20T04:37:00Z" w16du:dateUtc="2026-09-20T04:37:36Z">
        <w:r w:rsidR="76F3CD44" w:rsidRPr="382B8390">
          <w:rPr>
            <w:szCs w:val="18"/>
            <w:lang w:eastAsia="zh-CN"/>
            <w:rPrChange w:id="201" w:author="Zou, John Jiahong" w:date="2026-09-20T12:44:00Z" w16du:dateUtc="2026-09-20T04:44:00Z">
              <w:rPr/>
            </w:rPrChange>
          </w:rPr>
          <w:t xml:space="preserve"> </w:t>
        </w:r>
      </w:ins>
      <w:ins w:id="202" w:author="Zou, John Jiahong" w:date="2026-09-20T04:37:00Z" w16du:dateUtc="2026-09-20T04:37:44Z">
        <w:r w:rsidR="76F3CD44" w:rsidRPr="382B8390">
          <w:rPr>
            <w:szCs w:val="18"/>
            <w:lang w:eastAsia="zh-CN"/>
            <w:rPrChange w:id="203" w:author="Zou, John Jiahong" w:date="2026-09-20T12:44:00Z" w16du:dateUtc="2026-09-20T04:44:00Z">
              <w:rPr/>
            </w:rPrChange>
          </w:rPr>
          <w:t>已经完成更新后， 通过</w:t>
        </w:r>
      </w:ins>
      <w:ins w:id="204" w:author="Zou, John Jiahong" w:date="2026-09-20T04:37:00Z" w16du:dateUtc="2026-09-20T04:37:46Z">
        <w:r w:rsidR="76F3CD44" w:rsidRPr="382B8390">
          <w:rPr>
            <w:szCs w:val="18"/>
            <w:lang w:eastAsia="zh-CN"/>
            <w:rPrChange w:id="205" w:author="Zou, John Jiahong" w:date="2026-09-20T12:44:00Z" w16du:dateUtc="2026-09-20T04:44:00Z">
              <w:rPr/>
            </w:rPrChange>
          </w:rPr>
          <w:t>PTS</w:t>
        </w:r>
      </w:ins>
      <w:ins w:id="206" w:author="Zou, John Jiahong" w:date="2026-09-20T04:37:00Z" w16du:dateUtc="2026-09-20T04:37:56Z">
        <w:r w:rsidR="76F3CD44" w:rsidRPr="382B8390">
          <w:rPr>
            <w:szCs w:val="18"/>
            <w:lang w:eastAsia="zh-CN"/>
            <w:rPrChange w:id="207" w:author="Zou, John Jiahong" w:date="2026-09-20T12:44:00Z" w16du:dateUtc="2026-09-20T04:44:00Z">
              <w:rPr/>
            </w:rPrChange>
          </w:rPr>
          <w:t>平台上传指定</w:t>
        </w:r>
      </w:ins>
      <w:ins w:id="208" w:author="Zou, John Jiahong" w:date="2026-09-20T04:40:00Z" w16du:dateUtc="2026-09-20T04:40:43Z">
        <w:r w:rsidR="3E21DDBC" w:rsidRPr="382B8390">
          <w:rPr>
            <w:szCs w:val="18"/>
            <w:lang w:eastAsia="zh-CN"/>
            <w:rPrChange w:id="209" w:author="Zou, John Jiahong" w:date="2026-09-20T12:44:00Z" w16du:dateUtc="2026-09-20T04:44:00Z">
              <w:rPr/>
            </w:rPrChange>
          </w:rPr>
          <w:t>提单</w:t>
        </w:r>
      </w:ins>
      <w:ins w:id="210" w:author="Zou, John Jiahong" w:date="2026-09-20T04:38:00Z" w16du:dateUtc="2026-09-20T04:38:07Z">
        <w:r w:rsidR="4FBD80DB" w:rsidRPr="382B8390">
          <w:rPr>
            <w:szCs w:val="18"/>
            <w:lang w:eastAsia="zh-CN"/>
            <w:rPrChange w:id="211" w:author="Zou, John Jiahong" w:date="2026-09-20T12:44:00Z" w16du:dateUtc="2026-09-20T04:44:00Z">
              <w:rPr>
                <w:b/>
                <w:highlight w:val="yellow"/>
              </w:rPr>
            </w:rPrChange>
          </w:rPr>
          <w:t>+</w:t>
        </w:r>
      </w:ins>
      <w:ins w:id="212" w:author="Zou, John Jiahong" w:date="2026-09-20T04:38:00Z" w16du:dateUtc="2026-09-20T04:38:17Z">
        <w:r w:rsidR="4FBD80DB" w:rsidRPr="382B8390">
          <w:rPr>
            <w:szCs w:val="18"/>
            <w:lang w:eastAsia="zh-CN"/>
            <w:rPrChange w:id="213" w:author="Zou, John Jiahong" w:date="2026-09-20T12:44:00Z" w16du:dateUtc="2026-09-20T04:44:00Z">
              <w:rPr>
                <w:b/>
                <w:highlight w:val="yellow"/>
              </w:rPr>
            </w:rPrChange>
          </w:rPr>
          <w:t xml:space="preserve">时间 </w:t>
        </w:r>
      </w:ins>
      <w:ins w:id="214" w:author="Zou, John Jiahong" w:date="2026-09-20T04:38:00Z" w16du:dateUtc="2026-09-20T04:38:42Z">
        <w:r w:rsidR="4FBD80DB" w:rsidRPr="382B8390">
          <w:rPr>
            <w:szCs w:val="18"/>
            <w:lang w:eastAsia="zh-CN"/>
            <w:rPrChange w:id="215" w:author="Zou, John Jiahong" w:date="2026-09-20T12:44:00Z" w16du:dateUtc="2026-09-20T04:44:00Z">
              <w:rPr>
                <w:highlight w:val="yellow"/>
              </w:rPr>
            </w:rPrChange>
          </w:rPr>
          <w:t>维度的</w:t>
        </w:r>
        <w:r w:rsidR="4FBD80DB" w:rsidRPr="382B8390">
          <w:rPr>
            <w:szCs w:val="18"/>
            <w:lang w:eastAsia="zh-CN"/>
            <w:rPrChange w:id="216" w:author="Zou, John Jiahong" w:date="2026-09-20T12:44:00Z" w16du:dateUtc="2026-09-20T04:44:00Z">
              <w:rPr/>
            </w:rPrChange>
          </w:rPr>
          <w:t xml:space="preserve"> shipping log</w:t>
        </w:r>
      </w:ins>
      <w:ins w:id="217" w:author="Zou, John Jiahong" w:date="2026-09-20T04:38:00Z" w16du:dateUtc="2026-09-20T04:38:57Z">
        <w:r w:rsidR="4FBD80DB" w:rsidRPr="382B8390">
          <w:rPr>
            <w:szCs w:val="18"/>
            <w:lang w:eastAsia="zh-CN"/>
            <w:rPrChange w:id="218" w:author="Zou, John Jiahong" w:date="2026-09-20T12:44:00Z" w16du:dateUtc="2026-09-20T04:44:00Z">
              <w:rPr/>
            </w:rPrChange>
          </w:rPr>
          <w:t xml:space="preserve"> </w:t>
        </w:r>
      </w:ins>
      <w:ins w:id="219" w:author="Zou, John Jiahong" w:date="2026-09-20T04:39:00Z" w16du:dateUtc="2026-09-20T04:39:02Z">
        <w:r w:rsidR="4FBD80DB" w:rsidRPr="382B8390">
          <w:rPr>
            <w:szCs w:val="18"/>
            <w:lang w:eastAsia="zh-CN"/>
            <w:rPrChange w:id="220" w:author="Zou, John Jiahong" w:date="2026-09-20T12:44:00Z" w16du:dateUtc="2026-09-20T04:44:00Z">
              <w:rPr/>
            </w:rPrChange>
          </w:rPr>
          <w:t>子表</w:t>
        </w:r>
      </w:ins>
      <w:ins w:id="221" w:author="Zou, John Jiahong" w:date="2026-09-20T04:39:00Z" w16du:dateUtc="2026-09-20T04:39:09Z">
        <w:r w:rsidR="5326564C" w:rsidRPr="382B8390">
          <w:rPr>
            <w:szCs w:val="18"/>
            <w:lang w:eastAsia="zh-CN"/>
            <w:rPrChange w:id="222" w:author="Zou, John Jiahong" w:date="2026-09-20T12:44:00Z" w16du:dateUtc="2026-09-20T04:44:00Z">
              <w:rPr/>
            </w:rPrChange>
          </w:rPr>
          <w:t>（该表上传后，系统自动存储至对应PDC</w:t>
        </w:r>
      </w:ins>
      <w:ins w:id="223" w:author="Zou, John Jiahong" w:date="2026-09-20T04:40:00Z" w16du:dateUtc="2026-09-20T04:40:07Z">
        <w:r w:rsidR="5326564C" w:rsidRPr="382B8390">
          <w:rPr>
            <w:szCs w:val="18"/>
            <w:lang w:eastAsia="zh-CN"/>
            <w:rPrChange w:id="224" w:author="Zou, John Jiahong" w:date="2026-09-20T12:44:00Z" w16du:dateUtc="2026-09-20T04:44:00Z">
              <w:rPr/>
            </w:rPrChange>
          </w:rPr>
          <w:t>目录下</w:t>
        </w:r>
      </w:ins>
      <w:ins w:id="225" w:author="Zou, John Jiahong" w:date="2026-09-20T04:39:00Z" w16du:dateUtc="2026-09-20T04:39:09Z">
        <w:r w:rsidR="5326564C" w:rsidRPr="382B8390">
          <w:rPr>
            <w:szCs w:val="18"/>
            <w:lang w:eastAsia="zh-CN"/>
            <w:rPrChange w:id="226" w:author="Zou, John Jiahong" w:date="2026-09-20T12:44:00Z" w16du:dateUtc="2026-09-20T04:44:00Z">
              <w:rPr/>
            </w:rPrChange>
          </w:rPr>
          <w:t>）</w:t>
        </w:r>
      </w:ins>
      <w:ins w:id="227" w:author="Zou, John Jiahong" w:date="2026-09-20T04:40:00Z" w16du:dateUtc="2026-09-20T04:40:18Z">
        <w:r w:rsidR="0049CA6F" w:rsidRPr="382B8390">
          <w:rPr>
            <w:szCs w:val="18"/>
            <w:lang w:eastAsia="zh-CN"/>
            <w:rPrChange w:id="228" w:author="Zou, John Jiahong" w:date="2026-09-20T12:44:00Z" w16du:dateUtc="2026-09-20T04:44:00Z">
              <w:rPr/>
            </w:rPrChange>
          </w:rPr>
          <w:t>。</w:t>
        </w:r>
      </w:ins>
    </w:p>
    <w:p w14:paraId="737A74C8" w14:textId="5971668F" w:rsidR="00853D00" w:rsidRDefault="0049CA6F">
      <w:pPr>
        <w:pStyle w:val="ae"/>
        <w:numPr>
          <w:ilvl w:val="0"/>
          <w:numId w:val="10"/>
        </w:numPr>
        <w:spacing w:after="80"/>
        <w:rPr>
          <w:szCs w:val="18"/>
          <w:lang w:eastAsia="zh-CN"/>
          <w:rPrChange w:id="229" w:author="Zou, John Jiahong" w:date="2026-09-20T12:44:00Z" w16du:dateUtc="2026-09-20T04:44:00Z">
            <w:rPr/>
          </w:rPrChange>
        </w:rPr>
        <w:pPrChange w:id="230" w:author="Zou, John Jiahong" w:date="2026-09-20T12:44:00Z" w16du:dateUtc="2026-09-20T04:44:00Z">
          <w:pPr/>
        </w:pPrChange>
      </w:pPr>
      <w:ins w:id="231" w:author="Zou, John Jiahong" w:date="2026-09-20T04:40:00Z" w16du:dateUtc="2026-09-20T04:40:58Z">
        <w:del w:id="232" w:author="Ji, Scarlett Qing" w:date="2026-09-20T19:44:00Z" w16du:dateUtc="2026-09-20T11:44:00Z">
          <w:r w:rsidRPr="382B8390" w:rsidDel="00D233F5">
            <w:rPr>
              <w:szCs w:val="18"/>
              <w:lang w:eastAsia="zh-CN"/>
              <w:rPrChange w:id="233" w:author="Zou, John Jiahong" w:date="2026-09-20T12:44:00Z" w16du:dateUtc="2026-09-20T04:44:00Z">
                <w:rPr/>
              </w:rPrChange>
            </w:rPr>
            <w:delText>3.</w:delText>
          </w:r>
        </w:del>
        <w:r w:rsidR="4196470E" w:rsidRPr="382B8390">
          <w:rPr>
            <w:szCs w:val="18"/>
            <w:lang w:eastAsia="zh-CN"/>
            <w:rPrChange w:id="234" w:author="Zou, John Jiahong" w:date="2026-09-20T12:44:00Z" w16du:dateUtc="2026-09-20T04:44:00Z">
              <w:rPr/>
            </w:rPrChange>
          </w:rPr>
          <w:t xml:space="preserve">用户通过PTS </w:t>
        </w:r>
      </w:ins>
      <w:ins w:id="235" w:author="Zou, John Jiahong" w:date="2026-09-20T04:40:00Z" w16du:dateUtc="2026-09-20T04:40:59Z">
        <w:r w:rsidR="4196470E" w:rsidRPr="382B8390">
          <w:rPr>
            <w:szCs w:val="18"/>
            <w:lang w:eastAsia="zh-CN"/>
            <w:rPrChange w:id="236" w:author="Zou, John Jiahong" w:date="2026-09-20T12:44:00Z" w16du:dateUtc="2026-09-20T04:44:00Z">
              <w:rPr/>
            </w:rPrChange>
          </w:rPr>
          <w:t>在</w:t>
        </w:r>
      </w:ins>
      <w:ins w:id="237" w:author="Zou, John Jiahong" w:date="2026-09-20T04:41:00Z" w16du:dateUtc="2026-09-20T04:41:10Z">
        <w:r w:rsidR="4196470E" w:rsidRPr="382B8390">
          <w:rPr>
            <w:szCs w:val="18"/>
            <w:lang w:eastAsia="zh-CN"/>
            <w:rPrChange w:id="238" w:author="Zou, John Jiahong" w:date="2026-09-20T12:44:00Z" w16du:dateUtc="2026-09-20T04:44:00Z">
              <w:rPr/>
            </w:rPrChange>
          </w:rPr>
          <w:t>数据准备完整后，</w:t>
        </w:r>
      </w:ins>
      <w:ins w:id="239" w:author="Zou, John Jiahong" w:date="2026-09-20T04:41:00Z" w16du:dateUtc="2026-09-20T04:41:27Z">
        <w:r w:rsidR="4196470E" w:rsidRPr="382B8390">
          <w:rPr>
            <w:szCs w:val="18"/>
            <w:lang w:eastAsia="zh-CN"/>
            <w:rPrChange w:id="240" w:author="Zou, John Jiahong" w:date="2026-09-20T12:44:00Z" w16du:dateUtc="2026-09-20T04:44:00Z">
              <w:rPr/>
            </w:rPrChange>
          </w:rPr>
          <w:t>手动触发重新执行流程。</w:t>
        </w:r>
      </w:ins>
    </w:p>
    <w:sectPr w:rsidR="00853D00" w:rsidSect="00034616">
      <w:headerReference w:type="default" r:id="rId45"/>
      <w:footerReference w:type="default" r:id="rId46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Ji, Scarlett Qing" w:date="2026-09-03T15:27:00Z" w:initials="SJ">
    <w:p w14:paraId="03C165C0" w14:textId="77777777" w:rsidR="00B77632" w:rsidRDefault="00B77632" w:rsidP="00B77632">
      <w:pPr>
        <w:pStyle w:val="aff9"/>
        <w:rPr>
          <w:rFonts w:hint="eastAsia"/>
        </w:rPr>
      </w:pPr>
      <w:r>
        <w:rPr>
          <w:rStyle w:val="affb"/>
          <w:rFonts w:hint="eastAsia"/>
        </w:rPr>
        <w:annotationRef/>
      </w:r>
      <w:r>
        <w:rPr>
          <w:rFonts w:hint="eastAsia"/>
        </w:rPr>
        <w:t>如何Trigger</w:t>
      </w:r>
    </w:p>
  </w:comment>
  <w:comment w:id="2" w:author="Hou, Amalia Yifan" w:date="2026-09-03T17:09:00Z" w:initials="AH">
    <w:p w14:paraId="354A00DA" w14:textId="77777777" w:rsidR="008C5BC2" w:rsidRDefault="008C5BC2" w:rsidP="008C5BC2">
      <w:pPr>
        <w:pStyle w:val="aff9"/>
        <w:rPr>
          <w:rFonts w:hint="eastAsia"/>
        </w:rPr>
      </w:pPr>
      <w:r>
        <w:rPr>
          <w:rStyle w:val="affb"/>
        </w:rPr>
        <w:annotationRef/>
      </w:r>
      <w:r>
        <w:t>每周一跑</w:t>
      </w:r>
    </w:p>
  </w:comment>
  <w:comment w:id="13" w:author="Hou, Amalia Yifan" w:date="2026-09-03T14:48:00Z" w:initials="AH">
    <w:p w14:paraId="2B9A024F" w14:textId="77777777" w:rsidR="00825AE8" w:rsidRDefault="00825AE8" w:rsidP="00825AE8">
      <w:pPr>
        <w:pStyle w:val="aff9"/>
        <w:rPr>
          <w:rFonts w:hint="eastAsia"/>
        </w:rPr>
      </w:pPr>
      <w:r>
        <w:rPr>
          <w:rStyle w:val="affb"/>
        </w:rPr>
        <w:annotationRef/>
      </w:r>
      <w:r>
        <w:t>登录信息？</w:t>
      </w:r>
    </w:p>
  </w:comment>
  <w:comment w:id="14" w:author="Hou, Amalia Yifan" w:date="2026-09-03T17:15:00Z" w:initials="AH">
    <w:p w14:paraId="3A441901" w14:textId="77777777" w:rsidR="00402533" w:rsidRDefault="00402533" w:rsidP="00402533">
      <w:pPr>
        <w:pStyle w:val="aff9"/>
        <w:rPr>
          <w:rFonts w:hint="eastAsia"/>
        </w:rPr>
      </w:pPr>
      <w:r>
        <w:rPr>
          <w:rStyle w:val="affb"/>
        </w:rPr>
        <w:annotationRef/>
      </w:r>
      <w:r>
        <w:t>无验证部分</w:t>
      </w:r>
    </w:p>
  </w:comment>
  <w:comment w:id="16" w:author="Zou, John Jiahong" w:date="2026-09-03T17:17:00Z" w:initials="ZJ">
    <w:p w14:paraId="08D2767B" w14:textId="161EFB81" w:rsidR="00A76636" w:rsidRDefault="00A76636">
      <w:pPr>
        <w:pStyle w:val="aff9"/>
        <w:rPr>
          <w:rFonts w:hint="eastAsia"/>
        </w:rPr>
      </w:pPr>
      <w:r>
        <w:rPr>
          <w:rStyle w:val="affb"/>
        </w:rPr>
        <w:annotationRef/>
      </w:r>
      <w:r w:rsidRPr="2F6C2983">
        <w:t>需要咨询MB IT老师，确认登录所需的网络权限（VPN/内网账号）</w:t>
      </w:r>
    </w:p>
  </w:comment>
  <w:comment w:id="26" w:author="Ji, Scarlett Qing" w:date="2026-09-03T15:29:00Z" w:initials="SJ">
    <w:p w14:paraId="1BDCF41A" w14:textId="77777777" w:rsidR="00AD51A8" w:rsidRDefault="00AD51A8" w:rsidP="00AD51A8">
      <w:pPr>
        <w:pStyle w:val="aff9"/>
        <w:rPr>
          <w:rFonts w:hint="eastAsia"/>
        </w:rPr>
      </w:pPr>
      <w:r>
        <w:rPr>
          <w:rStyle w:val="affb"/>
          <w:rFonts w:hint="eastAsia"/>
        </w:rPr>
        <w:annotationRef/>
      </w:r>
      <w:r>
        <w:rPr>
          <w:rFonts w:hint="eastAsia"/>
        </w:rPr>
        <w:t>如何判断是否为新增的提单</w:t>
      </w:r>
    </w:p>
  </w:comment>
  <w:comment w:id="27" w:author="Hou, Amalia Yifan" w:date="2026-09-03T17:16:00Z" w:initials="AH">
    <w:p w14:paraId="7BD31F7F" w14:textId="77777777" w:rsidR="001B2FDE" w:rsidRDefault="001B2FDE" w:rsidP="001B2FDE">
      <w:pPr>
        <w:pStyle w:val="aff9"/>
        <w:rPr>
          <w:rFonts w:hint="eastAsia"/>
        </w:rPr>
      </w:pPr>
      <w:r>
        <w:rPr>
          <w:rStyle w:val="affb"/>
        </w:rPr>
        <w:annotationRef/>
      </w:r>
      <w:r>
        <w:t>created字段 向前一周 会后会补</w:t>
      </w:r>
    </w:p>
  </w:comment>
  <w:comment w:id="28" w:author="Zou, John Jiahong" w:date="2026-09-03T19:08:00Z" w:initials="ZJ">
    <w:p w14:paraId="220D6BC8" w14:textId="3860C3C8" w:rsidR="00CF0F69" w:rsidRDefault="00CF0F69">
      <w:pPr>
        <w:pStyle w:val="aff9"/>
        <w:rPr>
          <w:rFonts w:hint="eastAsia"/>
        </w:rPr>
      </w:pPr>
      <w:r>
        <w:rPr>
          <w:rStyle w:val="affb"/>
        </w:rPr>
        <w:annotationRef/>
      </w:r>
      <w:r w:rsidRPr="1B3E0281">
        <w:t>如果存在美表中漏数的情况，线下沟通后重新补数后，表单中的creat date时间预计会如何显示？是否会回溯到历史时间？</w:t>
      </w:r>
    </w:p>
  </w:comment>
  <w:comment w:id="44" w:author="Hou, Amalia Yifan" w:date="2026-09-03T14:54:00Z" w:initials="AH">
    <w:p w14:paraId="1992C03C" w14:textId="77777777" w:rsidR="00716936" w:rsidRDefault="00716936" w:rsidP="00716936">
      <w:pPr>
        <w:pStyle w:val="aff9"/>
        <w:rPr>
          <w:rFonts w:hint="eastAsia"/>
        </w:rPr>
      </w:pPr>
      <w:r>
        <w:rPr>
          <w:rStyle w:val="affb"/>
        </w:rPr>
        <w:annotationRef/>
      </w:r>
      <w:r>
        <w:t>这是excel名吗 BL号来源于？</w:t>
      </w:r>
    </w:p>
  </w:comment>
  <w:comment w:id="45" w:author="Ji, Scarlett Qing" w:date="2026-09-03T15:39:00Z" w:initials="SJ">
    <w:p w14:paraId="3F665E5D" w14:textId="77777777" w:rsidR="00F81C02" w:rsidRDefault="00F81C02" w:rsidP="00F81C02">
      <w:pPr>
        <w:pStyle w:val="aff9"/>
        <w:rPr>
          <w:rFonts w:hint="eastAsia"/>
        </w:rPr>
      </w:pPr>
      <w:r>
        <w:rPr>
          <w:rStyle w:val="affb"/>
          <w:rFonts w:hint="eastAsia"/>
        </w:rPr>
        <w:annotationRef/>
      </w:r>
      <w:r>
        <w:rPr>
          <w:rFonts w:hint="eastAsia"/>
        </w:rPr>
        <w:t>这和大表是2个文件对不</w:t>
      </w:r>
    </w:p>
  </w:comment>
  <w:comment w:id="46" w:author="Hou, Amalia Yifan" w:date="2026-09-03T17:18:00Z" w:initials="AH">
    <w:p w14:paraId="13AFFA59" w14:textId="77777777" w:rsidR="00E4193E" w:rsidRDefault="00E4193E" w:rsidP="00E4193E">
      <w:pPr>
        <w:pStyle w:val="aff9"/>
        <w:rPr>
          <w:rFonts w:hint="eastAsia"/>
        </w:rPr>
      </w:pPr>
      <w:r>
        <w:rPr>
          <w:rStyle w:val="affb"/>
        </w:rPr>
        <w:annotationRef/>
      </w:r>
      <w:r>
        <w:t>BL号来源于D列，一个号码对应一个shipment 即根据D列拆分</w:t>
      </w:r>
    </w:p>
  </w:comment>
  <w:comment w:id="60" w:author="Ji, Scarlett Qing" w:date="2026-09-03T15:41:00Z" w:initials="SJ">
    <w:p w14:paraId="04149753" w14:textId="77777777" w:rsidR="00C41319" w:rsidRDefault="00C41319" w:rsidP="00C41319">
      <w:pPr>
        <w:pStyle w:val="aff9"/>
        <w:rPr>
          <w:rFonts w:hint="eastAsia"/>
        </w:rPr>
      </w:pPr>
      <w:r>
        <w:rPr>
          <w:rStyle w:val="affb"/>
          <w:rFonts w:hint="eastAsia"/>
        </w:rPr>
        <w:annotationRef/>
      </w:r>
      <w:r>
        <w:rPr>
          <w:rFonts w:hint="eastAsia"/>
        </w:rPr>
        <w:t>也是有一个BL PDF附件，需要提取信息，依据BL号和大表里对比，看是否已经存在记录？</w:t>
      </w:r>
    </w:p>
  </w:comment>
  <w:comment w:id="61" w:author="Zou, John Jiahong" w:date="2026-09-03T19:10:00Z" w:initials="ZJ">
    <w:p w14:paraId="47D22D89" w14:textId="1D8CEE95" w:rsidR="00CF0F69" w:rsidRDefault="00CF0F69">
      <w:pPr>
        <w:pStyle w:val="aff9"/>
        <w:rPr>
          <w:rFonts w:hint="eastAsia"/>
        </w:rPr>
      </w:pPr>
      <w:r>
        <w:rPr>
          <w:rStyle w:val="affb"/>
        </w:rPr>
        <w:annotationRef/>
      </w:r>
      <w:r w:rsidRPr="0DCA9FA9">
        <w:t>是</w:t>
      </w:r>
    </w:p>
  </w:comment>
  <w:comment w:id="73" w:author="Ji, Scarlett Qing" w:date="2026-09-03T15:35:00Z" w:initials="SJ">
    <w:p w14:paraId="231D881E" w14:textId="77777777" w:rsidR="0093436E" w:rsidRDefault="0093436E" w:rsidP="0093436E">
      <w:pPr>
        <w:pStyle w:val="aff9"/>
        <w:rPr>
          <w:rFonts w:hint="eastAsia"/>
        </w:rPr>
      </w:pPr>
      <w:r>
        <w:rPr>
          <w:rStyle w:val="affb"/>
          <w:rFonts w:hint="eastAsia"/>
        </w:rPr>
        <w:annotationRef/>
      </w:r>
      <w:r>
        <w:rPr>
          <w:rFonts w:hint="eastAsia"/>
        </w:rPr>
        <w:t>待明确搜索①限定发件人②邮箱标题含什么字段</w:t>
      </w:r>
    </w:p>
  </w:comment>
  <w:comment w:id="74" w:author="Hou, Amalia Yifan" w:date="2026-09-03T17:21:00Z" w:initials="AH">
    <w:p w14:paraId="610A277F" w14:textId="77777777" w:rsidR="00C736B5" w:rsidRDefault="00C736B5" w:rsidP="00C736B5">
      <w:pPr>
        <w:pStyle w:val="aff9"/>
        <w:rPr>
          <w:rFonts w:hint="eastAsia"/>
        </w:rPr>
      </w:pPr>
      <w:r>
        <w:rPr>
          <w:rStyle w:val="affb"/>
        </w:rPr>
        <w:annotationRef/>
      </w:r>
      <w:r>
        <w:t>Seaway Bill</w:t>
      </w:r>
    </w:p>
  </w:comment>
  <w:comment w:id="80" w:author="Ji, Scarlett Qing" w:date="2026-09-03T15:41:00Z" w:initials="SJ">
    <w:p w14:paraId="07C3E742" w14:textId="77777777" w:rsidR="000509ED" w:rsidRDefault="000509ED" w:rsidP="000509ED">
      <w:pPr>
        <w:pStyle w:val="aff9"/>
        <w:rPr>
          <w:rFonts w:hint="eastAsia"/>
        </w:rPr>
      </w:pPr>
      <w:r>
        <w:rPr>
          <w:rStyle w:val="affb"/>
          <w:rFonts w:hint="eastAsia"/>
        </w:rPr>
        <w:annotationRef/>
      </w:r>
      <w:r>
        <w:rPr>
          <w:rFonts w:hint="eastAsia"/>
        </w:rPr>
        <w:t>是否填入大表，具体需要填什么字段</w:t>
      </w:r>
    </w:p>
  </w:comment>
  <w:comment w:id="81" w:author="Hou, Amalia Yifan" w:date="2026-09-03T17:25:00Z" w:initials="AH">
    <w:p w14:paraId="3FC91B86" w14:textId="77777777" w:rsidR="00B07526" w:rsidRDefault="00B07526" w:rsidP="00B07526">
      <w:pPr>
        <w:pStyle w:val="aff9"/>
        <w:rPr>
          <w:rFonts w:hint="eastAsia"/>
        </w:rPr>
      </w:pPr>
      <w:r>
        <w:rPr>
          <w:rStyle w:val="affb"/>
        </w:rPr>
        <w:annotationRef/>
      </w:r>
      <w:r>
        <w:t>有可能shippinglog里有但没有bl 也可能bl有sl里没有 所以需要对一下 需要sl下载和邮箱里搜出来bl对一下</w:t>
      </w:r>
    </w:p>
  </w:comment>
  <w:comment w:id="82" w:author="Hou, Amalia Yifan" w:date="2026-09-03T17:26:00Z" w:initials="AH">
    <w:p w14:paraId="1A226719" w14:textId="77777777" w:rsidR="000A098B" w:rsidRDefault="000A098B" w:rsidP="000A098B">
      <w:pPr>
        <w:pStyle w:val="aff9"/>
        <w:rPr>
          <w:rFonts w:hint="eastAsia"/>
        </w:rPr>
      </w:pPr>
      <w:r>
        <w:rPr>
          <w:rStyle w:val="affb"/>
        </w:rPr>
        <w:annotationRef/>
      </w:r>
      <w:r>
        <w:t>有问题的话去o列写异常反馈</w:t>
      </w:r>
    </w:p>
  </w:comment>
  <w:comment w:id="83" w:author="Zou, John Jiahong" w:date="2026-09-03T19:17:00Z" w:initials="ZJ">
    <w:p w14:paraId="0488B75F" w14:textId="285515D8" w:rsidR="00CF0F69" w:rsidRDefault="00CF0F69">
      <w:pPr>
        <w:pStyle w:val="aff9"/>
        <w:rPr>
          <w:rFonts w:hint="eastAsia"/>
        </w:rPr>
      </w:pPr>
      <w:r>
        <w:rPr>
          <w:rStyle w:val="affb"/>
        </w:rPr>
        <w:annotationRef/>
      </w:r>
      <w:r w:rsidRPr="3151A0CD">
        <w:t>BL如果运单生成后，且尚未生成BL号，属于正常业务时间GAP；最场时限不超过N（配置时限，业务期望约3周）则不进行提醒；超出最长时限后，系统提示；----该处设计中需要增加配置，灵活设置N。</w:t>
      </w:r>
    </w:p>
  </w:comment>
  <w:comment w:id="85" w:author="Hou, Amalia Yifan" w:date="2026-09-03T17:37:00Z" w:initials="AH">
    <w:p w14:paraId="45245295" w14:textId="77777777" w:rsidR="00BB0476" w:rsidRDefault="00BB0476" w:rsidP="00BB0476">
      <w:pPr>
        <w:pStyle w:val="aff9"/>
        <w:rPr>
          <w:rFonts w:hint="eastAsia"/>
        </w:rPr>
      </w:pPr>
      <w:r>
        <w:rPr>
          <w:rStyle w:val="affb"/>
        </w:rPr>
        <w:annotationRef/>
      </w:r>
      <w:r>
        <w:t>字段对应关系会后会标</w:t>
      </w:r>
    </w:p>
  </w:comment>
  <w:comment w:id="96" w:author="Zou, John Jiahong" w:date="2026-09-03T15:55:00Z" w:initials="ZJ">
    <w:p w14:paraId="3FCAA9E2" w14:textId="3694D120" w:rsidR="00CB23A2" w:rsidRDefault="00CB23A2">
      <w:pPr>
        <w:pStyle w:val="aff9"/>
        <w:rPr>
          <w:rFonts w:hint="eastAsia"/>
        </w:rPr>
      </w:pPr>
      <w:r>
        <w:rPr>
          <w:rStyle w:val="affb"/>
        </w:rPr>
        <w:annotationRef/>
      </w:r>
      <w:r w:rsidRPr="09F100D2">
        <w:t>BL_Excel是指哪一份表单？</w:t>
      </w:r>
    </w:p>
  </w:comment>
  <w:comment w:id="97" w:author="Hou, Amalia Yifan" w:date="2026-09-03T17:40:00Z" w:initials="AH">
    <w:p w14:paraId="0B3D1BB9" w14:textId="77777777" w:rsidR="00621015" w:rsidRDefault="00DD6344" w:rsidP="00621015">
      <w:pPr>
        <w:pStyle w:val="aff9"/>
        <w:rPr>
          <w:rFonts w:hint="eastAsia"/>
        </w:rPr>
      </w:pPr>
      <w:r>
        <w:rPr>
          <w:rStyle w:val="affb"/>
        </w:rPr>
        <w:annotationRef/>
      </w:r>
      <w:r w:rsidR="00621015">
        <w:t>bl模板</w:t>
      </w:r>
    </w:p>
  </w:comment>
  <w:comment w:id="98" w:author="Hou, Amalia Yifan" w:date="2026-09-03T17:44:00Z" w:initials="AH">
    <w:p w14:paraId="7ADD7C55" w14:textId="77777777" w:rsidR="007D294D" w:rsidRDefault="007D294D" w:rsidP="007D294D">
      <w:pPr>
        <w:pStyle w:val="aff9"/>
        <w:rPr>
          <w:rFonts w:hint="eastAsia"/>
        </w:rPr>
      </w:pPr>
      <w:r>
        <w:rPr>
          <w:rStyle w:val="affb"/>
        </w:rPr>
        <w:annotationRef/>
      </w:r>
      <w:r>
        <w:t>Shipping log 是从发货方获取的信息，需要存到sl里，需要和发货方的发票对比；</w:t>
      </w:r>
    </w:p>
    <w:p w14:paraId="2DB3ED93" w14:textId="77777777" w:rsidR="007D294D" w:rsidRDefault="007D294D" w:rsidP="007D294D">
      <w:pPr>
        <w:pStyle w:val="aff9"/>
        <w:rPr>
          <w:rFonts w:hint="eastAsia"/>
        </w:rPr>
      </w:pPr>
      <w:r>
        <w:t>bl是从提单获取，从船公司来的，从提单上体现，创建货物预报。</w:t>
      </w:r>
    </w:p>
  </w:comment>
  <w:comment w:id="99" w:author="Hou, Amalia Yifan" w:date="2026-09-03T17:45:00Z" w:initials="AH">
    <w:p w14:paraId="44B3F112" w14:textId="77777777" w:rsidR="00F65B7C" w:rsidRDefault="00F65B7C" w:rsidP="00F65B7C">
      <w:pPr>
        <w:pStyle w:val="aff9"/>
        <w:rPr>
          <w:rFonts w:hint="eastAsia"/>
        </w:rPr>
      </w:pPr>
      <w:r>
        <w:rPr>
          <w:rStyle w:val="affb"/>
        </w:rPr>
        <w:annotationRef/>
      </w:r>
      <w:r>
        <w:t>BOL是箱号 MBZ号</w:t>
      </w:r>
    </w:p>
    <w:p w14:paraId="6760F30E" w14:textId="77777777" w:rsidR="00F65B7C" w:rsidRDefault="00F65B7C" w:rsidP="00F65B7C">
      <w:pPr>
        <w:pStyle w:val="aff9"/>
        <w:rPr>
          <w:rFonts w:hint="eastAsia"/>
        </w:rPr>
      </w:pPr>
      <w:r>
        <w:t>BL号是提单号</w:t>
      </w:r>
    </w:p>
  </w:comment>
  <w:comment w:id="112" w:author="Zou, John Jiahong" w:date="1900-01-01T00:00:00Z" w:initials="ZJ">
    <w:p w14:paraId="20A62E5D" w14:textId="21508704" w:rsidR="00CF0F69" w:rsidRDefault="00CF0F69">
      <w:pPr>
        <w:pStyle w:val="aff9"/>
        <w:rPr>
          <w:rFonts w:hint="eastAsia"/>
        </w:rPr>
      </w:pPr>
      <w:r>
        <w:rPr>
          <w:rStyle w:val="affb"/>
        </w:rPr>
        <w:annotationRef/>
      </w:r>
      <w:r w:rsidRPr="3DA41CC7">
        <w:t>请说明预报字段填写的具体要求及规则。</w:t>
      </w:r>
    </w:p>
  </w:comment>
  <w:comment w:id="118" w:author="Zou, John Jiahong" w:date="2026-09-20T12:34:00Z" w:initials="ZJ">
    <w:p w14:paraId="2DDD10D0" w14:textId="127BEEF4" w:rsidR="00FB7A90" w:rsidRDefault="00FB7A90">
      <w:r>
        <w:annotationRef/>
      </w:r>
      <w:r w:rsidRPr="1C75F9DD">
        <w:t>如导入存在差异，IES不生成台账。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C165C0" w15:done="1"/>
  <w15:commentEx w15:paraId="354A00DA" w15:paraIdParent="03C165C0" w15:done="1"/>
  <w15:commentEx w15:paraId="2B9A024F" w15:done="1"/>
  <w15:commentEx w15:paraId="3A441901" w15:paraIdParent="2B9A024F" w15:done="1"/>
  <w15:commentEx w15:paraId="08D2767B" w15:done="0"/>
  <w15:commentEx w15:paraId="1BDCF41A" w15:done="1"/>
  <w15:commentEx w15:paraId="7BD31F7F" w15:paraIdParent="1BDCF41A" w15:done="1"/>
  <w15:commentEx w15:paraId="220D6BC8" w15:paraIdParent="1BDCF41A" w15:done="1"/>
  <w15:commentEx w15:paraId="1992C03C" w15:done="1"/>
  <w15:commentEx w15:paraId="3F665E5D" w15:paraIdParent="1992C03C" w15:done="1"/>
  <w15:commentEx w15:paraId="13AFFA59" w15:paraIdParent="1992C03C" w15:done="1"/>
  <w15:commentEx w15:paraId="04149753" w15:done="1"/>
  <w15:commentEx w15:paraId="47D22D89" w15:paraIdParent="04149753" w15:done="1"/>
  <w15:commentEx w15:paraId="231D881E" w15:done="1"/>
  <w15:commentEx w15:paraId="610A277F" w15:paraIdParent="231D881E" w15:done="1"/>
  <w15:commentEx w15:paraId="07C3E742" w15:done="1"/>
  <w15:commentEx w15:paraId="3FC91B86" w15:paraIdParent="07C3E742" w15:done="1"/>
  <w15:commentEx w15:paraId="1A226719" w15:paraIdParent="07C3E742" w15:done="1"/>
  <w15:commentEx w15:paraId="0488B75F" w15:paraIdParent="07C3E742" w15:done="1"/>
  <w15:commentEx w15:paraId="45245295" w15:done="1"/>
  <w15:commentEx w15:paraId="3FCAA9E2" w15:done="1"/>
  <w15:commentEx w15:paraId="0B3D1BB9" w15:paraIdParent="3FCAA9E2" w15:done="1"/>
  <w15:commentEx w15:paraId="2DB3ED93" w15:paraIdParent="3FCAA9E2" w15:done="1"/>
  <w15:commentEx w15:paraId="6760F30E" w15:paraIdParent="3FCAA9E2" w15:done="1"/>
  <w15:commentEx w15:paraId="20A62E5D" w15:done="1"/>
  <w15:commentEx w15:paraId="2DDD10D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A19313" w16cex:dateUtc="2026-09-03T07:27:00Z"/>
  <w16cex:commentExtensible w16cex:durableId="2346CF39" w16cex:dateUtc="2026-09-03T09:09:00Z"/>
  <w16cex:commentExtensible w16cex:durableId="53F2834C" w16cex:dateUtc="2026-09-03T06:48:00Z"/>
  <w16cex:commentExtensible w16cex:durableId="795DEFFC" w16cex:dateUtc="2026-09-03T09:15:00Z"/>
  <w16cex:commentExtensible w16cex:durableId="1FBA7E78" w16cex:dateUtc="2026-09-03T09:17:00Z"/>
  <w16cex:commentExtensible w16cex:durableId="3BBE9082" w16cex:dateUtc="2026-09-03T07:29:00Z"/>
  <w16cex:commentExtensible w16cex:durableId="7A464D77" w16cex:dateUtc="2026-09-03T09:16:00Z"/>
  <w16cex:commentExtensible w16cex:durableId="22F69588" w16cex:dateUtc="2026-09-03T11:08:00Z"/>
  <w16cex:commentExtensible w16cex:durableId="3BE3262F" w16cex:dateUtc="2026-09-03T06:54:00Z">
    <w16cex:extLst>
      <w16:ext w16:uri="{CE6994B0-6A32-4C9F-8C6B-6E91EDA988CE}">
        <cr:reactions xmlns:cr="http://schemas.microsoft.com/office/comments/2020/reactions">
          <cr:reaction reactionType="1">
            <cr:reactionInfo dateUtc="2026-09-03T07:31:07Z">
              <cr:user userId="S::scaji@deloittecn.com.cn::e5845594-986b-4298-9403-9eb1aff46810" userProvider="AD" userName="Ji, Scarlett Qing"/>
            </cr:reactionInfo>
          </cr:reaction>
        </cr:reactions>
      </w16:ext>
    </w16cex:extLst>
  </w16cex:commentExtensible>
  <w16cex:commentExtensible w16cex:durableId="41348FD3" w16cex:dateUtc="2026-09-03T07:39:00Z"/>
  <w16cex:commentExtensible w16cex:durableId="39BD6EF8" w16cex:dateUtc="2026-09-03T09:18:00Z"/>
  <w16cex:commentExtensible w16cex:durableId="6E6D433A" w16cex:dateUtc="2026-09-03T07:41:00Z"/>
  <w16cex:commentExtensible w16cex:durableId="73C4E271" w16cex:dateUtc="2026-09-03T11:10:00Z"/>
  <w16cex:commentExtensible w16cex:durableId="34DB6BDC" w16cex:dateUtc="2026-09-03T07:35:00Z"/>
  <w16cex:commentExtensible w16cex:durableId="04A3940D" w16cex:dateUtc="2026-09-03T09:21:00Z"/>
  <w16cex:commentExtensible w16cex:durableId="08B3F246" w16cex:dateUtc="2026-09-03T07:41:00Z"/>
  <w16cex:commentExtensible w16cex:durableId="5660033F" w16cex:dateUtc="2026-09-03T09:25:00Z"/>
  <w16cex:commentExtensible w16cex:durableId="1F8CA0CE" w16cex:dateUtc="2026-09-03T09:26:00Z"/>
  <w16cex:commentExtensible w16cex:durableId="25A359C9" w16cex:dateUtc="2026-09-03T11:17:00Z"/>
  <w16cex:commentExtensible w16cex:durableId="73595B44" w16cex:dateUtc="2026-09-03T09:37:00Z"/>
  <w16cex:commentExtensible w16cex:durableId="5956C9D8" w16cex:dateUtc="2026-09-03T07:55:00Z"/>
  <w16cex:commentExtensible w16cex:durableId="47817B81" w16cex:dateUtc="2026-09-03T09:40:00Z"/>
  <w16cex:commentExtensible w16cex:durableId="6D946322" w16cex:dateUtc="2026-09-03T09:44:00Z"/>
  <w16cex:commentExtensible w16cex:durableId="1E363527" w16cex:dateUtc="2026-09-03T09:45:00Z"/>
  <w16cex:commentExtensible w16cex:durableId="4E7272E4" w16cex:dateUtc="2026-09-03T07:45:00Z"/>
  <w16cex:commentExtensible w16cex:durableId="386208F7" w16cex:dateUtc="2026-09-20T04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C165C0" w16cid:durableId="70A19313"/>
  <w16cid:commentId w16cid:paraId="354A00DA" w16cid:durableId="2346CF39"/>
  <w16cid:commentId w16cid:paraId="2B9A024F" w16cid:durableId="53F2834C"/>
  <w16cid:commentId w16cid:paraId="3A441901" w16cid:durableId="795DEFFC"/>
  <w16cid:commentId w16cid:paraId="08D2767B" w16cid:durableId="1FBA7E78"/>
  <w16cid:commentId w16cid:paraId="1BDCF41A" w16cid:durableId="3BBE9082"/>
  <w16cid:commentId w16cid:paraId="7BD31F7F" w16cid:durableId="7A464D77"/>
  <w16cid:commentId w16cid:paraId="220D6BC8" w16cid:durableId="22F69588"/>
  <w16cid:commentId w16cid:paraId="1992C03C" w16cid:durableId="3BE3262F"/>
  <w16cid:commentId w16cid:paraId="3F665E5D" w16cid:durableId="41348FD3"/>
  <w16cid:commentId w16cid:paraId="13AFFA59" w16cid:durableId="39BD6EF8"/>
  <w16cid:commentId w16cid:paraId="04149753" w16cid:durableId="6E6D433A"/>
  <w16cid:commentId w16cid:paraId="47D22D89" w16cid:durableId="73C4E271"/>
  <w16cid:commentId w16cid:paraId="231D881E" w16cid:durableId="34DB6BDC"/>
  <w16cid:commentId w16cid:paraId="610A277F" w16cid:durableId="04A3940D"/>
  <w16cid:commentId w16cid:paraId="07C3E742" w16cid:durableId="08B3F246"/>
  <w16cid:commentId w16cid:paraId="3FC91B86" w16cid:durableId="5660033F"/>
  <w16cid:commentId w16cid:paraId="1A226719" w16cid:durableId="1F8CA0CE"/>
  <w16cid:commentId w16cid:paraId="0488B75F" w16cid:durableId="25A359C9"/>
  <w16cid:commentId w16cid:paraId="45245295" w16cid:durableId="73595B44"/>
  <w16cid:commentId w16cid:paraId="3FCAA9E2" w16cid:durableId="5956C9D8"/>
  <w16cid:commentId w16cid:paraId="0B3D1BB9" w16cid:durableId="47817B81"/>
  <w16cid:commentId w16cid:paraId="2DB3ED93" w16cid:durableId="6D946322"/>
  <w16cid:commentId w16cid:paraId="6760F30E" w16cid:durableId="1E363527"/>
  <w16cid:commentId w16cid:paraId="20A62E5D" w16cid:durableId="4E7272E4"/>
  <w16cid:commentId w16cid:paraId="2DDD10D0" w16cid:durableId="386208F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381DD" w14:textId="77777777" w:rsidR="007E2D79" w:rsidRDefault="007E2D7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62C74C" w14:textId="77777777" w:rsidR="007E2D79" w:rsidRDefault="007E2D7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BC734" w14:textId="77777777" w:rsidR="00853D00" w:rsidRDefault="002753A9">
    <w:pPr>
      <w:pStyle w:val="a7"/>
      <w:jc w:val="center"/>
      <w:rPr>
        <w:rFonts w:hint="eastAsia"/>
      </w:rPr>
    </w:pPr>
    <w:r>
      <w:t>Supplier Implementation Copy | 中英文完整截图版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61939" w14:textId="77777777" w:rsidR="007E2D79" w:rsidRDefault="007E2D7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F391D3" w14:textId="77777777" w:rsidR="007E2D79" w:rsidRDefault="007E2D7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C7C0B" w14:textId="77777777" w:rsidR="00853D00" w:rsidRDefault="002753A9">
    <w:pPr>
      <w:pStyle w:val="a5"/>
      <w:jc w:val="right"/>
      <w:rPr>
        <w:rFonts w:hint="eastAsia"/>
      </w:rPr>
    </w:pPr>
    <w:r>
      <w:t>Business Requirements Document | BRD-MBUSI-BL-002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C6D96F"/>
    <w:multiLevelType w:val="hybridMultilevel"/>
    <w:tmpl w:val="FFFFFFFF"/>
    <w:lvl w:ilvl="0" w:tplc="D96A5592">
      <w:start w:val="1"/>
      <w:numFmt w:val="decimal"/>
      <w:lvlText w:val="%1."/>
      <w:lvlJc w:val="left"/>
      <w:pPr>
        <w:ind w:left="720" w:hanging="360"/>
      </w:pPr>
    </w:lvl>
    <w:lvl w:ilvl="1" w:tplc="50FE9CF2">
      <w:start w:val="1"/>
      <w:numFmt w:val="lowerLetter"/>
      <w:lvlText w:val="%2."/>
      <w:lvlJc w:val="left"/>
      <w:pPr>
        <w:ind w:left="1440" w:hanging="360"/>
      </w:pPr>
    </w:lvl>
    <w:lvl w:ilvl="2" w:tplc="88408AAE">
      <w:start w:val="1"/>
      <w:numFmt w:val="lowerRoman"/>
      <w:lvlText w:val="%3."/>
      <w:lvlJc w:val="right"/>
      <w:pPr>
        <w:ind w:left="2160" w:hanging="180"/>
      </w:pPr>
    </w:lvl>
    <w:lvl w:ilvl="3" w:tplc="A7029366">
      <w:start w:val="1"/>
      <w:numFmt w:val="decimal"/>
      <w:lvlText w:val="%4."/>
      <w:lvlJc w:val="left"/>
      <w:pPr>
        <w:ind w:left="2880" w:hanging="360"/>
      </w:pPr>
    </w:lvl>
    <w:lvl w:ilvl="4" w:tplc="590EC9A0">
      <w:start w:val="1"/>
      <w:numFmt w:val="lowerLetter"/>
      <w:lvlText w:val="%5."/>
      <w:lvlJc w:val="left"/>
      <w:pPr>
        <w:ind w:left="3600" w:hanging="360"/>
      </w:pPr>
    </w:lvl>
    <w:lvl w:ilvl="5" w:tplc="732CEB5E">
      <w:start w:val="1"/>
      <w:numFmt w:val="lowerRoman"/>
      <w:lvlText w:val="%6."/>
      <w:lvlJc w:val="right"/>
      <w:pPr>
        <w:ind w:left="4320" w:hanging="180"/>
      </w:pPr>
    </w:lvl>
    <w:lvl w:ilvl="6" w:tplc="0B88A44A">
      <w:start w:val="1"/>
      <w:numFmt w:val="decimal"/>
      <w:lvlText w:val="%7."/>
      <w:lvlJc w:val="left"/>
      <w:pPr>
        <w:ind w:left="5040" w:hanging="360"/>
      </w:pPr>
    </w:lvl>
    <w:lvl w:ilvl="7" w:tplc="25047476">
      <w:start w:val="1"/>
      <w:numFmt w:val="lowerLetter"/>
      <w:lvlText w:val="%8."/>
      <w:lvlJc w:val="left"/>
      <w:pPr>
        <w:ind w:left="5760" w:hanging="360"/>
      </w:pPr>
    </w:lvl>
    <w:lvl w:ilvl="8" w:tplc="70C23346">
      <w:start w:val="1"/>
      <w:numFmt w:val="lowerRoman"/>
      <w:lvlText w:val="%9."/>
      <w:lvlJc w:val="right"/>
      <w:pPr>
        <w:ind w:left="6480" w:hanging="180"/>
      </w:pPr>
    </w:lvl>
  </w:abstractNum>
  <w:num w:numId="1" w16cid:durableId="74861862">
    <w:abstractNumId w:val="8"/>
  </w:num>
  <w:num w:numId="2" w16cid:durableId="1944148820">
    <w:abstractNumId w:val="6"/>
  </w:num>
  <w:num w:numId="3" w16cid:durableId="1588222095">
    <w:abstractNumId w:val="5"/>
  </w:num>
  <w:num w:numId="4" w16cid:durableId="1087380215">
    <w:abstractNumId w:val="4"/>
  </w:num>
  <w:num w:numId="5" w16cid:durableId="58017846">
    <w:abstractNumId w:val="7"/>
  </w:num>
  <w:num w:numId="6" w16cid:durableId="353460351">
    <w:abstractNumId w:val="3"/>
  </w:num>
  <w:num w:numId="7" w16cid:durableId="1734160602">
    <w:abstractNumId w:val="2"/>
  </w:num>
  <w:num w:numId="8" w16cid:durableId="974945522">
    <w:abstractNumId w:val="1"/>
  </w:num>
  <w:num w:numId="9" w16cid:durableId="1601796314">
    <w:abstractNumId w:val="0"/>
  </w:num>
  <w:num w:numId="10" w16cid:durableId="166312491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, Scarlett Qing">
    <w15:presenceInfo w15:providerId="AD" w15:userId="S::scaji@deloittecn.com.cn::e5845594-986b-4298-9403-9eb1aff46810"/>
  </w15:person>
  <w15:person w15:author="Hou, Amalia Yifan">
    <w15:presenceInfo w15:providerId="AD" w15:userId="S::amhou@deloittecn.com.cn::db6af17d-73ce-4cab-aa27-d877c1d4d848"/>
  </w15:person>
  <w15:person w15:author="Wang, Xinyi (369)">
    <w15:presenceInfo w15:providerId="AD" w15:userId="S::xinyiwa@apac.corpdir.net::219b73ee-347d-4c07-bd98-5a7c47d3d972"/>
  </w15:person>
  <w15:person w15:author="Zou, John Jiahong">
    <w15:presenceInfo w15:providerId="AD" w15:userId="S::johzou@deloittecn.com.cn::d78903e4-367f-4cd8-9a1d-75897d33b0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ABC"/>
    <w:rsid w:val="000118D8"/>
    <w:rsid w:val="00017DDD"/>
    <w:rsid w:val="00021456"/>
    <w:rsid w:val="00021E72"/>
    <w:rsid w:val="00024F99"/>
    <w:rsid w:val="00025BFD"/>
    <w:rsid w:val="00034616"/>
    <w:rsid w:val="000375CB"/>
    <w:rsid w:val="0004220C"/>
    <w:rsid w:val="00044D9F"/>
    <w:rsid w:val="000506CC"/>
    <w:rsid w:val="000509ED"/>
    <w:rsid w:val="00051E38"/>
    <w:rsid w:val="00052969"/>
    <w:rsid w:val="0005749B"/>
    <w:rsid w:val="0006063C"/>
    <w:rsid w:val="00062195"/>
    <w:rsid w:val="000624D7"/>
    <w:rsid w:val="00070E3A"/>
    <w:rsid w:val="00071387"/>
    <w:rsid w:val="00082AA2"/>
    <w:rsid w:val="00084EC3"/>
    <w:rsid w:val="0009098D"/>
    <w:rsid w:val="00095AF0"/>
    <w:rsid w:val="000A098B"/>
    <w:rsid w:val="000A1588"/>
    <w:rsid w:val="000A5C3E"/>
    <w:rsid w:val="000B2E07"/>
    <w:rsid w:val="000B453B"/>
    <w:rsid w:val="000B6131"/>
    <w:rsid w:val="000C28A3"/>
    <w:rsid w:val="000C4579"/>
    <w:rsid w:val="000C48E1"/>
    <w:rsid w:val="000D1834"/>
    <w:rsid w:val="000D2377"/>
    <w:rsid w:val="000E0A76"/>
    <w:rsid w:val="000F3C11"/>
    <w:rsid w:val="000F649A"/>
    <w:rsid w:val="00100ECD"/>
    <w:rsid w:val="001017C8"/>
    <w:rsid w:val="00104242"/>
    <w:rsid w:val="00105C29"/>
    <w:rsid w:val="00107D62"/>
    <w:rsid w:val="001133C6"/>
    <w:rsid w:val="00124978"/>
    <w:rsid w:val="00124A1D"/>
    <w:rsid w:val="00132C9A"/>
    <w:rsid w:val="001422A4"/>
    <w:rsid w:val="00145349"/>
    <w:rsid w:val="0015074B"/>
    <w:rsid w:val="001529DB"/>
    <w:rsid w:val="00154F68"/>
    <w:rsid w:val="00154FFC"/>
    <w:rsid w:val="0016367A"/>
    <w:rsid w:val="00167F27"/>
    <w:rsid w:val="001705CF"/>
    <w:rsid w:val="00170838"/>
    <w:rsid w:val="0018684E"/>
    <w:rsid w:val="00193762"/>
    <w:rsid w:val="00194D0E"/>
    <w:rsid w:val="00194F59"/>
    <w:rsid w:val="00197ABD"/>
    <w:rsid w:val="001A131A"/>
    <w:rsid w:val="001A640D"/>
    <w:rsid w:val="001B2FDE"/>
    <w:rsid w:val="001B67C8"/>
    <w:rsid w:val="001C2E2F"/>
    <w:rsid w:val="001C3261"/>
    <w:rsid w:val="001D40C3"/>
    <w:rsid w:val="001D6D06"/>
    <w:rsid w:val="001E3556"/>
    <w:rsid w:val="002162E3"/>
    <w:rsid w:val="0022271A"/>
    <w:rsid w:val="00223877"/>
    <w:rsid w:val="00225366"/>
    <w:rsid w:val="00227E46"/>
    <w:rsid w:val="00237E86"/>
    <w:rsid w:val="00250202"/>
    <w:rsid w:val="00254899"/>
    <w:rsid w:val="00255B5A"/>
    <w:rsid w:val="002575B6"/>
    <w:rsid w:val="002753A9"/>
    <w:rsid w:val="00275456"/>
    <w:rsid w:val="00280E21"/>
    <w:rsid w:val="002846F7"/>
    <w:rsid w:val="0029639D"/>
    <w:rsid w:val="002B084F"/>
    <w:rsid w:val="002B5E6F"/>
    <w:rsid w:val="002C1E08"/>
    <w:rsid w:val="002C39DA"/>
    <w:rsid w:val="002C5947"/>
    <w:rsid w:val="002D033A"/>
    <w:rsid w:val="002D5B6E"/>
    <w:rsid w:val="002E61EC"/>
    <w:rsid w:val="002F4B73"/>
    <w:rsid w:val="00303506"/>
    <w:rsid w:val="00316836"/>
    <w:rsid w:val="00326F90"/>
    <w:rsid w:val="00335C22"/>
    <w:rsid w:val="00335FCD"/>
    <w:rsid w:val="0033716D"/>
    <w:rsid w:val="003502EE"/>
    <w:rsid w:val="003515E0"/>
    <w:rsid w:val="0035248F"/>
    <w:rsid w:val="00353635"/>
    <w:rsid w:val="0035460E"/>
    <w:rsid w:val="00364001"/>
    <w:rsid w:val="00364C03"/>
    <w:rsid w:val="00381152"/>
    <w:rsid w:val="003850D3"/>
    <w:rsid w:val="00393F66"/>
    <w:rsid w:val="003A3332"/>
    <w:rsid w:val="003A354E"/>
    <w:rsid w:val="003A4E40"/>
    <w:rsid w:val="003A623E"/>
    <w:rsid w:val="003B5022"/>
    <w:rsid w:val="003B7547"/>
    <w:rsid w:val="003D38C7"/>
    <w:rsid w:val="003E6221"/>
    <w:rsid w:val="003E7037"/>
    <w:rsid w:val="003F1DF5"/>
    <w:rsid w:val="003F32F9"/>
    <w:rsid w:val="004019C8"/>
    <w:rsid w:val="00402533"/>
    <w:rsid w:val="004204A6"/>
    <w:rsid w:val="00422DEC"/>
    <w:rsid w:val="00425A16"/>
    <w:rsid w:val="004308E1"/>
    <w:rsid w:val="004330FF"/>
    <w:rsid w:val="00433A8A"/>
    <w:rsid w:val="004436AC"/>
    <w:rsid w:val="00453F84"/>
    <w:rsid w:val="004718C7"/>
    <w:rsid w:val="00472172"/>
    <w:rsid w:val="00476798"/>
    <w:rsid w:val="00477BBA"/>
    <w:rsid w:val="004839D0"/>
    <w:rsid w:val="0048487D"/>
    <w:rsid w:val="00491A44"/>
    <w:rsid w:val="00496611"/>
    <w:rsid w:val="004974A5"/>
    <w:rsid w:val="0049CA6F"/>
    <w:rsid w:val="004A3EEB"/>
    <w:rsid w:val="004A46C1"/>
    <w:rsid w:val="004B3125"/>
    <w:rsid w:val="004C0025"/>
    <w:rsid w:val="004C2C55"/>
    <w:rsid w:val="004D0216"/>
    <w:rsid w:val="004D1167"/>
    <w:rsid w:val="004D487D"/>
    <w:rsid w:val="004D5706"/>
    <w:rsid w:val="004D689A"/>
    <w:rsid w:val="004E02E3"/>
    <w:rsid w:val="004E2A94"/>
    <w:rsid w:val="004E435D"/>
    <w:rsid w:val="004F0ED6"/>
    <w:rsid w:val="0050379B"/>
    <w:rsid w:val="00513661"/>
    <w:rsid w:val="00525263"/>
    <w:rsid w:val="00525C36"/>
    <w:rsid w:val="00531B74"/>
    <w:rsid w:val="00531D50"/>
    <w:rsid w:val="00533980"/>
    <w:rsid w:val="00547538"/>
    <w:rsid w:val="005535F8"/>
    <w:rsid w:val="00560042"/>
    <w:rsid w:val="005629B5"/>
    <w:rsid w:val="00565FA7"/>
    <w:rsid w:val="00575476"/>
    <w:rsid w:val="00575F97"/>
    <w:rsid w:val="005828BC"/>
    <w:rsid w:val="005940FF"/>
    <w:rsid w:val="00596270"/>
    <w:rsid w:val="005A1220"/>
    <w:rsid w:val="005B228A"/>
    <w:rsid w:val="005B3343"/>
    <w:rsid w:val="005B349F"/>
    <w:rsid w:val="005B7B37"/>
    <w:rsid w:val="005C173E"/>
    <w:rsid w:val="005C44CD"/>
    <w:rsid w:val="005C5AEC"/>
    <w:rsid w:val="005D3A6D"/>
    <w:rsid w:val="005D4F33"/>
    <w:rsid w:val="005F0A32"/>
    <w:rsid w:val="0060107F"/>
    <w:rsid w:val="0061733B"/>
    <w:rsid w:val="00620148"/>
    <w:rsid w:val="00621015"/>
    <w:rsid w:val="0062226A"/>
    <w:rsid w:val="00625612"/>
    <w:rsid w:val="00630CB6"/>
    <w:rsid w:val="00630CCB"/>
    <w:rsid w:val="00631E0C"/>
    <w:rsid w:val="006347CC"/>
    <w:rsid w:val="0064166E"/>
    <w:rsid w:val="0064779D"/>
    <w:rsid w:val="0065509F"/>
    <w:rsid w:val="00657CFB"/>
    <w:rsid w:val="00660EF1"/>
    <w:rsid w:val="00661452"/>
    <w:rsid w:val="00667623"/>
    <w:rsid w:val="00691CFF"/>
    <w:rsid w:val="006971AA"/>
    <w:rsid w:val="006A0CAB"/>
    <w:rsid w:val="006B2CDA"/>
    <w:rsid w:val="006B48B7"/>
    <w:rsid w:val="006C2A8F"/>
    <w:rsid w:val="006C3941"/>
    <w:rsid w:val="006C5CE3"/>
    <w:rsid w:val="006C7B16"/>
    <w:rsid w:val="006D1B63"/>
    <w:rsid w:val="006D53A1"/>
    <w:rsid w:val="006E16EF"/>
    <w:rsid w:val="006E7EDE"/>
    <w:rsid w:val="006E7EFC"/>
    <w:rsid w:val="006F1281"/>
    <w:rsid w:val="00702D22"/>
    <w:rsid w:val="00704448"/>
    <w:rsid w:val="00710873"/>
    <w:rsid w:val="007128CF"/>
    <w:rsid w:val="00713844"/>
    <w:rsid w:val="00715A82"/>
    <w:rsid w:val="007168BE"/>
    <w:rsid w:val="00716936"/>
    <w:rsid w:val="00717727"/>
    <w:rsid w:val="00720E18"/>
    <w:rsid w:val="00724648"/>
    <w:rsid w:val="00725F69"/>
    <w:rsid w:val="00731127"/>
    <w:rsid w:val="00735643"/>
    <w:rsid w:val="00744FC5"/>
    <w:rsid w:val="00751286"/>
    <w:rsid w:val="00756B05"/>
    <w:rsid w:val="00757E5E"/>
    <w:rsid w:val="00760D25"/>
    <w:rsid w:val="00763609"/>
    <w:rsid w:val="00765707"/>
    <w:rsid w:val="00765BCE"/>
    <w:rsid w:val="00765EE2"/>
    <w:rsid w:val="007727CB"/>
    <w:rsid w:val="007B7C94"/>
    <w:rsid w:val="007C3101"/>
    <w:rsid w:val="007C5002"/>
    <w:rsid w:val="007D294D"/>
    <w:rsid w:val="007D5829"/>
    <w:rsid w:val="007E2D79"/>
    <w:rsid w:val="007F0895"/>
    <w:rsid w:val="007F4AC2"/>
    <w:rsid w:val="00811316"/>
    <w:rsid w:val="008256A3"/>
    <w:rsid w:val="00825AE8"/>
    <w:rsid w:val="008270F2"/>
    <w:rsid w:val="008511DB"/>
    <w:rsid w:val="00853D00"/>
    <w:rsid w:val="00860036"/>
    <w:rsid w:val="008678CE"/>
    <w:rsid w:val="0087647E"/>
    <w:rsid w:val="008B43AF"/>
    <w:rsid w:val="008C3052"/>
    <w:rsid w:val="008C4091"/>
    <w:rsid w:val="008C5BC2"/>
    <w:rsid w:val="008D3B85"/>
    <w:rsid w:val="008E107F"/>
    <w:rsid w:val="008E7E9B"/>
    <w:rsid w:val="008F0288"/>
    <w:rsid w:val="008F61CF"/>
    <w:rsid w:val="00903A97"/>
    <w:rsid w:val="00904B38"/>
    <w:rsid w:val="00907823"/>
    <w:rsid w:val="00910698"/>
    <w:rsid w:val="00911828"/>
    <w:rsid w:val="009138E9"/>
    <w:rsid w:val="00917208"/>
    <w:rsid w:val="00917D2F"/>
    <w:rsid w:val="0092201B"/>
    <w:rsid w:val="009227C8"/>
    <w:rsid w:val="00927D92"/>
    <w:rsid w:val="0093436E"/>
    <w:rsid w:val="009359BF"/>
    <w:rsid w:val="00951302"/>
    <w:rsid w:val="00957A63"/>
    <w:rsid w:val="00964801"/>
    <w:rsid w:val="009761BD"/>
    <w:rsid w:val="00984985"/>
    <w:rsid w:val="009858E4"/>
    <w:rsid w:val="009A425F"/>
    <w:rsid w:val="009A765C"/>
    <w:rsid w:val="009B12A4"/>
    <w:rsid w:val="009B141C"/>
    <w:rsid w:val="009B3807"/>
    <w:rsid w:val="009B4277"/>
    <w:rsid w:val="009C3223"/>
    <w:rsid w:val="009D2166"/>
    <w:rsid w:val="009D608D"/>
    <w:rsid w:val="009E1368"/>
    <w:rsid w:val="009E24EC"/>
    <w:rsid w:val="009E4FD0"/>
    <w:rsid w:val="009E600C"/>
    <w:rsid w:val="009E64D2"/>
    <w:rsid w:val="009E799E"/>
    <w:rsid w:val="00A007FE"/>
    <w:rsid w:val="00A00AB3"/>
    <w:rsid w:val="00A0704D"/>
    <w:rsid w:val="00A132FA"/>
    <w:rsid w:val="00A14F35"/>
    <w:rsid w:val="00A35FAC"/>
    <w:rsid w:val="00A3757A"/>
    <w:rsid w:val="00A40F2F"/>
    <w:rsid w:val="00A44A60"/>
    <w:rsid w:val="00A46DAA"/>
    <w:rsid w:val="00A53800"/>
    <w:rsid w:val="00A5591F"/>
    <w:rsid w:val="00A564F6"/>
    <w:rsid w:val="00A60E7B"/>
    <w:rsid w:val="00A656E2"/>
    <w:rsid w:val="00A67B03"/>
    <w:rsid w:val="00A7301B"/>
    <w:rsid w:val="00A76636"/>
    <w:rsid w:val="00A77F0C"/>
    <w:rsid w:val="00A817CD"/>
    <w:rsid w:val="00A9078B"/>
    <w:rsid w:val="00A9596A"/>
    <w:rsid w:val="00A96199"/>
    <w:rsid w:val="00A9746C"/>
    <w:rsid w:val="00AA046C"/>
    <w:rsid w:val="00AA1D8D"/>
    <w:rsid w:val="00AA7D8B"/>
    <w:rsid w:val="00AB4CB6"/>
    <w:rsid w:val="00AD05C3"/>
    <w:rsid w:val="00AD43DC"/>
    <w:rsid w:val="00AD51A8"/>
    <w:rsid w:val="00AD51AE"/>
    <w:rsid w:val="00AE044B"/>
    <w:rsid w:val="00AE4B41"/>
    <w:rsid w:val="00AE7ABE"/>
    <w:rsid w:val="00B006B2"/>
    <w:rsid w:val="00B02257"/>
    <w:rsid w:val="00B07526"/>
    <w:rsid w:val="00B13E12"/>
    <w:rsid w:val="00B14FDA"/>
    <w:rsid w:val="00B156CA"/>
    <w:rsid w:val="00B1756A"/>
    <w:rsid w:val="00B2013E"/>
    <w:rsid w:val="00B2237F"/>
    <w:rsid w:val="00B257F8"/>
    <w:rsid w:val="00B270E6"/>
    <w:rsid w:val="00B27A74"/>
    <w:rsid w:val="00B446A0"/>
    <w:rsid w:val="00B47730"/>
    <w:rsid w:val="00B523AE"/>
    <w:rsid w:val="00B53A61"/>
    <w:rsid w:val="00B620F1"/>
    <w:rsid w:val="00B64F42"/>
    <w:rsid w:val="00B66EAB"/>
    <w:rsid w:val="00B67102"/>
    <w:rsid w:val="00B71B74"/>
    <w:rsid w:val="00B75BA1"/>
    <w:rsid w:val="00B7721F"/>
    <w:rsid w:val="00B77632"/>
    <w:rsid w:val="00BA0A75"/>
    <w:rsid w:val="00BA2C00"/>
    <w:rsid w:val="00BA70D6"/>
    <w:rsid w:val="00BA7B68"/>
    <w:rsid w:val="00BB0476"/>
    <w:rsid w:val="00BB74ED"/>
    <w:rsid w:val="00BB773C"/>
    <w:rsid w:val="00BC4193"/>
    <w:rsid w:val="00BC5BA1"/>
    <w:rsid w:val="00BC664A"/>
    <w:rsid w:val="00BD6319"/>
    <w:rsid w:val="00BE34C9"/>
    <w:rsid w:val="00BE7FDF"/>
    <w:rsid w:val="00BF2D32"/>
    <w:rsid w:val="00BF608F"/>
    <w:rsid w:val="00C01D5F"/>
    <w:rsid w:val="00C1311D"/>
    <w:rsid w:val="00C14095"/>
    <w:rsid w:val="00C14C8C"/>
    <w:rsid w:val="00C22ACE"/>
    <w:rsid w:val="00C27352"/>
    <w:rsid w:val="00C41319"/>
    <w:rsid w:val="00C47C74"/>
    <w:rsid w:val="00C54766"/>
    <w:rsid w:val="00C54BE5"/>
    <w:rsid w:val="00C736B5"/>
    <w:rsid w:val="00C8225B"/>
    <w:rsid w:val="00C8306D"/>
    <w:rsid w:val="00C86E11"/>
    <w:rsid w:val="00C93294"/>
    <w:rsid w:val="00CA07F6"/>
    <w:rsid w:val="00CA544B"/>
    <w:rsid w:val="00CB01C4"/>
    <w:rsid w:val="00CB0664"/>
    <w:rsid w:val="00CB0759"/>
    <w:rsid w:val="00CB23A2"/>
    <w:rsid w:val="00CB4CE0"/>
    <w:rsid w:val="00CC2B76"/>
    <w:rsid w:val="00CD3EB4"/>
    <w:rsid w:val="00CD6D1F"/>
    <w:rsid w:val="00CE60F8"/>
    <w:rsid w:val="00CE64FC"/>
    <w:rsid w:val="00CE6E19"/>
    <w:rsid w:val="00CE72AD"/>
    <w:rsid w:val="00CF0F69"/>
    <w:rsid w:val="00CF218D"/>
    <w:rsid w:val="00D2094E"/>
    <w:rsid w:val="00D233F5"/>
    <w:rsid w:val="00D3071C"/>
    <w:rsid w:val="00D461C0"/>
    <w:rsid w:val="00D53C30"/>
    <w:rsid w:val="00D6462E"/>
    <w:rsid w:val="00D6779E"/>
    <w:rsid w:val="00D67C4B"/>
    <w:rsid w:val="00D67D69"/>
    <w:rsid w:val="00D67E31"/>
    <w:rsid w:val="00D93C43"/>
    <w:rsid w:val="00D94557"/>
    <w:rsid w:val="00DA3C65"/>
    <w:rsid w:val="00DA741A"/>
    <w:rsid w:val="00DB5AE6"/>
    <w:rsid w:val="00DC7738"/>
    <w:rsid w:val="00DD0BEB"/>
    <w:rsid w:val="00DD3AA9"/>
    <w:rsid w:val="00DD6344"/>
    <w:rsid w:val="00DD6669"/>
    <w:rsid w:val="00DE1390"/>
    <w:rsid w:val="00DE5F23"/>
    <w:rsid w:val="00DF29DA"/>
    <w:rsid w:val="00DF4314"/>
    <w:rsid w:val="00DF7BE5"/>
    <w:rsid w:val="00E06CF6"/>
    <w:rsid w:val="00E07173"/>
    <w:rsid w:val="00E12A48"/>
    <w:rsid w:val="00E14960"/>
    <w:rsid w:val="00E150CC"/>
    <w:rsid w:val="00E26795"/>
    <w:rsid w:val="00E32916"/>
    <w:rsid w:val="00E3314B"/>
    <w:rsid w:val="00E413C2"/>
    <w:rsid w:val="00E4193E"/>
    <w:rsid w:val="00E46312"/>
    <w:rsid w:val="00E54CE3"/>
    <w:rsid w:val="00E54F96"/>
    <w:rsid w:val="00E561F0"/>
    <w:rsid w:val="00E60A38"/>
    <w:rsid w:val="00E659C0"/>
    <w:rsid w:val="00E73C4B"/>
    <w:rsid w:val="00E74BCE"/>
    <w:rsid w:val="00E77848"/>
    <w:rsid w:val="00E82473"/>
    <w:rsid w:val="00E91FF4"/>
    <w:rsid w:val="00EA1438"/>
    <w:rsid w:val="00EA3B2A"/>
    <w:rsid w:val="00EB0062"/>
    <w:rsid w:val="00EC297C"/>
    <w:rsid w:val="00EC543C"/>
    <w:rsid w:val="00ED1028"/>
    <w:rsid w:val="00ED18AD"/>
    <w:rsid w:val="00ED3475"/>
    <w:rsid w:val="00EE0D5E"/>
    <w:rsid w:val="00EF0172"/>
    <w:rsid w:val="00EF10ED"/>
    <w:rsid w:val="00EF2275"/>
    <w:rsid w:val="00EF316D"/>
    <w:rsid w:val="00EF4E7E"/>
    <w:rsid w:val="00EF5BA2"/>
    <w:rsid w:val="00EF7D3E"/>
    <w:rsid w:val="00F026D4"/>
    <w:rsid w:val="00F120C2"/>
    <w:rsid w:val="00F2144B"/>
    <w:rsid w:val="00F44BF1"/>
    <w:rsid w:val="00F46CDE"/>
    <w:rsid w:val="00F470A0"/>
    <w:rsid w:val="00F47735"/>
    <w:rsid w:val="00F634D7"/>
    <w:rsid w:val="00F65B7C"/>
    <w:rsid w:val="00F739AC"/>
    <w:rsid w:val="00F81C02"/>
    <w:rsid w:val="00F81DFA"/>
    <w:rsid w:val="00F84EC8"/>
    <w:rsid w:val="00F851AA"/>
    <w:rsid w:val="00F97DFE"/>
    <w:rsid w:val="00FA3EDF"/>
    <w:rsid w:val="00FA7DCE"/>
    <w:rsid w:val="00FB1525"/>
    <w:rsid w:val="00FB7A90"/>
    <w:rsid w:val="00FC0CB4"/>
    <w:rsid w:val="00FC1C11"/>
    <w:rsid w:val="00FC693F"/>
    <w:rsid w:val="00FC7D82"/>
    <w:rsid w:val="00FD36E7"/>
    <w:rsid w:val="00FE0F6D"/>
    <w:rsid w:val="00FE1292"/>
    <w:rsid w:val="00FE2F01"/>
    <w:rsid w:val="00FF66CA"/>
    <w:rsid w:val="00FF6B01"/>
    <w:rsid w:val="0184D5C5"/>
    <w:rsid w:val="0212C35D"/>
    <w:rsid w:val="038D06AC"/>
    <w:rsid w:val="0555FD8B"/>
    <w:rsid w:val="05B08555"/>
    <w:rsid w:val="05C27B90"/>
    <w:rsid w:val="06D764B7"/>
    <w:rsid w:val="06ED463C"/>
    <w:rsid w:val="09A21C5F"/>
    <w:rsid w:val="0EA04579"/>
    <w:rsid w:val="0FE17A02"/>
    <w:rsid w:val="1151D7AC"/>
    <w:rsid w:val="11CAB5DC"/>
    <w:rsid w:val="13338267"/>
    <w:rsid w:val="133B0E10"/>
    <w:rsid w:val="157D98AD"/>
    <w:rsid w:val="1699076D"/>
    <w:rsid w:val="17B3A765"/>
    <w:rsid w:val="18CA8526"/>
    <w:rsid w:val="1938A62C"/>
    <w:rsid w:val="1A217D94"/>
    <w:rsid w:val="1B540D12"/>
    <w:rsid w:val="1CED7266"/>
    <w:rsid w:val="1DDD5152"/>
    <w:rsid w:val="1E9A1EEB"/>
    <w:rsid w:val="1F452721"/>
    <w:rsid w:val="1F9E82BB"/>
    <w:rsid w:val="200B5EEF"/>
    <w:rsid w:val="20F8B400"/>
    <w:rsid w:val="24011D1C"/>
    <w:rsid w:val="2622000C"/>
    <w:rsid w:val="268DE7D5"/>
    <w:rsid w:val="27C45CBF"/>
    <w:rsid w:val="280BAC05"/>
    <w:rsid w:val="28FA04DE"/>
    <w:rsid w:val="2C0F0D16"/>
    <w:rsid w:val="2EB26B32"/>
    <w:rsid w:val="313138A4"/>
    <w:rsid w:val="3344639F"/>
    <w:rsid w:val="34B6A28B"/>
    <w:rsid w:val="357A63B0"/>
    <w:rsid w:val="382B8390"/>
    <w:rsid w:val="397CCA7D"/>
    <w:rsid w:val="3992D832"/>
    <w:rsid w:val="3B4AC70C"/>
    <w:rsid w:val="3B7C8B25"/>
    <w:rsid w:val="3CC509EF"/>
    <w:rsid w:val="3E21DDBC"/>
    <w:rsid w:val="3E89997E"/>
    <w:rsid w:val="3E8DFA6D"/>
    <w:rsid w:val="3F4ADF9A"/>
    <w:rsid w:val="40ADAF52"/>
    <w:rsid w:val="40E82B31"/>
    <w:rsid w:val="4196470E"/>
    <w:rsid w:val="41E6BCB8"/>
    <w:rsid w:val="46BC1433"/>
    <w:rsid w:val="47096F35"/>
    <w:rsid w:val="47266800"/>
    <w:rsid w:val="47BD22B5"/>
    <w:rsid w:val="489CCE64"/>
    <w:rsid w:val="493E97B4"/>
    <w:rsid w:val="4B1F421D"/>
    <w:rsid w:val="4B64656C"/>
    <w:rsid w:val="4DB2C702"/>
    <w:rsid w:val="4E77D05D"/>
    <w:rsid w:val="4EFB45C5"/>
    <w:rsid w:val="4F1985BA"/>
    <w:rsid w:val="4F5247DD"/>
    <w:rsid w:val="4FBD80DB"/>
    <w:rsid w:val="4FF9DB8D"/>
    <w:rsid w:val="504BF10A"/>
    <w:rsid w:val="510A9191"/>
    <w:rsid w:val="52630357"/>
    <w:rsid w:val="52B098E0"/>
    <w:rsid w:val="5326564C"/>
    <w:rsid w:val="5336FFA7"/>
    <w:rsid w:val="56A6E611"/>
    <w:rsid w:val="59B2B4FB"/>
    <w:rsid w:val="59E42946"/>
    <w:rsid w:val="5CAAE232"/>
    <w:rsid w:val="5CC9D5FD"/>
    <w:rsid w:val="5D0C1997"/>
    <w:rsid w:val="5DE29289"/>
    <w:rsid w:val="5E39BE3C"/>
    <w:rsid w:val="62E84AC5"/>
    <w:rsid w:val="64CA9CDB"/>
    <w:rsid w:val="656D04AC"/>
    <w:rsid w:val="6643B685"/>
    <w:rsid w:val="67339F8D"/>
    <w:rsid w:val="68D8FBB0"/>
    <w:rsid w:val="69721311"/>
    <w:rsid w:val="69A4326E"/>
    <w:rsid w:val="69ABBDEA"/>
    <w:rsid w:val="6A79C60D"/>
    <w:rsid w:val="6B5F48A9"/>
    <w:rsid w:val="6BD4F4B1"/>
    <w:rsid w:val="6C1A16DD"/>
    <w:rsid w:val="6C6E56A8"/>
    <w:rsid w:val="6E2EBF09"/>
    <w:rsid w:val="6F458DA0"/>
    <w:rsid w:val="6FA41014"/>
    <w:rsid w:val="70E178F5"/>
    <w:rsid w:val="71B42CB8"/>
    <w:rsid w:val="741EB7FA"/>
    <w:rsid w:val="74ECEE44"/>
    <w:rsid w:val="767C86C3"/>
    <w:rsid w:val="76F3CD44"/>
    <w:rsid w:val="7B00F326"/>
    <w:rsid w:val="7C34DB18"/>
    <w:rsid w:val="7DB0F9A9"/>
    <w:rsid w:val="7F51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8136EB"/>
  <w14:defaultImageDpi w14:val="300"/>
  <w15:docId w15:val="{D5CF1681-746C-47B0-B78D-AC3E7F0FB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fa">
    <w:name w:val="批注文字 字符"/>
    <w:basedOn w:val="a2"/>
    <w:link w:val="aff9"/>
    <w:uiPriority w:val="99"/>
    <w:rPr>
      <w:rFonts w:ascii="微软雅黑" w:eastAsia="微软雅黑" w:hAnsi="微软雅黑"/>
      <w:sz w:val="20"/>
      <w:szCs w:val="20"/>
    </w:rPr>
  </w:style>
  <w:style w:type="character" w:styleId="affb">
    <w:name w:val="annotation reference"/>
    <w:basedOn w:val="a2"/>
    <w:uiPriority w:val="99"/>
    <w:semiHidden/>
    <w:unhideWhenUsed/>
    <w:rPr>
      <w:sz w:val="16"/>
      <w:szCs w:val="16"/>
    </w:rPr>
  </w:style>
  <w:style w:type="paragraph" w:styleId="affc">
    <w:name w:val="annotation subject"/>
    <w:basedOn w:val="aff9"/>
    <w:next w:val="aff9"/>
    <w:link w:val="affd"/>
    <w:uiPriority w:val="99"/>
    <w:semiHidden/>
    <w:unhideWhenUsed/>
    <w:rsid w:val="00825AE8"/>
    <w:pPr>
      <w:spacing w:line="276" w:lineRule="auto"/>
    </w:pPr>
    <w:rPr>
      <w:b/>
      <w:bCs/>
      <w:sz w:val="18"/>
      <w:szCs w:val="22"/>
    </w:rPr>
  </w:style>
  <w:style w:type="character" w:customStyle="1" w:styleId="affd">
    <w:name w:val="批注主题 字符"/>
    <w:basedOn w:val="affa"/>
    <w:link w:val="affc"/>
    <w:uiPriority w:val="99"/>
    <w:semiHidden/>
    <w:rsid w:val="00825AE8"/>
    <w:rPr>
      <w:rFonts w:ascii="微软雅黑" w:eastAsia="微软雅黑" w:hAnsi="微软雅黑"/>
      <w:b/>
      <w:bCs/>
      <w:sz w:val="18"/>
      <w:szCs w:val="20"/>
    </w:rPr>
  </w:style>
  <w:style w:type="paragraph" w:styleId="affe">
    <w:name w:val="Revision"/>
    <w:hidden/>
    <w:uiPriority w:val="99"/>
    <w:semiHidden/>
    <w:rsid w:val="00E150CC"/>
    <w:pPr>
      <w:spacing w:after="0" w:line="240" w:lineRule="auto"/>
    </w:pPr>
    <w:rPr>
      <w:rFonts w:ascii="微软雅黑" w:eastAsia="微软雅黑" w:hAnsi="微软雅黑"/>
      <w:sz w:val="18"/>
    </w:rPr>
  </w:style>
  <w:style w:type="character" w:styleId="afff">
    <w:name w:val="Hyperlink"/>
    <w:basedOn w:val="a2"/>
    <w:uiPriority w:val="99"/>
    <w:unhideWhenUsed/>
    <w:rsid w:val="004C2C55"/>
    <w:rPr>
      <w:color w:val="0000FF" w:themeColor="hyperlink"/>
      <w:u w:val="single"/>
    </w:rPr>
  </w:style>
  <w:style w:type="character" w:styleId="afff0">
    <w:name w:val="Unresolved Mention"/>
    <w:basedOn w:val="a2"/>
    <w:uiPriority w:val="99"/>
    <w:semiHidden/>
    <w:unhideWhenUsed/>
    <w:rsid w:val="004C2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microsoft.com/office/2011/relationships/people" Target="peop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footer" Target="footer1.xml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96A0AD5B715F54C8C2B7B67E88808CA" ma:contentTypeVersion="0" ma:contentTypeDescription="新建文档。" ma:contentTypeScope="" ma:versionID="e1b9a49dd7355ccb584299f4e1f385d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78411db53ad265f06effec81d60ae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87815E-559D-4223-B83C-47A726FDB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4E9FE0-D4E0-46A4-B27C-8F0D15B33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7CF863-5A55-499C-8BD9-2A2DA86A56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21</Pages>
  <Words>1630</Words>
  <Characters>9292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MBUSI Shipping Log / BL Automation BRD V3 Refined</vt:lpstr>
    </vt:vector>
  </TitlesOfParts>
  <Manager/>
  <Company/>
  <LinksUpToDate>false</LinksUpToDate>
  <CharactersWithSpaces>10901</CharactersWithSpaces>
  <SharedDoc>false</SharedDoc>
  <HyperlinkBase/>
  <HLinks>
    <vt:vector size="6" baseType="variant">
      <vt:variant>
        <vt:i4>4390927</vt:i4>
      </vt:variant>
      <vt:variant>
        <vt:i4>0</vt:i4>
      </vt:variant>
      <vt:variant>
        <vt:i4>0</vt:i4>
      </vt:variant>
      <vt:variant>
        <vt:i4>5</vt:i4>
      </vt:variant>
      <vt:variant>
        <vt:lpwstr>https://sdwa0ms00001.us138.corpintra.net/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MBUSI Shipping Log / BL Automation BRD V3 Refined</dc:title>
  <dc:subject>Supplier automation implementation BRD with bilingual requirements and original process screenshots</dc:subject>
  <dc:creator>Wang, Xinyi (369)</dc:creator>
  <cp:keywords/>
  <dc:description>generated by python-docx</dc:description>
  <cp:lastModifiedBy>Ji, Scarlett Qing</cp:lastModifiedBy>
  <cp:revision>119</cp:revision>
  <dcterms:created xsi:type="dcterms:W3CDTF">2026-09-17T06:41:00Z</dcterms:created>
  <dcterms:modified xsi:type="dcterms:W3CDTF">2026-09-20T12:01:00Z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2026-08-27T02:55:18Z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df4e4cd7-5476-4d35-8477-7af126d2745a</vt:lpwstr>
  </property>
  <property fmtid="{D5CDD505-2E9C-101B-9397-08002B2CF9AE}" pid="8" name="MSIP_Label_924dbb1d-991d-4bbd-aad5-33bac1d8ffaf_ContentBits">
    <vt:lpwstr>0</vt:lpwstr>
  </property>
  <property fmtid="{D5CDD505-2E9C-101B-9397-08002B2CF9AE}" pid="9" name="ContentTypeId">
    <vt:lpwstr>0x010100696A0AD5B715F54C8C2B7B67E88808CA</vt:lpwstr>
  </property>
</Properties>
</file>