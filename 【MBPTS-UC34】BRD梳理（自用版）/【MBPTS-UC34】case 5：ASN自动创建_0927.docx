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8692" w14:textId="526B0108" w:rsidR="00E118FA" w:rsidRPr="00972376" w:rsidRDefault="00972376" w:rsidP="00972376">
      <w:pPr>
        <w:pStyle w:val="a3"/>
        <w:ind w:firstLine="681"/>
        <w:rPr>
          <w:rFonts w:ascii="Times New Roman" w:hAnsi="Times New Roman"/>
        </w:rPr>
      </w:pPr>
      <w:r w:rsidRPr="00972376">
        <w:rPr>
          <w:rFonts w:ascii="Times New Roman" w:hAnsi="Times New Roman" w:hint="eastAsia"/>
        </w:rPr>
        <w:t>Case 5</w:t>
      </w:r>
      <w:r w:rsidRPr="00972376">
        <w:rPr>
          <w:rFonts w:ascii="Times New Roman" w:hAnsi="Times New Roman" w:hint="eastAsia"/>
        </w:rPr>
        <w:t>：</w:t>
      </w:r>
      <w:r w:rsidRPr="00972376">
        <w:rPr>
          <w:rFonts w:ascii="Times New Roman" w:hAnsi="Times New Roman" w:hint="eastAsia"/>
        </w:rPr>
        <w:t>ASN</w:t>
      </w:r>
      <w:r w:rsidRPr="00972376">
        <w:rPr>
          <w:rFonts w:ascii="Times New Roman" w:hAnsi="Times New Roman" w:hint="eastAsia"/>
        </w:rPr>
        <w:t>自动创建</w:t>
      </w:r>
    </w:p>
    <w:p w14:paraId="79343CE9" w14:textId="27B7D936" w:rsidR="00972376" w:rsidRDefault="00732FC1" w:rsidP="00732FC1">
      <w:pPr>
        <w:pStyle w:val="a5"/>
        <w:numPr>
          <w:ilvl w:val="0"/>
          <w:numId w:val="1"/>
        </w:numPr>
        <w:ind w:firstLine="701"/>
        <w:jc w:val="left"/>
        <w:rPr>
          <w:rFonts w:ascii="Times New Roman" w:hAnsi="Times New Roman" w:cs="Times New Roman"/>
        </w:rPr>
      </w:pPr>
      <w:r w:rsidRPr="00732FC1">
        <w:rPr>
          <w:rFonts w:ascii="Times New Roman" w:hAnsi="Times New Roman" w:cs="Times New Roman"/>
        </w:rPr>
        <w:t>MBPLAP</w:t>
      </w:r>
    </w:p>
    <w:p w14:paraId="75360E78" w14:textId="28FE1915" w:rsidR="00732FC1" w:rsidRDefault="000C1249" w:rsidP="000C1249">
      <w:pPr>
        <w:pStyle w:val="1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触发机制</w:t>
      </w:r>
    </w:p>
    <w:p w14:paraId="3E3BAFEE" w14:textId="692E60B7" w:rsidR="000C1249" w:rsidRDefault="00F27C5F" w:rsidP="000C1249">
      <w:pPr>
        <w:ind w:firstLine="480"/>
        <w:rPr>
          <w:rFonts w:hint="eastAsia"/>
        </w:rPr>
      </w:pPr>
      <w:r w:rsidRPr="00F27C5F">
        <w:rPr>
          <w:rFonts w:hint="eastAsia"/>
          <w:b/>
          <w:bCs/>
        </w:rPr>
        <w:t>定时触发：</w:t>
      </w:r>
      <w:r w:rsidRPr="00F27C5F">
        <w:t>每天中午</w:t>
      </w:r>
      <w:r w:rsidRPr="00F27C5F">
        <w:t>12</w:t>
      </w:r>
      <w:r w:rsidRPr="00F27C5F">
        <w:t>点、下午</w:t>
      </w:r>
      <w:r w:rsidRPr="00F27C5F">
        <w:t>5</w:t>
      </w:r>
      <w:r w:rsidRPr="00F27C5F">
        <w:t>点定时触发</w:t>
      </w:r>
    </w:p>
    <w:p w14:paraId="7D004D6B" w14:textId="3200AF04" w:rsidR="00166F2E" w:rsidRDefault="00166F2E" w:rsidP="00166F2E">
      <w:pPr>
        <w:pStyle w:val="1"/>
        <w:numPr>
          <w:ilvl w:val="0"/>
          <w:numId w:val="2"/>
        </w:numPr>
        <w:ind w:firstLineChars="0"/>
        <w:rPr>
          <w:rFonts w:hint="eastAsia"/>
        </w:rPr>
      </w:pPr>
      <w:r>
        <w:rPr>
          <w:rFonts w:hint="eastAsia"/>
        </w:rPr>
        <w:t>业务流程</w:t>
      </w:r>
    </w:p>
    <w:p w14:paraId="56EF811E" w14:textId="2257DF88" w:rsidR="00231691" w:rsidRPr="00231691" w:rsidRDefault="00231691" w:rsidP="00254C50">
      <w:pPr>
        <w:pStyle w:val="2"/>
        <w:numPr>
          <w:ilvl w:val="1"/>
          <w:numId w:val="2"/>
        </w:numPr>
        <w:ind w:firstLineChars="0"/>
        <w:rPr>
          <w:rFonts w:hint="eastAsia"/>
        </w:rPr>
      </w:pPr>
      <w:r w:rsidRPr="00231691">
        <w:t>导出预报清单</w:t>
      </w:r>
      <w:r w:rsidR="00254C50">
        <w:rPr>
          <w:rFonts w:hint="eastAsia"/>
        </w:rPr>
        <w:t>获取分单号</w:t>
      </w:r>
    </w:p>
    <w:p w14:paraId="59B75097" w14:textId="77777777" w:rsidR="00CB3D85" w:rsidRPr="00313E43" w:rsidRDefault="00CB3D85" w:rsidP="00CB3D85">
      <w:pPr>
        <w:pStyle w:val="a9"/>
        <w:ind w:left="0"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>在</w:t>
      </w:r>
      <w:r w:rsidRPr="00313E43">
        <w:rPr>
          <w:rFonts w:ascii="CorpoS" w:hAnsi="CorpoS"/>
          <w:sz w:val="22"/>
        </w:rPr>
        <w:t>“</w:t>
      </w:r>
      <w:r w:rsidRPr="00313E43">
        <w:rPr>
          <w:rFonts w:ascii="CorpoS" w:hAnsi="CorpoS"/>
          <w:sz w:val="22"/>
        </w:rPr>
        <w:t>进口管理</w:t>
      </w:r>
      <w:r w:rsidRPr="00313E43">
        <w:rPr>
          <w:rFonts w:ascii="CorpoS" w:hAnsi="CorpoS"/>
          <w:sz w:val="22"/>
        </w:rPr>
        <w:t>”</w:t>
      </w:r>
      <w:r w:rsidRPr="00313E43">
        <w:rPr>
          <w:rFonts w:ascii="CorpoS" w:hAnsi="CorpoS"/>
          <w:sz w:val="22"/>
        </w:rPr>
        <w:t>模块下选择</w:t>
      </w:r>
      <w:r w:rsidRPr="00313E43">
        <w:rPr>
          <w:rFonts w:ascii="CorpoS" w:hAnsi="CorpoS"/>
          <w:sz w:val="22"/>
        </w:rPr>
        <w:t>”</w:t>
      </w:r>
      <w:r w:rsidRPr="00313E43">
        <w:rPr>
          <w:rFonts w:ascii="CorpoS" w:hAnsi="CorpoS"/>
          <w:sz w:val="22"/>
        </w:rPr>
        <w:t>进口预报</w:t>
      </w:r>
      <w:r w:rsidRPr="00313E43">
        <w:rPr>
          <w:rFonts w:ascii="CorpoS" w:hAnsi="CorpoS"/>
          <w:sz w:val="22"/>
        </w:rPr>
        <w:t>“</w:t>
      </w:r>
      <w:r w:rsidRPr="00313E43">
        <w:rPr>
          <w:rFonts w:ascii="CorpoS" w:hAnsi="CorpoS"/>
          <w:sz w:val="22"/>
        </w:rPr>
        <w:t>，在此页面的</w:t>
      </w:r>
      <w:r w:rsidRPr="00313E43">
        <w:rPr>
          <w:rFonts w:ascii="CorpoS" w:hAnsi="CorpoS"/>
          <w:sz w:val="22"/>
        </w:rPr>
        <w:t>”</w:t>
      </w:r>
      <w:r w:rsidRPr="00313E43">
        <w:rPr>
          <w:rFonts w:ascii="CorpoS" w:hAnsi="CorpoS"/>
          <w:sz w:val="22"/>
        </w:rPr>
        <w:t>查询设置</w:t>
      </w:r>
      <w:r w:rsidRPr="00313E43">
        <w:rPr>
          <w:rFonts w:ascii="CorpoS" w:hAnsi="CorpoS"/>
          <w:sz w:val="22"/>
        </w:rPr>
        <w:t>“</w:t>
      </w:r>
      <w:r w:rsidRPr="00313E43">
        <w:rPr>
          <w:rFonts w:ascii="CorpoS" w:hAnsi="CorpoS"/>
          <w:sz w:val="22"/>
        </w:rPr>
        <w:t>中选择：</w:t>
      </w:r>
    </w:p>
    <w:p w14:paraId="689B9675" w14:textId="77777777" w:rsidR="00CB3D85" w:rsidRPr="00313E43" w:rsidRDefault="00CB3D85" w:rsidP="00CB3D85">
      <w:pPr>
        <w:pStyle w:val="a9"/>
        <w:widowControl/>
        <w:numPr>
          <w:ilvl w:val="0"/>
          <w:numId w:val="3"/>
        </w:numPr>
        <w:spacing w:after="100" w:line="276" w:lineRule="auto"/>
        <w:ind w:leftChars="300" w:left="720" w:firstLineChars="0"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>Supplier:</w:t>
      </w:r>
      <w:bookmarkStart w:id="0" w:name="OLE_LINK3"/>
      <w:r w:rsidRPr="00313E43">
        <w:rPr>
          <w:rFonts w:ascii="CorpoS" w:hAnsi="CorpoS"/>
          <w:sz w:val="22"/>
        </w:rPr>
        <w:t xml:space="preserve"> MBPLAP</w:t>
      </w:r>
      <w:bookmarkEnd w:id="0"/>
    </w:p>
    <w:p w14:paraId="33E7EC08" w14:textId="77777777" w:rsidR="00CB3D85" w:rsidRPr="00313E43" w:rsidRDefault="00CB3D85" w:rsidP="00CB3D85">
      <w:pPr>
        <w:pStyle w:val="a9"/>
        <w:widowControl/>
        <w:numPr>
          <w:ilvl w:val="0"/>
          <w:numId w:val="3"/>
        </w:numPr>
        <w:spacing w:after="100" w:line="276" w:lineRule="auto"/>
        <w:ind w:leftChars="300" w:left="720" w:firstLineChars="0"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 xml:space="preserve">Pre-alert creation: </w:t>
      </w:r>
      <w:r w:rsidRPr="00313E43">
        <w:rPr>
          <w:rFonts w:ascii="CorpoS" w:hAnsi="CorpoS"/>
          <w:sz w:val="22"/>
        </w:rPr>
        <w:t>选择执行当天的日期</w:t>
      </w:r>
    </w:p>
    <w:p w14:paraId="6356CD77" w14:textId="77777777" w:rsidR="00CB3D85" w:rsidRPr="00313E43" w:rsidRDefault="00CB3D85" w:rsidP="00CB3D85">
      <w:pPr>
        <w:pStyle w:val="a9"/>
        <w:ind w:leftChars="-100" w:left="-240"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>点击</w:t>
      </w:r>
      <w:r w:rsidRPr="00313E43">
        <w:rPr>
          <w:rFonts w:ascii="CorpoS" w:hAnsi="CorpoS"/>
          <w:sz w:val="22"/>
        </w:rPr>
        <w:t>“</w:t>
      </w:r>
      <w:r w:rsidRPr="00313E43">
        <w:rPr>
          <w:rFonts w:ascii="CorpoS" w:hAnsi="CorpoS"/>
          <w:sz w:val="22"/>
        </w:rPr>
        <w:t>确定</w:t>
      </w:r>
      <w:r w:rsidRPr="00313E43">
        <w:rPr>
          <w:rFonts w:ascii="CorpoS" w:hAnsi="CorpoS"/>
          <w:sz w:val="22"/>
        </w:rPr>
        <w:t>”</w:t>
      </w:r>
      <w:r w:rsidRPr="00313E43">
        <w:rPr>
          <w:rFonts w:ascii="CorpoS" w:hAnsi="CorpoS"/>
          <w:sz w:val="22"/>
        </w:rPr>
        <w:t>按钮，筛选出当天所创建的预报</w:t>
      </w:r>
      <w:r w:rsidRPr="00313E43">
        <w:rPr>
          <w:rFonts w:ascii="CorpoS" w:hAnsi="CorpoS"/>
          <w:sz w:val="22"/>
        </w:rPr>
        <w:t xml:space="preserve">, </w:t>
      </w:r>
      <w:r w:rsidRPr="00313E43">
        <w:rPr>
          <w:rFonts w:ascii="CorpoS" w:hAnsi="CorpoS"/>
          <w:sz w:val="22"/>
        </w:rPr>
        <w:t>点击</w:t>
      </w:r>
      <w:r w:rsidRPr="00313E43">
        <w:rPr>
          <w:rFonts w:ascii="CorpoS" w:hAnsi="CorpoS"/>
          <w:sz w:val="22"/>
        </w:rPr>
        <w:t>“</w:t>
      </w:r>
      <w:r w:rsidRPr="00313E43">
        <w:rPr>
          <w:rFonts w:ascii="CorpoS" w:hAnsi="CorpoS"/>
          <w:sz w:val="22"/>
        </w:rPr>
        <w:t>导出</w:t>
      </w:r>
      <w:r w:rsidRPr="00313E43">
        <w:rPr>
          <w:rFonts w:ascii="CorpoS" w:hAnsi="CorpoS"/>
          <w:sz w:val="22"/>
        </w:rPr>
        <w:t>”</w:t>
      </w:r>
      <w:r w:rsidRPr="00313E43">
        <w:rPr>
          <w:rFonts w:ascii="CorpoS" w:hAnsi="CorpoS"/>
          <w:sz w:val="22"/>
        </w:rPr>
        <w:t>下的</w:t>
      </w:r>
      <w:r w:rsidRPr="00313E43">
        <w:rPr>
          <w:rFonts w:ascii="CorpoS" w:hAnsi="CorpoS"/>
          <w:sz w:val="22"/>
        </w:rPr>
        <w:t>“</w:t>
      </w:r>
      <w:r w:rsidRPr="00313E43">
        <w:rPr>
          <w:rFonts w:ascii="CorpoS" w:hAnsi="CorpoS"/>
          <w:sz w:val="22"/>
        </w:rPr>
        <w:t>批量导出</w:t>
      </w:r>
      <w:r w:rsidRPr="00313E43">
        <w:rPr>
          <w:rFonts w:ascii="CorpoS" w:hAnsi="CorpoS"/>
          <w:sz w:val="22"/>
        </w:rPr>
        <w:t>”,</w:t>
      </w:r>
      <w:r w:rsidRPr="00313E43">
        <w:rPr>
          <w:rFonts w:ascii="CorpoS" w:hAnsi="CorpoS"/>
          <w:sz w:val="22"/>
        </w:rPr>
        <w:t>导出需要执行的</w:t>
      </w:r>
      <w:commentRangeStart w:id="1"/>
      <w:r w:rsidRPr="00313E43">
        <w:rPr>
          <w:rFonts w:ascii="CorpoS" w:hAnsi="CorpoS"/>
          <w:sz w:val="22"/>
        </w:rPr>
        <w:t>预报清单</w:t>
      </w:r>
      <w:commentRangeEnd w:id="1"/>
      <w:r w:rsidRPr="00313E43">
        <w:rPr>
          <w:rStyle w:val="af0"/>
          <w:rFonts w:ascii="CorpoS" w:hAnsi="CorpoS"/>
          <w:sz w:val="22"/>
          <w:szCs w:val="24"/>
        </w:rPr>
        <w:commentReference w:id="1"/>
      </w:r>
      <w:r w:rsidRPr="00313E43">
        <w:rPr>
          <w:rFonts w:ascii="CorpoS" w:hAnsi="CorpoS"/>
          <w:sz w:val="22"/>
        </w:rPr>
        <w:t>（见附件</w:t>
      </w:r>
      <w:r w:rsidRPr="00313E43">
        <w:rPr>
          <w:rFonts w:ascii="CorpoS" w:hAnsi="CorpoS"/>
          <w:sz w:val="22"/>
        </w:rPr>
        <w:t>1</w:t>
      </w:r>
      <w:r w:rsidRPr="00313E43">
        <w:rPr>
          <w:rFonts w:ascii="CorpoS" w:hAnsi="CorpoS"/>
          <w:sz w:val="22"/>
        </w:rPr>
        <w:t>）</w:t>
      </w:r>
      <w:r>
        <w:rPr>
          <w:rFonts w:ascii="CorpoS" w:hAnsi="CorpoS" w:hint="eastAsia"/>
          <w:sz w:val="22"/>
        </w:rPr>
        <w:t>无需再次重命名。</w:t>
      </w:r>
    </w:p>
    <w:p w14:paraId="141530EA" w14:textId="77777777" w:rsidR="00CB3D85" w:rsidRPr="00313E43" w:rsidRDefault="00CB3D85" w:rsidP="00CB3D85">
      <w:pPr>
        <w:pStyle w:val="a9"/>
        <w:ind w:left="0" w:firstLine="440"/>
        <w:rPr>
          <w:rFonts w:ascii="CorpoS" w:hAnsi="CorpoS"/>
          <w:sz w:val="22"/>
        </w:rPr>
      </w:pPr>
      <w:r>
        <w:rPr>
          <w:rFonts w:ascii="CorpoS" w:hAnsi="CorpoS"/>
          <w:sz w:val="22"/>
        </w:rPr>
        <w:object w:dxaOrig="1517" w:dyaOrig="1058" w14:anchorId="49FBBE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05pt;height:52.25pt" o:ole="">
            <v:imagedata r:id="rId11" o:title=""/>
          </v:shape>
          <o:OLEObject Type="Embed" ProgID="Excel.Sheet.12" ShapeID="_x0000_i1025" DrawAspect="Icon" ObjectID="_1852204576" r:id="rId12"/>
        </w:object>
      </w:r>
    </w:p>
    <w:p w14:paraId="0C023CF4" w14:textId="77777777" w:rsidR="00CB3D85" w:rsidRPr="00313E43" w:rsidRDefault="00CB3D85" w:rsidP="00CB3D85">
      <w:pPr>
        <w:pStyle w:val="a9"/>
        <w:ind w:leftChars="-300" w:left="-720" w:firstLine="440"/>
        <w:rPr>
          <w:rFonts w:ascii="CorpoS" w:hAnsi="CorpoS"/>
          <w:sz w:val="22"/>
        </w:rPr>
      </w:pPr>
      <w:r w:rsidRPr="00313E43">
        <w:rPr>
          <w:rFonts w:ascii="CorpoS" w:hAnsi="CorpoS"/>
          <w:noProof/>
          <w:sz w:val="22"/>
        </w:rPr>
        <w:drawing>
          <wp:inline distT="0" distB="0" distL="0" distR="0" wp14:anchorId="2BBE1CA1" wp14:editId="64B915F4">
            <wp:extent cx="5328977" cy="2784496"/>
            <wp:effectExtent l="0" t="0" r="5080" b="0"/>
            <wp:docPr id="13029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579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0166" cy="2785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88EF" w14:textId="77777777" w:rsidR="00CB3D85" w:rsidRPr="00313E43" w:rsidRDefault="00CB3D85" w:rsidP="002C3910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noProof/>
          <w:sz w:val="22"/>
        </w:rPr>
        <w:drawing>
          <wp:inline distT="0" distB="0" distL="0" distR="0" wp14:anchorId="0B43B9D0" wp14:editId="6EBC48F3">
            <wp:extent cx="4716376" cy="271370"/>
            <wp:effectExtent l="0" t="0" r="0" b="0"/>
            <wp:docPr id="538359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59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4904" cy="28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C3AB2" w14:textId="4AD01AE9" w:rsidR="00166F2E" w:rsidRDefault="00E979A0" w:rsidP="00E979A0">
      <w:pPr>
        <w:pStyle w:val="2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根据分单号导出发票信息</w:t>
      </w:r>
    </w:p>
    <w:p w14:paraId="591EAFB4" w14:textId="77777777" w:rsidR="00026A1B" w:rsidRPr="00026A1B" w:rsidRDefault="00026A1B" w:rsidP="00026A1B">
      <w:pPr>
        <w:ind w:firstLineChars="0" w:firstLine="0"/>
        <w:rPr>
          <w:rFonts w:ascii="CorpoS" w:hAnsi="CorpoS"/>
          <w:noProof/>
          <w:sz w:val="22"/>
        </w:rPr>
      </w:pPr>
      <w:bookmarkStart w:id="2" w:name="OLE_LINK1"/>
      <w:r w:rsidRPr="00313E43">
        <w:rPr>
          <w:noProof/>
        </w:rPr>
        <w:drawing>
          <wp:inline distT="0" distB="0" distL="0" distR="0" wp14:anchorId="401D2464" wp14:editId="75E141CE">
            <wp:extent cx="4845848" cy="2500323"/>
            <wp:effectExtent l="0" t="0" r="0" b="0"/>
            <wp:docPr id="212088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822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2667" cy="2509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B8A4" w14:textId="77777777" w:rsidR="00026A1B" w:rsidRPr="00026A1B" w:rsidRDefault="00026A1B" w:rsidP="00026A1B">
      <w:pPr>
        <w:ind w:firstLineChars="0" w:firstLine="0"/>
        <w:rPr>
          <w:rFonts w:ascii="CorpoS" w:hAnsi="CorpoS"/>
          <w:sz w:val="22"/>
        </w:rPr>
      </w:pPr>
      <w:r w:rsidRPr="00026A1B">
        <w:rPr>
          <w:rFonts w:ascii="CorpoS" w:hAnsi="CorpoS"/>
          <w:sz w:val="22"/>
        </w:rPr>
        <w:t>发票信息导出清单附件的模板如下（需要的关键信息为如下标黄色部分）：</w:t>
      </w:r>
    </w:p>
    <w:p w14:paraId="45E011F1" w14:textId="77777777" w:rsidR="00026A1B" w:rsidRPr="00026A1B" w:rsidRDefault="00026A1B" w:rsidP="00026A1B">
      <w:pPr>
        <w:ind w:firstLineChars="0" w:firstLine="0"/>
        <w:rPr>
          <w:rFonts w:ascii="CorpoS" w:hAnsi="CorpoS"/>
          <w:sz w:val="22"/>
        </w:rPr>
      </w:pPr>
      <w:r w:rsidRPr="00313E43">
        <w:rPr>
          <w:noProof/>
        </w:rPr>
        <w:drawing>
          <wp:inline distT="0" distB="0" distL="0" distR="0" wp14:anchorId="4B2FF364" wp14:editId="7934E1D3">
            <wp:extent cx="4749381" cy="359410"/>
            <wp:effectExtent l="57150" t="57150" r="51435" b="40640"/>
            <wp:docPr id="1601832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8320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819601" cy="364724"/>
                    </a:xfrm>
                    <a:prstGeom prst="rect">
                      <a:avLst/>
                    </a:prstGeom>
                    <a:scene3d>
                      <a:camera prst="orthographicFront">
                        <a:rot lat="0" lon="0" rev="0"/>
                      </a:camera>
                      <a:lightRig rig="threePt" dir="t"/>
                    </a:scene3d>
                  </pic:spPr>
                </pic:pic>
              </a:graphicData>
            </a:graphic>
          </wp:inline>
        </w:drawing>
      </w:r>
    </w:p>
    <w:p w14:paraId="1FCF8B88" w14:textId="77777777" w:rsidR="004E6DD2" w:rsidRPr="00026A1B" w:rsidRDefault="004E6DD2" w:rsidP="00026A1B">
      <w:pPr>
        <w:widowControl/>
        <w:spacing w:after="100" w:line="276" w:lineRule="auto"/>
        <w:ind w:firstLineChars="0" w:firstLine="0"/>
        <w:rPr>
          <w:rFonts w:ascii="CorpoS" w:hAnsi="CorpoS"/>
          <w:sz w:val="22"/>
        </w:rPr>
      </w:pPr>
      <w:r w:rsidRPr="00026A1B">
        <w:rPr>
          <w:rFonts w:ascii="CorpoS" w:hAnsi="CorpoS"/>
          <w:sz w:val="22"/>
        </w:rPr>
        <w:t>在</w:t>
      </w:r>
      <w:r w:rsidRPr="00026A1B">
        <w:rPr>
          <w:rFonts w:ascii="CorpoS" w:hAnsi="CorpoS"/>
          <w:sz w:val="22"/>
        </w:rPr>
        <w:t>IES+</w:t>
      </w:r>
      <w:r w:rsidRPr="00026A1B">
        <w:rPr>
          <w:rFonts w:ascii="CorpoS" w:hAnsi="CorpoS"/>
          <w:sz w:val="22"/>
        </w:rPr>
        <w:t>系统发票信息，将上一步导出的</w:t>
      </w:r>
      <w:r w:rsidRPr="00026A1B">
        <w:rPr>
          <w:rFonts w:ascii="CorpoS" w:hAnsi="CorpoS"/>
          <w:sz w:val="22"/>
        </w:rPr>
        <w:t>HAWB No.</w:t>
      </w:r>
      <w:r w:rsidRPr="00026A1B">
        <w:rPr>
          <w:rFonts w:ascii="CorpoS" w:hAnsi="CorpoS"/>
          <w:sz w:val="22"/>
        </w:rPr>
        <w:t>批量粘贴到查询设置中的</w:t>
      </w:r>
      <w:r w:rsidRPr="00026A1B">
        <w:rPr>
          <w:rFonts w:ascii="CorpoS" w:hAnsi="CorpoS"/>
          <w:sz w:val="22"/>
        </w:rPr>
        <w:t xml:space="preserve">HAWB/BL NO. </w:t>
      </w:r>
      <w:r w:rsidRPr="00026A1B">
        <w:rPr>
          <w:rFonts w:ascii="CorpoS" w:hAnsi="CorpoS"/>
          <w:sz w:val="22"/>
        </w:rPr>
        <w:t>栏位</w:t>
      </w:r>
      <w:bookmarkEnd w:id="2"/>
      <w:r w:rsidRPr="00026A1B">
        <w:rPr>
          <w:rFonts w:ascii="CorpoS" w:hAnsi="CorpoS"/>
          <w:sz w:val="22"/>
        </w:rPr>
        <w:t>，点击右下角</w:t>
      </w:r>
      <w:r w:rsidRPr="00026A1B">
        <w:rPr>
          <w:rFonts w:ascii="CorpoS" w:hAnsi="CorpoS"/>
          <w:sz w:val="22"/>
        </w:rPr>
        <w:t>“</w:t>
      </w:r>
      <w:r w:rsidRPr="00026A1B">
        <w:rPr>
          <w:rFonts w:ascii="CorpoS" w:hAnsi="CorpoS"/>
          <w:sz w:val="22"/>
        </w:rPr>
        <w:t>确定</w:t>
      </w:r>
      <w:r w:rsidRPr="00026A1B">
        <w:rPr>
          <w:rFonts w:ascii="CorpoS" w:hAnsi="CorpoS"/>
          <w:sz w:val="22"/>
        </w:rPr>
        <w:t>”</w:t>
      </w:r>
      <w:r w:rsidRPr="00026A1B">
        <w:rPr>
          <w:rFonts w:ascii="CorpoS" w:hAnsi="CorpoS"/>
          <w:sz w:val="22"/>
        </w:rPr>
        <w:t>按钮，再点击左上角的</w:t>
      </w:r>
      <w:r w:rsidRPr="00026A1B">
        <w:rPr>
          <w:rFonts w:ascii="CorpoS" w:hAnsi="CorpoS"/>
          <w:sz w:val="22"/>
        </w:rPr>
        <w:t>“</w:t>
      </w:r>
      <w:r w:rsidRPr="00026A1B">
        <w:rPr>
          <w:rFonts w:ascii="CorpoS" w:hAnsi="CorpoS"/>
          <w:sz w:val="22"/>
        </w:rPr>
        <w:t>导出</w:t>
      </w:r>
      <w:r w:rsidRPr="00026A1B">
        <w:rPr>
          <w:rFonts w:ascii="CorpoS" w:hAnsi="CorpoS"/>
          <w:sz w:val="22"/>
        </w:rPr>
        <w:t>”</w:t>
      </w:r>
      <w:r w:rsidRPr="00026A1B">
        <w:rPr>
          <w:rFonts w:ascii="CorpoS" w:hAnsi="CorpoS"/>
          <w:sz w:val="22"/>
        </w:rPr>
        <w:t>按钮，选择</w:t>
      </w:r>
      <w:r w:rsidRPr="00026A1B">
        <w:rPr>
          <w:rFonts w:ascii="CorpoS" w:hAnsi="CorpoS"/>
          <w:sz w:val="22"/>
        </w:rPr>
        <w:t>“</w:t>
      </w:r>
      <w:r w:rsidRPr="00026A1B">
        <w:rPr>
          <w:rFonts w:ascii="CorpoS" w:hAnsi="CorpoS"/>
          <w:sz w:val="22"/>
        </w:rPr>
        <w:t>按照</w:t>
      </w:r>
      <w:r w:rsidRPr="00026A1B">
        <w:rPr>
          <w:rFonts w:ascii="CorpoS" w:hAnsi="CorpoS"/>
          <w:sz w:val="22"/>
        </w:rPr>
        <w:t>PN</w:t>
      </w:r>
      <w:r w:rsidRPr="00026A1B">
        <w:rPr>
          <w:rFonts w:ascii="CorpoS" w:hAnsi="CorpoS"/>
          <w:sz w:val="22"/>
        </w:rPr>
        <w:t>级别模板全部导出</w:t>
      </w:r>
      <w:r w:rsidRPr="00026A1B">
        <w:rPr>
          <w:rFonts w:ascii="CorpoS" w:hAnsi="CorpoS"/>
          <w:sz w:val="22"/>
        </w:rPr>
        <w:t>“</w:t>
      </w:r>
      <w:r w:rsidRPr="00026A1B">
        <w:rPr>
          <w:rFonts w:ascii="CorpoS" w:hAnsi="CorpoS"/>
          <w:sz w:val="22"/>
        </w:rPr>
        <w:t>发票信息，</w:t>
      </w:r>
      <w:r w:rsidRPr="00026A1B">
        <w:rPr>
          <w:rFonts w:ascii="CorpoS" w:hAnsi="CorpoS" w:hint="eastAsia"/>
          <w:sz w:val="22"/>
        </w:rPr>
        <w:t>无需再次重命名。</w:t>
      </w:r>
      <w:r w:rsidRPr="00026A1B">
        <w:rPr>
          <w:rFonts w:ascii="CorpoS" w:hAnsi="CorpoS"/>
          <w:sz w:val="22"/>
        </w:rPr>
        <w:t>导出格式为</w:t>
      </w:r>
      <w:r w:rsidRPr="00026A1B">
        <w:rPr>
          <w:rFonts w:ascii="CorpoS" w:hAnsi="CorpoS"/>
          <w:sz w:val="22"/>
        </w:rPr>
        <w:t>Excel</w:t>
      </w:r>
      <w:r w:rsidRPr="00026A1B">
        <w:rPr>
          <w:rFonts w:ascii="CorpoS" w:hAnsi="CorpoS"/>
          <w:sz w:val="22"/>
        </w:rPr>
        <w:t>格式（见附件</w:t>
      </w:r>
      <w:r w:rsidRPr="00026A1B">
        <w:rPr>
          <w:rFonts w:ascii="CorpoS" w:hAnsi="CorpoS"/>
          <w:sz w:val="22"/>
        </w:rPr>
        <w:t>2</w:t>
      </w:r>
      <w:r w:rsidRPr="00026A1B">
        <w:rPr>
          <w:rFonts w:ascii="CorpoS" w:hAnsi="CorpoS"/>
          <w:sz w:val="22"/>
        </w:rPr>
        <w:t>）</w:t>
      </w:r>
    </w:p>
    <w:bookmarkStart w:id="3" w:name="_MON_1851426976"/>
    <w:bookmarkEnd w:id="3"/>
    <w:p w14:paraId="7828B3A6" w14:textId="77777777" w:rsidR="004E6DD2" w:rsidRPr="00026A1B" w:rsidRDefault="004E6DD2" w:rsidP="00026A1B">
      <w:pPr>
        <w:ind w:firstLineChars="0" w:firstLine="0"/>
        <w:rPr>
          <w:rFonts w:ascii="CorpoS" w:hAnsi="CorpoS"/>
          <w:sz w:val="22"/>
        </w:rPr>
      </w:pPr>
      <w:r>
        <w:object w:dxaOrig="1517" w:dyaOrig="1058" w14:anchorId="7091AE10">
          <v:shape id="_x0000_i1026" type="#_x0000_t75" style="width:76.05pt;height:52.25pt" o:ole="">
            <v:imagedata r:id="rId17" o:title=""/>
          </v:shape>
          <o:OLEObject Type="Embed" ProgID="Excel.Sheet.12" ShapeID="_x0000_i1026" DrawAspect="Icon" ObjectID="_1852204577" r:id="rId18"/>
        </w:object>
      </w:r>
    </w:p>
    <w:p w14:paraId="6341FD27" w14:textId="32DDFD3D" w:rsidR="00E979A0" w:rsidRDefault="00F1423C" w:rsidP="00F1423C">
      <w:pPr>
        <w:pStyle w:val="2"/>
        <w:numPr>
          <w:ilvl w:val="1"/>
          <w:numId w:val="2"/>
        </w:numPr>
        <w:ind w:firstLineChars="0"/>
        <w:rPr>
          <w:rFonts w:hint="eastAsia"/>
        </w:rPr>
      </w:pPr>
      <w:r>
        <w:rPr>
          <w:rFonts w:hint="eastAsia"/>
        </w:rPr>
        <w:t>填写</w:t>
      </w:r>
      <w:r>
        <w:rPr>
          <w:rFonts w:hint="eastAsia"/>
        </w:rPr>
        <w:t>DSS</w:t>
      </w:r>
      <w:r>
        <w:rPr>
          <w:rFonts w:hint="eastAsia"/>
        </w:rPr>
        <w:t>模板并重命名（在</w:t>
      </w:r>
      <w:r>
        <w:rPr>
          <w:rFonts w:hint="eastAsia"/>
        </w:rPr>
        <w:t>Portal</w:t>
      </w:r>
      <w:r>
        <w:rPr>
          <w:rFonts w:hint="eastAsia"/>
        </w:rPr>
        <w:t>上可供下载）</w:t>
      </w:r>
    </w:p>
    <w:p w14:paraId="5308AA51" w14:textId="77777777" w:rsidR="00483389" w:rsidRPr="00483389" w:rsidRDefault="00483389" w:rsidP="00483389">
      <w:pPr>
        <w:ind w:firstLineChars="0" w:firstLine="0"/>
        <w:rPr>
          <w:rFonts w:ascii="CorpoS" w:hAnsi="CorpoS"/>
          <w:b/>
          <w:bCs/>
          <w:sz w:val="22"/>
        </w:rPr>
      </w:pPr>
      <w:r w:rsidRPr="00483389">
        <w:rPr>
          <w:rFonts w:ascii="CorpoS" w:hAnsi="CorpoS"/>
          <w:b/>
          <w:bCs/>
          <w:sz w:val="22"/>
        </w:rPr>
        <w:t>数据映射关系如下：</w:t>
      </w:r>
    </w:p>
    <w:tbl>
      <w:tblPr>
        <w:tblStyle w:val="af1"/>
        <w:tblW w:w="7650" w:type="dxa"/>
        <w:jc w:val="center"/>
        <w:tblLayout w:type="fixed"/>
        <w:tblLook w:val="04A0" w:firstRow="1" w:lastRow="0" w:firstColumn="1" w:lastColumn="0" w:noHBand="0" w:noVBand="1"/>
      </w:tblPr>
      <w:tblGrid>
        <w:gridCol w:w="2263"/>
        <w:gridCol w:w="1843"/>
        <w:gridCol w:w="3544"/>
      </w:tblGrid>
      <w:tr w:rsidR="0033133F" w:rsidRPr="00483389" w14:paraId="52FFC084" w14:textId="77777777" w:rsidTr="0033133F">
        <w:trPr>
          <w:tblHeader/>
          <w:jc w:val="center"/>
        </w:trPr>
        <w:tc>
          <w:tcPr>
            <w:tcW w:w="226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AB6CD" w14:textId="77777777" w:rsidR="0033133F" w:rsidRPr="00483389" w:rsidRDefault="0033133F" w:rsidP="006D5ECB">
            <w:pPr>
              <w:ind w:firstLineChars="0" w:firstLine="0"/>
              <w:jc w:val="center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b/>
                <w:color w:val="FFFFFF"/>
                <w:sz w:val="18"/>
                <w:szCs w:val="18"/>
              </w:rPr>
              <w:t>DSS</w:t>
            </w:r>
            <w:r w:rsidRPr="00483389">
              <w:rPr>
                <w:rFonts w:ascii="CorpoS" w:hAnsi="CorpoS"/>
                <w:b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843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C393FE" w14:textId="77777777" w:rsidR="0033133F" w:rsidRPr="00483389" w:rsidRDefault="0033133F" w:rsidP="006D5ECB">
            <w:pPr>
              <w:ind w:firstLineChars="0" w:firstLine="0"/>
              <w:jc w:val="center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b/>
                <w:color w:val="FFFFFF"/>
                <w:sz w:val="18"/>
                <w:szCs w:val="18"/>
              </w:rPr>
              <w:t>Source Field</w:t>
            </w:r>
          </w:p>
        </w:tc>
        <w:tc>
          <w:tcPr>
            <w:tcW w:w="3544" w:type="dxa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12F9F" w14:textId="77777777" w:rsidR="0033133F" w:rsidRPr="00483389" w:rsidRDefault="0033133F" w:rsidP="006D5ECB">
            <w:pPr>
              <w:ind w:firstLineChars="0" w:firstLine="0"/>
              <w:jc w:val="center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b/>
                <w:color w:val="FFFFFF"/>
                <w:sz w:val="18"/>
                <w:szCs w:val="18"/>
              </w:rPr>
              <w:t>提取</w:t>
            </w:r>
            <w:r w:rsidRPr="00483389">
              <w:rPr>
                <w:rFonts w:ascii="CorpoS" w:hAnsi="CorpoS"/>
                <w:b/>
                <w:color w:val="FFFFFF"/>
                <w:sz w:val="18"/>
                <w:szCs w:val="18"/>
              </w:rPr>
              <w:t>/</w:t>
            </w:r>
            <w:r w:rsidRPr="00483389">
              <w:rPr>
                <w:rFonts w:ascii="CorpoS" w:hAnsi="CorpoS"/>
                <w:b/>
                <w:color w:val="FFFFFF"/>
                <w:sz w:val="18"/>
                <w:szCs w:val="18"/>
              </w:rPr>
              <w:t>转换规则</w:t>
            </w:r>
          </w:p>
        </w:tc>
      </w:tr>
      <w:tr w:rsidR="0033133F" w:rsidRPr="00483389" w14:paraId="2F3F0009" w14:textId="77777777" w:rsidTr="0033133F">
        <w:trPr>
          <w:cantSplit/>
          <w:jc w:val="center"/>
        </w:trPr>
        <w:tc>
          <w:tcPr>
            <w:tcW w:w="22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896E88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t>ASN Number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1C85AC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FF0000"/>
                <w:sz w:val="18"/>
                <w:szCs w:val="18"/>
                <w:lang w:eastAsia="zh-CN"/>
              </w:rPr>
              <w:t>Invoice No.</w:t>
            </w:r>
          </w:p>
        </w:tc>
        <w:tc>
          <w:tcPr>
            <w:tcW w:w="35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40FF0A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默认</w:t>
            </w:r>
            <w:commentRangeStart w:id="4"/>
            <w:commentRangeStart w:id="5"/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发票号</w:t>
            </w:r>
            <w:commentRangeEnd w:id="4"/>
            <w:r w:rsidRPr="00483389">
              <w:rPr>
                <w:rStyle w:val="af0"/>
                <w:rFonts w:ascii="CorpoS" w:hAnsi="CorpoS"/>
                <w:sz w:val="18"/>
                <w:szCs w:val="18"/>
                <w:lang w:eastAsia="zh-CN"/>
              </w:rPr>
              <w:commentReference w:id="4"/>
            </w:r>
            <w:commentRangeEnd w:id="5"/>
            <w:r w:rsidRPr="00483389">
              <w:rPr>
                <w:rStyle w:val="af0"/>
                <w:rFonts w:ascii="CorpoS" w:hAnsi="CorpoS"/>
                <w:sz w:val="18"/>
                <w:szCs w:val="18"/>
                <w:lang w:eastAsia="zh-CN"/>
              </w:rPr>
              <w:commentReference w:id="5"/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，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对应发票导出清单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A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列</w:t>
            </w:r>
          </w:p>
        </w:tc>
      </w:tr>
      <w:tr w:rsidR="0033133F" w:rsidRPr="00483389" w14:paraId="2A713325" w14:textId="77777777" w:rsidTr="0033133F">
        <w:trPr>
          <w:cantSplit/>
          <w:jc w:val="center"/>
        </w:trPr>
        <w:tc>
          <w:tcPr>
            <w:tcW w:w="2263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11F54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t>Vendor BP Number</w:t>
            </w:r>
          </w:p>
        </w:tc>
        <w:tc>
          <w:tcPr>
            <w:tcW w:w="1843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BACFD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3544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826BA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默认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 xml:space="preserve"> 191110510 </w:t>
            </w:r>
          </w:p>
        </w:tc>
      </w:tr>
      <w:tr w:rsidR="0033133F" w:rsidRPr="00483389" w14:paraId="70C3EBA4" w14:textId="77777777" w:rsidTr="0033133F">
        <w:trPr>
          <w:cantSplit/>
          <w:jc w:val="center"/>
        </w:trPr>
        <w:tc>
          <w:tcPr>
            <w:tcW w:w="22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D9D35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color w:val="FF0000"/>
                <w:sz w:val="18"/>
                <w:szCs w:val="18"/>
              </w:rPr>
              <w:t>Delivery Date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4AF00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Invoice date</w:t>
            </w:r>
          </w:p>
        </w:tc>
        <w:tc>
          <w:tcPr>
            <w:tcW w:w="35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CA8E68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对应发票导出清单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M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列</w:t>
            </w:r>
          </w:p>
        </w:tc>
      </w:tr>
      <w:tr w:rsidR="0033133F" w:rsidRPr="00483389" w14:paraId="7D23B50E" w14:textId="77777777" w:rsidTr="0033133F">
        <w:trPr>
          <w:cantSplit/>
          <w:jc w:val="center"/>
        </w:trPr>
        <w:tc>
          <w:tcPr>
            <w:tcW w:w="2263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3F867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t>SPM Part Number</w:t>
            </w:r>
          </w:p>
        </w:tc>
        <w:tc>
          <w:tcPr>
            <w:tcW w:w="1843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CD4AC8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t>Part Number</w:t>
            </w:r>
          </w:p>
        </w:tc>
        <w:tc>
          <w:tcPr>
            <w:tcW w:w="3544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A9972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对应发票导出清单</w:t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H</w:t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列</w:t>
            </w:r>
          </w:p>
        </w:tc>
      </w:tr>
      <w:tr w:rsidR="0033133F" w:rsidRPr="00483389" w14:paraId="298C1A85" w14:textId="77777777" w:rsidTr="0033133F">
        <w:trPr>
          <w:cantSplit/>
          <w:jc w:val="center"/>
        </w:trPr>
        <w:tc>
          <w:tcPr>
            <w:tcW w:w="22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E5E0E1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lastRenderedPageBreak/>
              <w:t>Quantity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F10F3F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t>Quantity</w:t>
            </w:r>
          </w:p>
        </w:tc>
        <w:tc>
          <w:tcPr>
            <w:tcW w:w="35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2D939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对应发票导出清单</w:t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AE</w:t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列</w:t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 xml:space="preserve">, </w:t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此字段需要数据处理，处理规则为：</w:t>
            </w:r>
          </w:p>
          <w:p w14:paraId="31B44AC8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0E2841" w:themeColor="text2"/>
                <w:sz w:val="18"/>
                <w:szCs w:val="18"/>
                <w:lang w:eastAsia="zh-CN"/>
              </w:rPr>
              <w:t xml:space="preserve"> </w:t>
            </w:r>
            <w:r w:rsidRPr="00483389">
              <w:rPr>
                <w:rFonts w:ascii="CorpoS" w:hAnsi="CorpoS"/>
                <w:color w:val="0E2841" w:themeColor="text2"/>
                <w:sz w:val="18"/>
                <w:szCs w:val="18"/>
                <w:lang w:eastAsia="zh-CN"/>
              </w:rPr>
              <w:t>按照相同发票号，相同</w:t>
            </w:r>
            <w:r w:rsidRPr="00483389">
              <w:rPr>
                <w:rFonts w:ascii="CorpoS" w:hAnsi="CorpoS" w:hint="eastAsia"/>
                <w:color w:val="0E2841" w:themeColor="text2"/>
                <w:sz w:val="18"/>
                <w:szCs w:val="18"/>
                <w:lang w:eastAsia="zh-CN"/>
              </w:rPr>
              <w:t>Order No.</w:t>
            </w:r>
            <w:r w:rsidRPr="00483389">
              <w:rPr>
                <w:rFonts w:ascii="CorpoS" w:hAnsi="CorpoS"/>
                <w:color w:val="0E2841" w:themeColor="text2"/>
                <w:sz w:val="18"/>
                <w:szCs w:val="18"/>
                <w:lang w:eastAsia="zh-CN"/>
              </w:rPr>
              <w:t>下的相同</w:t>
            </w:r>
            <w:r w:rsidRPr="00483389">
              <w:rPr>
                <w:rFonts w:ascii="CorpoS" w:hAnsi="CorpoS"/>
                <w:color w:val="0E2841" w:themeColor="text2"/>
                <w:sz w:val="18"/>
                <w:szCs w:val="18"/>
                <w:lang w:eastAsia="zh-CN"/>
              </w:rPr>
              <w:t>P</w:t>
            </w:r>
            <w:r w:rsidRPr="00483389">
              <w:rPr>
                <w:rFonts w:ascii="CorpoS" w:hAnsi="CorpoS" w:hint="eastAsia"/>
                <w:color w:val="0E2841" w:themeColor="text2"/>
                <w:sz w:val="18"/>
                <w:szCs w:val="18"/>
                <w:lang w:eastAsia="zh-CN"/>
              </w:rPr>
              <w:t xml:space="preserve">art </w:t>
            </w:r>
            <w:r w:rsidRPr="00483389">
              <w:rPr>
                <w:rFonts w:ascii="CorpoS" w:hAnsi="CorpoS"/>
                <w:color w:val="0E2841" w:themeColor="text2"/>
                <w:sz w:val="18"/>
                <w:szCs w:val="18"/>
                <w:lang w:eastAsia="zh-CN"/>
              </w:rPr>
              <w:t>N</w:t>
            </w:r>
            <w:r w:rsidRPr="00483389">
              <w:rPr>
                <w:rFonts w:ascii="CorpoS" w:hAnsi="CorpoS" w:hint="eastAsia"/>
                <w:color w:val="0E2841" w:themeColor="text2"/>
                <w:sz w:val="18"/>
                <w:szCs w:val="18"/>
                <w:lang w:eastAsia="zh-CN"/>
              </w:rPr>
              <w:t>o.</w:t>
            </w:r>
            <w:r w:rsidRPr="00483389">
              <w:rPr>
                <w:rFonts w:ascii="CorpoS" w:hAnsi="CorpoS"/>
                <w:color w:val="0E2841" w:themeColor="text2"/>
                <w:sz w:val="18"/>
                <w:szCs w:val="18"/>
                <w:lang w:eastAsia="zh-CN"/>
              </w:rPr>
              <w:t>进行合并加总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填入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DSS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导入模板</w:t>
            </w:r>
          </w:p>
        </w:tc>
      </w:tr>
      <w:tr w:rsidR="0033133F" w:rsidRPr="00483389" w14:paraId="05320A4B" w14:textId="77777777" w:rsidTr="0033133F">
        <w:trPr>
          <w:cantSplit/>
          <w:jc w:val="center"/>
        </w:trPr>
        <w:tc>
          <w:tcPr>
            <w:tcW w:w="2263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E233DC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t>Unit</w:t>
            </w:r>
          </w:p>
        </w:tc>
        <w:tc>
          <w:tcPr>
            <w:tcW w:w="1843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EC6D11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默认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PC</w:t>
            </w:r>
          </w:p>
        </w:tc>
        <w:tc>
          <w:tcPr>
            <w:tcW w:w="3544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20FF9C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默认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PC</w:t>
            </w:r>
          </w:p>
        </w:tc>
      </w:tr>
      <w:tr w:rsidR="0033133F" w:rsidRPr="00483389" w14:paraId="4BEA8BB1" w14:textId="77777777" w:rsidTr="0033133F">
        <w:trPr>
          <w:cantSplit/>
          <w:jc w:val="center"/>
        </w:trPr>
        <w:tc>
          <w:tcPr>
            <w:tcW w:w="226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C1980A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t>SPM PO Number</w:t>
            </w:r>
          </w:p>
        </w:tc>
        <w:tc>
          <w:tcPr>
            <w:tcW w:w="1843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F2ABB1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Order No.</w:t>
            </w:r>
          </w:p>
        </w:tc>
        <w:tc>
          <w:tcPr>
            <w:tcW w:w="354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1B372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对应发票导出清单</w:t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Z</w:t>
            </w: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列</w:t>
            </w:r>
          </w:p>
        </w:tc>
      </w:tr>
      <w:tr w:rsidR="0033133F" w:rsidRPr="00483389" w14:paraId="591AC79F" w14:textId="77777777" w:rsidTr="0033133F">
        <w:trPr>
          <w:cantSplit/>
          <w:jc w:val="center"/>
        </w:trPr>
        <w:tc>
          <w:tcPr>
            <w:tcW w:w="2263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DEEB9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</w:rPr>
            </w:pPr>
            <w:r w:rsidRPr="00483389">
              <w:rPr>
                <w:rFonts w:ascii="CorpoS" w:hAnsi="CorpoS"/>
                <w:sz w:val="18"/>
                <w:szCs w:val="18"/>
              </w:rPr>
              <w:t>SPM PO Item Number</w:t>
            </w:r>
          </w:p>
        </w:tc>
        <w:tc>
          <w:tcPr>
            <w:tcW w:w="1843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BC1EDA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-</w:t>
            </w:r>
          </w:p>
        </w:tc>
        <w:tc>
          <w:tcPr>
            <w:tcW w:w="3544" w:type="dxa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85D8D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发票导出信息中无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 xml:space="preserve">SPM PO item number, </w:t>
            </w: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可置空</w:t>
            </w:r>
          </w:p>
        </w:tc>
      </w:tr>
      <w:tr w:rsidR="0033133F" w:rsidRPr="00483389" w14:paraId="1E73FD5B" w14:textId="77777777" w:rsidTr="0033133F">
        <w:trPr>
          <w:cantSplit/>
          <w:jc w:val="center"/>
        </w:trPr>
        <w:tc>
          <w:tcPr>
            <w:tcW w:w="2263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8F65A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sz w:val="18"/>
                <w:szCs w:val="18"/>
                <w:lang w:eastAsia="zh-CN"/>
              </w:rPr>
              <w:t>ETA date</w:t>
            </w:r>
          </w:p>
        </w:tc>
        <w:tc>
          <w:tcPr>
            <w:tcW w:w="1843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BFC180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</w:p>
        </w:tc>
        <w:tc>
          <w:tcPr>
            <w:tcW w:w="3544" w:type="dxa"/>
            <w:shd w:val="clear" w:color="auto" w:fill="FFFFFF" w:themeFill="background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F0712" w14:textId="77777777" w:rsidR="0033133F" w:rsidRPr="00483389" w:rsidRDefault="0033133F" w:rsidP="00483389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</w:pPr>
            <w:r w:rsidRPr="00483389">
              <w:rPr>
                <w:rFonts w:ascii="CorpoS" w:hAnsi="CorpoS"/>
                <w:color w:val="000000" w:themeColor="text1"/>
                <w:sz w:val="18"/>
                <w:szCs w:val="18"/>
                <w:lang w:eastAsia="zh-CN"/>
              </w:rPr>
              <w:t>pre-alert creation date+1 Calander days</w:t>
            </w:r>
          </w:p>
        </w:tc>
      </w:tr>
    </w:tbl>
    <w:p w14:paraId="2D697D59" w14:textId="77777777" w:rsidR="00535900" w:rsidRDefault="004036D4" w:rsidP="00535900">
      <w:pPr>
        <w:ind w:firstLine="480"/>
        <w:rPr>
          <w:rFonts w:ascii="CorpoS" w:hAnsi="CorpoS"/>
          <w:sz w:val="22"/>
        </w:rPr>
      </w:pPr>
      <w:r>
        <w:rPr>
          <w:rFonts w:hint="eastAsia"/>
        </w:rPr>
        <w:t>文件以</w:t>
      </w:r>
      <w:r>
        <w:rPr>
          <w:rFonts w:ascii="CorpoS" w:hAnsi="CorpoS" w:hint="eastAsia"/>
          <w:sz w:val="22"/>
        </w:rPr>
        <w:t>“</w:t>
      </w:r>
      <w:r w:rsidRPr="00740616">
        <w:rPr>
          <w:rFonts w:ascii="CorpoS" w:hAnsi="CorpoS"/>
          <w:sz w:val="22"/>
        </w:rPr>
        <w:t>PN</w:t>
      </w:r>
      <w:r>
        <w:rPr>
          <w:rFonts w:ascii="CorpoS" w:hAnsi="CorpoS" w:hint="eastAsia"/>
          <w:sz w:val="22"/>
        </w:rPr>
        <w:t>_</w:t>
      </w:r>
      <w:r w:rsidRPr="00740616">
        <w:rPr>
          <w:rFonts w:ascii="CorpoS" w:hAnsi="CorpoS"/>
          <w:sz w:val="22"/>
        </w:rPr>
        <w:t>日期</w:t>
      </w:r>
      <w:r>
        <w:rPr>
          <w:rFonts w:ascii="CorpoS" w:hAnsi="CorpoS" w:hint="eastAsia"/>
          <w:sz w:val="22"/>
        </w:rPr>
        <w:t>”</w:t>
      </w:r>
      <w:r w:rsidRPr="00740616">
        <w:rPr>
          <w:rFonts w:ascii="CorpoS" w:hAnsi="CorpoS"/>
          <w:sz w:val="22"/>
        </w:rPr>
        <w:t>命名</w:t>
      </w:r>
    </w:p>
    <w:p w14:paraId="34AD8332" w14:textId="23B9E3EB" w:rsidR="00535900" w:rsidRPr="00313E43" w:rsidRDefault="00535900" w:rsidP="00535900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 xml:space="preserve">DSS </w:t>
      </w:r>
      <w:r w:rsidRPr="00313E43">
        <w:rPr>
          <w:rFonts w:ascii="CorpoS" w:hAnsi="CorpoS"/>
          <w:sz w:val="22"/>
        </w:rPr>
        <w:t>导入模</w:t>
      </w:r>
      <w:commentRangeStart w:id="6"/>
      <w:r w:rsidRPr="00313E43">
        <w:rPr>
          <w:rFonts w:ascii="CorpoS" w:hAnsi="CorpoS"/>
          <w:sz w:val="22"/>
        </w:rPr>
        <w:t>板</w:t>
      </w:r>
      <w:commentRangeEnd w:id="6"/>
      <w:r w:rsidRPr="00313E43">
        <w:rPr>
          <w:rStyle w:val="af0"/>
          <w:rFonts w:ascii="CorpoS" w:hAnsi="CorpoS"/>
          <w:sz w:val="22"/>
          <w:szCs w:val="24"/>
        </w:rPr>
        <w:commentReference w:id="6"/>
      </w:r>
      <w:r w:rsidRPr="00313E43">
        <w:rPr>
          <w:rFonts w:ascii="CorpoS" w:hAnsi="CorpoS"/>
          <w:sz w:val="22"/>
        </w:rPr>
        <w:t>：</w:t>
      </w:r>
    </w:p>
    <w:bookmarkStart w:id="7" w:name="_MON_1851427053"/>
    <w:bookmarkEnd w:id="7"/>
    <w:p w14:paraId="16F4BCA3" w14:textId="7F8EF73E" w:rsidR="00F1423C" w:rsidRDefault="00535900" w:rsidP="00535900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object w:dxaOrig="1333" w:dyaOrig="871" w14:anchorId="27D1BF88">
          <v:shape id="_x0000_i1027" type="#_x0000_t75" style="width:66.75pt;height:42.95pt" o:ole="">
            <v:imagedata r:id="rId19" o:title=""/>
          </v:shape>
          <o:OLEObject Type="Embed" ProgID="Excel.Sheet.12" ShapeID="_x0000_i1027" DrawAspect="Icon" ObjectID="_1852204578" r:id="rId20"/>
        </w:object>
      </w:r>
    </w:p>
    <w:p w14:paraId="1FA86321" w14:textId="77777777" w:rsidR="00535900" w:rsidRDefault="00535900" w:rsidP="00535900">
      <w:pPr>
        <w:ind w:firstLine="440"/>
        <w:rPr>
          <w:rFonts w:ascii="CorpoS" w:hAnsi="CorpoS"/>
          <w:sz w:val="22"/>
        </w:rPr>
      </w:pPr>
    </w:p>
    <w:p w14:paraId="19F04048" w14:textId="77777777" w:rsidR="00535900" w:rsidRDefault="00535900" w:rsidP="00535900">
      <w:pPr>
        <w:ind w:firstLine="440"/>
        <w:rPr>
          <w:rFonts w:ascii="CorpoS" w:hAnsi="CorpoS"/>
          <w:sz w:val="22"/>
        </w:rPr>
      </w:pPr>
    </w:p>
    <w:p w14:paraId="6F1A5F1F" w14:textId="77777777" w:rsidR="00535900" w:rsidRDefault="00535900" w:rsidP="00535900">
      <w:pPr>
        <w:ind w:firstLine="440"/>
        <w:rPr>
          <w:rFonts w:ascii="CorpoS" w:hAnsi="CorpoS"/>
          <w:sz w:val="22"/>
        </w:rPr>
      </w:pPr>
    </w:p>
    <w:p w14:paraId="207ED5C7" w14:textId="3CDBF5FB" w:rsidR="00535900" w:rsidRDefault="00535900">
      <w:pPr>
        <w:widowControl/>
        <w:spacing w:after="160" w:line="278" w:lineRule="auto"/>
        <w:ind w:firstLineChars="0" w:firstLine="0"/>
        <w:rPr>
          <w:rFonts w:ascii="CorpoS" w:hAnsi="CorpoS"/>
          <w:sz w:val="22"/>
        </w:rPr>
      </w:pPr>
      <w:r>
        <w:rPr>
          <w:rFonts w:ascii="CorpoS" w:hAnsi="CorpoS"/>
          <w:sz w:val="22"/>
        </w:rPr>
        <w:br w:type="page"/>
      </w:r>
    </w:p>
    <w:p w14:paraId="5D786AFC" w14:textId="283EBF57" w:rsidR="00535900" w:rsidRDefault="000A0D46" w:rsidP="000A0D46">
      <w:pPr>
        <w:pStyle w:val="a5"/>
        <w:ind w:firstLine="701"/>
        <w:rPr>
          <w:rFonts w:ascii="华文楷体" w:hAnsi="华文楷体" w:hint="eastAsia"/>
        </w:rPr>
      </w:pPr>
      <w:r w:rsidRPr="000A0D46">
        <w:rPr>
          <w:rFonts w:ascii="华文楷体" w:hAnsi="华文楷体" w:hint="eastAsia"/>
        </w:rPr>
        <w:lastRenderedPageBreak/>
        <w:t>X-entry</w:t>
      </w:r>
    </w:p>
    <w:p w14:paraId="5F235629" w14:textId="5243FC83" w:rsidR="000A0D46" w:rsidRDefault="00473357" w:rsidP="00473357">
      <w:pPr>
        <w:pStyle w:val="1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触发机制</w:t>
      </w:r>
    </w:p>
    <w:p w14:paraId="5201287E" w14:textId="48E7F027" w:rsidR="00473357" w:rsidRDefault="001F6537" w:rsidP="00AF3AAD">
      <w:pPr>
        <w:pStyle w:val="a9"/>
        <w:numPr>
          <w:ilvl w:val="0"/>
          <w:numId w:val="10"/>
        </w:numPr>
        <w:ind w:firstLineChars="0"/>
        <w:rPr>
          <w:rFonts w:hint="eastAsia"/>
        </w:rPr>
      </w:pPr>
      <w:r w:rsidRPr="00AF3AAD">
        <w:rPr>
          <w:rFonts w:hint="eastAsia"/>
          <w:b/>
          <w:bCs/>
        </w:rPr>
        <w:t>邮件触发：</w:t>
      </w:r>
      <w:r w:rsidRPr="001F6537">
        <w:t>收到报关代理送货邮件</w:t>
      </w:r>
      <w:r w:rsidRPr="001F6537">
        <w:t>&amp;IMS</w:t>
      </w:r>
      <w:r w:rsidRPr="001F6537">
        <w:t>同事发过来的</w:t>
      </w:r>
      <w:r w:rsidRPr="001F6537">
        <w:t>PO</w:t>
      </w:r>
      <w:r w:rsidRPr="001F6537">
        <w:t>自动触发</w:t>
      </w:r>
    </w:p>
    <w:p w14:paraId="7D946AF0" w14:textId="32F33503" w:rsidR="000243BD" w:rsidRDefault="000243BD" w:rsidP="00AF3AAD">
      <w:pPr>
        <w:pStyle w:val="a9"/>
        <w:numPr>
          <w:ilvl w:val="0"/>
          <w:numId w:val="10"/>
        </w:numPr>
        <w:ind w:firstLineChars="0"/>
        <w:rPr>
          <w:rFonts w:hint="eastAsia"/>
        </w:rPr>
      </w:pPr>
      <w:r w:rsidRPr="00AF3AAD">
        <w:rPr>
          <w:rFonts w:hint="eastAsia"/>
          <w:b/>
          <w:bCs/>
        </w:rPr>
        <w:t>接收邮箱：</w:t>
      </w:r>
      <w:r>
        <w:rPr>
          <w:rFonts w:hint="eastAsia"/>
        </w:rPr>
        <w:t xml:space="preserve">Portal </w:t>
      </w:r>
      <w:r>
        <w:rPr>
          <w:rFonts w:hint="eastAsia"/>
        </w:rPr>
        <w:t>公邮</w:t>
      </w:r>
    </w:p>
    <w:p w14:paraId="2E4406B9" w14:textId="77777777" w:rsidR="00C40AB7" w:rsidRPr="00C40AB7" w:rsidRDefault="00C40AB7" w:rsidP="00AF3AAD">
      <w:pPr>
        <w:pStyle w:val="a9"/>
        <w:numPr>
          <w:ilvl w:val="0"/>
          <w:numId w:val="10"/>
        </w:numPr>
        <w:ind w:firstLineChars="0"/>
        <w:rPr>
          <w:rFonts w:hint="eastAsia"/>
        </w:rPr>
      </w:pPr>
      <w:r>
        <w:rPr>
          <w:rFonts w:hint="eastAsia"/>
          <w:b/>
          <w:bCs/>
        </w:rPr>
        <w:t>报关代理</w:t>
      </w:r>
      <w:r w:rsidR="005E3D2D" w:rsidRPr="00AF3AAD">
        <w:rPr>
          <w:b/>
          <w:bCs/>
        </w:rPr>
        <w:t>邮件监控条件：</w:t>
      </w:r>
    </w:p>
    <w:p w14:paraId="00EE23A5" w14:textId="77777777" w:rsidR="00C40AB7" w:rsidRDefault="005E3D2D" w:rsidP="00C40AB7">
      <w:pPr>
        <w:pStyle w:val="a9"/>
        <w:ind w:left="920" w:firstLineChars="0" w:firstLine="0"/>
        <w:rPr>
          <w:rFonts w:hint="eastAsia"/>
        </w:rPr>
      </w:pPr>
      <w:r w:rsidRPr="005E3D2D">
        <w:t>①</w:t>
      </w:r>
      <w:r w:rsidRPr="005E3D2D">
        <w:t>发件人邮箱后缀：</w:t>
      </w:r>
      <w:r w:rsidRPr="005E3D2D">
        <w:t>@bjfcl.com</w:t>
      </w:r>
      <w:r w:rsidRPr="005E3D2D">
        <w:t>；</w:t>
      </w:r>
    </w:p>
    <w:p w14:paraId="73BB084B" w14:textId="02C2A986" w:rsidR="005E3D2D" w:rsidRDefault="005E3D2D" w:rsidP="00C40AB7">
      <w:pPr>
        <w:pStyle w:val="a9"/>
        <w:ind w:left="920" w:firstLineChars="0" w:firstLine="0"/>
        <w:rPr>
          <w:rFonts w:hint="eastAsia"/>
        </w:rPr>
      </w:pPr>
      <w:r w:rsidRPr="005E3D2D">
        <w:t>②</w:t>
      </w:r>
      <w:r w:rsidRPr="005E3D2D">
        <w:t>邮件标题含固定字段：快件签收单</w:t>
      </w:r>
    </w:p>
    <w:p w14:paraId="145DC48A" w14:textId="2E78D0D7" w:rsidR="00AE79F7" w:rsidRDefault="00AE79F7" w:rsidP="00AE79F7">
      <w:pPr>
        <w:pStyle w:val="1"/>
        <w:numPr>
          <w:ilvl w:val="0"/>
          <w:numId w:val="7"/>
        </w:numPr>
        <w:ind w:firstLineChars="0"/>
        <w:rPr>
          <w:rFonts w:hint="eastAsia"/>
        </w:rPr>
      </w:pPr>
      <w:r>
        <w:rPr>
          <w:rFonts w:hint="eastAsia"/>
        </w:rPr>
        <w:t>业务流程</w:t>
      </w:r>
    </w:p>
    <w:p w14:paraId="354D4337" w14:textId="32311BED" w:rsidR="00AE79F7" w:rsidRPr="00AE79F7" w:rsidRDefault="00AE79F7" w:rsidP="00AE79F7">
      <w:pPr>
        <w:pStyle w:val="2"/>
        <w:numPr>
          <w:ilvl w:val="1"/>
          <w:numId w:val="7"/>
        </w:numPr>
        <w:ind w:firstLineChars="0"/>
        <w:rPr>
          <w:rFonts w:hint="eastAsia"/>
        </w:rPr>
      </w:pPr>
      <w:r>
        <w:rPr>
          <w:rFonts w:hint="eastAsia"/>
        </w:rPr>
        <w:t>获取</w:t>
      </w:r>
      <w:r>
        <w:rPr>
          <w:rFonts w:hint="eastAsia"/>
        </w:rPr>
        <w:t>PN/QTY/ID No.</w:t>
      </w:r>
    </w:p>
    <w:p w14:paraId="7C6DA1AE" w14:textId="77777777" w:rsidR="00AE79F7" w:rsidRDefault="00AE79F7" w:rsidP="00AE79F7">
      <w:pPr>
        <w:ind w:firstLine="480"/>
        <w:rPr>
          <w:rFonts w:hint="eastAsia"/>
        </w:rPr>
      </w:pPr>
      <w:r>
        <w:rPr>
          <w:rFonts w:hint="eastAsia"/>
        </w:rPr>
        <w:t>收到报关代理的送货邮件通知后，根据附件中的运单号去诊断仪大表通过</w:t>
      </w:r>
      <w:r>
        <w:rPr>
          <w:rFonts w:hint="eastAsia"/>
        </w:rPr>
        <w:t>AWB. No</w:t>
      </w:r>
      <w:r>
        <w:rPr>
          <w:rFonts w:hint="eastAsia"/>
        </w:rPr>
        <w:t>寻找对应的</w:t>
      </w:r>
      <w:r>
        <w:rPr>
          <w:rFonts w:hint="eastAsia"/>
        </w:rPr>
        <w:t>PN</w:t>
      </w:r>
      <w:r>
        <w:rPr>
          <w:rFonts w:hint="eastAsia"/>
        </w:rPr>
        <w:t>，</w:t>
      </w:r>
      <w:r>
        <w:rPr>
          <w:rFonts w:hint="eastAsia"/>
        </w:rPr>
        <w:t>QTY</w:t>
      </w:r>
      <w:r>
        <w:rPr>
          <w:rFonts w:hint="eastAsia"/>
        </w:rPr>
        <w:t>，</w:t>
      </w:r>
      <w:r>
        <w:rPr>
          <w:rFonts w:hint="eastAsia"/>
        </w:rPr>
        <w:t>ID No. (J</w:t>
      </w:r>
      <w:r>
        <w:rPr>
          <w:rFonts w:hint="eastAsia"/>
        </w:rPr>
        <w:t>列</w:t>
      </w:r>
      <w:r>
        <w:rPr>
          <w:rFonts w:hint="eastAsia"/>
        </w:rPr>
        <w:t>)</w:t>
      </w:r>
      <w:r>
        <w:rPr>
          <w:rFonts w:hint="eastAsia"/>
        </w:rPr>
        <w:t>，（会出现多行，但</w:t>
      </w:r>
      <w:r>
        <w:rPr>
          <w:rFonts w:hint="eastAsia"/>
        </w:rPr>
        <w:t>PN</w:t>
      </w:r>
      <w:r>
        <w:rPr>
          <w:rFonts w:hint="eastAsia"/>
        </w:rPr>
        <w:t>、</w:t>
      </w:r>
      <w:r>
        <w:rPr>
          <w:rFonts w:hint="eastAsia"/>
        </w:rPr>
        <w:t>ID No</w:t>
      </w:r>
      <w:r>
        <w:rPr>
          <w:rFonts w:hint="eastAsia"/>
        </w:rPr>
        <w:t>各行是一致的，</w:t>
      </w:r>
      <w:r>
        <w:rPr>
          <w:rFonts w:hint="eastAsia"/>
        </w:rPr>
        <w:t>QTY</w:t>
      </w:r>
      <w:r>
        <w:rPr>
          <w:rFonts w:hint="eastAsia"/>
        </w:rPr>
        <w:t>取各行加总值）。</w:t>
      </w:r>
    </w:p>
    <w:p w14:paraId="79ACFEED" w14:textId="6780143E" w:rsidR="00AE79F7" w:rsidRDefault="00AE79F7" w:rsidP="00A20513">
      <w:pPr>
        <w:pStyle w:val="2"/>
        <w:numPr>
          <w:ilvl w:val="1"/>
          <w:numId w:val="7"/>
        </w:numPr>
        <w:ind w:firstLineChars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ID No.</w:t>
      </w:r>
      <w:r w:rsidR="00A20513">
        <w:rPr>
          <w:rFonts w:hint="eastAsia"/>
        </w:rPr>
        <w:t>找到</w:t>
      </w:r>
      <w:r w:rsidR="00A20513">
        <w:rPr>
          <w:rFonts w:hint="eastAsia"/>
        </w:rPr>
        <w:t>PO</w:t>
      </w:r>
      <w:r w:rsidR="00A20513">
        <w:rPr>
          <w:rFonts w:hint="eastAsia"/>
        </w:rPr>
        <w:t>号</w:t>
      </w:r>
    </w:p>
    <w:p w14:paraId="7715BB97" w14:textId="14E07DD6" w:rsidR="00AE79F7" w:rsidRDefault="00AE79F7" w:rsidP="00AE79F7">
      <w:pPr>
        <w:ind w:firstLine="480"/>
        <w:rPr>
          <w:rFonts w:hint="eastAsia"/>
        </w:rPr>
      </w:pPr>
      <w:r>
        <w:rPr>
          <w:rFonts w:hint="eastAsia"/>
        </w:rPr>
        <w:t>再通过</w:t>
      </w:r>
      <w:r>
        <w:rPr>
          <w:rFonts w:hint="eastAsia"/>
        </w:rPr>
        <w:t>ID No.</w:t>
      </w:r>
      <w:r>
        <w:rPr>
          <w:rFonts w:hint="eastAsia"/>
        </w:rPr>
        <w:t>到诊断仪大表最上面灰色部分查找对应的</w:t>
      </w:r>
      <w:r>
        <w:rPr>
          <w:rFonts w:hint="eastAsia"/>
        </w:rPr>
        <w:t xml:space="preserve"> MBPTS PO </w:t>
      </w:r>
      <w:r>
        <w:rPr>
          <w:rFonts w:hint="eastAsia"/>
        </w:rPr>
        <w:t>（</w:t>
      </w:r>
      <w:r>
        <w:rPr>
          <w:rFonts w:hint="eastAsia"/>
        </w:rPr>
        <w:t>M</w:t>
      </w:r>
      <w:r>
        <w:rPr>
          <w:rFonts w:hint="eastAsia"/>
        </w:rPr>
        <w:t>列最上部）若</w:t>
      </w:r>
      <w:r>
        <w:rPr>
          <w:rFonts w:hint="eastAsia"/>
        </w:rPr>
        <w:t>MBPTS PO</w:t>
      </w:r>
      <w:r>
        <w:rPr>
          <w:rFonts w:hint="eastAsia"/>
        </w:rPr>
        <w:t>为空，则报错转人工，并阻断流程。</w:t>
      </w:r>
    </w:p>
    <w:p w14:paraId="556D95A2" w14:textId="1F6803D8" w:rsidR="00EB6464" w:rsidRDefault="00EB6464" w:rsidP="00AE79F7">
      <w:pPr>
        <w:ind w:firstLine="480"/>
        <w:rPr>
          <w:rFonts w:hint="eastAsia"/>
        </w:rPr>
      </w:pPr>
      <w:r w:rsidRPr="00EB6464">
        <w:t>如果后续有</w:t>
      </w:r>
      <w:r w:rsidRPr="00EB6464">
        <w:t>PO</w:t>
      </w:r>
      <w:r w:rsidRPr="00EB6464">
        <w:t>了，</w:t>
      </w:r>
      <w:r>
        <w:rPr>
          <w:rFonts w:hint="eastAsia"/>
        </w:rPr>
        <w:t>需手工</w:t>
      </w:r>
      <w:r w:rsidRPr="00EB6464">
        <w:t>在</w:t>
      </w:r>
      <w:r w:rsidRPr="00EB6464">
        <w:t>portal</w:t>
      </w:r>
      <w:r w:rsidRPr="00EB6464">
        <w:t>上输入</w:t>
      </w:r>
      <w:r w:rsidRPr="00EB6464">
        <w:t>ID No.</w:t>
      </w:r>
      <w:r w:rsidRPr="00EB6464">
        <w:t>后，等待下一次运行继续流程</w:t>
      </w:r>
      <w:r>
        <w:rPr>
          <w:rFonts w:hint="eastAsia"/>
        </w:rPr>
        <w:t>。</w:t>
      </w:r>
    </w:p>
    <w:p w14:paraId="65729FEC" w14:textId="77777777" w:rsidR="000336D7" w:rsidRPr="00482B7D" w:rsidRDefault="000336D7" w:rsidP="000336D7">
      <w:pPr>
        <w:ind w:firstLine="480"/>
        <w:rPr>
          <w:rFonts w:ascii="微软雅黑" w:eastAsia="微软雅黑" w:hAnsi="微软雅黑" w:hint="eastAsia"/>
          <w:sz w:val="21"/>
          <w:szCs w:val="22"/>
        </w:rPr>
      </w:pPr>
      <w:r>
        <w:rPr>
          <w:noProof/>
        </w:rPr>
        <w:drawing>
          <wp:inline distT="0" distB="0" distL="0" distR="0" wp14:anchorId="796DFB8B" wp14:editId="0B580966">
            <wp:extent cx="2228769" cy="2024244"/>
            <wp:effectExtent l="0" t="0" r="635" b="0"/>
            <wp:docPr id="18360428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428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3755" cy="2028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B6D31F2" wp14:editId="3721EAFB">
            <wp:extent cx="3315572" cy="1995922"/>
            <wp:effectExtent l="0" t="0" r="0" b="4445"/>
            <wp:docPr id="2077615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6152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18507" cy="199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405F66" wp14:editId="5F989914">
            <wp:extent cx="5548984" cy="2985882"/>
            <wp:effectExtent l="0" t="0" r="0" b="5080"/>
            <wp:docPr id="9082897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897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55024" cy="298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FF094" w14:textId="781D9DCE" w:rsidR="00EB6464" w:rsidRDefault="0091211E" w:rsidP="000531DB">
      <w:pPr>
        <w:pStyle w:val="2"/>
        <w:numPr>
          <w:ilvl w:val="1"/>
          <w:numId w:val="7"/>
        </w:numPr>
        <w:ind w:firstLineChars="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</w:rPr>
        <w:t>PO</w:t>
      </w:r>
      <w:r>
        <w:rPr>
          <w:rFonts w:hint="eastAsia"/>
        </w:rPr>
        <w:t>号找到</w:t>
      </w:r>
      <w:r w:rsidR="000531DB">
        <w:rPr>
          <w:rFonts w:hint="eastAsia"/>
        </w:rPr>
        <w:t>PO</w:t>
      </w:r>
      <w:r w:rsidR="000531DB">
        <w:rPr>
          <w:rFonts w:hint="eastAsia"/>
        </w:rPr>
        <w:t>邮件</w:t>
      </w:r>
    </w:p>
    <w:p w14:paraId="7F326CC8" w14:textId="3C046C28" w:rsidR="000531DB" w:rsidRDefault="00A1469E" w:rsidP="000531DB">
      <w:pPr>
        <w:ind w:firstLine="480"/>
        <w:rPr>
          <w:rFonts w:hint="eastAsia"/>
        </w:rPr>
      </w:pPr>
      <w:r w:rsidRPr="00A1469E">
        <w:t>搜索条件：</w:t>
      </w:r>
      <w:r w:rsidRPr="00A1469E">
        <w:t>PO</w:t>
      </w:r>
      <w:r w:rsidRPr="00A1469E">
        <w:t>号（邮件正文会有</w:t>
      </w:r>
      <w:r w:rsidRPr="00A1469E">
        <w:t>PO</w:t>
      </w:r>
      <w:r w:rsidRPr="00A1469E">
        <w:t>号，邮件标题</w:t>
      </w:r>
      <w:r>
        <w:rPr>
          <w:rFonts w:hint="eastAsia"/>
        </w:rPr>
        <w:t>也会有</w:t>
      </w:r>
      <w:r w:rsidRPr="00A1469E">
        <w:t>PO</w:t>
      </w:r>
      <w:r w:rsidRPr="00A1469E">
        <w:t>号码）</w:t>
      </w:r>
    </w:p>
    <w:p w14:paraId="36071D5D" w14:textId="40BE7D33" w:rsidR="00A1469E" w:rsidRDefault="00C01D8E" w:rsidP="000531DB">
      <w:pPr>
        <w:ind w:firstLine="480"/>
        <w:rPr>
          <w:rFonts w:hint="eastAsia"/>
        </w:rPr>
      </w:pPr>
      <w:ins w:id="8" w:author="Ji, Scarlett Qing" w:date="2026-09-16T16:36:00Z" w16du:dateUtc="2026-09-16T08:36:00Z">
        <w:r>
          <w:rPr>
            <w:noProof/>
          </w:rPr>
          <w:lastRenderedPageBreak/>
          <w:drawing>
            <wp:inline distT="0" distB="0" distL="0" distR="0" wp14:anchorId="66D5EBB6" wp14:editId="4FC77B38">
              <wp:extent cx="5274310" cy="2944300"/>
              <wp:effectExtent l="0" t="0" r="2540" b="8890"/>
              <wp:docPr id="693031023" name="图片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93031023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274310" cy="29443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B693946" w14:textId="77777777" w:rsidR="0033597B" w:rsidRDefault="0033597B" w:rsidP="0033597B">
      <w:pPr>
        <w:ind w:firstLine="440"/>
        <w:rPr>
          <w:rFonts w:ascii="CorpoS" w:hAnsi="CorpoS"/>
          <w:sz w:val="22"/>
        </w:rPr>
      </w:pPr>
      <w:r>
        <w:rPr>
          <w:rFonts w:ascii="CorpoS" w:hAnsi="CorpoS" w:hint="eastAsia"/>
          <w:sz w:val="22"/>
        </w:rPr>
        <w:t>此处有一个特殊场景：</w:t>
      </w:r>
    </w:p>
    <w:p w14:paraId="0EC72FCA" w14:textId="77777777" w:rsidR="0033597B" w:rsidRDefault="0033597B" w:rsidP="0033597B">
      <w:pPr>
        <w:ind w:firstLine="440"/>
        <w:rPr>
          <w:rFonts w:ascii="CorpoS" w:hAnsi="CorpoS"/>
          <w:sz w:val="22"/>
        </w:rPr>
      </w:pPr>
      <w:r>
        <w:rPr>
          <w:rFonts w:ascii="CorpoS" w:hAnsi="CorpoS" w:hint="eastAsia"/>
          <w:sz w:val="22"/>
        </w:rPr>
        <w:t>邮件中会存在同一个</w:t>
      </w:r>
      <w:r>
        <w:rPr>
          <w:rFonts w:ascii="CorpoS" w:hAnsi="CorpoS" w:hint="eastAsia"/>
          <w:sz w:val="22"/>
        </w:rPr>
        <w:t>Material (Part No.)</w:t>
      </w:r>
      <w:r>
        <w:rPr>
          <w:rFonts w:ascii="CorpoS" w:hAnsi="CorpoS" w:hint="eastAsia"/>
          <w:sz w:val="22"/>
        </w:rPr>
        <w:t>对应多个</w:t>
      </w:r>
      <w:r>
        <w:rPr>
          <w:rFonts w:ascii="CorpoS" w:hAnsi="CorpoS" w:hint="eastAsia"/>
          <w:sz w:val="22"/>
        </w:rPr>
        <w:t>Item NO</w:t>
      </w:r>
      <w:r>
        <w:rPr>
          <w:rFonts w:ascii="CorpoS" w:hAnsi="CorpoS" w:hint="eastAsia"/>
          <w:sz w:val="22"/>
        </w:rPr>
        <w:t>的情况，这个时候需要从第一行的</w:t>
      </w:r>
      <w:r>
        <w:rPr>
          <w:rFonts w:ascii="CorpoS" w:hAnsi="CorpoS" w:hint="eastAsia"/>
          <w:sz w:val="22"/>
        </w:rPr>
        <w:t>Item No</w:t>
      </w:r>
      <w:r>
        <w:rPr>
          <w:rFonts w:ascii="CorpoS" w:hAnsi="CorpoS" w:hint="eastAsia"/>
          <w:sz w:val="22"/>
        </w:rPr>
        <w:t>及</w:t>
      </w:r>
      <w:r>
        <w:rPr>
          <w:rFonts w:ascii="CorpoS" w:hAnsi="CorpoS" w:hint="eastAsia"/>
          <w:sz w:val="22"/>
        </w:rPr>
        <w:t>Quantity</w:t>
      </w:r>
      <w:r>
        <w:rPr>
          <w:rFonts w:ascii="CorpoS" w:hAnsi="CorpoS" w:hint="eastAsia"/>
          <w:sz w:val="22"/>
        </w:rPr>
        <w:t>顺次收货，可能涉及到多行</w:t>
      </w:r>
      <w:r>
        <w:rPr>
          <w:rFonts w:ascii="CorpoS" w:hAnsi="CorpoS" w:hint="eastAsia"/>
          <w:sz w:val="22"/>
        </w:rPr>
        <w:t>DSS</w:t>
      </w:r>
      <w:r>
        <w:rPr>
          <w:rFonts w:ascii="CorpoS" w:hAnsi="CorpoS" w:hint="eastAsia"/>
          <w:sz w:val="22"/>
        </w:rPr>
        <w:t>导入模板的填写（例如诊断仪大表里</w:t>
      </w:r>
      <w:r>
        <w:rPr>
          <w:rFonts w:ascii="CorpoS" w:hAnsi="CorpoS" w:hint="eastAsia"/>
          <w:sz w:val="22"/>
        </w:rPr>
        <w:t>QTY</w:t>
      </w:r>
      <w:r>
        <w:rPr>
          <w:rFonts w:ascii="CorpoS" w:hAnsi="CorpoS" w:hint="eastAsia"/>
          <w:sz w:val="22"/>
        </w:rPr>
        <w:t>总数</w:t>
      </w:r>
      <w:r>
        <w:rPr>
          <w:rFonts w:ascii="CorpoS" w:hAnsi="CorpoS" w:hint="eastAsia"/>
          <w:sz w:val="22"/>
        </w:rPr>
        <w:t>100</w:t>
      </w:r>
      <w:r>
        <w:rPr>
          <w:rFonts w:ascii="CorpoS" w:hAnsi="CorpoS" w:hint="eastAsia"/>
          <w:sz w:val="22"/>
        </w:rPr>
        <w:t>，而之前</w:t>
      </w:r>
      <w:r>
        <w:rPr>
          <w:rFonts w:ascii="CorpoS" w:hAnsi="CorpoS" w:hint="eastAsia"/>
          <w:sz w:val="22"/>
        </w:rPr>
        <w:t>ITEM No</w:t>
      </w:r>
      <w:r>
        <w:rPr>
          <w:rFonts w:ascii="CorpoS" w:hAnsi="CorpoS" w:hint="eastAsia"/>
          <w:sz w:val="22"/>
        </w:rPr>
        <w:t>为</w:t>
      </w:r>
      <w:r>
        <w:rPr>
          <w:rFonts w:ascii="CorpoS" w:hAnsi="CorpoS" w:hint="eastAsia"/>
          <w:sz w:val="22"/>
        </w:rPr>
        <w:t>100</w:t>
      </w:r>
      <w:r>
        <w:rPr>
          <w:rFonts w:ascii="CorpoS" w:hAnsi="CorpoS" w:hint="eastAsia"/>
          <w:sz w:val="22"/>
        </w:rPr>
        <w:t>的还剩</w:t>
      </w:r>
      <w:r>
        <w:rPr>
          <w:rFonts w:ascii="CorpoS" w:hAnsi="CorpoS" w:hint="eastAsia"/>
          <w:sz w:val="22"/>
        </w:rPr>
        <w:t>20</w:t>
      </w:r>
      <w:r>
        <w:rPr>
          <w:rFonts w:ascii="CorpoS" w:hAnsi="CorpoS" w:hint="eastAsia"/>
          <w:sz w:val="22"/>
        </w:rPr>
        <w:t>个没收，那么</w:t>
      </w:r>
      <w:r>
        <w:rPr>
          <w:rFonts w:ascii="CorpoS" w:hAnsi="CorpoS" w:hint="eastAsia"/>
          <w:sz w:val="22"/>
        </w:rPr>
        <w:t>Item No</w:t>
      </w:r>
      <w:r>
        <w:rPr>
          <w:rFonts w:ascii="CorpoS" w:hAnsi="CorpoS" w:hint="eastAsia"/>
          <w:sz w:val="22"/>
        </w:rPr>
        <w:t>为</w:t>
      </w:r>
      <w:r>
        <w:rPr>
          <w:rFonts w:ascii="CorpoS" w:hAnsi="CorpoS" w:hint="eastAsia"/>
          <w:sz w:val="22"/>
        </w:rPr>
        <w:t>100</w:t>
      </w:r>
      <w:r>
        <w:rPr>
          <w:rFonts w:ascii="CorpoS" w:hAnsi="CorpoS" w:hint="eastAsia"/>
          <w:sz w:val="22"/>
        </w:rPr>
        <w:t>、</w:t>
      </w:r>
      <w:r>
        <w:rPr>
          <w:rFonts w:ascii="CorpoS" w:hAnsi="CorpoS" w:hint="eastAsia"/>
          <w:sz w:val="22"/>
        </w:rPr>
        <w:t>QTY</w:t>
      </w:r>
      <w:r>
        <w:rPr>
          <w:rFonts w:ascii="CorpoS" w:hAnsi="CorpoS" w:hint="eastAsia"/>
          <w:sz w:val="22"/>
        </w:rPr>
        <w:t>为</w:t>
      </w:r>
      <w:r>
        <w:rPr>
          <w:rFonts w:ascii="CorpoS" w:hAnsi="CorpoS" w:hint="eastAsia"/>
          <w:sz w:val="22"/>
        </w:rPr>
        <w:t>20</w:t>
      </w:r>
      <w:r>
        <w:rPr>
          <w:rFonts w:ascii="CorpoS" w:hAnsi="CorpoS" w:hint="eastAsia"/>
          <w:sz w:val="22"/>
        </w:rPr>
        <w:t>的一行，</w:t>
      </w:r>
      <w:r>
        <w:rPr>
          <w:rFonts w:ascii="CorpoS" w:hAnsi="CorpoS" w:hint="eastAsia"/>
          <w:sz w:val="22"/>
        </w:rPr>
        <w:t>ITEM No</w:t>
      </w:r>
      <w:r>
        <w:rPr>
          <w:rFonts w:ascii="CorpoS" w:hAnsi="CorpoS" w:hint="eastAsia"/>
          <w:sz w:val="22"/>
        </w:rPr>
        <w:t>为</w:t>
      </w:r>
      <w:r>
        <w:rPr>
          <w:rFonts w:ascii="CorpoS" w:hAnsi="CorpoS" w:hint="eastAsia"/>
          <w:sz w:val="22"/>
        </w:rPr>
        <w:t>200</w:t>
      </w:r>
      <w:r>
        <w:rPr>
          <w:rFonts w:ascii="CorpoS" w:hAnsi="CorpoS" w:hint="eastAsia"/>
          <w:sz w:val="22"/>
        </w:rPr>
        <w:t>、</w:t>
      </w:r>
      <w:r>
        <w:rPr>
          <w:rFonts w:ascii="CorpoS" w:hAnsi="CorpoS" w:hint="eastAsia"/>
          <w:sz w:val="22"/>
        </w:rPr>
        <w:t>QTY</w:t>
      </w:r>
      <w:r>
        <w:rPr>
          <w:rFonts w:ascii="CorpoS" w:hAnsi="CorpoS" w:hint="eastAsia"/>
          <w:sz w:val="22"/>
        </w:rPr>
        <w:t>为</w:t>
      </w:r>
      <w:r>
        <w:rPr>
          <w:rFonts w:ascii="CorpoS" w:hAnsi="CorpoS" w:hint="eastAsia"/>
          <w:sz w:val="22"/>
        </w:rPr>
        <w:t>80</w:t>
      </w:r>
      <w:r>
        <w:rPr>
          <w:rFonts w:ascii="CorpoS" w:hAnsi="CorpoS" w:hint="eastAsia"/>
          <w:sz w:val="22"/>
        </w:rPr>
        <w:t>的一行。）</w:t>
      </w:r>
    </w:p>
    <w:p w14:paraId="0A810784" w14:textId="77777777" w:rsidR="0033597B" w:rsidRDefault="0033597B" w:rsidP="0033597B">
      <w:pPr>
        <w:ind w:firstLine="440"/>
        <w:rPr>
          <w:rFonts w:ascii="CorpoS" w:hAnsi="CorpoS"/>
          <w:sz w:val="22"/>
        </w:rPr>
      </w:pPr>
      <w:r>
        <w:rPr>
          <w:rFonts w:ascii="CorpoS" w:hAnsi="CorpoS" w:hint="eastAsia"/>
          <w:sz w:val="22"/>
        </w:rPr>
        <w:t>这里会做成前台不显示每个</w:t>
      </w:r>
      <w:r>
        <w:rPr>
          <w:rFonts w:ascii="CorpoS" w:hAnsi="CorpoS" w:hint="eastAsia"/>
          <w:sz w:val="22"/>
        </w:rPr>
        <w:t>PO</w:t>
      </w:r>
      <w:r>
        <w:rPr>
          <w:rFonts w:ascii="CorpoS" w:hAnsi="CorpoS" w:hint="eastAsia"/>
          <w:sz w:val="22"/>
        </w:rPr>
        <w:t>具体收了多少，还剩多少的记录</w:t>
      </w:r>
      <w:r>
        <w:rPr>
          <w:rFonts w:ascii="CorpoS" w:hAnsi="CorpoS" w:hint="eastAsia"/>
          <w:sz w:val="22"/>
        </w:rPr>
        <w:t>table</w:t>
      </w:r>
      <w:r>
        <w:rPr>
          <w:rFonts w:ascii="CorpoS" w:hAnsi="CorpoS" w:hint="eastAsia"/>
          <w:sz w:val="22"/>
        </w:rPr>
        <w:t>，但是</w:t>
      </w:r>
      <w:r>
        <w:rPr>
          <w:rFonts w:ascii="CorpoS" w:hAnsi="CorpoS" w:hint="eastAsia"/>
          <w:sz w:val="22"/>
        </w:rPr>
        <w:t>BU</w:t>
      </w:r>
      <w:r>
        <w:rPr>
          <w:rFonts w:ascii="CorpoS" w:hAnsi="CorpoS" w:hint="eastAsia"/>
          <w:sz w:val="22"/>
        </w:rPr>
        <w:t>可以进行搜索查看。</w:t>
      </w:r>
    </w:p>
    <w:p w14:paraId="130A1019" w14:textId="77777777" w:rsidR="0033597B" w:rsidRDefault="0033597B" w:rsidP="0033597B">
      <w:pPr>
        <w:ind w:firstLine="440"/>
        <w:rPr>
          <w:rFonts w:ascii="CorpoS" w:hAnsi="CorpoS"/>
          <w:sz w:val="22"/>
        </w:rPr>
      </w:pPr>
      <w:r>
        <w:rPr>
          <w:rFonts w:ascii="CorpoS" w:hAnsi="CorpoS" w:hint="eastAsia"/>
          <w:sz w:val="22"/>
        </w:rPr>
        <w:t>同时，如果</w:t>
      </w:r>
      <w:r>
        <w:rPr>
          <w:rFonts w:ascii="CorpoS" w:hAnsi="CorpoS" w:hint="eastAsia"/>
          <w:sz w:val="22"/>
        </w:rPr>
        <w:t>BU</w:t>
      </w:r>
      <w:r>
        <w:rPr>
          <w:rFonts w:ascii="CorpoS" w:hAnsi="CorpoS" w:hint="eastAsia"/>
          <w:sz w:val="22"/>
        </w:rPr>
        <w:t>对一些</w:t>
      </w:r>
      <w:r>
        <w:rPr>
          <w:rFonts w:ascii="CorpoS" w:hAnsi="CorpoS" w:hint="eastAsia"/>
          <w:sz w:val="22"/>
        </w:rPr>
        <w:t>PN</w:t>
      </w:r>
      <w:r>
        <w:rPr>
          <w:rFonts w:ascii="CorpoS" w:hAnsi="CorpoS" w:hint="eastAsia"/>
          <w:sz w:val="22"/>
        </w:rPr>
        <w:t>做了手工收货，业务老师可以在</w:t>
      </w:r>
      <w:r>
        <w:rPr>
          <w:rFonts w:ascii="CorpoS" w:hAnsi="CorpoS" w:hint="eastAsia"/>
          <w:sz w:val="22"/>
        </w:rPr>
        <w:t>PTS</w:t>
      </w:r>
      <w:r>
        <w:rPr>
          <w:rFonts w:ascii="CorpoS" w:hAnsi="CorpoS" w:hint="eastAsia"/>
          <w:sz w:val="22"/>
        </w:rPr>
        <w:t>平台上手工录入</w:t>
      </w:r>
      <w:r>
        <w:rPr>
          <w:rFonts w:ascii="CorpoS" w:hAnsi="CorpoS" w:hint="eastAsia"/>
          <w:sz w:val="22"/>
        </w:rPr>
        <w:t>PO</w:t>
      </w:r>
      <w:r>
        <w:rPr>
          <w:rFonts w:ascii="CorpoS" w:hAnsi="CorpoS" w:hint="eastAsia"/>
          <w:sz w:val="22"/>
        </w:rPr>
        <w:t>号、</w:t>
      </w:r>
      <w:r>
        <w:rPr>
          <w:rFonts w:ascii="CorpoS" w:hAnsi="CorpoS" w:hint="eastAsia"/>
          <w:sz w:val="22"/>
        </w:rPr>
        <w:t>Part No</w:t>
      </w:r>
      <w:r>
        <w:rPr>
          <w:rFonts w:ascii="CorpoS" w:hAnsi="CorpoS" w:hint="eastAsia"/>
          <w:sz w:val="22"/>
        </w:rPr>
        <w:t>、线下已收货数量，</w:t>
      </w:r>
      <w:r>
        <w:rPr>
          <w:rFonts w:ascii="CorpoS" w:hAnsi="CorpoS" w:hint="eastAsia"/>
          <w:sz w:val="22"/>
        </w:rPr>
        <w:t>Portal</w:t>
      </w:r>
      <w:r>
        <w:rPr>
          <w:rFonts w:ascii="CorpoS" w:hAnsi="CorpoS" w:hint="eastAsia"/>
          <w:sz w:val="22"/>
        </w:rPr>
        <w:t>会对自动收货和手工收货的记录提供查询功能。</w:t>
      </w:r>
    </w:p>
    <w:p w14:paraId="04184AF4" w14:textId="77777777" w:rsidR="0033597B" w:rsidRDefault="0033597B" w:rsidP="0033597B">
      <w:pPr>
        <w:ind w:firstLine="440"/>
        <w:rPr>
          <w:rFonts w:ascii="CorpoS" w:hAnsi="CorpoS"/>
          <w:sz w:val="22"/>
        </w:rPr>
      </w:pPr>
    </w:p>
    <w:p w14:paraId="33002B23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>
        <w:rPr>
          <w:rFonts w:ascii="CorpoS" w:hAnsi="CorpoS" w:hint="eastAsia"/>
          <w:sz w:val="22"/>
        </w:rPr>
        <w:t>注：邮件里的</w:t>
      </w:r>
      <w:r>
        <w:rPr>
          <w:rFonts w:ascii="CorpoS" w:hAnsi="CorpoS" w:hint="eastAsia"/>
          <w:sz w:val="22"/>
        </w:rPr>
        <w:t>Quantity</w:t>
      </w:r>
      <w:r>
        <w:rPr>
          <w:rFonts w:ascii="CorpoS" w:hAnsi="CorpoS" w:hint="eastAsia"/>
          <w:sz w:val="22"/>
        </w:rPr>
        <w:t>是大于等于诊断仪大表里筛选后</w:t>
      </w:r>
      <w:r>
        <w:rPr>
          <w:rFonts w:ascii="CorpoS" w:hAnsi="CorpoS" w:hint="eastAsia"/>
          <w:sz w:val="22"/>
        </w:rPr>
        <w:t>QTY</w:t>
      </w:r>
      <w:r>
        <w:rPr>
          <w:rFonts w:ascii="CorpoS" w:hAnsi="CorpoS" w:hint="eastAsia"/>
          <w:sz w:val="22"/>
        </w:rPr>
        <w:t>加总数量的，无需额外对</w:t>
      </w:r>
      <w:r>
        <w:rPr>
          <w:rFonts w:ascii="CorpoS" w:hAnsi="CorpoS" w:hint="eastAsia"/>
          <w:sz w:val="22"/>
        </w:rPr>
        <w:t>Qty</w:t>
      </w:r>
      <w:r>
        <w:rPr>
          <w:rFonts w:ascii="CorpoS" w:hAnsi="CorpoS" w:hint="eastAsia"/>
          <w:sz w:val="22"/>
        </w:rPr>
        <w:t>进行校验。</w:t>
      </w:r>
    </w:p>
    <w:p w14:paraId="2883B5E8" w14:textId="77777777" w:rsidR="0033597B" w:rsidRPr="00313E43" w:rsidRDefault="0033597B" w:rsidP="0033597B">
      <w:pPr>
        <w:pStyle w:val="a9"/>
        <w:ind w:left="0"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>数据映射关系如下：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2447"/>
        <w:gridCol w:w="2672"/>
        <w:gridCol w:w="3177"/>
      </w:tblGrid>
      <w:tr w:rsidR="0033597B" w:rsidRPr="0033597B" w14:paraId="29A4C983" w14:textId="77777777" w:rsidTr="00482B7D">
        <w:trPr>
          <w:tblHeader/>
          <w:jc w:val="center"/>
        </w:trPr>
        <w:tc>
          <w:tcPr>
            <w:tcW w:w="1554" w:type="pct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E6571A" w14:textId="77777777" w:rsidR="0033597B" w:rsidRPr="0033597B" w:rsidRDefault="0033597B" w:rsidP="0033597B">
            <w:pPr>
              <w:ind w:firstLineChars="0" w:firstLine="0"/>
              <w:jc w:val="center"/>
              <w:rPr>
                <w:rFonts w:ascii="CorpoS" w:hAnsi="CorpoS"/>
                <w:sz w:val="16"/>
                <w:szCs w:val="16"/>
              </w:rPr>
            </w:pPr>
            <w:r w:rsidRPr="0033597B">
              <w:rPr>
                <w:rFonts w:ascii="CorpoS" w:hAnsi="CorpoS"/>
                <w:b/>
                <w:color w:val="FFFFFF"/>
                <w:sz w:val="16"/>
                <w:szCs w:val="16"/>
              </w:rPr>
              <w:lastRenderedPageBreak/>
              <w:t>DSS</w:t>
            </w:r>
            <w:r w:rsidRPr="0033597B">
              <w:rPr>
                <w:rFonts w:ascii="CorpoS" w:hAnsi="CorpoS"/>
                <w:b/>
                <w:color w:val="FFFFFF"/>
                <w:sz w:val="16"/>
                <w:szCs w:val="16"/>
              </w:rPr>
              <w:t>字段</w:t>
            </w:r>
          </w:p>
        </w:tc>
        <w:tc>
          <w:tcPr>
            <w:tcW w:w="1689" w:type="pct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A867C6" w14:textId="77777777" w:rsidR="0033597B" w:rsidRPr="0033597B" w:rsidRDefault="0033597B" w:rsidP="0033597B">
            <w:pPr>
              <w:ind w:firstLineChars="0" w:firstLine="0"/>
              <w:jc w:val="center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b/>
                <w:color w:val="FFFFFF"/>
                <w:sz w:val="16"/>
                <w:szCs w:val="16"/>
                <w:lang w:eastAsia="zh-CN"/>
              </w:rPr>
              <w:t>涉及文件</w:t>
            </w:r>
          </w:p>
        </w:tc>
        <w:tc>
          <w:tcPr>
            <w:tcW w:w="1757" w:type="pct"/>
            <w:shd w:val="clear" w:color="auto" w:fill="1F4E7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A1DCEA" w14:textId="77777777" w:rsidR="0033597B" w:rsidRPr="0033597B" w:rsidRDefault="0033597B" w:rsidP="0033597B">
            <w:pPr>
              <w:ind w:firstLineChars="0" w:firstLine="0"/>
              <w:jc w:val="center"/>
              <w:rPr>
                <w:rFonts w:ascii="CorpoS" w:hAnsi="CorpoS"/>
                <w:sz w:val="16"/>
                <w:szCs w:val="16"/>
              </w:rPr>
            </w:pPr>
            <w:r w:rsidRPr="0033597B">
              <w:rPr>
                <w:rFonts w:ascii="CorpoS" w:hAnsi="CorpoS"/>
                <w:b/>
                <w:color w:val="FFFFFF"/>
                <w:sz w:val="16"/>
                <w:szCs w:val="16"/>
                <w:lang w:eastAsia="zh-CN"/>
              </w:rPr>
              <w:t>提取位置</w:t>
            </w:r>
          </w:p>
        </w:tc>
      </w:tr>
      <w:tr w:rsidR="0033597B" w:rsidRPr="0033597B" w14:paraId="4221B28E" w14:textId="77777777" w:rsidTr="00482B7D">
        <w:trPr>
          <w:cantSplit/>
          <w:jc w:val="center"/>
        </w:trPr>
        <w:tc>
          <w:tcPr>
            <w:tcW w:w="1554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D36B86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</w:rPr>
              <w:t>ASN Number</w:t>
            </w:r>
          </w:p>
        </w:tc>
        <w:tc>
          <w:tcPr>
            <w:tcW w:w="1689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D0D1B8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进口发票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（按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AWB No.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查询系统库中的对应发票信息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）</w:t>
            </w:r>
          </w:p>
        </w:tc>
        <w:tc>
          <w:tcPr>
            <w:tcW w:w="1757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0A31BE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 xml:space="preserve">Our delivery note number </w:t>
            </w:r>
          </w:p>
          <w:p w14:paraId="7623452C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noProof/>
                <w:sz w:val="16"/>
                <w:szCs w:val="16"/>
              </w:rPr>
              <w:drawing>
                <wp:inline distT="0" distB="0" distL="0" distR="0" wp14:anchorId="52E11073" wp14:editId="1F40F667">
                  <wp:extent cx="1890473" cy="628650"/>
                  <wp:effectExtent l="0" t="0" r="0" b="0"/>
                  <wp:docPr id="920069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692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013" cy="6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97B" w:rsidRPr="0033597B" w14:paraId="236AE803" w14:textId="77777777" w:rsidTr="00482B7D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CBB7F2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</w:rPr>
              <w:t>Vendor BP Number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C87E6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固定值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D632E2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</w:rPr>
            </w:pPr>
            <w:r w:rsidRPr="0033597B">
              <w:rPr>
                <w:rFonts w:ascii="CorpoS" w:hAnsi="CorpoS"/>
                <w:sz w:val="16"/>
                <w:szCs w:val="16"/>
              </w:rPr>
              <w:t>191110260</w:t>
            </w:r>
          </w:p>
        </w:tc>
      </w:tr>
      <w:tr w:rsidR="0033597B" w:rsidRPr="0033597B" w14:paraId="5065488A" w14:textId="77777777" w:rsidTr="00482B7D">
        <w:trPr>
          <w:cantSplit/>
          <w:jc w:val="center"/>
        </w:trPr>
        <w:tc>
          <w:tcPr>
            <w:tcW w:w="1554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5381BF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</w:rPr>
              <w:t>Shipment Date</w:t>
            </w:r>
          </w:p>
        </w:tc>
        <w:tc>
          <w:tcPr>
            <w:tcW w:w="1689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A5613E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进口发票</w:t>
            </w:r>
          </w:p>
        </w:tc>
        <w:tc>
          <w:tcPr>
            <w:tcW w:w="1757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904DBC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Document date</w:t>
            </w:r>
          </w:p>
          <w:p w14:paraId="7302E056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noProof/>
                <w:sz w:val="16"/>
                <w:szCs w:val="16"/>
              </w:rPr>
              <w:drawing>
                <wp:inline distT="0" distB="0" distL="0" distR="0" wp14:anchorId="1A39931B" wp14:editId="2DCD2370">
                  <wp:extent cx="1890473" cy="628650"/>
                  <wp:effectExtent l="0" t="0" r="0" b="0"/>
                  <wp:docPr id="1881445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06928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2013" cy="62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597B" w:rsidRPr="0033597B" w14:paraId="1E68C211" w14:textId="77777777" w:rsidTr="00482B7D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9CB55E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</w:rPr>
              <w:t>SPM Part Number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6ABD2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诊断仪大表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A5481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Part No. (D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列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)</w:t>
            </w:r>
          </w:p>
        </w:tc>
      </w:tr>
      <w:tr w:rsidR="0033597B" w:rsidRPr="0033597B" w14:paraId="7301164B" w14:textId="77777777" w:rsidTr="00482B7D">
        <w:trPr>
          <w:cantSplit/>
          <w:jc w:val="center"/>
        </w:trPr>
        <w:tc>
          <w:tcPr>
            <w:tcW w:w="1554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9BA8D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</w:rPr>
              <w:t>Quantity</w:t>
            </w:r>
          </w:p>
        </w:tc>
        <w:tc>
          <w:tcPr>
            <w:tcW w:w="1689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68BCA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诊断仪大表</w:t>
            </w:r>
          </w:p>
        </w:tc>
        <w:tc>
          <w:tcPr>
            <w:tcW w:w="1757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4D92B0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Qty (F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列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)</w:t>
            </w:r>
          </w:p>
        </w:tc>
      </w:tr>
      <w:tr w:rsidR="0033597B" w:rsidRPr="0033597B" w14:paraId="41E97613" w14:textId="77777777" w:rsidTr="00482B7D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12978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</w:rPr>
              <w:t>Unit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609B91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固定值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3CBB47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</w:rPr>
            </w:pPr>
            <w:r w:rsidRPr="0033597B">
              <w:rPr>
                <w:rFonts w:ascii="CorpoS" w:hAnsi="CorpoS"/>
                <w:sz w:val="16"/>
                <w:szCs w:val="16"/>
              </w:rPr>
              <w:t>PC</w:t>
            </w:r>
          </w:p>
        </w:tc>
      </w:tr>
      <w:tr w:rsidR="0033597B" w:rsidRPr="0033597B" w14:paraId="36517DA7" w14:textId="77777777" w:rsidTr="00482B7D">
        <w:trPr>
          <w:cantSplit/>
          <w:jc w:val="center"/>
        </w:trPr>
        <w:tc>
          <w:tcPr>
            <w:tcW w:w="1554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63844E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</w:rPr>
              <w:t>SPM PO Number</w:t>
            </w:r>
          </w:p>
        </w:tc>
        <w:tc>
          <w:tcPr>
            <w:tcW w:w="1689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77029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IMS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发送的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PO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邮件或者诊断仪大表</w:t>
            </w:r>
          </w:p>
        </w:tc>
        <w:tc>
          <w:tcPr>
            <w:tcW w:w="1757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F6CE34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Email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中的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PO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号或者诊断仪大表中的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DPTS PO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列</w:t>
            </w:r>
          </w:p>
        </w:tc>
      </w:tr>
      <w:tr w:rsidR="0033597B" w:rsidRPr="0033597B" w14:paraId="009B8DC3" w14:textId="77777777" w:rsidTr="00482B7D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E448F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</w:rPr>
              <w:t>SPM PO Item Number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A91A70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IMS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发送的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PO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邮件中的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SPM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截屏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67F128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Item Number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列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（一个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ITEM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、一个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SN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为一行数据，不存在多个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ITEM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号写在一行上）</w:t>
            </w:r>
          </w:p>
        </w:tc>
      </w:tr>
      <w:tr w:rsidR="0033597B" w:rsidRPr="0033597B" w14:paraId="65512AC3" w14:textId="77777777" w:rsidTr="00482B7D">
        <w:trPr>
          <w:cantSplit/>
          <w:jc w:val="center"/>
        </w:trPr>
        <w:tc>
          <w:tcPr>
            <w:tcW w:w="1554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A19A0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color w:val="000000" w:themeColor="text1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color w:val="000000" w:themeColor="text1"/>
                <w:sz w:val="16"/>
                <w:szCs w:val="16"/>
                <w:lang w:eastAsia="zh-CN"/>
              </w:rPr>
              <w:t>ETA date</w:t>
            </w:r>
          </w:p>
        </w:tc>
        <w:tc>
          <w:tcPr>
            <w:tcW w:w="1689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D5FA46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Fullcome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邮件</w:t>
            </w:r>
            <w:r w:rsidRPr="0033597B">
              <w:rPr>
                <w:rFonts w:ascii="CorpoS" w:hAnsi="CorpoS" w:hint="eastAsia"/>
                <w:sz w:val="16"/>
                <w:szCs w:val="16"/>
                <w:lang w:eastAsia="zh-CN"/>
              </w:rPr>
              <w:t>（报关代理邮件）</w:t>
            </w:r>
          </w:p>
        </w:tc>
        <w:tc>
          <w:tcPr>
            <w:tcW w:w="1757" w:type="pct"/>
            <w:shd w:val="clear" w:color="auto" w:fill="EEF5F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EF2AFF" w14:textId="77777777" w:rsidR="0033597B" w:rsidRPr="0033597B" w:rsidRDefault="0033597B" w:rsidP="0033597B">
            <w:pPr>
              <w:ind w:firstLineChars="0" w:firstLine="0"/>
              <w:jc w:val="both"/>
              <w:rPr>
                <w:rFonts w:ascii="CorpoS" w:hAnsi="CorpoS"/>
                <w:sz w:val="16"/>
                <w:szCs w:val="16"/>
                <w:lang w:eastAsia="zh-CN"/>
              </w:rPr>
            </w:pP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Fullcome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邮件日期</w:t>
            </w:r>
            <w:r w:rsidRPr="0033597B">
              <w:rPr>
                <w:rFonts w:ascii="CorpoS" w:hAnsi="CorpoS"/>
                <w:sz w:val="16"/>
                <w:szCs w:val="16"/>
                <w:lang w:eastAsia="zh-CN"/>
              </w:rPr>
              <w:t>+1 calendar days</w:t>
            </w:r>
          </w:p>
        </w:tc>
      </w:tr>
    </w:tbl>
    <w:p w14:paraId="75E26888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</w:p>
    <w:p w14:paraId="09D1269D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>附件：</w:t>
      </w:r>
    </w:p>
    <w:p w14:paraId="37C31C98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 xml:space="preserve">1. </w:t>
      </w:r>
      <w:r w:rsidRPr="00313E43">
        <w:rPr>
          <w:rFonts w:ascii="CorpoS" w:hAnsi="CorpoS"/>
          <w:sz w:val="22"/>
        </w:rPr>
        <w:t>诊断仪大表</w:t>
      </w:r>
    </w:p>
    <w:p w14:paraId="532CB89A" w14:textId="77777777" w:rsidR="0033597B" w:rsidRPr="00313E43" w:rsidRDefault="0033597B" w:rsidP="0033597B">
      <w:pPr>
        <w:ind w:firstLine="480"/>
        <w:rPr>
          <w:rFonts w:ascii="CorpoS" w:hAnsi="CorpoS"/>
          <w:sz w:val="22"/>
        </w:rPr>
      </w:pPr>
      <w:hyperlink r:id="rId26" w:history="1">
        <w:r w:rsidRPr="00313E43">
          <w:rPr>
            <w:rStyle w:val="af2"/>
            <w:rFonts w:ascii="CorpoS" w:hAnsi="CorpoS"/>
            <w:sz w:val="22"/>
          </w:rPr>
          <w:t>! Star D orders_new_Since Aug. 8 handled by IE.xlsx</w:t>
        </w:r>
      </w:hyperlink>
      <w:r w:rsidRPr="00313E43">
        <w:rPr>
          <w:rFonts w:ascii="CorpoS" w:hAnsi="CorpoS"/>
          <w:sz w:val="22"/>
        </w:rPr>
        <w:t xml:space="preserve">  </w:t>
      </w:r>
      <w:r w:rsidRPr="00313E43">
        <w:rPr>
          <w:rFonts w:ascii="CorpoS" w:hAnsi="CorpoS"/>
          <w:sz w:val="22"/>
        </w:rPr>
        <w:t>（</w:t>
      </w:r>
      <w:hyperlink r:id="rId27" w:history="1">
        <w:r w:rsidRPr="00313E43">
          <w:rPr>
            <w:rStyle w:val="af2"/>
            <w:rFonts w:ascii="CorpoS" w:hAnsi="CorpoS"/>
            <w:sz w:val="22"/>
          </w:rPr>
          <w:t>https://corpdir-my.sharepoint.com/:x:/r/personal/zhying1_apac_corpdir_net/Documents/!%20Star%20D%20orders_new_Since%20Aug.%208%20handled%20by%20IE.xlsx?d=wdabe21d2ba7a403d933e540c709e5eb5&amp;csf=1&amp;web=1&amp;e=1fpe3Z</w:t>
        </w:r>
      </w:hyperlink>
      <w:r w:rsidRPr="00313E43">
        <w:rPr>
          <w:rFonts w:ascii="CorpoS" w:hAnsi="CorpoS"/>
          <w:sz w:val="22"/>
        </w:rPr>
        <w:t xml:space="preserve">    </w:t>
      </w:r>
    </w:p>
    <w:p w14:paraId="75B2CD6D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>
        <w:rPr>
          <w:rFonts w:ascii="CorpoS" w:hAnsi="CorpoS"/>
          <w:sz w:val="22"/>
        </w:rPr>
        <w:object w:dxaOrig="1508" w:dyaOrig="983" w14:anchorId="667592C5">
          <v:shape id="_x0000_i1028" type="#_x0000_t75" style="width:76.05pt;height:49.35pt" o:ole="">
            <v:imagedata r:id="rId28" o:title=""/>
          </v:shape>
          <o:OLEObject Type="Embed" ProgID="Excel.Sheet.12" ShapeID="_x0000_i1028" DrawAspect="Icon" ObjectID="_1852204579" r:id="rId29"/>
        </w:object>
      </w:r>
    </w:p>
    <w:p w14:paraId="677FB480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</w:p>
    <w:p w14:paraId="293C6D8A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 xml:space="preserve">2. IMS </w:t>
      </w:r>
      <w:r w:rsidRPr="00313E43">
        <w:rPr>
          <w:rFonts w:ascii="CorpoS" w:hAnsi="CorpoS"/>
          <w:sz w:val="22"/>
        </w:rPr>
        <w:t>邮件（邮件内容每次不一定完全一致，但是上表提到的信息均包含在内）</w:t>
      </w:r>
    </w:p>
    <w:p w14:paraId="0E431536" w14:textId="77777777" w:rsidR="0033597B" w:rsidRDefault="0033597B" w:rsidP="0033597B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object w:dxaOrig="1376" w:dyaOrig="893" w14:anchorId="478C7A0A">
          <v:shape id="_x0000_i1029" type="#_x0000_t75" style="width:70.25pt;height:43.55pt" o:ole="">
            <v:imagedata r:id="rId30" o:title=""/>
          </v:shape>
          <o:OLEObject Type="Embed" ProgID="Package" ShapeID="_x0000_i1029" DrawAspect="Icon" ObjectID="_1852204580" r:id="rId31"/>
        </w:object>
      </w:r>
    </w:p>
    <w:p w14:paraId="3E91766F" w14:textId="77777777" w:rsidR="0033597B" w:rsidRDefault="0033597B" w:rsidP="0033597B">
      <w:pPr>
        <w:ind w:firstLine="440"/>
        <w:rPr>
          <w:rFonts w:ascii="CorpoS" w:hAnsi="CorpoS"/>
          <w:sz w:val="22"/>
        </w:rPr>
      </w:pPr>
    </w:p>
    <w:p w14:paraId="6D79548B" w14:textId="77777777" w:rsidR="0033597B" w:rsidRDefault="0033597B" w:rsidP="0033597B">
      <w:pPr>
        <w:ind w:firstLine="440"/>
        <w:rPr>
          <w:rFonts w:ascii="CorpoS" w:hAnsi="CorpoS"/>
          <w:sz w:val="22"/>
        </w:rPr>
      </w:pPr>
      <w:r>
        <w:rPr>
          <w:rFonts w:ascii="CorpoS" w:hAnsi="CorpoS" w:hint="eastAsia"/>
          <w:sz w:val="22"/>
        </w:rPr>
        <w:t>一个</w:t>
      </w:r>
      <w:r>
        <w:rPr>
          <w:rFonts w:ascii="CorpoS" w:hAnsi="CorpoS" w:hint="eastAsia"/>
          <w:sz w:val="22"/>
        </w:rPr>
        <w:t>PN</w:t>
      </w:r>
      <w:r>
        <w:rPr>
          <w:rFonts w:ascii="CorpoS" w:hAnsi="CorpoS" w:hint="eastAsia"/>
          <w:sz w:val="22"/>
        </w:rPr>
        <w:t>建多行的情况</w:t>
      </w:r>
    </w:p>
    <w:p w14:paraId="62AD38A1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>
        <w:rPr>
          <w:rFonts w:ascii="CorpoS" w:hAnsi="CorpoS"/>
          <w:sz w:val="22"/>
        </w:rPr>
        <w:object w:dxaOrig="1376" w:dyaOrig="893" w14:anchorId="7332AFBD">
          <v:shape id="_x0000_i1030" type="#_x0000_t75" style="width:69.1pt;height:44.7pt" o:ole="">
            <v:imagedata r:id="rId32" o:title=""/>
          </v:shape>
          <o:OLEObject Type="Embed" ProgID="Package" ShapeID="_x0000_i1030" DrawAspect="Icon" ObjectID="_1852204581" r:id="rId33"/>
        </w:object>
      </w:r>
    </w:p>
    <w:p w14:paraId="2A625421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</w:p>
    <w:p w14:paraId="19422F16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 xml:space="preserve">3. </w:t>
      </w:r>
      <w:r w:rsidRPr="00313E43">
        <w:rPr>
          <w:rFonts w:ascii="CorpoS" w:hAnsi="CorpoS"/>
          <w:sz w:val="22"/>
        </w:rPr>
        <w:t>报关行的送货邮件中的附件</w:t>
      </w:r>
    </w:p>
    <w:bookmarkStart w:id="9" w:name="OLE_LINK2"/>
    <w:bookmarkStart w:id="10" w:name="_MON_1851427346"/>
    <w:bookmarkEnd w:id="10"/>
    <w:p w14:paraId="1B152235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object w:dxaOrig="1376" w:dyaOrig="893" w14:anchorId="7A8CEB41">
          <v:shape id="_x0000_i1031" type="#_x0000_t75" style="width:69.1pt;height:44.7pt" o:ole="">
            <v:imagedata r:id="rId34" o:title=""/>
          </v:shape>
          <o:OLEObject Type="Embed" ProgID="Excel.Sheet.12" ShapeID="_x0000_i1031" DrawAspect="Icon" ObjectID="_1852204582" r:id="rId35"/>
        </w:object>
      </w:r>
      <w:bookmarkEnd w:id="9"/>
      <w:r>
        <w:rPr>
          <w:rFonts w:ascii="CorpoS" w:hAnsi="CorpoS"/>
          <w:sz w:val="22"/>
        </w:rPr>
        <w:object w:dxaOrig="1508" w:dyaOrig="983" w14:anchorId="0B2A17B9">
          <v:shape id="_x0000_i1032" type="#_x0000_t75" style="width:76.05pt;height:49.35pt" o:ole="">
            <v:imagedata r:id="rId36" o:title=""/>
          </v:shape>
          <o:OLEObject Type="Embed" ProgID="Package" ShapeID="_x0000_i1032" DrawAspect="Icon" ObjectID="_1852204583" r:id="rId37"/>
        </w:object>
      </w:r>
    </w:p>
    <w:p w14:paraId="14CDFC1C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</w:p>
    <w:p w14:paraId="3D4D8222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t xml:space="preserve">4. </w:t>
      </w:r>
      <w:r w:rsidRPr="00313E43">
        <w:rPr>
          <w:rFonts w:ascii="CorpoS" w:hAnsi="CorpoS"/>
          <w:sz w:val="22"/>
        </w:rPr>
        <w:t>进口发票</w:t>
      </w:r>
    </w:p>
    <w:p w14:paraId="61862286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  <w:r w:rsidRPr="00313E43">
        <w:rPr>
          <w:rFonts w:ascii="CorpoS" w:hAnsi="CorpoS"/>
          <w:sz w:val="22"/>
        </w:rPr>
        <w:object w:dxaOrig="1810" w:dyaOrig="1180" w14:anchorId="68DCD877">
          <v:shape id="_x0000_i1033" type="#_x0000_t75" style="width:91.75pt;height:59.25pt" o:ole="">
            <v:imagedata r:id="rId38" o:title=""/>
          </v:shape>
          <o:OLEObject Type="Embed" ProgID="Package" ShapeID="_x0000_i1033" DrawAspect="Icon" ObjectID="_1852204584" r:id="rId39"/>
        </w:object>
      </w:r>
    </w:p>
    <w:p w14:paraId="71E75627" w14:textId="77777777" w:rsidR="0033597B" w:rsidRPr="00313E43" w:rsidRDefault="0033597B" w:rsidP="0033597B">
      <w:pPr>
        <w:ind w:firstLine="440"/>
        <w:rPr>
          <w:rFonts w:ascii="CorpoS" w:hAnsi="CorpoS"/>
          <w:sz w:val="22"/>
        </w:rPr>
      </w:pPr>
    </w:p>
    <w:p w14:paraId="3D46F6C4" w14:textId="77777777" w:rsidR="0033597B" w:rsidRPr="000531DB" w:rsidRDefault="0033597B" w:rsidP="000531DB">
      <w:pPr>
        <w:ind w:firstLine="480"/>
        <w:rPr>
          <w:rFonts w:hint="eastAsia"/>
        </w:rPr>
      </w:pPr>
    </w:p>
    <w:sectPr w:rsidR="0033597B" w:rsidRPr="000531DB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Ji, Scarlett Qing" w:date="2026-09-20T16:22:00Z" w:initials="SJ">
    <w:p w14:paraId="5BD3D590" w14:textId="77777777" w:rsidR="00CB3D85" w:rsidRDefault="00CB3D85" w:rsidP="005F7141">
      <w:pPr>
        <w:pStyle w:val="ae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命名方式待确认</w:t>
      </w:r>
    </w:p>
  </w:comment>
  <w:comment w:id="4" w:author="Ji, Scarlett Qing" w:date="2026-09-09T14:47:00Z" w:initials="SJ">
    <w:p w14:paraId="2EA3EAA7" w14:textId="77777777" w:rsidR="0033133F" w:rsidRDefault="0033133F" w:rsidP="007B5706">
      <w:pPr>
        <w:pStyle w:val="ae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此处是Invoivce No.还是MBZ/DN No.?</w:t>
      </w:r>
    </w:p>
  </w:comment>
  <w:comment w:id="5" w:author="Ji, Scarlett Qing" w:date="2026-09-09T16:43:00Z" w:initials="SJ">
    <w:p w14:paraId="616DD458" w14:textId="77777777" w:rsidR="0033133F" w:rsidRDefault="0033133F" w:rsidP="00045F5A">
      <w:pPr>
        <w:pStyle w:val="ae"/>
        <w:ind w:firstLine="480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Invoice No.</w:t>
      </w:r>
    </w:p>
  </w:comment>
  <w:comment w:id="6" w:author="Zou, John Jiahong" w:date="2026-09-09T15:42:00Z" w:initials="ZJ">
    <w:p w14:paraId="2AAFFCD0" w14:textId="77777777" w:rsidR="00535900" w:rsidRDefault="00535900" w:rsidP="00535900">
      <w:pPr>
        <w:pStyle w:val="ae"/>
        <w:ind w:firstLine="480"/>
        <w:rPr>
          <w:rFonts w:hint="eastAsia"/>
        </w:rPr>
      </w:pPr>
      <w:r>
        <w:rPr>
          <w:rStyle w:val="af0"/>
        </w:rPr>
        <w:annotationRef/>
      </w:r>
      <w:r w:rsidRPr="0F08A7E0">
        <w:t>导入模板命名规则：</w:t>
      </w:r>
    </w:p>
    <w:p w14:paraId="3C8271A2" w14:textId="77777777" w:rsidR="00535900" w:rsidRDefault="00535900" w:rsidP="00535900">
      <w:pPr>
        <w:pStyle w:val="ae"/>
        <w:ind w:firstLine="480"/>
        <w:rPr>
          <w:rFonts w:hint="eastAsia"/>
        </w:rPr>
      </w:pPr>
      <w:r w:rsidRPr="3D610535">
        <w:t>1.X-Entry 使用： PN+日期格式命名；</w:t>
      </w:r>
    </w:p>
    <w:p w14:paraId="734E24EC" w14:textId="77777777" w:rsidR="00535900" w:rsidRDefault="00535900" w:rsidP="00535900">
      <w:pPr>
        <w:pStyle w:val="ae"/>
        <w:ind w:firstLine="480"/>
        <w:rPr>
          <w:rFonts w:hint="eastAsia"/>
        </w:rPr>
      </w:pPr>
      <w:r w:rsidRPr="0C9D551F">
        <w:t>2.MBPLAP 待确认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D3D590" w15:done="1"/>
  <w15:commentEx w15:paraId="2EA3EAA7" w15:done="1"/>
  <w15:commentEx w15:paraId="616DD458" w15:paraIdParent="2EA3EAA7" w15:done="1"/>
  <w15:commentEx w15:paraId="734E24EC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AE36F34" w16cex:dateUtc="2026-09-20T08:22:00Z"/>
  <w16cex:commentExtensible w16cex:durableId="2B75DAEF" w16cex:dateUtc="2026-09-09T06:47:00Z"/>
  <w16cex:commentExtensible w16cex:durableId="4AD8F794" w16cex:dateUtc="2026-09-09T08:43:00Z"/>
  <w16cex:commentExtensible w16cex:durableId="2A396D4D" w16cex:dateUtc="2026-09-09T07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D3D590" w16cid:durableId="3AE36F34"/>
  <w16cid:commentId w16cid:paraId="2EA3EAA7" w16cid:durableId="2B75DAEF"/>
  <w16cid:commentId w16cid:paraId="616DD458" w16cid:durableId="4AD8F794"/>
  <w16cid:commentId w16cid:paraId="734E24EC" w16cid:durableId="2A396D4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10F80" w14:textId="77777777" w:rsidR="00A90DB0" w:rsidRDefault="00A90DB0" w:rsidP="00BB63EE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2D33CBC3" w14:textId="77777777" w:rsidR="00A90DB0" w:rsidRDefault="00A90DB0" w:rsidP="00BB63EE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rpoS">
    <w:altName w:val="Cambria"/>
    <w:charset w:val="00"/>
    <w:family w:val="auto"/>
    <w:pitch w:val="default"/>
    <w:sig w:usb0="00000000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B09E2" w14:textId="77777777" w:rsidR="00BB63EE" w:rsidRDefault="00BB63EE">
    <w:pPr>
      <w:pStyle w:val="af5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14BD" w14:textId="77777777" w:rsidR="00BB63EE" w:rsidRDefault="00BB63EE">
    <w:pPr>
      <w:pStyle w:val="af5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78C21" w14:textId="77777777" w:rsidR="00BB63EE" w:rsidRDefault="00BB63EE">
    <w:pPr>
      <w:pStyle w:val="af5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6A15C" w14:textId="77777777" w:rsidR="00A90DB0" w:rsidRDefault="00A90DB0" w:rsidP="00BB63EE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302357C1" w14:textId="77777777" w:rsidR="00A90DB0" w:rsidRDefault="00A90DB0" w:rsidP="00BB63EE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6DC1" w14:textId="77777777" w:rsidR="00BB63EE" w:rsidRDefault="00BB63EE">
    <w:pPr>
      <w:pStyle w:val="af3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9BD3F" w14:textId="77777777" w:rsidR="00BB63EE" w:rsidRDefault="00BB63EE">
    <w:pPr>
      <w:pStyle w:val="af3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632D2" w14:textId="77777777" w:rsidR="00BB63EE" w:rsidRDefault="00BB63EE">
    <w:pPr>
      <w:pStyle w:val="af3"/>
      <w:ind w:firstLine="36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15207"/>
    <w:multiLevelType w:val="hybridMultilevel"/>
    <w:tmpl w:val="4A308E2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6D63628"/>
    <w:multiLevelType w:val="multilevel"/>
    <w:tmpl w:val="49BAD5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  <w:color w:val="20386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03864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03864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03864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03864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03864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03864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03864"/>
      </w:rPr>
    </w:lvl>
  </w:abstractNum>
  <w:abstractNum w:abstractNumId="2" w15:restartNumberingAfterBreak="0">
    <w:nsid w:val="4BF94588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4C935C5E"/>
    <w:multiLevelType w:val="hybridMultilevel"/>
    <w:tmpl w:val="97CAD07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55EB715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5D0C717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6" w15:restartNumberingAfterBreak="0">
    <w:nsid w:val="655B246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7" w15:restartNumberingAfterBreak="0">
    <w:nsid w:val="72E46F6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8" w15:restartNumberingAfterBreak="0">
    <w:nsid w:val="7713643C"/>
    <w:multiLevelType w:val="hybridMultilevel"/>
    <w:tmpl w:val="3C96CE1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CC600E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725829864">
    <w:abstractNumId w:val="8"/>
  </w:num>
  <w:num w:numId="2" w16cid:durableId="531383822">
    <w:abstractNumId w:val="5"/>
  </w:num>
  <w:num w:numId="3" w16cid:durableId="929660020">
    <w:abstractNumId w:val="0"/>
  </w:num>
  <w:num w:numId="4" w16cid:durableId="206065058">
    <w:abstractNumId w:val="9"/>
  </w:num>
  <w:num w:numId="5" w16cid:durableId="1170875105">
    <w:abstractNumId w:val="4"/>
  </w:num>
  <w:num w:numId="6" w16cid:durableId="747776191">
    <w:abstractNumId w:val="1"/>
  </w:num>
  <w:num w:numId="7" w16cid:durableId="874732082">
    <w:abstractNumId w:val="6"/>
  </w:num>
  <w:num w:numId="8" w16cid:durableId="1074742742">
    <w:abstractNumId w:val="7"/>
  </w:num>
  <w:num w:numId="9" w16cid:durableId="1070925348">
    <w:abstractNumId w:val="2"/>
  </w:num>
  <w:num w:numId="10" w16cid:durableId="782920569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i, Scarlett Qing">
    <w15:presenceInfo w15:providerId="AD" w15:userId="S::scaji@deloittecn.com.cn::e5845594-986b-4298-9403-9eb1aff46810"/>
  </w15:person>
  <w15:person w15:author="Zou, John Jiahong">
    <w15:presenceInfo w15:providerId="AD" w15:userId="S::johzou@deloittecn.com.cn::d78903e4-367f-4cd8-9a1d-75897d33b00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FA"/>
    <w:rsid w:val="000243BD"/>
    <w:rsid w:val="00026A1B"/>
    <w:rsid w:val="000336D7"/>
    <w:rsid w:val="000531DB"/>
    <w:rsid w:val="000A0D46"/>
    <w:rsid w:val="000C1249"/>
    <w:rsid w:val="00166F2E"/>
    <w:rsid w:val="001F6537"/>
    <w:rsid w:val="00231691"/>
    <w:rsid w:val="00254C50"/>
    <w:rsid w:val="002C3910"/>
    <w:rsid w:val="0033133F"/>
    <w:rsid w:val="0033597B"/>
    <w:rsid w:val="003A1841"/>
    <w:rsid w:val="004036D4"/>
    <w:rsid w:val="00473357"/>
    <w:rsid w:val="00483389"/>
    <w:rsid w:val="004E6DD2"/>
    <w:rsid w:val="00535900"/>
    <w:rsid w:val="005E3D2D"/>
    <w:rsid w:val="006D5ECB"/>
    <w:rsid w:val="00732FC1"/>
    <w:rsid w:val="0091211E"/>
    <w:rsid w:val="009145EF"/>
    <w:rsid w:val="00972376"/>
    <w:rsid w:val="009870AD"/>
    <w:rsid w:val="009A7519"/>
    <w:rsid w:val="009C49AE"/>
    <w:rsid w:val="00A1469E"/>
    <w:rsid w:val="00A20513"/>
    <w:rsid w:val="00A90DB0"/>
    <w:rsid w:val="00AE79F7"/>
    <w:rsid w:val="00AF3AAD"/>
    <w:rsid w:val="00B64895"/>
    <w:rsid w:val="00BB63EE"/>
    <w:rsid w:val="00C01D8E"/>
    <w:rsid w:val="00C40AB7"/>
    <w:rsid w:val="00CB3D85"/>
    <w:rsid w:val="00E118FA"/>
    <w:rsid w:val="00E979A0"/>
    <w:rsid w:val="00EB6464"/>
    <w:rsid w:val="00F1423C"/>
    <w:rsid w:val="00F27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796231"/>
  <w15:chartTrackingRefBased/>
  <w15:docId w15:val="{14C3384B-7511-4E58-8D3E-D4E1275A7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1249"/>
    <w:pPr>
      <w:widowControl w:val="0"/>
      <w:spacing w:after="0" w:line="240" w:lineRule="auto"/>
      <w:ind w:firstLineChars="200" w:firstLine="200"/>
    </w:pPr>
    <w:rPr>
      <w:rFonts w:eastAsia="华文楷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C1249"/>
    <w:pPr>
      <w:keepNext/>
      <w:keepLines/>
      <w:outlineLvl w:val="0"/>
    </w:pPr>
    <w:rPr>
      <w:rFonts w:asciiTheme="majorHAnsi" w:hAnsiTheme="majorHAnsi" w:cstheme="majorBidi"/>
      <w:b/>
      <w:sz w:val="30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1691"/>
    <w:pPr>
      <w:keepNext/>
      <w:keepLines/>
      <w:outlineLvl w:val="1"/>
    </w:pPr>
    <w:rPr>
      <w:rFonts w:asciiTheme="majorHAnsi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18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18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18FA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18F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18F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18F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18F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C1249"/>
    <w:rPr>
      <w:rFonts w:asciiTheme="majorHAnsi" w:eastAsia="华文楷体" w:hAnsiTheme="majorHAnsi" w:cstheme="majorBidi"/>
      <w:b/>
      <w:sz w:val="30"/>
      <w:szCs w:val="48"/>
    </w:rPr>
  </w:style>
  <w:style w:type="character" w:customStyle="1" w:styleId="20">
    <w:name w:val="标题 2 字符"/>
    <w:basedOn w:val="a0"/>
    <w:link w:val="2"/>
    <w:uiPriority w:val="9"/>
    <w:rsid w:val="00231691"/>
    <w:rPr>
      <w:rFonts w:asciiTheme="majorHAnsi" w:eastAsia="华文楷体" w:hAnsiTheme="majorHAnsi" w:cstheme="majorBidi"/>
      <w:b/>
      <w:sz w:val="28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118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118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118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118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118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18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118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2376"/>
    <w:pPr>
      <w:spacing w:after="80"/>
      <w:contextualSpacing/>
      <w:jc w:val="center"/>
    </w:pPr>
    <w:rPr>
      <w:rFonts w:asciiTheme="majorHAnsi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972376"/>
    <w:rPr>
      <w:rFonts w:asciiTheme="majorHAnsi" w:eastAsia="华文楷体" w:hAnsiTheme="majorHAnsi" w:cstheme="majorBidi"/>
      <w:b/>
      <w:spacing w:val="-10"/>
      <w:kern w:val="28"/>
      <w:sz w:val="3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FC1"/>
    <w:pPr>
      <w:numPr>
        <w:ilvl w:val="1"/>
      </w:numPr>
      <w:ind w:firstLineChars="200" w:firstLine="200"/>
      <w:jc w:val="center"/>
    </w:pPr>
    <w:rPr>
      <w:rFonts w:asciiTheme="majorHAnsi" w:hAnsiTheme="majorHAnsi" w:cstheme="majorBidi"/>
      <w:b/>
      <w:spacing w:val="15"/>
      <w:sz w:val="32"/>
      <w:szCs w:val="28"/>
    </w:rPr>
  </w:style>
  <w:style w:type="character" w:customStyle="1" w:styleId="a6">
    <w:name w:val="副标题 字符"/>
    <w:basedOn w:val="a0"/>
    <w:link w:val="a5"/>
    <w:uiPriority w:val="11"/>
    <w:rsid w:val="00732FC1"/>
    <w:rPr>
      <w:rFonts w:asciiTheme="majorHAnsi" w:eastAsia="华文楷体" w:hAnsiTheme="majorHAnsi" w:cstheme="majorBidi"/>
      <w:b/>
      <w:spacing w:val="15"/>
      <w:sz w:val="32"/>
      <w:szCs w:val="28"/>
    </w:rPr>
  </w:style>
  <w:style w:type="paragraph" w:styleId="a7">
    <w:name w:val="Quote"/>
    <w:basedOn w:val="a"/>
    <w:next w:val="a"/>
    <w:link w:val="a8"/>
    <w:uiPriority w:val="29"/>
    <w:qFormat/>
    <w:rsid w:val="00E11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18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18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18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18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18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18FA"/>
    <w:rPr>
      <w:b/>
      <w:bCs/>
      <w:smallCaps/>
      <w:color w:val="0F4761" w:themeColor="accent1" w:themeShade="BF"/>
      <w:spacing w:val="5"/>
    </w:rPr>
  </w:style>
  <w:style w:type="paragraph" w:styleId="ae">
    <w:name w:val="annotation text"/>
    <w:basedOn w:val="a"/>
    <w:link w:val="af"/>
    <w:uiPriority w:val="99"/>
    <w:unhideWhenUsed/>
    <w:rsid w:val="00CB3D85"/>
    <w:pPr>
      <w:widowControl/>
      <w:spacing w:after="100"/>
      <w:ind w:firstLineChars="0" w:firstLine="0"/>
    </w:pPr>
    <w:rPr>
      <w:rFonts w:ascii="微软雅黑" w:eastAsia="微软雅黑" w:hAnsi="微软雅黑"/>
      <w:kern w:val="0"/>
      <w:sz w:val="20"/>
      <w:szCs w:val="20"/>
      <w:lang w:eastAsia="en-US"/>
      <w14:ligatures w14:val="none"/>
    </w:rPr>
  </w:style>
  <w:style w:type="character" w:customStyle="1" w:styleId="af">
    <w:name w:val="批注文字 字符"/>
    <w:basedOn w:val="a0"/>
    <w:link w:val="ae"/>
    <w:uiPriority w:val="99"/>
    <w:rsid w:val="00CB3D85"/>
    <w:rPr>
      <w:rFonts w:ascii="微软雅黑" w:eastAsia="微软雅黑" w:hAnsi="微软雅黑"/>
      <w:kern w:val="0"/>
      <w:sz w:val="20"/>
      <w:szCs w:val="20"/>
      <w:lang w:eastAsia="en-US"/>
      <w14:ligatures w14:val="none"/>
    </w:rPr>
  </w:style>
  <w:style w:type="character" w:styleId="af0">
    <w:name w:val="annotation reference"/>
    <w:basedOn w:val="a0"/>
    <w:uiPriority w:val="99"/>
    <w:semiHidden/>
    <w:unhideWhenUsed/>
    <w:rsid w:val="00CB3D85"/>
    <w:rPr>
      <w:sz w:val="16"/>
      <w:szCs w:val="16"/>
    </w:rPr>
  </w:style>
  <w:style w:type="table" w:styleId="af1">
    <w:name w:val="Table Grid"/>
    <w:basedOn w:val="a1"/>
    <w:uiPriority w:val="59"/>
    <w:rsid w:val="00483389"/>
    <w:pPr>
      <w:spacing w:after="0" w:line="240" w:lineRule="auto"/>
    </w:pPr>
    <w:rPr>
      <w:kern w:val="0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rsid w:val="0033597B"/>
    <w:rPr>
      <w:color w:val="467886" w:themeColor="hyperlink"/>
      <w:u w:val="single"/>
    </w:rPr>
  </w:style>
  <w:style w:type="paragraph" w:styleId="af3">
    <w:name w:val="header"/>
    <w:basedOn w:val="a"/>
    <w:link w:val="af4"/>
    <w:uiPriority w:val="99"/>
    <w:unhideWhenUsed/>
    <w:rsid w:val="00BB63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0"/>
    <w:link w:val="af3"/>
    <w:uiPriority w:val="99"/>
    <w:rsid w:val="00BB63EE"/>
    <w:rPr>
      <w:rFonts w:eastAsia="华文楷体"/>
      <w:sz w:val="18"/>
      <w:szCs w:val="18"/>
    </w:rPr>
  </w:style>
  <w:style w:type="paragraph" w:styleId="af5">
    <w:name w:val="footer"/>
    <w:basedOn w:val="a"/>
    <w:link w:val="af6"/>
    <w:uiPriority w:val="99"/>
    <w:unhideWhenUsed/>
    <w:rsid w:val="00BB63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6">
    <w:name w:val="页脚 字符"/>
    <w:basedOn w:val="a0"/>
    <w:link w:val="af5"/>
    <w:uiPriority w:val="99"/>
    <w:rsid w:val="00BB63EE"/>
    <w:rPr>
      <w:rFonts w:eastAsia="华文楷体"/>
      <w:sz w:val="18"/>
      <w:szCs w:val="18"/>
    </w:rPr>
  </w:style>
  <w:style w:type="paragraph" w:styleId="af7">
    <w:name w:val="annotation subject"/>
    <w:basedOn w:val="ae"/>
    <w:next w:val="ae"/>
    <w:link w:val="af8"/>
    <w:uiPriority w:val="99"/>
    <w:semiHidden/>
    <w:unhideWhenUsed/>
    <w:rsid w:val="009870AD"/>
    <w:pPr>
      <w:widowControl w:val="0"/>
      <w:spacing w:after="0"/>
      <w:ind w:firstLineChars="200" w:firstLine="200"/>
    </w:pPr>
    <w:rPr>
      <w:rFonts w:asciiTheme="minorHAnsi" w:eastAsia="华文楷体" w:hAnsiTheme="minorHAnsi"/>
      <w:b/>
      <w:bCs/>
      <w:kern w:val="2"/>
      <w:sz w:val="24"/>
      <w:szCs w:val="24"/>
      <w:lang w:eastAsia="zh-CN"/>
      <w14:ligatures w14:val="standardContextual"/>
    </w:rPr>
  </w:style>
  <w:style w:type="character" w:customStyle="1" w:styleId="af8">
    <w:name w:val="批注主题 字符"/>
    <w:basedOn w:val="af"/>
    <w:link w:val="af7"/>
    <w:uiPriority w:val="99"/>
    <w:semiHidden/>
    <w:rsid w:val="009870AD"/>
    <w:rPr>
      <w:rFonts w:ascii="微软雅黑" w:eastAsia="华文楷体" w:hAnsi="微软雅黑"/>
      <w:b/>
      <w:bCs/>
      <w:kern w:val="0"/>
      <w:sz w:val="24"/>
      <w:szCs w:val="2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package" Target="embeddings/Microsoft_Excel_Worksheet1.xlsx"/><Relationship Id="rId26" Type="http://schemas.openxmlformats.org/officeDocument/2006/relationships/hyperlink" Target="file:///C:/Users/AFZHANG/Desktop/!%20Star%20D%20orders_new_Since%20Aug.%208%20handled%20by%20IE.xlsx" TargetMode="External"/><Relationship Id="rId39" Type="http://schemas.openxmlformats.org/officeDocument/2006/relationships/oleObject" Target="embeddings/oleObject4.bin"/><Relationship Id="rId21" Type="http://schemas.openxmlformats.org/officeDocument/2006/relationships/image" Target="media/image8.png"/><Relationship Id="rId34" Type="http://schemas.openxmlformats.org/officeDocument/2006/relationships/image" Target="media/image16.emf"/><Relationship Id="rId42" Type="http://schemas.openxmlformats.org/officeDocument/2006/relationships/footer" Target="footer1.xml"/><Relationship Id="rId47" Type="http://schemas.microsoft.com/office/2011/relationships/people" Target="people.xml"/><Relationship Id="rId7" Type="http://schemas.openxmlformats.org/officeDocument/2006/relationships/comments" Target="comments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package" Target="embeddings/Microsoft_Excel_Worksheet3.xlsx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emf"/><Relationship Id="rId24" Type="http://schemas.openxmlformats.org/officeDocument/2006/relationships/image" Target="media/image11.png"/><Relationship Id="rId32" Type="http://schemas.openxmlformats.org/officeDocument/2006/relationships/image" Target="media/image15.emf"/><Relationship Id="rId37" Type="http://schemas.openxmlformats.org/officeDocument/2006/relationships/oleObject" Target="embeddings/oleObject3.bin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0.png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10" Type="http://schemas.microsoft.com/office/2018/08/relationships/commentsExtensible" Target="commentsExtensible.xml"/><Relationship Id="rId19" Type="http://schemas.openxmlformats.org/officeDocument/2006/relationships/image" Target="media/image7.emf"/><Relationship Id="rId31" Type="http://schemas.openxmlformats.org/officeDocument/2006/relationships/oleObject" Target="embeddings/oleObject1.bin"/><Relationship Id="rId44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3.png"/><Relationship Id="rId22" Type="http://schemas.openxmlformats.org/officeDocument/2006/relationships/image" Target="media/image9.png"/><Relationship Id="rId27" Type="http://schemas.openxmlformats.org/officeDocument/2006/relationships/hyperlink" Target="https://corpdir-my.sharepoint.com/:x:/r/personal/zhying1_apac_corpdir_net/Documents/!%20Star%20D%20orders_new_Since%20Aug.%208%20handled%20by%20IE.xlsx?d=wdabe21d2ba7a403d933e540c709e5eb5&amp;csf=1&amp;web=1&amp;e=1fpe3Z" TargetMode="External"/><Relationship Id="rId30" Type="http://schemas.openxmlformats.org/officeDocument/2006/relationships/image" Target="media/image14.emf"/><Relationship Id="rId35" Type="http://schemas.openxmlformats.org/officeDocument/2006/relationships/package" Target="embeddings/Microsoft_Excel_Worksheet4.xlsx"/><Relationship Id="rId43" Type="http://schemas.openxmlformats.org/officeDocument/2006/relationships/footer" Target="footer2.xml"/><Relationship Id="rId48" Type="http://schemas.openxmlformats.org/officeDocument/2006/relationships/theme" Target="theme/theme1.xml"/><Relationship Id="rId8" Type="http://schemas.microsoft.com/office/2011/relationships/commentsExtended" Target="commentsExtended.xml"/><Relationship Id="rId3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image" Target="media/image6.emf"/><Relationship Id="rId25" Type="http://schemas.openxmlformats.org/officeDocument/2006/relationships/image" Target="media/image12.png"/><Relationship Id="rId33" Type="http://schemas.openxmlformats.org/officeDocument/2006/relationships/oleObject" Target="embeddings/oleObject2.bin"/><Relationship Id="rId38" Type="http://schemas.openxmlformats.org/officeDocument/2006/relationships/image" Target="media/image18.emf"/><Relationship Id="rId46" Type="http://schemas.openxmlformats.org/officeDocument/2006/relationships/fontTable" Target="fontTable.xml"/><Relationship Id="rId20" Type="http://schemas.openxmlformats.org/officeDocument/2006/relationships/package" Target="embeddings/Microsoft_Excel_Worksheet2.xlsx"/><Relationship Id="rId41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8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Ji, Scarlett Qing</dc:creator>
  <cp:keywords/>
  <dc:description/>
  <cp:lastModifiedBy>Li, Mint Xinyue</cp:lastModifiedBy>
  <cp:revision>37</cp:revision>
  <dcterms:created xsi:type="dcterms:W3CDTF">2026-09-27T06:08:00Z</dcterms:created>
  <dcterms:modified xsi:type="dcterms:W3CDTF">2026-09-29T08:29:00Z</dcterms:modified>
</cp:coreProperties>
</file>