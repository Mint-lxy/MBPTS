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AC28" w14:textId="30FAD4AB" w:rsidR="00FB0C96" w:rsidRDefault="008124BB" w:rsidP="008124BB">
      <w:pPr>
        <w:jc w:val="center"/>
        <w:rPr>
          <w:ins w:id="0" w:author="Ji, Scarlett Qing" w:date="2026-09-21T15:10:00Z" w16du:dateUtc="2026-09-21T07:10:00Z"/>
          <w:sz w:val="40"/>
          <w:szCs w:val="40"/>
        </w:rPr>
      </w:pPr>
      <w:r w:rsidRPr="00996CC6">
        <w:rPr>
          <w:rFonts w:hint="eastAsia"/>
          <w:sz w:val="40"/>
          <w:szCs w:val="40"/>
        </w:rPr>
        <w:t>MBPLAP</w:t>
      </w:r>
      <w:r w:rsidRPr="00996CC6">
        <w:rPr>
          <w:rFonts w:hint="eastAsia"/>
          <w:sz w:val="40"/>
          <w:szCs w:val="40"/>
        </w:rPr>
        <w:t>发票和预报创建</w:t>
      </w:r>
    </w:p>
    <w:p w14:paraId="7D10AF8D" w14:textId="6FEF3674" w:rsidR="00C33104" w:rsidRPr="00C33104" w:rsidRDefault="00C33104">
      <w:pPr>
        <w:pPrChange w:id="1" w:author="Ji, Scarlett Qing" w:date="2026-09-21T15:10:00Z" w16du:dateUtc="2026-09-21T07:10:00Z">
          <w:pPr>
            <w:jc w:val="center"/>
          </w:pPr>
        </w:pPrChange>
      </w:pPr>
      <w:ins w:id="2" w:author="Ji, Scarlett Qing" w:date="2026-09-21T15:10:00Z" w16du:dateUtc="2026-09-21T07:10:00Z">
        <w:r w:rsidRPr="00C33104">
          <w:t>接收标题包含</w:t>
        </w:r>
        <w:r w:rsidRPr="00C33104">
          <w:t>“MBPLAP Pre-alert”</w:t>
        </w:r>
        <w:r w:rsidRPr="00C33104">
          <w:t>且发件人为指定</w:t>
        </w:r>
        <w:r w:rsidRPr="00C33104">
          <w:t xml:space="preserve"> Forwarder </w:t>
        </w:r>
        <w:r w:rsidRPr="00C33104">
          <w:t>邮箱的预报邮件</w:t>
        </w:r>
        <w:r w:rsidRPr="00C33104">
          <w:t xml:space="preserve"> → </w:t>
        </w:r>
        <w:r w:rsidRPr="00C33104">
          <w:t>识别并下载发票、</w:t>
        </w:r>
        <w:r w:rsidRPr="00C33104">
          <w:t>HAWB</w:t>
        </w:r>
        <w:r w:rsidRPr="00C33104">
          <w:t>、</w:t>
        </w:r>
        <w:r w:rsidRPr="00C33104">
          <w:t>MSDS</w:t>
        </w:r>
        <w:r w:rsidRPr="00C33104">
          <w:t>、</w:t>
        </w:r>
        <w:r w:rsidRPr="00C33104">
          <w:t xml:space="preserve">Shipper's Declaration </w:t>
        </w:r>
        <w:r w:rsidRPr="00C33104">
          <w:t>等附件</w:t>
        </w:r>
        <w:r w:rsidRPr="00C33104">
          <w:t xml:space="preserve"> → </w:t>
        </w:r>
        <w:r w:rsidRPr="00C33104">
          <w:t>根据文件名及文件内容判断附件类型并按发票号、</w:t>
        </w:r>
        <w:r w:rsidRPr="00C33104">
          <w:t>HAWB</w:t>
        </w:r>
        <w:r w:rsidRPr="00C33104">
          <w:t>号进行标准化重命名</w:t>
        </w:r>
        <w:r w:rsidRPr="00C33104">
          <w:t xml:space="preserve"> → </w:t>
        </w:r>
        <w:r w:rsidRPr="00C33104">
          <w:t>按</w:t>
        </w:r>
        <w:r w:rsidRPr="00C33104">
          <w:t>“</w:t>
        </w:r>
        <w:r w:rsidRPr="00C33104">
          <w:t>操作日期</w:t>
        </w:r>
        <w:r w:rsidRPr="00C33104">
          <w:t>/HAWB</w:t>
        </w:r>
        <w:r w:rsidRPr="00C33104">
          <w:t>号</w:t>
        </w:r>
        <w:r w:rsidRPr="00C33104">
          <w:t>”</w:t>
        </w:r>
        <w:r w:rsidRPr="00C33104">
          <w:t>规则建立存档文件夹并保存附件</w:t>
        </w:r>
        <w:r w:rsidRPr="00C33104">
          <w:t xml:space="preserve"> → </w:t>
        </w:r>
        <w:r w:rsidRPr="00C33104">
          <w:t>解析</w:t>
        </w:r>
        <w:r w:rsidRPr="00C33104">
          <w:t xml:space="preserve"> PDF</w:t>
        </w:r>
        <w:r w:rsidRPr="00C33104">
          <w:t>发票箱单</w:t>
        </w:r>
        <w:r w:rsidRPr="00C33104">
          <w:t xml:space="preserve"> </w:t>
        </w:r>
        <w:r w:rsidRPr="00C33104">
          <w:t>及运单信息，生成</w:t>
        </w:r>
        <w:r w:rsidRPr="00C33104">
          <w:t xml:space="preserve"> IES+ </w:t>
        </w:r>
        <w:r w:rsidRPr="00C33104">
          <w:t>导入模板（</w:t>
        </w:r>
        <w:r w:rsidRPr="00C33104">
          <w:t>INV</w:t>
        </w:r>
        <w:r w:rsidRPr="00C33104">
          <w:t>表头、</w:t>
        </w:r>
        <w:r w:rsidRPr="00C33104">
          <w:t>INV</w:t>
        </w:r>
        <w:r w:rsidRPr="00C33104">
          <w:t>表体、</w:t>
        </w:r>
        <w:r w:rsidRPr="00C33104">
          <w:t>DN</w:t>
        </w:r>
        <w:r w:rsidRPr="00C33104">
          <w:t>表头、</w:t>
        </w:r>
        <w:r w:rsidRPr="00C33104">
          <w:t>DN</w:t>
        </w:r>
        <w:r w:rsidRPr="00C33104">
          <w:t>表体）</w:t>
        </w:r>
        <w:r w:rsidRPr="00C33104">
          <w:t xml:space="preserve"> → </w:t>
        </w:r>
        <w:r w:rsidRPr="00C33104">
          <w:t>校验</w:t>
        </w:r>
        <w:r w:rsidRPr="00C33104">
          <w:t xml:space="preserve"> Customer Code </w:t>
        </w:r>
        <w:r w:rsidRPr="00C33104">
          <w:t>与</w:t>
        </w:r>
        <w:r w:rsidRPr="00C33104">
          <w:t xml:space="preserve"> PDC Mapping</w:t>
        </w:r>
        <w:r w:rsidRPr="00C33104">
          <w:t>、</w:t>
        </w:r>
        <w:r w:rsidRPr="00C33104">
          <w:t>Invoice Type</w:t>
        </w:r>
        <w:r w:rsidRPr="00C33104">
          <w:t>、</w:t>
        </w:r>
        <w:r w:rsidRPr="00C33104">
          <w:t xml:space="preserve">MBZ/DN </w:t>
        </w:r>
        <w:r w:rsidRPr="00C33104">
          <w:t>与</w:t>
        </w:r>
        <w:r w:rsidRPr="00C33104">
          <w:t xml:space="preserve"> PID </w:t>
        </w:r>
        <w:r w:rsidRPr="00C33104">
          <w:t>对应关系等关键规则</w:t>
        </w:r>
        <w:r w:rsidRPr="00C33104">
          <w:t xml:space="preserve"> → </w:t>
        </w:r>
        <w:r w:rsidRPr="00C33104">
          <w:t>登录</w:t>
        </w:r>
        <w:r w:rsidRPr="00C33104">
          <w:t xml:space="preserve"> IES+ </w:t>
        </w:r>
        <w:r w:rsidRPr="00C33104">
          <w:t>系统导入</w:t>
        </w:r>
        <w:r w:rsidRPr="00C33104">
          <w:t xml:space="preserve"> INV&amp;DN </w:t>
        </w:r>
        <w:r w:rsidRPr="00C33104">
          <w:t>模板并创建发票</w:t>
        </w:r>
        <w:r w:rsidRPr="00C33104">
          <w:t xml:space="preserve"> → </w:t>
        </w:r>
        <w:r w:rsidRPr="00C33104">
          <w:t>记录导入</w:t>
        </w:r>
        <w:r w:rsidRPr="00C33104">
          <w:t xml:space="preserve"> Warning </w:t>
        </w:r>
        <w:r w:rsidRPr="00C33104">
          <w:t>信息及异常结果</w:t>
        </w:r>
        <w:r w:rsidRPr="00C33104">
          <w:t xml:space="preserve"> → </w:t>
        </w:r>
        <w:r w:rsidRPr="00C33104">
          <w:t>根据发票号查询并上传发票</w:t>
        </w:r>
        <w:r w:rsidRPr="00C33104">
          <w:t xml:space="preserve"> PDF </w:t>
        </w:r>
        <w:r w:rsidRPr="00C33104">
          <w:t>附件</w:t>
        </w:r>
        <w:r w:rsidRPr="00C33104">
          <w:t xml:space="preserve"> → </w:t>
        </w:r>
        <w:r w:rsidRPr="00C33104">
          <w:t>在发票界面筛选同一</w:t>
        </w:r>
        <w:r w:rsidRPr="00C33104">
          <w:t xml:space="preserve"> HAWB </w:t>
        </w:r>
        <w:r w:rsidRPr="00C33104">
          <w:t>对应的全部发票并批量生成预报</w:t>
        </w:r>
        <w:r w:rsidRPr="00C33104">
          <w:t xml:space="preserve"> → </w:t>
        </w:r>
        <w:r w:rsidRPr="00C33104">
          <w:t>根据预报邮件、</w:t>
        </w:r>
        <w:r w:rsidRPr="00C33104">
          <w:t xml:space="preserve">HAWB </w:t>
        </w:r>
        <w:r w:rsidRPr="00C33104">
          <w:t>文件、包装信息及</w:t>
        </w:r>
        <w:r w:rsidRPr="00C33104">
          <w:t xml:space="preserve"> DG </w:t>
        </w:r>
        <w:r w:rsidRPr="00C33104">
          <w:t>判断逻辑填写预报字段（</w:t>
        </w:r>
        <w:r w:rsidRPr="00C33104">
          <w:t>MAWB</w:t>
        </w:r>
        <w:r w:rsidRPr="00C33104">
          <w:t>、</w:t>
        </w:r>
        <w:r w:rsidRPr="00C33104">
          <w:t>HAWB</w:t>
        </w:r>
        <w:r w:rsidRPr="00C33104">
          <w:t>、</w:t>
        </w:r>
        <w:r w:rsidRPr="00C33104">
          <w:t>Flight No.</w:t>
        </w:r>
        <w:r w:rsidRPr="00C33104">
          <w:t>、</w:t>
        </w:r>
        <w:r w:rsidRPr="00C33104">
          <w:t>DG</w:t>
        </w:r>
        <w:r w:rsidRPr="00C33104">
          <w:t>标识、重量、体积、仓库等信息）</w:t>
        </w:r>
        <w:r w:rsidRPr="00C33104">
          <w:t xml:space="preserve"> → </w:t>
        </w:r>
        <w:r w:rsidRPr="00C33104">
          <w:t>记录预报创建过程中产生的</w:t>
        </w:r>
        <w:r w:rsidRPr="00C33104">
          <w:t xml:space="preserve"> Warning </w:t>
        </w:r>
        <w:r w:rsidRPr="00C33104">
          <w:t>信息</w:t>
        </w:r>
        <w:r w:rsidRPr="00C33104">
          <w:t xml:space="preserve"> → </w:t>
        </w:r>
        <w:r w:rsidRPr="00C33104">
          <w:t>在预报界面上传</w:t>
        </w:r>
        <w:r w:rsidRPr="00C33104">
          <w:t xml:space="preserve"> HAWB</w:t>
        </w:r>
        <w:r w:rsidRPr="00C33104">
          <w:t>、</w:t>
        </w:r>
        <w:r w:rsidRPr="00C33104">
          <w:t>MSDS</w:t>
        </w:r>
        <w:r w:rsidRPr="00C33104">
          <w:t>（如有）、</w:t>
        </w:r>
        <w:r w:rsidRPr="00C33104">
          <w:t>Shipper's Declaration</w:t>
        </w:r>
        <w:r w:rsidRPr="00C33104">
          <w:t>（如有）等单证资料</w:t>
        </w:r>
        <w:r w:rsidRPr="00C33104">
          <w:t xml:space="preserve"> → </w:t>
        </w:r>
        <w:r w:rsidRPr="00C33104">
          <w:t>获取系统生成的</w:t>
        </w:r>
        <w:r w:rsidRPr="00C33104">
          <w:t xml:space="preserve"> PDC </w:t>
        </w:r>
        <w:r w:rsidRPr="00C33104">
          <w:t>信息并匹配</w:t>
        </w:r>
        <w:r w:rsidRPr="00C33104">
          <w:t xml:space="preserve"> Email Mapping List </w:t>
        </w:r>
        <w:r w:rsidRPr="00C33104">
          <w:t>收件人</w:t>
        </w:r>
        <w:r w:rsidRPr="00C33104">
          <w:t xml:space="preserve"> → </w:t>
        </w:r>
        <w:r w:rsidRPr="00C33104">
          <w:t>回复原预报邮件发送预报创建完成通知</w:t>
        </w:r>
        <w:r w:rsidRPr="00C33104">
          <w:t xml:space="preserve"> → </w:t>
        </w:r>
        <w:r w:rsidRPr="00C33104">
          <w:t>记录发票创建结果、预报创建结果、附件上传结果及</w:t>
        </w:r>
        <w:r w:rsidRPr="00C33104">
          <w:t xml:space="preserve"> Difference </w:t>
        </w:r>
        <w:r w:rsidRPr="00C33104">
          <w:t>校验结果</w:t>
        </w:r>
        <w:r w:rsidRPr="00C33104">
          <w:t xml:space="preserve"> → </w:t>
        </w:r>
        <w:r w:rsidRPr="00C33104">
          <w:t>按年度持续更新运行记录台账，并将发票、运单、导入模板及相关附件归档至</w:t>
        </w:r>
        <w:r w:rsidRPr="00C33104">
          <w:t xml:space="preserve"> SharePoint/T</w:t>
        </w:r>
        <w:r w:rsidRPr="00C33104">
          <w:t>盘对应目录</w:t>
        </w:r>
      </w:ins>
    </w:p>
    <w:p w14:paraId="0A3C978F" w14:textId="49614843" w:rsidR="008124BB" w:rsidRPr="00996CC6" w:rsidRDefault="008124BB" w:rsidP="008124BB">
      <w:pPr>
        <w:rPr>
          <w:rFonts w:ascii="宋体" w:eastAsia="宋体" w:hAnsi="宋体" w:hint="eastAsia"/>
          <w:b/>
          <w:bCs/>
          <w:sz w:val="30"/>
          <w:szCs w:val="30"/>
        </w:rPr>
      </w:pPr>
      <w:r w:rsidRPr="00996CC6">
        <w:rPr>
          <w:rFonts w:ascii="宋体" w:eastAsia="宋体" w:hAnsi="宋体" w:hint="eastAsia"/>
          <w:b/>
          <w:bCs/>
          <w:sz w:val="30"/>
          <w:szCs w:val="30"/>
        </w:rPr>
        <w:t>一、接收邮件</w:t>
      </w:r>
    </w:p>
    <w:p w14:paraId="32CBACA5" w14:textId="7350C2E5" w:rsidR="008124BB" w:rsidRDefault="008124BB" w:rsidP="008124BB">
      <w:pPr>
        <w:rPr>
          <w:ins w:id="3" w:author="Ji, Scarlett Qing" w:date="2026-09-15T11:13:00Z" w16du:dateUtc="2026-09-15T03:13:00Z"/>
        </w:rPr>
      </w:pPr>
      <w:bookmarkStart w:id="4" w:name="OLE_LINK2"/>
      <w:r>
        <w:rPr>
          <w:rFonts w:hint="eastAsia"/>
        </w:rPr>
        <w:t>为</w:t>
      </w:r>
      <w:r>
        <w:rPr>
          <w:rFonts w:hint="eastAsia"/>
        </w:rPr>
        <w:t xml:space="preserve">RPA </w:t>
      </w:r>
      <w:r>
        <w:rPr>
          <w:rFonts w:hint="eastAsia"/>
        </w:rPr>
        <w:t>创建一个</w:t>
      </w:r>
      <w:r>
        <w:rPr>
          <w:rFonts w:hint="eastAsia"/>
        </w:rPr>
        <w:t>NPM</w:t>
      </w:r>
      <w:r>
        <w:rPr>
          <w:rFonts w:hint="eastAsia"/>
        </w:rPr>
        <w:t>邮箱，放在邮件</w:t>
      </w:r>
      <w:r>
        <w:rPr>
          <w:rFonts w:hint="eastAsia"/>
        </w:rPr>
        <w:t>loop</w:t>
      </w:r>
      <w:r>
        <w:rPr>
          <w:rFonts w:hint="eastAsia"/>
        </w:rPr>
        <w:t>中。</w:t>
      </w:r>
      <w:commentRangeStart w:id="5"/>
      <w:r>
        <w:rPr>
          <w:rFonts w:hint="eastAsia"/>
        </w:rPr>
        <w:t>当接收到</w:t>
      </w:r>
      <w:r w:rsidRPr="00894FB8">
        <w:rPr>
          <w:rFonts w:hint="eastAsia"/>
        </w:rPr>
        <w:t>邮件标题含有</w:t>
      </w:r>
      <w:bookmarkStart w:id="6" w:name="OLE_LINK1"/>
      <w:r w:rsidRPr="00894FB8">
        <w:rPr>
          <w:rFonts w:hint="eastAsia"/>
        </w:rPr>
        <w:t>“</w:t>
      </w:r>
      <w:r w:rsidRPr="00894FB8">
        <w:rPr>
          <w:rFonts w:hint="eastAsia"/>
        </w:rPr>
        <w:t>MBPLAP Pre-alert</w:t>
      </w:r>
      <w:r w:rsidRPr="00894FB8">
        <w:rPr>
          <w:rFonts w:hint="eastAsia"/>
        </w:rPr>
        <w:t>“</w:t>
      </w:r>
      <w:r w:rsidRPr="00894FB8">
        <w:rPr>
          <w:rFonts w:hint="eastAsia"/>
        </w:rPr>
        <w:t xml:space="preserve"> </w:t>
      </w:r>
      <w:bookmarkEnd w:id="6"/>
      <w:r w:rsidRPr="00894FB8">
        <w:rPr>
          <w:rFonts w:hint="eastAsia"/>
        </w:rPr>
        <w:t>关键字的预报邮件</w:t>
      </w:r>
      <w:r>
        <w:rPr>
          <w:rFonts w:hint="eastAsia"/>
        </w:rPr>
        <w:t>时，</w:t>
      </w:r>
      <w:commentRangeEnd w:id="5"/>
      <w:r w:rsidR="00FF37BE">
        <w:rPr>
          <w:rStyle w:val="af0"/>
          <w:rFonts w:hint="eastAsia"/>
          <w:sz w:val="24"/>
          <w:szCs w:val="24"/>
        </w:rPr>
        <w:commentReference w:id="5"/>
      </w:r>
      <w:r>
        <w:rPr>
          <w:rFonts w:hint="eastAsia"/>
        </w:rPr>
        <w:t>开始执行此操作。</w:t>
      </w:r>
    </w:p>
    <w:p w14:paraId="5C1B74C4" w14:textId="4468BD8E" w:rsidR="0053363E" w:rsidRDefault="0053363E" w:rsidP="008124BB">
      <w:pPr>
        <w:rPr>
          <w:ins w:id="7" w:author="Ji, Scarlett Qing" w:date="2026-09-15T11:13:00Z" w16du:dateUtc="2026-09-15T03:13:00Z"/>
        </w:rPr>
      </w:pPr>
      <w:ins w:id="8" w:author="Ji, Scarlett Qing" w:date="2026-09-15T11:13:00Z" w16du:dateUtc="2026-09-15T03:13:00Z">
        <w:r>
          <w:rPr>
            <w:rFonts w:hint="eastAsia"/>
          </w:rPr>
          <w:t>触发条件：收到邮件触发</w:t>
        </w:r>
      </w:ins>
      <w:ins w:id="9" w:author="Gao, Wenwen (369)" w:date="2026-09-16T15:05:00Z" w16du:dateUtc="2026-09-16T07:05:00Z">
        <w:r w:rsidR="006C229A">
          <w:rPr>
            <w:rFonts w:hint="eastAsia"/>
          </w:rPr>
          <w:t>（如果</w:t>
        </w:r>
        <w:r w:rsidR="006C229A">
          <w:rPr>
            <w:rFonts w:hint="eastAsia"/>
          </w:rPr>
          <w:t>NPM</w:t>
        </w:r>
        <w:r w:rsidR="006C229A">
          <w:rPr>
            <w:rFonts w:hint="eastAsia"/>
          </w:rPr>
          <w:t>邮箱</w:t>
        </w:r>
      </w:ins>
      <w:ins w:id="10" w:author="Gao, Wenwen (369)" w:date="2026-09-16T15:06:00Z" w16du:dateUtc="2026-09-16T07:06:00Z">
        <w:r w:rsidR="006C229A">
          <w:rPr>
            <w:rFonts w:hint="eastAsia"/>
          </w:rPr>
          <w:t>申请</w:t>
        </w:r>
      </w:ins>
      <w:ins w:id="11" w:author="Gao, Wenwen (369)" w:date="2026-09-16T15:05:00Z" w16du:dateUtc="2026-09-16T07:05:00Z">
        <w:r w:rsidR="006C229A">
          <w:rPr>
            <w:rFonts w:hint="eastAsia"/>
          </w:rPr>
          <w:t>受</w:t>
        </w:r>
      </w:ins>
      <w:ins w:id="12" w:author="Gao, Wenwen (369)" w:date="2026-09-16T15:06:00Z" w16du:dateUtc="2026-09-16T07:06:00Z">
        <w:r w:rsidR="006C229A">
          <w:rPr>
            <w:rFonts w:hint="eastAsia"/>
          </w:rPr>
          <w:t>公司规定限制，也可选择按照邮件标题关键字进行定期搜索</w:t>
        </w:r>
      </w:ins>
      <w:ins w:id="13" w:author="Gao, Wenwen (369)" w:date="2026-09-16T15:05:00Z" w16du:dateUtc="2026-09-16T07:05:00Z">
        <w:r w:rsidR="006C229A">
          <w:rPr>
            <w:rFonts w:hint="eastAsia"/>
          </w:rPr>
          <w:t>）</w:t>
        </w:r>
      </w:ins>
    </w:p>
    <w:p w14:paraId="3FB7A012" w14:textId="66A21C37" w:rsidR="0053363E" w:rsidRDefault="0053363E" w:rsidP="008124BB">
      <w:pPr>
        <w:rPr>
          <w:ins w:id="14" w:author="Ji, Scarlett Qing" w:date="2026-09-15T11:18:00Z" w16du:dateUtc="2026-09-15T03:18:00Z"/>
        </w:rPr>
      </w:pPr>
      <w:ins w:id="15" w:author="Ji, Scarlett Qing" w:date="2026-09-15T11:13:00Z" w16du:dateUtc="2026-09-15T03:13:00Z">
        <w:r>
          <w:rPr>
            <w:rFonts w:hint="eastAsia"/>
          </w:rPr>
          <w:t>邮件</w:t>
        </w:r>
        <w:r w:rsidR="006D7A43">
          <w:rPr>
            <w:rFonts w:hint="eastAsia"/>
          </w:rPr>
          <w:t>识别逻辑：邮件标题含有</w:t>
        </w:r>
      </w:ins>
      <w:ins w:id="16" w:author="Ji, Scarlett Qing" w:date="2026-09-15T11:14:00Z" w16du:dateUtc="2026-09-15T03:14:00Z">
        <w:r w:rsidR="006D7A43">
          <w:rPr>
            <w:rFonts w:hint="eastAsia"/>
          </w:rPr>
          <w:t>“</w:t>
        </w:r>
      </w:ins>
      <w:ins w:id="17" w:author="Gao, Wenwen (369)" w:date="2026-09-16T11:11:00Z" w16du:dateUtc="2026-09-16T03:11:00Z">
        <w:r w:rsidR="00A26102">
          <w:rPr>
            <w:rFonts w:hint="eastAsia"/>
          </w:rPr>
          <w:t xml:space="preserve">MBPLAP </w:t>
        </w:r>
      </w:ins>
      <w:ins w:id="18" w:author="Ji, Scarlett Qing" w:date="2026-09-15T11:14:00Z" w16du:dateUtc="2026-09-15T03:14:00Z">
        <w:r w:rsidR="006D7A43">
          <w:rPr>
            <w:rFonts w:hint="eastAsia"/>
          </w:rPr>
          <w:t>Pre-alert"</w:t>
        </w:r>
        <w:r w:rsidR="006D7A43">
          <w:rPr>
            <w:rFonts w:hint="eastAsia"/>
          </w:rPr>
          <w:t>字段</w:t>
        </w:r>
      </w:ins>
      <w:ins w:id="19" w:author="Gao, Wenwen (369)" w:date="2026-09-18T15:19:00Z" w16du:dateUtc="2026-09-18T07:19:00Z">
        <w:r w:rsidR="00CF51A7">
          <w:rPr>
            <w:rFonts w:hint="eastAsia"/>
          </w:rPr>
          <w:t>，</w:t>
        </w:r>
      </w:ins>
      <w:ins w:id="20" w:author="Gao, Wenwen (369)" w:date="2026-09-18T15:20:00Z" w16du:dateUtc="2026-09-18T07:20:00Z">
        <w:r w:rsidR="00CF51A7">
          <w:fldChar w:fldCharType="begin"/>
        </w:r>
        <w:r w:rsidR="00CF51A7">
          <w:rPr>
            <w:rFonts w:hint="eastAsia"/>
          </w:rPr>
          <w:instrText>HYPERLINK "mailto:</w:instrText>
        </w:r>
      </w:ins>
      <w:ins w:id="21" w:author="Gao, Wenwen (369)" w:date="2026-09-18T15:19:00Z" w16du:dateUtc="2026-09-18T07:19:00Z">
        <w:r w:rsidR="00CF51A7">
          <w:rPr>
            <w:rFonts w:hint="eastAsia"/>
          </w:rPr>
          <w:instrText>且发件人的邮箱后缀为</w:instrText>
        </w:r>
        <w:r w:rsidR="00CF51A7" w:rsidRPr="00CF51A7">
          <w:instrText>@tvsscs.com</w:instrText>
        </w:r>
      </w:ins>
      <w:ins w:id="22" w:author="Gao, Wenwen (369)" w:date="2026-09-18T15:20:00Z" w16du:dateUtc="2026-09-18T07:20:00Z">
        <w:r w:rsidR="00CF51A7">
          <w:rPr>
            <w:rFonts w:hint="eastAsia"/>
          </w:rPr>
          <w:instrText>"</w:instrText>
        </w:r>
        <w:r w:rsidR="00CF51A7">
          <w:fldChar w:fldCharType="separate"/>
        </w:r>
      </w:ins>
      <w:ins w:id="23" w:author="Gao, Wenwen (369)" w:date="2026-09-18T15:19:00Z" w16du:dateUtc="2026-09-18T07:19:00Z">
        <w:r w:rsidR="00CF51A7" w:rsidRPr="00657BFA">
          <w:rPr>
            <w:rStyle w:val="ae"/>
          </w:rPr>
          <w:t>且发件人的邮箱后缀为</w:t>
        </w:r>
        <w:r w:rsidR="00CF51A7" w:rsidRPr="00657BFA">
          <w:rPr>
            <w:rStyle w:val="ae"/>
          </w:rPr>
          <w:t>@tvsscs.com</w:t>
        </w:r>
      </w:ins>
      <w:ins w:id="24" w:author="Gao, Wenwen (369)" w:date="2026-09-18T15:20:00Z" w16du:dateUtc="2026-09-18T07:20:00Z">
        <w:r w:rsidR="00CF51A7">
          <w:fldChar w:fldCharType="end"/>
        </w:r>
        <w:r w:rsidR="00CF51A7">
          <w:rPr>
            <w:rFonts w:hint="eastAsia"/>
          </w:rPr>
          <w:t>（后续如涉及</w:t>
        </w:r>
        <w:r w:rsidR="00CF51A7">
          <w:rPr>
            <w:rFonts w:hint="eastAsia"/>
          </w:rPr>
          <w:t xml:space="preserve">forwarder </w:t>
        </w:r>
        <w:r w:rsidR="00CF51A7">
          <w:rPr>
            <w:rFonts w:hint="eastAsia"/>
          </w:rPr>
          <w:t>调整，此邮箱后缀需要变换）</w:t>
        </w:r>
      </w:ins>
    </w:p>
    <w:p w14:paraId="6D4DA604" w14:textId="6F5D8475" w:rsidR="00835E82" w:rsidRDefault="00835E82" w:rsidP="008124BB">
      <w:ins w:id="25" w:author="Ji, Scarlett Qing" w:date="2026-09-15T11:18:00Z" w16du:dateUtc="2026-09-15T03:18:00Z">
        <w:r>
          <w:rPr>
            <w:rFonts w:hint="eastAsia"/>
          </w:rPr>
          <w:t>邮件介绍：</w:t>
        </w:r>
      </w:ins>
    </w:p>
    <w:p w14:paraId="2046F4CB" w14:textId="2A4A30A0" w:rsidR="008124BB" w:rsidRDefault="008124BB" w:rsidP="008124BB">
      <w:r>
        <w:rPr>
          <w:rFonts w:hint="eastAsia"/>
        </w:rPr>
        <w:t xml:space="preserve">1. </w:t>
      </w:r>
      <w:r>
        <w:rPr>
          <w:rFonts w:hint="eastAsia"/>
        </w:rPr>
        <w:t>邮件命名可参考“</w:t>
      </w:r>
      <w:r>
        <w:rPr>
          <w:rFonts w:hint="eastAsia"/>
        </w:rPr>
        <w:t>20260827_</w:t>
      </w:r>
      <w:r w:rsidRPr="008124BB">
        <w:rPr>
          <w:rFonts w:hint="eastAsia"/>
        </w:rPr>
        <w:t xml:space="preserve"> </w:t>
      </w:r>
      <w:r>
        <w:rPr>
          <w:rFonts w:hint="eastAsia"/>
        </w:rPr>
        <w:t>MBPLAP Pre-alert</w:t>
      </w:r>
      <w:r w:rsidR="00322954">
        <w:rPr>
          <w:rFonts w:hint="eastAsia"/>
        </w:rPr>
        <w:t xml:space="preserve"> </w:t>
      </w:r>
      <w:r w:rsidRPr="00950461">
        <w:rPr>
          <w:rFonts w:hint="eastAsia"/>
        </w:rPr>
        <w:t>_</w:t>
      </w:r>
      <w:r w:rsidR="00322954" w:rsidRPr="00950461">
        <w:rPr>
          <w:rFonts w:hint="eastAsia"/>
        </w:rPr>
        <w:t>主单号</w:t>
      </w:r>
      <w:r w:rsidR="00322954" w:rsidRPr="00950461">
        <w:rPr>
          <w:rFonts w:hint="eastAsia"/>
        </w:rPr>
        <w:t>_</w:t>
      </w:r>
      <w:r w:rsidRPr="00950461">
        <w:rPr>
          <w:rFonts w:hint="eastAsia"/>
        </w:rPr>
        <w:t>分单号”</w:t>
      </w:r>
      <w:r w:rsidR="00E71AB5" w:rsidRPr="00950461">
        <w:rPr>
          <w:rFonts w:hint="eastAsia"/>
        </w:rPr>
        <w:t>（若为危险品</w:t>
      </w:r>
      <w:r w:rsidR="00E71AB5">
        <w:rPr>
          <w:rFonts w:hint="eastAsia"/>
        </w:rPr>
        <w:t>，请在后面</w:t>
      </w:r>
      <w:commentRangeStart w:id="26"/>
      <w:commentRangeStart w:id="27"/>
      <w:r w:rsidR="00E71AB5">
        <w:rPr>
          <w:rFonts w:hint="eastAsia"/>
        </w:rPr>
        <w:t>备注</w:t>
      </w:r>
      <w:r w:rsidR="00E71AB5">
        <w:rPr>
          <w:rFonts w:hint="eastAsia"/>
        </w:rPr>
        <w:t>DG</w:t>
      </w:r>
      <w:commentRangeEnd w:id="26"/>
      <w:r w:rsidR="006064A2">
        <w:rPr>
          <w:rStyle w:val="af0"/>
          <w:rFonts w:hint="eastAsia"/>
          <w:sz w:val="24"/>
          <w:szCs w:val="24"/>
        </w:rPr>
        <w:commentReference w:id="26"/>
      </w:r>
      <w:commentRangeEnd w:id="27"/>
      <w:r w:rsidR="00120B91">
        <w:rPr>
          <w:rStyle w:val="af0"/>
          <w:rFonts w:hint="eastAsia"/>
          <w:sz w:val="24"/>
          <w:szCs w:val="24"/>
        </w:rPr>
        <w:commentReference w:id="27"/>
      </w:r>
      <w:r w:rsidR="00E71AB5">
        <w:rPr>
          <w:rFonts w:hint="eastAsia"/>
        </w:rPr>
        <w:t>）</w:t>
      </w:r>
      <w:r w:rsidR="0006240C">
        <w:rPr>
          <w:rFonts w:hint="eastAsia"/>
        </w:rPr>
        <w:t>邮件正文至少含有如下信息：</w:t>
      </w:r>
    </w:p>
    <w:tbl>
      <w:tblPr>
        <w:tblW w:w="698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1905"/>
        <w:gridCol w:w="1269"/>
        <w:gridCol w:w="1905"/>
      </w:tblGrid>
      <w:tr w:rsidR="0006240C" w:rsidRPr="00322954" w14:paraId="24803F2F" w14:textId="77777777" w:rsidTr="0006240C">
        <w:trPr>
          <w:trHeight w:val="330"/>
        </w:trPr>
        <w:tc>
          <w:tcPr>
            <w:tcW w:w="1905" w:type="dxa"/>
            <w:shd w:val="clear" w:color="000000" w:fill="00B0F0"/>
            <w:noWrap/>
            <w:vAlign w:val="center"/>
            <w:hideMark/>
          </w:tcPr>
          <w:p w14:paraId="082F6EFD" w14:textId="77777777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322954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Arrival port</w:t>
            </w:r>
          </w:p>
        </w:tc>
        <w:tc>
          <w:tcPr>
            <w:tcW w:w="1905" w:type="dxa"/>
            <w:shd w:val="clear" w:color="000000" w:fill="00B0F0"/>
            <w:noWrap/>
            <w:vAlign w:val="center"/>
            <w:hideMark/>
          </w:tcPr>
          <w:p w14:paraId="1EC19DE1" w14:textId="77777777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322954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Terminal WH</w:t>
            </w:r>
          </w:p>
        </w:tc>
        <w:tc>
          <w:tcPr>
            <w:tcW w:w="1269" w:type="dxa"/>
            <w:shd w:val="clear" w:color="000000" w:fill="00B0F0"/>
          </w:tcPr>
          <w:p w14:paraId="532CD06B" w14:textId="32D374FE" w:rsidR="0006240C" w:rsidRPr="0006240C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06240C">
              <w:rPr>
                <w:rFonts w:ascii="Calibri" w:eastAsia="Times New Roman" w:hAnsi="Calibri" w:cs="Calibri" w:hint="eastAsia"/>
                <w:color w:val="FFFFFF"/>
                <w:kern w:val="0"/>
                <w:sz w:val="22"/>
                <w:szCs w:val="22"/>
                <w14:ligatures w14:val="none"/>
              </w:rPr>
              <w:t>HAWB No.</w:t>
            </w:r>
          </w:p>
        </w:tc>
        <w:tc>
          <w:tcPr>
            <w:tcW w:w="1905" w:type="dxa"/>
            <w:shd w:val="clear" w:color="000000" w:fill="00B0F0"/>
            <w:noWrap/>
            <w:vAlign w:val="center"/>
            <w:hideMark/>
          </w:tcPr>
          <w:p w14:paraId="176F50ED" w14:textId="73FE65C9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06240C">
              <w:rPr>
                <w:rFonts w:ascii="Calibri" w:eastAsia="Times New Roman" w:hAnsi="Calibri" w:cs="Calibri" w:hint="eastAsia"/>
                <w:color w:val="FFFFFF"/>
                <w:kern w:val="0"/>
                <w:sz w:val="22"/>
                <w:szCs w:val="22"/>
                <w14:ligatures w14:val="none"/>
              </w:rPr>
              <w:t>DG(Y/N)</w:t>
            </w:r>
          </w:p>
        </w:tc>
      </w:tr>
      <w:tr w:rsidR="0006240C" w:rsidRPr="00322954" w14:paraId="6C30C213" w14:textId="77777777" w:rsidTr="0006240C">
        <w:trPr>
          <w:trHeight w:val="206"/>
        </w:trPr>
        <w:tc>
          <w:tcPr>
            <w:tcW w:w="1905" w:type="dxa"/>
            <w:noWrap/>
            <w:vAlign w:val="center"/>
            <w:hideMark/>
          </w:tcPr>
          <w:p w14:paraId="3A42F28A" w14:textId="0A39AE55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5" w:type="dxa"/>
            <w:noWrap/>
            <w:vAlign w:val="center"/>
            <w:hideMark/>
          </w:tcPr>
          <w:p w14:paraId="355F62C3" w14:textId="77777777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9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9" w:type="dxa"/>
          </w:tcPr>
          <w:p w14:paraId="50E34DF2" w14:textId="77777777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5" w:type="dxa"/>
            <w:noWrap/>
            <w:vAlign w:val="center"/>
            <w:hideMark/>
          </w:tcPr>
          <w:p w14:paraId="70CC644D" w14:textId="79446BAA" w:rsidR="0006240C" w:rsidRPr="00322954" w:rsidRDefault="0006240C" w:rsidP="003229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229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77DC1B5" w14:textId="77777777" w:rsidR="00322954" w:rsidRDefault="00322954" w:rsidP="008124BB"/>
    <w:bookmarkEnd w:id="4"/>
    <w:p w14:paraId="24EB115E" w14:textId="7B384203" w:rsidR="00F705A2" w:rsidRDefault="008124BB" w:rsidP="008124BB">
      <w:r>
        <w:rPr>
          <w:rFonts w:hint="eastAsia"/>
        </w:rPr>
        <w:lastRenderedPageBreak/>
        <w:t xml:space="preserve"> 2. </w:t>
      </w:r>
      <w:r>
        <w:rPr>
          <w:rFonts w:hint="eastAsia"/>
        </w:rPr>
        <w:t>邮件附件中含</w:t>
      </w:r>
      <w:commentRangeStart w:id="28"/>
      <w:r>
        <w:rPr>
          <w:rFonts w:hint="eastAsia"/>
        </w:rPr>
        <w:t>有运单</w:t>
      </w:r>
      <w:r w:rsidR="00E71AB5">
        <w:rPr>
          <w:rFonts w:hint="eastAsia"/>
        </w:rPr>
        <w:t>、</w:t>
      </w:r>
      <w:r>
        <w:rPr>
          <w:rFonts w:hint="eastAsia"/>
        </w:rPr>
        <w:t>发票</w:t>
      </w:r>
      <w:r w:rsidR="00E71AB5">
        <w:rPr>
          <w:rFonts w:hint="eastAsia"/>
        </w:rPr>
        <w:t>信息（</w:t>
      </w:r>
      <w:r w:rsidR="00E71AB5" w:rsidRPr="00950461">
        <w:rPr>
          <w:rFonts w:hint="eastAsia"/>
        </w:rPr>
        <w:t>危险品还会含有</w:t>
      </w:r>
      <w:r w:rsidR="00E71AB5" w:rsidRPr="00950461">
        <w:rPr>
          <w:rFonts w:hint="eastAsia"/>
        </w:rPr>
        <w:t>MSDS</w:t>
      </w:r>
      <w:r w:rsidR="00A55036" w:rsidRPr="00950461">
        <w:rPr>
          <w:rFonts w:hint="eastAsia"/>
        </w:rPr>
        <w:t>、</w:t>
      </w:r>
      <w:r w:rsidR="00A55036" w:rsidRPr="00950461">
        <w:rPr>
          <w:rFonts w:hint="eastAsia"/>
        </w:rPr>
        <w:t>Shipper</w:t>
      </w:r>
      <w:r w:rsidR="00E71AB5" w:rsidRPr="00950461">
        <w:rPr>
          <w:rFonts w:hint="eastAsia"/>
        </w:rPr>
        <w:t>）</w:t>
      </w:r>
      <w:commentRangeEnd w:id="28"/>
      <w:r>
        <w:rPr>
          <w:rStyle w:val="af0"/>
          <w:sz w:val="24"/>
          <w:szCs w:val="24"/>
        </w:rPr>
        <w:commentReference w:id="28"/>
      </w:r>
    </w:p>
    <w:p w14:paraId="0889E901" w14:textId="708D16C9" w:rsidR="002B21A7" w:rsidRDefault="0001459E" w:rsidP="008124BB">
      <w:pPr>
        <w:rPr>
          <w:ins w:id="29" w:author="Ji, Scarlett Qing" w:date="2026-09-15T14:46:00Z" w16du:dateUtc="2026-09-15T06:46:00Z"/>
        </w:rPr>
      </w:pPr>
      <w:ins w:id="30" w:author="Ji, Scarlett Qing" w:date="2026-09-15T11:17:00Z" w16du:dateUtc="2026-09-15T03:17:00Z">
        <w:r>
          <w:object w:dxaOrig="1127" w:dyaOrig="787" w14:anchorId="1A92AE6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5.8pt;height:39.6pt" o:ole="">
              <v:imagedata r:id="rId14" o:title=""/>
            </v:shape>
            <o:OLEObject Type="Embed" ProgID="Package" ShapeID="_x0000_i1025" DrawAspect="Icon" ObjectID="_1854708994" r:id="rId15"/>
          </w:object>
        </w:r>
      </w:ins>
    </w:p>
    <w:p w14:paraId="4824F482" w14:textId="0B96E710" w:rsidR="00B36BBC" w:rsidRPr="0006240C" w:rsidRDefault="00B36BBC" w:rsidP="008124BB">
      <w:ins w:id="31" w:author="Ji, Scarlett Qing" w:date="2026-09-15T14:46:00Z" w16du:dateUtc="2026-09-15T06:46:00Z">
        <w:r>
          <w:rPr>
            <w:noProof/>
          </w:rPr>
          <w:drawing>
            <wp:inline distT="0" distB="0" distL="0" distR="0" wp14:anchorId="372B1AC5" wp14:editId="6C94EB96">
              <wp:extent cx="5486400" cy="2591435"/>
              <wp:effectExtent l="0" t="0" r="0" b="0"/>
              <wp:docPr id="87050941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0509419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5914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7711E1" w14:textId="0CE0BE24" w:rsidR="008124BB" w:rsidRDefault="008124BB" w:rsidP="008124BB">
      <w:pPr>
        <w:rPr>
          <w:ins w:id="32" w:author="Ji, Scarlett Qing" w:date="2026-09-20T15:05:00Z" w16du:dateUtc="2026-09-20T07:05:00Z"/>
          <w:rFonts w:ascii="宋体" w:eastAsia="宋体" w:hAnsi="宋体" w:hint="eastAsia"/>
          <w:b/>
          <w:bCs/>
          <w:sz w:val="30"/>
          <w:szCs w:val="30"/>
        </w:rPr>
      </w:pPr>
      <w:r w:rsidRPr="00996CC6">
        <w:rPr>
          <w:rFonts w:ascii="宋体" w:eastAsia="宋体" w:hAnsi="宋体" w:hint="eastAsia"/>
          <w:b/>
          <w:bCs/>
          <w:sz w:val="30"/>
          <w:szCs w:val="30"/>
        </w:rPr>
        <w:t>二、下载附件并重命名</w:t>
      </w:r>
    </w:p>
    <w:p w14:paraId="54DE955E" w14:textId="32AF00A6" w:rsidR="00024087" w:rsidRDefault="00024087" w:rsidP="00024087">
      <w:pPr>
        <w:rPr>
          <w:ins w:id="33" w:author="Ji, Scarlett Qing" w:date="2026-09-20T15:05:00Z" w16du:dateUtc="2026-09-20T07:05:00Z"/>
        </w:rPr>
      </w:pPr>
      <w:ins w:id="34" w:author="Ji, Scarlett Qing" w:date="2026-09-20T15:05:00Z" w16du:dateUtc="2026-09-20T07:05:00Z">
        <w:r>
          <w:rPr>
            <w:rFonts w:hint="eastAsia"/>
          </w:rPr>
          <w:t>文件种类识别条件：</w:t>
        </w:r>
      </w:ins>
    </w:p>
    <w:tbl>
      <w:tblPr>
        <w:tblStyle w:val="41"/>
        <w:tblW w:w="0" w:type="auto"/>
        <w:tblLook w:val="04A0" w:firstRow="1" w:lastRow="0" w:firstColumn="1" w:lastColumn="0" w:noHBand="0" w:noVBand="1"/>
        <w:tblPrChange w:id="35" w:author="Ji, Scarlett Qing" w:date="2026-09-20T15:07:00Z" w16du:dateUtc="2026-09-20T07:07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668"/>
        <w:gridCol w:w="4656"/>
        <w:tblGridChange w:id="36">
          <w:tblGrid>
            <w:gridCol w:w="5"/>
            <w:gridCol w:w="1510"/>
            <w:gridCol w:w="158"/>
            <w:gridCol w:w="4357"/>
            <w:gridCol w:w="299"/>
          </w:tblGrid>
        </w:tblGridChange>
      </w:tblGrid>
      <w:tr w:rsidR="00453C37" w:rsidRPr="00453C37" w14:paraId="052070A0" w14:textId="77777777" w:rsidTr="00453C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7" w:author="Ji, Scarlett Qing" w:date="2026-09-20T15:07:00Z"/>
          <w:trPrChange w:id="38" w:author="Ji, Scarlett Qing" w:date="2026-09-20T15:07:00Z" w16du:dateUtc="2026-09-20T07:0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39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DF12A04" w14:textId="77777777" w:rsidR="00453C37" w:rsidRPr="00453C37" w:rsidRDefault="00453C37" w:rsidP="00453C37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ins w:id="40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41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文件种类区分</w:t>
              </w:r>
            </w:ins>
          </w:p>
        </w:tc>
        <w:tc>
          <w:tcPr>
            <w:tcW w:w="0" w:type="auto"/>
            <w:hideMark/>
            <w:tcPrChange w:id="42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7E5C76D" w14:textId="77777777" w:rsidR="00453C37" w:rsidRPr="00453C37" w:rsidRDefault="00453C37" w:rsidP="00453C37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3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44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文件名称提取关键字段</w:t>
              </w:r>
            </w:ins>
          </w:p>
        </w:tc>
      </w:tr>
      <w:tr w:rsidR="00453C37" w:rsidRPr="00453C37" w14:paraId="49BA153A" w14:textId="77777777" w:rsidTr="00453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5" w:author="Ji, Scarlett Qing" w:date="2026-09-20T15:07:00Z"/>
          <w:trPrChange w:id="46" w:author="Ji, Scarlett Qing" w:date="2026-09-20T15:07:00Z" w16du:dateUtc="2026-09-20T07:0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47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88D5D4D" w14:textId="77777777" w:rsidR="00453C37" w:rsidRPr="00453C37" w:rsidRDefault="00453C37" w:rsidP="00453C37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48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49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发票</w:t>
              </w:r>
            </w:ins>
          </w:p>
        </w:tc>
        <w:tc>
          <w:tcPr>
            <w:tcW w:w="0" w:type="auto"/>
            <w:hideMark/>
            <w:tcPrChange w:id="50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2412F22" w14:textId="77777777" w:rsidR="00453C37" w:rsidRPr="00453C37" w:rsidRDefault="00453C37" w:rsidP="00453C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52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文件名称的第二个数字字段，以1100开头</w:t>
              </w:r>
            </w:ins>
          </w:p>
        </w:tc>
      </w:tr>
      <w:tr w:rsidR="00453C37" w:rsidRPr="00453C37" w14:paraId="5E5212D7" w14:textId="77777777" w:rsidTr="00453C37">
        <w:trPr>
          <w:ins w:id="53" w:author="Ji, Scarlett Qing" w:date="2026-09-20T15:07:00Z"/>
          <w:trPrChange w:id="54" w:author="Ji, Scarlett Qing" w:date="2026-09-20T15:07:00Z" w16du:dateUtc="2026-09-20T07:0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55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2CD1EE0" w14:textId="77777777" w:rsidR="00453C37" w:rsidRPr="00453C37" w:rsidRDefault="00453C37" w:rsidP="00453C37">
            <w:pPr>
              <w:rPr>
                <w:ins w:id="56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57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pre-alert</w:t>
              </w:r>
            </w:ins>
          </w:p>
        </w:tc>
        <w:tc>
          <w:tcPr>
            <w:tcW w:w="0" w:type="auto"/>
            <w:hideMark/>
            <w:tcPrChange w:id="58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22631D2" w14:textId="77777777" w:rsidR="00453C37" w:rsidRPr="00453C37" w:rsidRDefault="00453C37" w:rsidP="00453C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9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60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文件名称中含有HAWB字样</w:t>
              </w:r>
            </w:ins>
          </w:p>
        </w:tc>
      </w:tr>
      <w:tr w:rsidR="00453C37" w:rsidRPr="00453C37" w14:paraId="2BDA3A6D" w14:textId="77777777" w:rsidTr="00453C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1" w:author="Ji, Scarlett Qing" w:date="2026-09-20T15:07:00Z"/>
          <w:trPrChange w:id="62" w:author="Ji, Scarlett Qing" w:date="2026-09-20T15:07:00Z" w16du:dateUtc="2026-09-20T07:0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63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DA9B2E0" w14:textId="77777777" w:rsidR="00453C37" w:rsidRPr="00453C37" w:rsidRDefault="00453C37" w:rsidP="00453C37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ins w:id="64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65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SDS</w:t>
              </w:r>
            </w:ins>
          </w:p>
        </w:tc>
        <w:tc>
          <w:tcPr>
            <w:tcW w:w="0" w:type="auto"/>
            <w:hideMark/>
            <w:tcPrChange w:id="66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23FFD03" w14:textId="77777777" w:rsidR="00453C37" w:rsidRPr="00453C37" w:rsidRDefault="00453C37" w:rsidP="00453C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7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68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文件名称中含有SDS字样</w:t>
              </w:r>
            </w:ins>
          </w:p>
        </w:tc>
      </w:tr>
      <w:tr w:rsidR="00453C37" w:rsidRPr="00453C37" w14:paraId="0C9F057E" w14:textId="77777777" w:rsidTr="00453C37">
        <w:trPr>
          <w:ins w:id="69" w:author="Ji, Scarlett Qing" w:date="2026-09-20T15:07:00Z"/>
          <w:trPrChange w:id="70" w:author="Ji, Scarlett Qing" w:date="2026-09-20T15:07:00Z" w16du:dateUtc="2026-09-20T07:0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71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E00355F" w14:textId="77777777" w:rsidR="00453C37" w:rsidRPr="00453C37" w:rsidRDefault="00453C37" w:rsidP="00453C37">
            <w:pPr>
              <w:spacing w:before="100" w:beforeAutospacing="1" w:after="100" w:afterAutospacing="1"/>
              <w:rPr>
                <w:ins w:id="72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73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shipper decl</w:t>
              </w:r>
            </w:ins>
          </w:p>
        </w:tc>
        <w:tc>
          <w:tcPr>
            <w:tcW w:w="0" w:type="auto"/>
            <w:hideMark/>
            <w:tcPrChange w:id="74" w:author="Ji, Scarlett Qing" w:date="2026-09-20T15:07:00Z" w16du:dateUtc="2026-09-20T07:0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90C6C2F" w14:textId="77777777" w:rsidR="00453C37" w:rsidRPr="00453C37" w:rsidRDefault="00453C37" w:rsidP="00453C3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5" w:author="Ji, Scarlett Qing" w:date="2026-09-20T15:07:00Z" w16du:dateUtc="2026-09-20T07:07:00Z"/>
                <w:rFonts w:ascii="宋体" w:eastAsia="宋体" w:hAnsi="宋体" w:cs="宋体" w:hint="eastAsia"/>
                <w:kern w:val="0"/>
                <w14:ligatures w14:val="none"/>
              </w:rPr>
            </w:pPr>
            <w:ins w:id="76" w:author="Ji, Scarlett Qing" w:date="2026-09-20T15:07:00Z" w16du:dateUtc="2026-09-20T07:07:00Z">
              <w:r w:rsidRPr="00453C37">
                <w:rPr>
                  <w:rFonts w:ascii="宋体" w:eastAsia="宋体" w:hAnsi="宋体" w:cs="宋体"/>
                  <w:kern w:val="0"/>
                  <w14:ligatures w14:val="none"/>
                </w:rPr>
                <w:t>文件名称中含有shipper字样</w:t>
              </w:r>
            </w:ins>
          </w:p>
        </w:tc>
      </w:tr>
    </w:tbl>
    <w:p w14:paraId="145DA8C2" w14:textId="0CA5112E" w:rsidR="00024087" w:rsidRPr="00996CC6" w:rsidRDefault="008F2873" w:rsidP="00024087">
      <w:ins w:id="77" w:author="Ji, Scarlett Qing" w:date="2026-09-20T15:07:00Z" w16du:dateUtc="2026-09-20T07:07:00Z">
        <w:r w:rsidRPr="008F2873">
          <w:t>如果以上关键字样没查到，请以文件里面的内容来判断</w:t>
        </w:r>
      </w:ins>
    </w:p>
    <w:p w14:paraId="7496B21E" w14:textId="0462CAF1" w:rsidR="009C22A7" w:rsidRDefault="009C22A7" w:rsidP="008124BB">
      <w:pPr>
        <w:rPr>
          <w:ins w:id="78" w:author="Ji, Scarlett Qing" w:date="2026-09-15T14:49:00Z" w16du:dateUtc="2026-09-15T06:49:00Z"/>
        </w:rPr>
      </w:pPr>
      <w:r>
        <w:rPr>
          <w:rFonts w:hint="eastAsia"/>
        </w:rPr>
        <w:t xml:space="preserve">1. </w:t>
      </w:r>
      <w:r>
        <w:rPr>
          <w:rFonts w:hint="eastAsia"/>
        </w:rPr>
        <w:t>发票按照发票号命名“</w:t>
      </w:r>
      <w:r>
        <w:rPr>
          <w:rFonts w:hint="eastAsia"/>
        </w:rPr>
        <w:t>1100035926</w:t>
      </w:r>
      <w:r>
        <w:rPr>
          <w:rFonts w:hint="eastAsia"/>
        </w:rPr>
        <w:t>”</w:t>
      </w:r>
    </w:p>
    <w:p w14:paraId="2D0837E9" w14:textId="1FFEF6BC" w:rsidR="00C75C81" w:rsidRDefault="00C75C81" w:rsidP="008124BB">
      <w:ins w:id="79" w:author="Ji, Scarlett Qing" w:date="2026-09-15T14:49:00Z" w16du:dateUtc="2026-09-15T06:49:00Z">
        <w:r>
          <w:rPr>
            <w:noProof/>
          </w:rPr>
          <w:lastRenderedPageBreak/>
          <w:drawing>
            <wp:inline distT="0" distB="0" distL="0" distR="0" wp14:anchorId="134C5408" wp14:editId="774B0298">
              <wp:extent cx="5486400" cy="2350770"/>
              <wp:effectExtent l="0" t="0" r="0" b="0"/>
              <wp:docPr id="106526408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5264082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3507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5B6565" w14:textId="2C2FCD2C" w:rsidR="008E2B24" w:rsidRDefault="009C22A7" w:rsidP="008124BB">
      <w:pPr>
        <w:rPr>
          <w:ins w:id="80" w:author="Ji, Scarlett Qing" w:date="2026-09-15T14:50:00Z" w16du:dateUtc="2026-09-15T06:50:00Z"/>
        </w:rPr>
      </w:pPr>
      <w:r>
        <w:rPr>
          <w:rFonts w:hint="eastAsia"/>
        </w:rPr>
        <w:t xml:space="preserve">2. </w:t>
      </w:r>
      <w:commentRangeStart w:id="81"/>
      <w:commentRangeStart w:id="82"/>
      <w:commentRangeStart w:id="83"/>
      <w:r w:rsidR="006578D5">
        <w:rPr>
          <w:rFonts w:hint="eastAsia"/>
        </w:rPr>
        <w:t>分单</w:t>
      </w:r>
      <w:commentRangeEnd w:id="81"/>
      <w:r>
        <w:rPr>
          <w:rStyle w:val="af0"/>
          <w:rFonts w:hint="eastAsia"/>
          <w:sz w:val="24"/>
          <w:szCs w:val="24"/>
        </w:rPr>
        <w:commentReference w:id="81"/>
      </w:r>
      <w:commentRangeEnd w:id="82"/>
      <w:r w:rsidR="00DB7980">
        <w:rPr>
          <w:rStyle w:val="af0"/>
          <w:rFonts w:hint="eastAsia"/>
          <w:sz w:val="24"/>
          <w:szCs w:val="24"/>
        </w:rPr>
        <w:commentReference w:id="82"/>
      </w:r>
      <w:commentRangeEnd w:id="83"/>
      <w:r w:rsidR="005E3238">
        <w:rPr>
          <w:rStyle w:val="af0"/>
          <w:rFonts w:hint="eastAsia"/>
          <w:sz w:val="24"/>
          <w:szCs w:val="24"/>
        </w:rPr>
        <w:commentReference w:id="83"/>
      </w:r>
      <w:r>
        <w:rPr>
          <w:rFonts w:hint="eastAsia"/>
        </w:rPr>
        <w:t>按照</w:t>
      </w:r>
      <w:r>
        <w:rPr>
          <w:rFonts w:hint="eastAsia"/>
        </w:rPr>
        <w:t>HAWB_</w:t>
      </w:r>
      <w:r>
        <w:rPr>
          <w:rFonts w:hint="eastAsia"/>
        </w:rPr>
        <w:t>分单号命名“</w:t>
      </w:r>
      <w:r>
        <w:rPr>
          <w:rFonts w:hint="eastAsia"/>
        </w:rPr>
        <w:t>HAWB_</w:t>
      </w:r>
      <w:r w:rsidRPr="009C22A7">
        <w:t>PKLA01580480</w:t>
      </w:r>
      <w:r>
        <w:rPr>
          <w:rFonts w:hint="eastAsia"/>
        </w:rPr>
        <w:t>”（如涉及无分单号的</w:t>
      </w:r>
      <w:r>
        <w:rPr>
          <w:rFonts w:hint="eastAsia"/>
        </w:rPr>
        <w:t xml:space="preserve">, </w:t>
      </w:r>
      <w:r w:rsidRPr="00950461">
        <w:rPr>
          <w:rFonts w:hint="eastAsia"/>
        </w:rPr>
        <w:t>命名</w:t>
      </w:r>
      <w:r w:rsidR="00950461">
        <w:rPr>
          <w:rFonts w:hint="eastAsia"/>
        </w:rPr>
        <w:t>为</w:t>
      </w:r>
      <w:r w:rsidR="00A55036" w:rsidRPr="00950461">
        <w:rPr>
          <w:rFonts w:hint="eastAsia"/>
        </w:rPr>
        <w:t>主单号</w:t>
      </w:r>
      <w:r w:rsidRPr="00950461">
        <w:rPr>
          <w:rFonts w:hint="eastAsia"/>
        </w:rPr>
        <w:t>）</w:t>
      </w:r>
      <w:ins w:id="84" w:author="Ji, Scarlett Qing" w:date="2026-09-20T15:00:00Z" w16du:dateUtc="2026-09-20T07:00:00Z">
        <w:r w:rsidR="00232CD0">
          <w:rPr>
            <w:rFonts w:hint="eastAsia"/>
          </w:rPr>
          <w:t>（如何通过</w:t>
        </w:r>
        <w:r w:rsidR="00A67BED">
          <w:rPr>
            <w:rFonts w:hint="eastAsia"/>
          </w:rPr>
          <w:t>文件名称</w:t>
        </w:r>
        <w:r w:rsidR="00232CD0">
          <w:rPr>
            <w:rFonts w:hint="eastAsia"/>
          </w:rPr>
          <w:t>识别</w:t>
        </w:r>
        <w:r w:rsidR="00A67BED">
          <w:rPr>
            <w:rFonts w:hint="eastAsia"/>
          </w:rPr>
          <w:t>：文件名称含</w:t>
        </w:r>
        <w:r w:rsidR="00A67BED">
          <w:rPr>
            <w:rFonts w:hint="eastAsia"/>
          </w:rPr>
          <w:t>HAWB No.</w:t>
        </w:r>
        <w:r w:rsidR="00A67BED">
          <w:rPr>
            <w:rFonts w:hint="eastAsia"/>
          </w:rPr>
          <w:t>）</w:t>
        </w:r>
      </w:ins>
    </w:p>
    <w:p w14:paraId="2BF2E800" w14:textId="4BF093F4" w:rsidR="0043000D" w:rsidRDefault="0043000D" w:rsidP="008124BB">
      <w:pPr>
        <w:rPr>
          <w:ins w:id="85" w:author="Ji, Scarlett Qing" w:date="2026-09-15T14:51:00Z" w16du:dateUtc="2026-09-15T06:51:00Z"/>
        </w:rPr>
      </w:pPr>
      <w:ins w:id="86" w:author="Ji, Scarlett Qing" w:date="2026-09-15T14:50:00Z" w16du:dateUtc="2026-09-15T06:50:00Z">
        <w:r>
          <w:rPr>
            <w:rFonts w:hint="eastAsia"/>
          </w:rPr>
          <w:t>主单号在页面左上角中间有英文字符，右上角</w:t>
        </w:r>
        <w:r>
          <w:rPr>
            <w:rFonts w:hint="eastAsia"/>
          </w:rPr>
          <w:t>HAWB No.</w:t>
        </w:r>
        <w:r>
          <w:rPr>
            <w:rFonts w:hint="eastAsia"/>
          </w:rPr>
          <w:t>是分单号</w:t>
        </w:r>
      </w:ins>
    </w:p>
    <w:p w14:paraId="172F3F94" w14:textId="274B4B42" w:rsidR="009115F3" w:rsidRDefault="005F2979" w:rsidP="008124BB">
      <w:ins w:id="87" w:author="Ji, Scarlett Qing" w:date="2026-09-15T14:51:00Z" w16du:dateUtc="2026-09-15T06:51:00Z">
        <w:r>
          <w:rPr>
            <w:noProof/>
          </w:rPr>
          <w:drawing>
            <wp:inline distT="0" distB="0" distL="0" distR="0" wp14:anchorId="7CF8764D" wp14:editId="49EE65D5">
              <wp:extent cx="5486400" cy="1677035"/>
              <wp:effectExtent l="0" t="0" r="0" b="0"/>
              <wp:docPr id="305699526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5699526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677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F6DC689" w14:textId="34BA6AE1" w:rsidR="008E2B24" w:rsidRPr="00587921" w:rsidRDefault="008E2B24" w:rsidP="008124BB">
      <w:pPr>
        <w:rPr>
          <w:ins w:id="88" w:author="Ji, Scarlett Qing" w:date="2026-09-15T14:51:00Z" w16du:dateUtc="2026-09-15T06:51:00Z"/>
        </w:rPr>
      </w:pPr>
      <w:r>
        <w:rPr>
          <w:rFonts w:hint="eastAsia"/>
        </w:rPr>
        <w:t xml:space="preserve">3. </w:t>
      </w:r>
      <w:r>
        <w:rPr>
          <w:rFonts w:hint="eastAsia"/>
        </w:rPr>
        <w:t>如涉及</w:t>
      </w:r>
      <w:r>
        <w:rPr>
          <w:rFonts w:hint="eastAsia"/>
        </w:rPr>
        <w:t>MSDS</w:t>
      </w:r>
      <w:r w:rsidR="00A55036">
        <w:rPr>
          <w:rFonts w:hint="eastAsia"/>
        </w:rPr>
        <w:t>/Shipper</w:t>
      </w:r>
      <w:r>
        <w:rPr>
          <w:rFonts w:hint="eastAsia"/>
        </w:rPr>
        <w:t>,</w:t>
      </w:r>
      <w:r>
        <w:rPr>
          <w:rFonts w:hint="eastAsia"/>
        </w:rPr>
        <w:t>也需要进行下载存档</w:t>
      </w:r>
      <w:r w:rsidR="00E71AB5">
        <w:rPr>
          <w:rFonts w:hint="eastAsia"/>
        </w:rPr>
        <w:t>,</w:t>
      </w:r>
      <w:r w:rsidR="00E71AB5">
        <w:rPr>
          <w:rFonts w:hint="eastAsia"/>
        </w:rPr>
        <w:t>命名为“</w:t>
      </w:r>
      <w:r w:rsidR="00E71AB5">
        <w:rPr>
          <w:rFonts w:hint="eastAsia"/>
        </w:rPr>
        <w:t>MSDS</w:t>
      </w:r>
      <w:r w:rsidR="00950461">
        <w:rPr>
          <w:rFonts w:hint="eastAsia"/>
        </w:rPr>
        <w:t>_</w:t>
      </w:r>
      <w:r w:rsidR="00950461">
        <w:rPr>
          <w:rFonts w:hint="eastAsia"/>
        </w:rPr>
        <w:t>分单号</w:t>
      </w:r>
      <w:r w:rsidR="00E71AB5">
        <w:rPr>
          <w:rFonts w:hint="eastAsia"/>
        </w:rPr>
        <w:t>”</w:t>
      </w:r>
      <w:r w:rsidR="00950461">
        <w:rPr>
          <w:rFonts w:hint="eastAsia"/>
        </w:rPr>
        <w:t>和“</w:t>
      </w:r>
      <w:ins w:id="89" w:author="Gao, Wenwen (369)" w:date="2026-09-21T10:50:00Z" w16du:dateUtc="2026-09-21T02:50:00Z">
        <w:r w:rsidR="0001459E">
          <w:rPr>
            <w:rFonts w:hint="eastAsia"/>
          </w:rPr>
          <w:t>s</w:t>
        </w:r>
      </w:ins>
      <w:del w:id="90" w:author="Gao, Wenwen (369)" w:date="2026-09-21T10:50:00Z" w16du:dateUtc="2026-09-21T02:50:00Z">
        <w:r w:rsidR="00950461" w:rsidDel="0001459E">
          <w:rPr>
            <w:rFonts w:hint="eastAsia"/>
          </w:rPr>
          <w:delText>S</w:delText>
        </w:r>
      </w:del>
      <w:r w:rsidR="00A55036">
        <w:rPr>
          <w:rFonts w:hint="eastAsia"/>
        </w:rPr>
        <w:t>hipper</w:t>
      </w:r>
      <w:r w:rsidR="00950461">
        <w:rPr>
          <w:rFonts w:hint="eastAsia"/>
        </w:rPr>
        <w:t>s</w:t>
      </w:r>
      <w:r w:rsidR="00A55036">
        <w:rPr>
          <w:rFonts w:hint="eastAsia"/>
        </w:rPr>
        <w:t>_</w:t>
      </w:r>
      <w:r w:rsidR="00950461">
        <w:rPr>
          <w:rFonts w:hint="eastAsia"/>
        </w:rPr>
        <w:t>Decl_</w:t>
      </w:r>
      <w:r w:rsidR="00A55036">
        <w:rPr>
          <w:rFonts w:hint="eastAsia"/>
        </w:rPr>
        <w:t>分单号</w:t>
      </w:r>
      <w:r w:rsidR="00950461">
        <w:rPr>
          <w:rFonts w:hint="eastAsia"/>
        </w:rPr>
        <w:t>”</w:t>
      </w:r>
    </w:p>
    <w:p w14:paraId="1C9C4345" w14:textId="752B85F9" w:rsidR="00EE2977" w:rsidRDefault="00EE2977" w:rsidP="008124BB">
      <w:pPr>
        <w:rPr>
          <w:ins w:id="91" w:author="Ji, Scarlett Qing" w:date="2026-09-15T14:52:00Z" w16du:dateUtc="2026-09-15T06:52:00Z"/>
        </w:rPr>
      </w:pPr>
      <w:ins w:id="92" w:author="Ji, Scarlett Qing" w:date="2026-09-15T14:51:00Z" w16du:dateUtc="2026-09-15T06:51:00Z">
        <w:r>
          <w:rPr>
            <w:noProof/>
          </w:rPr>
          <w:drawing>
            <wp:inline distT="0" distB="0" distL="0" distR="0" wp14:anchorId="21BF8C88" wp14:editId="43DFDB39">
              <wp:extent cx="5486400" cy="2005965"/>
              <wp:effectExtent l="0" t="0" r="0" b="0"/>
              <wp:docPr id="209967989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99679892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0059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FA28D2" w14:textId="52D484E1" w:rsidR="009115F3" w:rsidRDefault="009115F3" w:rsidP="008124BB">
      <w:ins w:id="93" w:author="Ji, Scarlett Qing" w:date="2026-09-15T14:52:00Z" w16du:dateUtc="2026-09-15T06:52:00Z">
        <w:r>
          <w:rPr>
            <w:noProof/>
          </w:rPr>
          <w:lastRenderedPageBreak/>
          <w:drawing>
            <wp:inline distT="0" distB="0" distL="0" distR="0" wp14:anchorId="3DFA8248" wp14:editId="43F65C6F">
              <wp:extent cx="5486400" cy="2763520"/>
              <wp:effectExtent l="0" t="0" r="0" b="0"/>
              <wp:docPr id="1393499395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93499395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7635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3F173B" w14:textId="027F3951" w:rsidR="00996CC6" w:rsidRDefault="00A55036" w:rsidP="00996CC6">
      <w:pPr>
        <w:rPr>
          <w:rFonts w:ascii="宋体" w:eastAsia="宋体" w:hAnsi="宋体" w:hint="eastAsia"/>
        </w:rPr>
      </w:pPr>
      <w:r>
        <w:rPr>
          <w:rFonts w:hint="eastAsia"/>
        </w:rPr>
        <w:t>4</w:t>
      </w:r>
      <w:r w:rsidR="00996CC6">
        <w:rPr>
          <w:rFonts w:hint="eastAsia"/>
        </w:rPr>
        <w:t xml:space="preserve">. </w:t>
      </w:r>
      <w:r w:rsidR="00996CC6">
        <w:rPr>
          <w:rFonts w:hint="eastAsia"/>
        </w:rPr>
        <w:t>将以上下载文件</w:t>
      </w:r>
      <w:r w:rsidR="00996CC6">
        <w:rPr>
          <w:rFonts w:ascii="宋体" w:eastAsia="宋体" w:hAnsi="宋体" w:hint="eastAsia"/>
        </w:rPr>
        <w:t>存在T盘/Share point（按照</w:t>
      </w:r>
      <w:r w:rsidR="00996CC6" w:rsidRPr="009115F3">
        <w:rPr>
          <w:rFonts w:ascii="宋体" w:eastAsia="宋体" w:hAnsi="宋体" w:hint="eastAsia"/>
          <w:b/>
          <w:bCs/>
          <w:rPrChange w:id="94" w:author="Ji, Scarlett Qing" w:date="2026-09-15T14:52:00Z" w16du:dateUtc="2026-09-15T06:52:00Z">
            <w:rPr>
              <w:rFonts w:ascii="宋体" w:eastAsia="宋体" w:hAnsi="宋体" w:hint="eastAsia"/>
            </w:rPr>
          </w:rPrChange>
        </w:rPr>
        <w:t>操作日期创建一级文件夹</w:t>
      </w:r>
      <w:r w:rsidR="00996CC6">
        <w:rPr>
          <w:rFonts w:ascii="宋体" w:eastAsia="宋体" w:hAnsi="宋体" w:hint="eastAsia"/>
        </w:rPr>
        <w:t>，</w:t>
      </w:r>
      <w:r w:rsidR="00996CC6" w:rsidRPr="009115F3">
        <w:rPr>
          <w:rFonts w:ascii="宋体" w:eastAsia="宋体" w:hAnsi="宋体" w:hint="eastAsia"/>
          <w:b/>
          <w:bCs/>
          <w:rPrChange w:id="95" w:author="Ji, Scarlett Qing" w:date="2026-09-15T14:52:00Z" w16du:dateUtc="2026-09-15T06:52:00Z">
            <w:rPr>
              <w:rFonts w:ascii="宋体" w:eastAsia="宋体" w:hAnsi="宋体" w:hint="eastAsia"/>
            </w:rPr>
          </w:rPrChange>
        </w:rPr>
        <w:t>二级文件夹按照HAWB命名</w:t>
      </w:r>
      <w:r w:rsidR="00996CC6">
        <w:rPr>
          <w:rFonts w:ascii="宋体" w:eastAsia="宋体" w:hAnsi="宋体" w:hint="eastAsia"/>
        </w:rPr>
        <w:t>）</w:t>
      </w:r>
    </w:p>
    <w:p w14:paraId="64275496" w14:textId="4D6B0B86" w:rsidR="00996CC6" w:rsidRDefault="00996CC6" w:rsidP="008124BB"/>
    <w:p w14:paraId="6179E4BC" w14:textId="4C103731" w:rsidR="009200F8" w:rsidRDefault="00996CC6" w:rsidP="00996CC6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三</w:t>
      </w:r>
      <w:r w:rsidRPr="00996CC6">
        <w:rPr>
          <w:rFonts w:ascii="宋体" w:eastAsia="宋体" w:hAnsi="宋体" w:hint="eastAsia"/>
          <w:b/>
          <w:bCs/>
          <w:sz w:val="30"/>
          <w:szCs w:val="30"/>
        </w:rPr>
        <w:t>、</w:t>
      </w:r>
      <w:r>
        <w:rPr>
          <w:rFonts w:ascii="宋体" w:eastAsia="宋体" w:hAnsi="宋体" w:hint="eastAsia"/>
          <w:b/>
          <w:bCs/>
          <w:sz w:val="30"/>
          <w:szCs w:val="30"/>
        </w:rPr>
        <w:t>IES+创建发票</w:t>
      </w:r>
    </w:p>
    <w:p w14:paraId="69FDD46A" w14:textId="77777777" w:rsidR="009200F8" w:rsidRDefault="00996CC6" w:rsidP="00996CC6">
      <w:r w:rsidRPr="00996CC6"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制作</w:t>
      </w:r>
      <w:r>
        <w:rPr>
          <w:rFonts w:hint="eastAsia"/>
        </w:rPr>
        <w:t>IES+</w:t>
      </w:r>
      <w:r>
        <w:rPr>
          <w:rFonts w:hint="eastAsia"/>
        </w:rPr>
        <w:t>导入发票模板信息（参照“</w:t>
      </w:r>
      <w:r w:rsidRPr="00996CC6">
        <w:t>附件</w:t>
      </w:r>
      <w:r w:rsidRPr="00996CC6">
        <w:t>1_</w:t>
      </w:r>
      <w:r w:rsidRPr="00996CC6">
        <w:t>马来西亚发票提取需求</w:t>
      </w:r>
      <w:r>
        <w:rPr>
          <w:rFonts w:hint="eastAsia"/>
        </w:rPr>
        <w:t>”）</w:t>
      </w:r>
      <w:r w:rsidR="009200F8">
        <w:rPr>
          <w:rFonts w:hint="eastAsia"/>
        </w:rPr>
        <w:t>，</w:t>
      </w:r>
    </w:p>
    <w:p w14:paraId="45D55882" w14:textId="034D3BFB" w:rsidR="00996CC6" w:rsidRPr="00996CC6" w:rsidRDefault="009200F8" w:rsidP="00996CC6">
      <w:r>
        <w:rPr>
          <w:rFonts w:hint="eastAsia"/>
        </w:rPr>
        <w:t xml:space="preserve">2. </w:t>
      </w:r>
      <w:r>
        <w:rPr>
          <w:rFonts w:hint="eastAsia"/>
        </w:rPr>
        <w:t>导入模板见附件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3D25A301" w14:textId="77777777" w:rsidR="009200F8" w:rsidRDefault="009200F8" w:rsidP="00996CC6">
      <w:r>
        <w:rPr>
          <w:rFonts w:hint="eastAsia"/>
        </w:rPr>
        <w:t xml:space="preserve">3. </w:t>
      </w:r>
      <w:r>
        <w:rPr>
          <w:rFonts w:hint="eastAsia"/>
        </w:rPr>
        <w:t>制作完成后，将其</w:t>
      </w:r>
      <w:r w:rsidRPr="00BA6E7C">
        <w:rPr>
          <w:rFonts w:hint="eastAsia"/>
          <w:b/>
          <w:bCs/>
          <w:rPrChange w:id="96" w:author="Ji, Scarlett Qing" w:date="2026-09-15T16:18:00Z" w16du:dateUtc="2026-09-15T08:18:00Z">
            <w:rPr>
              <w:rFonts w:hint="eastAsia"/>
            </w:rPr>
          </w:rPrChange>
        </w:rPr>
        <w:t>存在步骤二提及的对应分单文件夹中</w:t>
      </w:r>
      <w:r>
        <w:rPr>
          <w:rFonts w:hint="eastAsia"/>
        </w:rPr>
        <w:t>。</w:t>
      </w:r>
    </w:p>
    <w:p w14:paraId="10646AC1" w14:textId="618D337F" w:rsidR="00996CC6" w:rsidRDefault="009200F8" w:rsidP="00996CC6">
      <w:r>
        <w:rPr>
          <w:rFonts w:hint="eastAsia"/>
        </w:rPr>
        <w:t xml:space="preserve">4. </w:t>
      </w:r>
      <w:r w:rsidR="00996CC6" w:rsidRPr="00996CC6">
        <w:rPr>
          <w:rFonts w:hint="eastAsia"/>
        </w:rPr>
        <w:t>登录</w:t>
      </w:r>
      <w:r w:rsidR="00996CC6" w:rsidRPr="00996CC6">
        <w:rPr>
          <w:rFonts w:hint="eastAsia"/>
        </w:rPr>
        <w:t>IES+</w:t>
      </w:r>
      <w:r w:rsidR="00996CC6" w:rsidRPr="00996CC6">
        <w:rPr>
          <w:rFonts w:hint="eastAsia"/>
        </w:rPr>
        <w:t>→进口管理→发票信息→导入→导入</w:t>
      </w:r>
      <w:r w:rsidR="00996CC6" w:rsidRPr="00996CC6">
        <w:rPr>
          <w:rFonts w:hint="eastAsia"/>
        </w:rPr>
        <w:t>INV&amp;DN</w:t>
      </w:r>
      <w:r w:rsidRPr="00996CC6">
        <w:rPr>
          <w:rFonts w:hint="eastAsia"/>
        </w:rPr>
        <w:t>→</w:t>
      </w:r>
      <w:r>
        <w:rPr>
          <w:rFonts w:hint="eastAsia"/>
        </w:rPr>
        <w:t>选择文件→上传。</w:t>
      </w:r>
    </w:p>
    <w:p w14:paraId="5432C64E" w14:textId="4CBAF098" w:rsidR="009200F8" w:rsidRPr="009200F8" w:rsidRDefault="009200F8" w:rsidP="00996CC6">
      <w:r>
        <w:rPr>
          <w:rFonts w:hint="eastAsia"/>
        </w:rPr>
        <w:t xml:space="preserve">5. </w:t>
      </w:r>
      <w:r>
        <w:rPr>
          <w:rFonts w:hint="eastAsia"/>
        </w:rPr>
        <w:t>如有</w:t>
      </w:r>
      <w:r w:rsidR="00D243CD">
        <w:rPr>
          <w:rFonts w:hint="eastAsia"/>
        </w:rPr>
        <w:t>Warning</w:t>
      </w:r>
      <w:r w:rsidR="00D243CD">
        <w:rPr>
          <w:rFonts w:hint="eastAsia"/>
        </w:rPr>
        <w:t>提示</w:t>
      </w:r>
      <w:r>
        <w:rPr>
          <w:rFonts w:hint="eastAsia"/>
        </w:rPr>
        <w:t>异常</w:t>
      </w:r>
      <w:r w:rsidR="00D243CD">
        <w:rPr>
          <w:rFonts w:hint="eastAsia"/>
        </w:rPr>
        <w:t>，</w:t>
      </w:r>
      <w:commentRangeStart w:id="97"/>
      <w:r>
        <w:rPr>
          <w:rFonts w:hint="eastAsia"/>
        </w:rPr>
        <w:t>进行记录</w:t>
      </w:r>
      <w:r w:rsidR="00D243CD">
        <w:rPr>
          <w:rFonts w:hint="eastAsia"/>
        </w:rPr>
        <w:t>（记录信息</w:t>
      </w:r>
      <w:r w:rsidR="00DB2C77">
        <w:rPr>
          <w:rFonts w:hint="eastAsia"/>
        </w:rPr>
        <w:t>参见附件</w:t>
      </w:r>
      <w:r w:rsidR="00DB2C77">
        <w:rPr>
          <w:rFonts w:hint="eastAsia"/>
        </w:rPr>
        <w:t>3_</w:t>
      </w:r>
      <w:commentRangeStart w:id="98"/>
      <w:r w:rsidR="00DB2C77">
        <w:rPr>
          <w:rFonts w:hint="eastAsia"/>
        </w:rPr>
        <w:t>运</w:t>
      </w:r>
      <w:commentRangeEnd w:id="98"/>
      <w:r>
        <w:rPr>
          <w:rStyle w:val="af0"/>
          <w:rFonts w:hint="eastAsia"/>
          <w:sz w:val="24"/>
          <w:szCs w:val="24"/>
        </w:rPr>
        <w:commentReference w:id="98"/>
      </w:r>
      <w:r w:rsidR="00DB2C77">
        <w:rPr>
          <w:rFonts w:hint="eastAsia"/>
        </w:rPr>
        <w:t>行结果</w:t>
      </w:r>
      <w:r w:rsidR="00D243CD">
        <w:rPr>
          <w:rFonts w:hint="eastAsia"/>
        </w:rPr>
        <w:t>）</w:t>
      </w:r>
      <w:commentRangeEnd w:id="97"/>
      <w:r w:rsidR="00E06145" w:rsidRPr="009200F8">
        <w:rPr>
          <w:rStyle w:val="af0"/>
          <w:sz w:val="24"/>
          <w:szCs w:val="24"/>
        </w:rPr>
        <w:commentReference w:id="97"/>
      </w:r>
    </w:p>
    <w:p w14:paraId="7BBA6E17" w14:textId="73C7DDF7" w:rsidR="00996CC6" w:rsidRDefault="00996CC6" w:rsidP="00996CC6">
      <w:pPr>
        <w:rPr>
          <w:rFonts w:ascii="宋体" w:eastAsia="宋体" w:hAnsi="宋体" w:hint="eastAsia"/>
          <w:b/>
          <w:bCs/>
          <w:sz w:val="30"/>
          <w:szCs w:val="30"/>
        </w:rPr>
      </w:pPr>
      <w:r w:rsidRPr="00996CC6">
        <w:rPr>
          <w:rFonts w:ascii="宋体" w:eastAsia="宋体" w:hAnsi="宋体"/>
          <w:b/>
          <w:bCs/>
          <w:noProof/>
          <w:sz w:val="30"/>
          <w:szCs w:val="30"/>
        </w:rPr>
        <w:lastRenderedPageBreak/>
        <w:drawing>
          <wp:inline distT="0" distB="0" distL="0" distR="0" wp14:anchorId="00EA5502" wp14:editId="152B4B57">
            <wp:extent cx="5486400" cy="2747645"/>
            <wp:effectExtent l="0" t="0" r="0" b="0"/>
            <wp:docPr id="21334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7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8F2C" w14:textId="56E4D848" w:rsidR="009200F8" w:rsidRDefault="009200F8" w:rsidP="00996CC6">
      <w:pPr>
        <w:rPr>
          <w:rFonts w:ascii="宋体" w:eastAsia="宋体" w:hAnsi="宋体" w:hint="eastAsia"/>
          <w:b/>
          <w:bCs/>
          <w:sz w:val="30"/>
          <w:szCs w:val="30"/>
        </w:rPr>
      </w:pPr>
      <w:r w:rsidRPr="009200F8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244A2883" wp14:editId="638EC974">
            <wp:extent cx="5486400" cy="1372870"/>
            <wp:effectExtent l="0" t="0" r="0" b="0"/>
            <wp:docPr id="5171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9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B460" w14:textId="11E706AA" w:rsidR="00DB2C77" w:rsidRPr="00DB2C77" w:rsidRDefault="00DB2C77" w:rsidP="00996CC6">
      <w:r w:rsidRPr="00DB2C77">
        <w:rPr>
          <w:rFonts w:hint="eastAsia"/>
        </w:rPr>
        <w:t xml:space="preserve">6. </w:t>
      </w:r>
      <w:r w:rsidRPr="00DB2C77">
        <w:rPr>
          <w:rFonts w:hint="eastAsia"/>
        </w:rPr>
        <w:t>发票信息创建完成后，按照发票号进行搜索，点击上方的批量上传，将</w:t>
      </w:r>
      <w:r w:rsidRPr="00DB2C77">
        <w:rPr>
          <w:rFonts w:hint="eastAsia"/>
        </w:rPr>
        <w:t>PDF</w:t>
      </w:r>
      <w:r w:rsidRPr="00DB2C77">
        <w:rPr>
          <w:rFonts w:hint="eastAsia"/>
        </w:rPr>
        <w:t>发票上传到发票界面。</w:t>
      </w:r>
    </w:p>
    <w:p w14:paraId="38B93263" w14:textId="388F884B" w:rsidR="00DB2C77" w:rsidRDefault="00DB2C77" w:rsidP="00996CC6">
      <w:pPr>
        <w:rPr>
          <w:rFonts w:ascii="宋体" w:eastAsia="宋体" w:hAnsi="宋体" w:hint="eastAsia"/>
          <w:b/>
          <w:bCs/>
          <w:sz w:val="30"/>
          <w:szCs w:val="30"/>
        </w:rPr>
      </w:pPr>
      <w:r w:rsidRPr="00DB2C77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756C7FC2" wp14:editId="45FA6EBC">
            <wp:extent cx="5486400" cy="2654300"/>
            <wp:effectExtent l="0" t="0" r="0" b="0"/>
            <wp:docPr id="19744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5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2ED8" w14:textId="77777777" w:rsidR="00DB2C77" w:rsidRDefault="00DB2C77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4B53496E" w14:textId="77777777" w:rsidR="00633E96" w:rsidDel="005C5DD2" w:rsidRDefault="00DB2C77" w:rsidP="00DB2C77">
      <w:pPr>
        <w:rPr>
          <w:ins w:id="99" w:author="Ji, Scarlett Qing" w:date="2026-09-18T09:24:00Z" w16du:dateUtc="2026-09-18T01:24:00Z"/>
          <w:del w:id="100" w:author="Gao, Wenwen (369)" w:date="2026-09-21T11:22:00Z" w16du:dateUtc="2026-09-21T03:22:00Z"/>
        </w:rPr>
      </w:pPr>
      <w:commentRangeStart w:id="101"/>
      <w:commentRangeStart w:id="102"/>
      <w:commentRangeStart w:id="103"/>
      <w:commentRangeStart w:id="104"/>
      <w:del w:id="105" w:author="Ji, Scarlett Qing" w:date="2026-09-18T09:11:00Z" w16du:dateUtc="2026-09-18T01:11:00Z">
        <w:r w:rsidRPr="0088763F" w:rsidDel="00633E96">
          <w:rPr>
            <w:rFonts w:hint="eastAsia"/>
          </w:rPr>
          <w:lastRenderedPageBreak/>
          <w:delText xml:space="preserve">7. </w:delText>
        </w:r>
        <w:r w:rsidRPr="0088763F" w:rsidDel="00633E96">
          <w:rPr>
            <w:rFonts w:hint="eastAsia"/>
          </w:rPr>
          <w:delText>完成后，点击</w:delText>
        </w:r>
        <w:r w:rsidRPr="0088763F" w:rsidDel="00633E96">
          <w:rPr>
            <w:rFonts w:hint="eastAsia"/>
          </w:rPr>
          <w:delText>IES+</w:delText>
        </w:r>
        <w:r w:rsidRPr="0088763F" w:rsidDel="00633E96">
          <w:rPr>
            <w:rFonts w:hint="eastAsia"/>
          </w:rPr>
          <w:delText>的“</w:delText>
        </w:r>
        <w:r w:rsidRPr="0088763F" w:rsidDel="00633E96">
          <w:delText>Is Upload</w:delText>
        </w:r>
        <w:r w:rsidRPr="0088763F" w:rsidDel="00633E96">
          <w:rPr>
            <w:rFonts w:hint="eastAsia"/>
          </w:rPr>
          <w:delText>”按钮，选择“</w:delText>
        </w:r>
        <w:r w:rsidRPr="0088763F" w:rsidDel="00633E96">
          <w:rPr>
            <w:rFonts w:hint="eastAsia"/>
          </w:rPr>
          <w:delText>N</w:delText>
        </w:r>
        <w:r w:rsidRPr="0088763F" w:rsidDel="00633E96">
          <w:rPr>
            <w:rFonts w:hint="eastAsia"/>
          </w:rPr>
          <w:delText>”，</w:delText>
        </w:r>
      </w:del>
      <w:ins w:id="106" w:author="Gao, Wenwen (369)" w:date="2026-09-16T11:14:00Z" w16du:dateUtc="2026-09-16T03:14:00Z">
        <w:del w:id="107" w:author="Ji, Scarlett Qing" w:date="2026-09-18T09:11:00Z" w16du:dateUtc="2026-09-18T01:11:00Z">
          <w:r w:rsidR="00A26102" w:rsidDel="00633E96">
            <w:rPr>
              <w:rFonts w:hint="eastAsia"/>
            </w:rPr>
            <w:delText>并</w:delText>
          </w:r>
        </w:del>
      </w:ins>
      <w:ins w:id="108" w:author="Gao, Wenwen (369)" w:date="2026-09-16T11:15:00Z" w16du:dateUtc="2026-09-16T03:15:00Z">
        <w:del w:id="109" w:author="Ji, Scarlett Qing" w:date="2026-09-18T09:11:00Z" w16du:dateUtc="2026-09-18T01:11:00Z">
          <w:r w:rsidR="00A26102" w:rsidDel="00633E96">
            <w:rPr>
              <w:rFonts w:hint="eastAsia"/>
            </w:rPr>
            <w:delText>输入</w:delText>
          </w:r>
          <w:r w:rsidR="00A26102" w:rsidDel="00633E96">
            <w:rPr>
              <w:rFonts w:hint="eastAsia"/>
            </w:rPr>
            <w:delText>invoice No.(</w:delText>
          </w:r>
          <w:r w:rsidR="00A26102" w:rsidDel="00633E96">
            <w:rPr>
              <w:rFonts w:hint="eastAsia"/>
            </w:rPr>
            <w:delText>可批量输入</w:delText>
          </w:r>
          <w:r w:rsidR="00A26102" w:rsidDel="00633E96">
            <w:rPr>
              <w:rFonts w:hint="eastAsia"/>
            </w:rPr>
            <w:delText>)</w:delText>
          </w:r>
        </w:del>
      </w:ins>
      <w:del w:id="110" w:author="Ji, Scarlett Qing" w:date="2026-09-18T09:11:00Z" w16du:dateUtc="2026-09-18T01:11:00Z">
        <w:r w:rsidRPr="0088763F" w:rsidDel="00633E96">
          <w:rPr>
            <w:rFonts w:hint="eastAsia"/>
          </w:rPr>
          <w:delText>点击</w:delText>
        </w:r>
        <w:r w:rsidR="0088763F" w:rsidDel="00633E96">
          <w:rPr>
            <w:rFonts w:hint="eastAsia"/>
          </w:rPr>
          <w:delText>“</w:delText>
        </w:r>
        <w:r w:rsidRPr="0088763F" w:rsidDel="00633E96">
          <w:rPr>
            <w:rFonts w:hint="eastAsia"/>
          </w:rPr>
          <w:delText>确定</w:delText>
        </w:r>
        <w:r w:rsidR="0088763F" w:rsidDel="00633E96">
          <w:rPr>
            <w:rFonts w:hint="eastAsia"/>
          </w:rPr>
          <w:delText>”</w:delText>
        </w:r>
        <w:r w:rsidRPr="0088763F" w:rsidDel="00633E96">
          <w:rPr>
            <w:rFonts w:hint="eastAsia"/>
          </w:rPr>
          <w:delText>，用于检查是否已经</w:delText>
        </w:r>
        <w:r w:rsidRPr="00DB2C77" w:rsidDel="00633E96">
          <w:rPr>
            <w:rFonts w:hint="eastAsia"/>
          </w:rPr>
          <w:delText>将</w:delText>
        </w:r>
        <w:r w:rsidRPr="00DB2C77" w:rsidDel="00633E96">
          <w:rPr>
            <w:rFonts w:hint="eastAsia"/>
          </w:rPr>
          <w:delText>PDF</w:delText>
        </w:r>
        <w:r w:rsidRPr="00DB2C77" w:rsidDel="00633E96">
          <w:rPr>
            <w:rFonts w:hint="eastAsia"/>
          </w:rPr>
          <w:delText>发票</w:delText>
        </w:r>
        <w:r w:rsidDel="00633E96">
          <w:rPr>
            <w:rFonts w:hint="eastAsia"/>
          </w:rPr>
          <w:delText>全部</w:delText>
        </w:r>
        <w:r w:rsidRPr="00DB2C77" w:rsidDel="00633E96">
          <w:rPr>
            <w:rFonts w:hint="eastAsia"/>
          </w:rPr>
          <w:delText>上传到发票界面</w:delText>
        </w:r>
        <w:r w:rsidDel="00633E96">
          <w:rPr>
            <w:rFonts w:hint="eastAsia"/>
          </w:rPr>
          <w:delText>。如搜索后，无发票信息显示，代表已经上传完毕，若有发票信息，代表此发票并未成功上传。</w:delText>
        </w:r>
        <w:commentRangeEnd w:id="101"/>
        <w:r w:rsidR="007F2EE1" w:rsidDel="00633E96">
          <w:rPr>
            <w:rStyle w:val="af0"/>
            <w:sz w:val="24"/>
            <w:szCs w:val="24"/>
          </w:rPr>
          <w:commentReference w:id="101"/>
        </w:r>
        <w:commentRangeEnd w:id="102"/>
        <w:r w:rsidR="00F84209" w:rsidDel="00633E96">
          <w:rPr>
            <w:rStyle w:val="af0"/>
            <w:sz w:val="24"/>
            <w:szCs w:val="24"/>
          </w:rPr>
          <w:commentReference w:id="102"/>
        </w:r>
        <w:commentRangeEnd w:id="103"/>
        <w:r w:rsidR="00F4268E" w:rsidDel="00633E96">
          <w:rPr>
            <w:rStyle w:val="af0"/>
            <w:sz w:val="24"/>
            <w:szCs w:val="24"/>
          </w:rPr>
          <w:commentReference w:id="103"/>
        </w:r>
        <w:commentRangeEnd w:id="104"/>
        <w:r w:rsidR="00A77BAF" w:rsidDel="00633E96">
          <w:rPr>
            <w:rStyle w:val="af0"/>
            <w:sz w:val="24"/>
            <w:szCs w:val="24"/>
          </w:rPr>
          <w:commentReference w:id="104"/>
        </w:r>
      </w:del>
    </w:p>
    <w:p w14:paraId="2E280DCB" w14:textId="77777777" w:rsidR="00634418" w:rsidRDefault="00634418" w:rsidP="00DB2C77">
      <w:pPr>
        <w:rPr>
          <w:ins w:id="111" w:author="Ji, Scarlett Qing" w:date="2026-09-18T09:11:00Z" w16du:dateUtc="2026-09-18T01:11:00Z"/>
        </w:rPr>
      </w:pPr>
    </w:p>
    <w:p w14:paraId="43EBD74F" w14:textId="5508BD4E" w:rsidR="00421479" w:rsidRPr="00DB2C77" w:rsidRDefault="00421479" w:rsidP="00DB2C77">
      <w:ins w:id="112" w:author="Ji, Scarlett Qing" w:date="2026-09-15T16:21:00Z" w16du:dateUtc="2026-09-15T08:21:00Z">
        <w:r>
          <w:rPr>
            <w:rFonts w:hint="eastAsia"/>
          </w:rPr>
          <w:t>已邮件确认，无需</w:t>
        </w:r>
        <w:r>
          <w:rPr>
            <w:rFonts w:hint="eastAsia"/>
          </w:rPr>
          <w:t>AI</w:t>
        </w:r>
        <w:r>
          <w:rPr>
            <w:rFonts w:hint="eastAsia"/>
          </w:rPr>
          <w:t>再次校验</w:t>
        </w:r>
        <w:r w:rsidR="00620A22">
          <w:rPr>
            <w:rFonts w:hint="eastAsia"/>
          </w:rPr>
          <w:t>是否上传成功，</w:t>
        </w:r>
        <w:r w:rsidR="00620A22">
          <w:rPr>
            <w:rFonts w:hint="eastAsia"/>
          </w:rPr>
          <w:t>Portal</w:t>
        </w:r>
        <w:r w:rsidR="00620A22">
          <w:rPr>
            <w:rFonts w:hint="eastAsia"/>
          </w:rPr>
          <w:t>会有是否执行操作的</w:t>
        </w:r>
        <w:r w:rsidR="00620A22">
          <w:rPr>
            <w:rFonts w:hint="eastAsia"/>
          </w:rPr>
          <w:t>Log</w:t>
        </w:r>
      </w:ins>
      <w:ins w:id="113" w:author="Ji, Scarlett Qing" w:date="2026-09-15T16:22:00Z" w16du:dateUtc="2026-09-15T08:22:00Z">
        <w:r w:rsidR="00620A22">
          <w:rPr>
            <w:rFonts w:hint="eastAsia"/>
          </w:rPr>
          <w:t>。</w:t>
        </w:r>
      </w:ins>
    </w:p>
    <w:p w14:paraId="4B78B71A" w14:textId="6EE6C6D8" w:rsidR="0088763F" w:rsidRDefault="00A26102" w:rsidP="00DB2C77">
      <w:pPr>
        <w:rPr>
          <w:rFonts w:ascii="宋体" w:eastAsia="宋体" w:hAnsi="宋体" w:hint="eastAsia"/>
          <w:b/>
          <w:bCs/>
          <w:sz w:val="30"/>
          <w:szCs w:val="30"/>
        </w:rPr>
      </w:pPr>
      <w:ins w:id="114" w:author="Gao, Wenwen (369)" w:date="2026-09-16T11:15:00Z" w16du:dateUtc="2026-09-16T03:15:00Z">
        <w:r>
          <w:rPr>
            <w:rFonts w:ascii="宋体" w:eastAsia="宋体" w:hAnsi="宋体"/>
            <w:b/>
            <w:bCs/>
            <w:noProof/>
            <w:sz w:val="30"/>
            <w:szCs w:val="30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6674E3F" wp14:editId="4D360CC4">
                  <wp:simplePos x="0" y="0"/>
                  <wp:positionH relativeFrom="column">
                    <wp:posOffset>4400550</wp:posOffset>
                  </wp:positionH>
                  <wp:positionV relativeFrom="paragraph">
                    <wp:posOffset>980440</wp:posOffset>
                  </wp:positionV>
                  <wp:extent cx="984250" cy="133350"/>
                  <wp:effectExtent l="19050" t="19050" r="25400" b="19050"/>
                  <wp:wrapNone/>
                  <wp:docPr id="1024618087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84250" cy="1333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cei="http://schemas.microsoft.com/office/word/2026/wordml/cei">
              <w:pict>
                <v:rect w14:anchorId="7848F124" id="Rectangle 1" o:spid="_x0000_s1026" style="position:absolute;margin-left:346.5pt;margin-top:77.2pt;width:77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" filled="f" strokecolor="red" strokeweight="2.25pt"/>
              </w:pict>
            </mc:Fallback>
          </mc:AlternateContent>
        </w:r>
      </w:ins>
      <w:r w:rsidR="00DB2C77" w:rsidRPr="00DB2C77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3F4D824E" wp14:editId="0C9DCE16">
            <wp:extent cx="5486400" cy="2741930"/>
            <wp:effectExtent l="0" t="0" r="0" b="1270"/>
            <wp:docPr id="5532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50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0272" w14:textId="652159A3" w:rsidR="00DB2C77" w:rsidRDefault="00DB2C77" w:rsidP="00DB2C77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三</w:t>
      </w:r>
      <w:r w:rsidRPr="00996CC6">
        <w:rPr>
          <w:rFonts w:ascii="宋体" w:eastAsia="宋体" w:hAnsi="宋体" w:hint="eastAsia"/>
          <w:b/>
          <w:bCs/>
          <w:sz w:val="30"/>
          <w:szCs w:val="30"/>
        </w:rPr>
        <w:t>、</w:t>
      </w:r>
      <w:r>
        <w:rPr>
          <w:rFonts w:ascii="宋体" w:eastAsia="宋体" w:hAnsi="宋体" w:hint="eastAsia"/>
          <w:b/>
          <w:bCs/>
          <w:sz w:val="30"/>
          <w:szCs w:val="30"/>
        </w:rPr>
        <w:t>IES+创建预报</w:t>
      </w:r>
    </w:p>
    <w:p w14:paraId="5E1FE638" w14:textId="77777777" w:rsidR="000A3B4E" w:rsidRDefault="0088763F" w:rsidP="00DB2C77">
      <w:pPr>
        <w:rPr>
          <w:rFonts w:ascii="宋体" w:eastAsia="宋体" w:hAnsi="宋体" w:hint="eastAsia"/>
        </w:rPr>
      </w:pPr>
      <w:r w:rsidRPr="008E2B24">
        <w:rPr>
          <w:rFonts w:ascii="宋体" w:eastAsia="宋体" w:hAnsi="宋体" w:hint="eastAsia"/>
        </w:rPr>
        <w:t>1. 按照此分单涉及的所有发票号在发票界面进行搜索查询</w:t>
      </w:r>
    </w:p>
    <w:p w14:paraId="587ABC65" w14:textId="080854A2" w:rsidR="0088763F" w:rsidRDefault="000A3B4E" w:rsidP="00DB2C7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2. </w:t>
      </w:r>
      <w:r w:rsidR="008E2B24" w:rsidRPr="008E2B24">
        <w:rPr>
          <w:rFonts w:ascii="宋体" w:eastAsia="宋体" w:hAnsi="宋体" w:hint="eastAsia"/>
        </w:rPr>
        <w:t>调整右下角的当前页显示数量，调整为100条/页</w:t>
      </w:r>
    </w:p>
    <w:p w14:paraId="193C6388" w14:textId="1F9E1528" w:rsidR="000A3B4E" w:rsidRPr="008E2B24" w:rsidRDefault="000A3B4E" w:rsidP="00DB2C7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3. </w:t>
      </w:r>
      <w:r w:rsidRPr="008E2B24">
        <w:rPr>
          <w:rFonts w:ascii="宋体" w:eastAsia="宋体" w:hAnsi="宋体" w:hint="eastAsia"/>
        </w:rPr>
        <w:t>选中所有发票</w:t>
      </w:r>
      <w:r>
        <w:rPr>
          <w:rFonts w:ascii="宋体" w:eastAsia="宋体" w:hAnsi="宋体" w:hint="eastAsia"/>
        </w:rPr>
        <w:t>，点击“生成预报”</w:t>
      </w:r>
    </w:p>
    <w:p w14:paraId="2BCF61E7" w14:textId="6FE8F5EA" w:rsidR="008E2B24" w:rsidRDefault="008E2B24" w:rsidP="00DB2C77">
      <w:pPr>
        <w:rPr>
          <w:rFonts w:ascii="宋体" w:eastAsia="宋体" w:hAnsi="宋体" w:hint="eastAsia"/>
          <w:b/>
          <w:bCs/>
          <w:sz w:val="30"/>
          <w:szCs w:val="30"/>
        </w:rPr>
      </w:pPr>
      <w:r w:rsidRPr="008E2B24">
        <w:rPr>
          <w:rFonts w:ascii="宋体" w:eastAsia="宋体" w:hAnsi="宋体"/>
          <w:b/>
          <w:bCs/>
          <w:noProof/>
          <w:sz w:val="30"/>
          <w:szCs w:val="30"/>
        </w:rPr>
        <w:lastRenderedPageBreak/>
        <w:drawing>
          <wp:inline distT="0" distB="0" distL="0" distR="0" wp14:anchorId="572F0EC3" wp14:editId="40444AAB">
            <wp:extent cx="5486400" cy="2923540"/>
            <wp:effectExtent l="0" t="0" r="0" b="0"/>
            <wp:docPr id="101212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7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44F1" w14:textId="1FA6D37A" w:rsidR="008E2B24" w:rsidRDefault="000A3B4E" w:rsidP="00DB2C77">
      <w:pPr>
        <w:rPr>
          <w:rFonts w:ascii="宋体" w:eastAsia="宋体" w:hAnsi="宋体" w:hint="eastAsia"/>
        </w:rPr>
      </w:pPr>
      <w:r w:rsidRPr="00612E2B">
        <w:rPr>
          <w:rFonts w:ascii="宋体" w:eastAsia="宋体" w:hAnsi="宋体" w:hint="eastAsia"/>
        </w:rPr>
        <w:t>4. 按照</w:t>
      </w:r>
      <w:r w:rsidR="00AB787B">
        <w:rPr>
          <w:rFonts w:ascii="宋体" w:eastAsia="宋体" w:hAnsi="宋体"/>
        </w:rPr>
        <w:t>”</w:t>
      </w:r>
      <w:r w:rsidR="00612E2B" w:rsidRPr="00612E2B">
        <w:rPr>
          <w:rFonts w:ascii="宋体" w:eastAsia="宋体" w:hAnsi="宋体"/>
        </w:rPr>
        <w:t>附件4_马来西亚预报提取信息</w:t>
      </w:r>
      <w:r w:rsidR="00AB787B">
        <w:rPr>
          <w:rFonts w:ascii="宋体" w:eastAsia="宋体" w:hAnsi="宋体"/>
        </w:rPr>
        <w:t>”</w:t>
      </w:r>
      <w:r w:rsidRPr="00612E2B">
        <w:rPr>
          <w:rFonts w:ascii="宋体" w:eastAsia="宋体" w:hAnsi="宋体" w:hint="eastAsia"/>
        </w:rPr>
        <w:t>填写如下字段信息</w:t>
      </w:r>
      <w:r w:rsidR="00AB787B">
        <w:rPr>
          <w:rFonts w:ascii="宋体" w:eastAsia="宋体" w:hAnsi="宋体" w:hint="eastAsia"/>
        </w:rPr>
        <w:t>，并点击确</w:t>
      </w:r>
      <w:commentRangeStart w:id="115"/>
      <w:commentRangeStart w:id="116"/>
      <w:r w:rsidR="00AB787B">
        <w:rPr>
          <w:rFonts w:ascii="宋体" w:eastAsia="宋体" w:hAnsi="宋体" w:hint="eastAsia"/>
        </w:rPr>
        <w:t>定</w:t>
      </w:r>
      <w:commentRangeEnd w:id="115"/>
      <w:r>
        <w:rPr>
          <w:rStyle w:val="af0"/>
          <w:rFonts w:ascii="宋体" w:eastAsia="宋体" w:hAnsi="宋体" w:hint="eastAsia"/>
          <w:sz w:val="24"/>
          <w:szCs w:val="24"/>
        </w:rPr>
        <w:commentReference w:id="115"/>
      </w:r>
      <w:commentRangeEnd w:id="116"/>
      <w:r w:rsidR="00A93010">
        <w:rPr>
          <w:rStyle w:val="af0"/>
          <w:rFonts w:ascii="宋体" w:eastAsia="宋体" w:hAnsi="宋体" w:hint="eastAsia"/>
          <w:sz w:val="24"/>
          <w:szCs w:val="24"/>
        </w:rPr>
        <w:commentReference w:id="116"/>
      </w:r>
      <w:r w:rsidR="00AB787B">
        <w:rPr>
          <w:rFonts w:ascii="宋体" w:eastAsia="宋体" w:hAnsi="宋体" w:hint="eastAsia"/>
        </w:rPr>
        <w:t>。</w:t>
      </w:r>
    </w:p>
    <w:p w14:paraId="00BEAEC9" w14:textId="0D2EDB66" w:rsidR="000C04F8" w:rsidRPr="00612E2B" w:rsidRDefault="000C04F8" w:rsidP="00DB2C77">
      <w:pPr>
        <w:rPr>
          <w:rFonts w:ascii="宋体" w:eastAsia="宋体" w:hAnsi="宋体" w:hint="eastAsia"/>
        </w:rPr>
      </w:pPr>
      <w:r w:rsidRPr="00F11B17">
        <w:rPr>
          <w:rFonts w:ascii="宋体" w:eastAsia="宋体" w:hAnsi="宋体" w:hint="eastAsia"/>
          <w:highlight w:val="yellow"/>
        </w:rPr>
        <w:t>（请注意，马来西亚的预报提单有两种格式_PDF&amp;图片）</w:t>
      </w:r>
    </w:p>
    <w:p w14:paraId="0D72FF5C" w14:textId="12A10F28" w:rsidR="000A3B4E" w:rsidRDefault="000A3B4E" w:rsidP="00DB2C77">
      <w:pPr>
        <w:rPr>
          <w:rFonts w:ascii="宋体" w:eastAsia="宋体" w:hAnsi="宋体" w:hint="eastAsia"/>
          <w:b/>
          <w:bCs/>
          <w:sz w:val="30"/>
          <w:szCs w:val="30"/>
        </w:rPr>
      </w:pPr>
      <w:r w:rsidRPr="000A3B4E">
        <w:rPr>
          <w:rFonts w:ascii="宋体" w:eastAsia="宋体" w:hAnsi="宋体"/>
          <w:b/>
          <w:bCs/>
          <w:noProof/>
          <w:sz w:val="30"/>
          <w:szCs w:val="30"/>
        </w:rPr>
        <w:drawing>
          <wp:inline distT="0" distB="0" distL="0" distR="0" wp14:anchorId="47CF398A" wp14:editId="0C64B61D">
            <wp:extent cx="5486400" cy="2754630"/>
            <wp:effectExtent l="0" t="0" r="0" b="7620"/>
            <wp:docPr id="143650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3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C4E9" w14:textId="674AC0BC" w:rsidR="00AB787B" w:rsidRDefault="00AB787B" w:rsidP="00AB787B">
      <w:r>
        <w:rPr>
          <w:rFonts w:hint="eastAsia"/>
        </w:rPr>
        <w:t xml:space="preserve">5. </w:t>
      </w:r>
      <w:r>
        <w:rPr>
          <w:rFonts w:hint="eastAsia"/>
        </w:rPr>
        <w:t>如有</w:t>
      </w:r>
      <w:r>
        <w:rPr>
          <w:rFonts w:hint="eastAsia"/>
        </w:rPr>
        <w:t>Warning</w:t>
      </w:r>
      <w:r>
        <w:rPr>
          <w:rFonts w:hint="eastAsia"/>
        </w:rPr>
        <w:t>提示异常，进行记录（记录信息参见附件</w:t>
      </w:r>
      <w:r>
        <w:rPr>
          <w:rFonts w:hint="eastAsia"/>
        </w:rPr>
        <w:t>3_</w:t>
      </w:r>
      <w:r>
        <w:rPr>
          <w:rFonts w:hint="eastAsia"/>
        </w:rPr>
        <w:t>运行结果）</w:t>
      </w:r>
      <w:r>
        <w:rPr>
          <w:rFonts w:hint="eastAsia"/>
        </w:rPr>
        <w:t>.</w:t>
      </w:r>
    </w:p>
    <w:p w14:paraId="1D057395" w14:textId="2EF7085B" w:rsidR="00AB787B" w:rsidRDefault="00AB787B" w:rsidP="00AB787B">
      <w:r>
        <w:rPr>
          <w:rFonts w:hint="eastAsia"/>
        </w:rPr>
        <w:t xml:space="preserve">6. </w:t>
      </w:r>
      <w:r>
        <w:rPr>
          <w:rFonts w:hint="eastAsia"/>
        </w:rPr>
        <w:t>将以下文件上传到预报下的文档资料。</w:t>
      </w:r>
    </w:p>
    <w:p w14:paraId="49C1DDC3" w14:textId="33A71699" w:rsidR="00676EE6" w:rsidRDefault="0049535B" w:rsidP="00676EE6">
      <w:pPr>
        <w:ind w:left="360"/>
      </w:pPr>
      <w:r>
        <w:rPr>
          <w:rFonts w:hint="eastAsia"/>
        </w:rPr>
        <w:t>在</w:t>
      </w:r>
      <w:r>
        <w:rPr>
          <w:rFonts w:hint="eastAsia"/>
        </w:rPr>
        <w:t>IES+</w:t>
      </w:r>
      <w:r>
        <w:rPr>
          <w:rFonts w:hint="eastAsia"/>
        </w:rPr>
        <w:t>预报界面，输入分单号</w:t>
      </w:r>
      <w:r>
        <w:rPr>
          <w:rFonts w:hint="eastAsia"/>
        </w:rPr>
        <w:t>/</w:t>
      </w:r>
      <w:r>
        <w:rPr>
          <w:rFonts w:hint="eastAsia"/>
        </w:rPr>
        <w:t>主单号，点击“修改”按钮，</w:t>
      </w:r>
      <w:r w:rsidR="0027402A">
        <w:rPr>
          <w:rFonts w:hint="eastAsia"/>
        </w:rPr>
        <w:t>点击文档资料下方的“上传”按钮。</w:t>
      </w:r>
    </w:p>
    <w:p w14:paraId="6C4F3846" w14:textId="1EB65E82" w:rsidR="0049535B" w:rsidRDefault="0049535B" w:rsidP="0049535B">
      <w:pPr>
        <w:pStyle w:val="a9"/>
        <w:numPr>
          <w:ilvl w:val="0"/>
          <w:numId w:val="1"/>
        </w:numPr>
      </w:pPr>
      <w:r>
        <w:rPr>
          <w:rFonts w:hint="eastAsia"/>
        </w:rPr>
        <w:t>分单（如没有，上传主单）</w:t>
      </w:r>
      <w:r w:rsidR="0027402A">
        <w:rPr>
          <w:rFonts w:hint="eastAsia"/>
        </w:rPr>
        <w:t>，文档类型选择“</w:t>
      </w:r>
      <w:r w:rsidR="0027402A">
        <w:rPr>
          <w:rFonts w:hint="eastAsia"/>
        </w:rPr>
        <w:t>HAWB</w:t>
      </w:r>
      <w:r w:rsidR="0027402A">
        <w:rPr>
          <w:rFonts w:hint="eastAsia"/>
        </w:rPr>
        <w:t>”</w:t>
      </w:r>
    </w:p>
    <w:p w14:paraId="6A3E1F9A" w14:textId="2F1C770A" w:rsidR="0049535B" w:rsidRDefault="0049535B" w:rsidP="0049535B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MSDS</w:t>
      </w:r>
      <w:r>
        <w:rPr>
          <w:rFonts w:hint="eastAsia"/>
        </w:rPr>
        <w:t>（如有，请上传）</w:t>
      </w:r>
      <w:r w:rsidR="0027402A">
        <w:rPr>
          <w:rFonts w:hint="eastAsia"/>
        </w:rPr>
        <w:t>,</w:t>
      </w:r>
      <w:r w:rsidR="0027402A">
        <w:rPr>
          <w:rFonts w:hint="eastAsia"/>
        </w:rPr>
        <w:t>文档类型选择“</w:t>
      </w:r>
      <w:r w:rsidR="0027402A">
        <w:rPr>
          <w:rFonts w:hint="eastAsia"/>
        </w:rPr>
        <w:t>Others</w:t>
      </w:r>
      <w:r w:rsidR="0027402A">
        <w:rPr>
          <w:rFonts w:hint="eastAsia"/>
        </w:rPr>
        <w:t>”</w:t>
      </w:r>
    </w:p>
    <w:p w14:paraId="3E53D8AD" w14:textId="47FEEB5C" w:rsidR="00676EE6" w:rsidRDefault="0049535B" w:rsidP="00676EE6">
      <w:pPr>
        <w:ind w:left="360"/>
        <w:rPr>
          <w:ins w:id="117" w:author="Gao, Wenwen (369)" w:date="2026-09-16T14:12:00Z" w16du:dateUtc="2026-09-16T06:12:00Z"/>
        </w:rPr>
      </w:pPr>
      <w:r w:rsidRPr="0049535B">
        <w:rPr>
          <w:noProof/>
        </w:rPr>
        <w:drawing>
          <wp:inline distT="0" distB="0" distL="0" distR="0" wp14:anchorId="19981632" wp14:editId="65D13009">
            <wp:extent cx="5486400" cy="2550160"/>
            <wp:effectExtent l="0" t="0" r="0" b="2540"/>
            <wp:docPr id="1909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6453" w14:textId="62A4FE2B" w:rsidR="009F3CCB" w:rsidRDefault="009F3CCB">
      <w:pPr>
        <w:pStyle w:val="a9"/>
        <w:numPr>
          <w:ilvl w:val="0"/>
          <w:numId w:val="1"/>
        </w:numPr>
        <w:pPrChange w:id="118" w:author="Gao, Wenwen (369)" w:date="2026-09-16T14:13:00Z" w16du:dateUtc="2026-09-16T06:13:00Z">
          <w:pPr>
            <w:ind w:left="360"/>
          </w:pPr>
        </w:pPrChange>
      </w:pPr>
      <w:ins w:id="119" w:author="Gao, Wenwen (369)" w:date="2026-09-16T14:12:00Z" w16du:dateUtc="2026-09-16T06:12:00Z">
        <w:r>
          <w:rPr>
            <w:rFonts w:hint="eastAsia"/>
          </w:rPr>
          <w:t>Shipper</w:t>
        </w:r>
        <w:r>
          <w:rPr>
            <w:rFonts w:hint="eastAsia"/>
          </w:rPr>
          <w:t>（如有，请上传</w:t>
        </w:r>
      </w:ins>
      <w:ins w:id="120" w:author="Gao, Wenwen (369)" w:date="2026-09-16T14:14:00Z" w16du:dateUtc="2026-09-16T06:14:00Z">
        <w:r w:rsidR="00E66A38">
          <w:rPr>
            <w:rFonts w:hint="eastAsia"/>
          </w:rPr>
          <w:t>）</w:t>
        </w:r>
      </w:ins>
      <w:ins w:id="121" w:author="Gao, Wenwen (369)" w:date="2026-09-16T14:12:00Z" w16du:dateUtc="2026-09-16T06:12:00Z">
        <w:r>
          <w:rPr>
            <w:rFonts w:hint="eastAsia"/>
          </w:rPr>
          <w:t>,</w:t>
        </w:r>
        <w:r>
          <w:rPr>
            <w:rFonts w:hint="eastAsia"/>
          </w:rPr>
          <w:t>文档类型选择“</w:t>
        </w:r>
      </w:ins>
      <w:ins w:id="122" w:author="Gao, Wenwen (369)" w:date="2026-09-16T14:13:00Z" w16du:dateUtc="2026-09-16T06:13:00Z">
        <w:r>
          <w:rPr>
            <w:rFonts w:hint="eastAsia"/>
          </w:rPr>
          <w:t>Shipper decl</w:t>
        </w:r>
      </w:ins>
      <w:ins w:id="123" w:author="Gao, Wenwen (369)" w:date="2026-09-16T14:12:00Z" w16du:dateUtc="2026-09-16T06:12:00Z">
        <w:r>
          <w:rPr>
            <w:rFonts w:hint="eastAsia"/>
          </w:rPr>
          <w:t>”</w:t>
        </w:r>
      </w:ins>
    </w:p>
    <w:p w14:paraId="572B8619" w14:textId="3BC4627F" w:rsidR="0027402A" w:rsidRDefault="0027402A" w:rsidP="0027402A">
      <w:pPr>
        <w:rPr>
          <w:rFonts w:ascii="宋体" w:eastAsia="宋体" w:hAnsi="宋体" w:hint="eastAsia"/>
          <w:b/>
          <w:bCs/>
          <w:sz w:val="30"/>
          <w:szCs w:val="30"/>
        </w:rPr>
      </w:pPr>
      <w:r w:rsidRPr="0027402A">
        <w:rPr>
          <w:rFonts w:ascii="宋体" w:eastAsia="宋体" w:hAnsi="宋体" w:hint="eastAsia"/>
          <w:b/>
          <w:bCs/>
          <w:sz w:val="30"/>
          <w:szCs w:val="30"/>
        </w:rPr>
        <w:t>四、</w:t>
      </w:r>
      <w:r>
        <w:rPr>
          <w:rFonts w:ascii="宋体" w:eastAsia="宋体" w:hAnsi="宋体" w:hint="eastAsia"/>
          <w:b/>
          <w:bCs/>
          <w:sz w:val="30"/>
          <w:szCs w:val="30"/>
        </w:rPr>
        <w:t>发送邮件通知</w:t>
      </w:r>
    </w:p>
    <w:p w14:paraId="3698AFF0" w14:textId="75C709F0" w:rsidR="0027402A" w:rsidRDefault="0027402A" w:rsidP="000350AB">
      <w:pPr>
        <w:ind w:left="360"/>
      </w:pPr>
      <w:r w:rsidRPr="000350AB">
        <w:rPr>
          <w:rFonts w:hint="eastAsia"/>
        </w:rPr>
        <w:t>以上所有步骤完成后，请</w:t>
      </w:r>
      <w:r w:rsidR="00F81B38" w:rsidRPr="000350AB">
        <w:rPr>
          <w:rFonts w:hint="eastAsia"/>
        </w:rPr>
        <w:t>在</w:t>
      </w:r>
      <w:commentRangeStart w:id="124"/>
      <w:commentRangeStart w:id="125"/>
      <w:commentRangeStart w:id="126"/>
      <w:commentRangeStart w:id="127"/>
      <w:r w:rsidR="00F81B38" w:rsidRPr="000350AB">
        <w:rPr>
          <w:rFonts w:hint="eastAsia"/>
        </w:rPr>
        <w:t>原先邮件</w:t>
      </w:r>
      <w:commentRangeEnd w:id="124"/>
      <w:r w:rsidRPr="000350AB">
        <w:rPr>
          <w:rStyle w:val="af0"/>
          <w:rFonts w:hint="eastAsia"/>
          <w:sz w:val="24"/>
          <w:szCs w:val="24"/>
        </w:rPr>
        <w:commentReference w:id="124"/>
      </w:r>
      <w:commentRangeEnd w:id="125"/>
      <w:r w:rsidR="00563DC1" w:rsidRPr="000350AB">
        <w:rPr>
          <w:rStyle w:val="af0"/>
          <w:rFonts w:hint="eastAsia"/>
          <w:sz w:val="24"/>
          <w:szCs w:val="24"/>
        </w:rPr>
        <w:commentReference w:id="125"/>
      </w:r>
      <w:commentRangeEnd w:id="126"/>
      <w:r w:rsidR="00DC0EDE" w:rsidRPr="000350AB">
        <w:rPr>
          <w:rStyle w:val="af0"/>
          <w:rFonts w:hint="eastAsia"/>
          <w:sz w:val="24"/>
          <w:szCs w:val="24"/>
        </w:rPr>
        <w:commentReference w:id="126"/>
      </w:r>
      <w:commentRangeEnd w:id="127"/>
      <w:r w:rsidR="0063402E" w:rsidRPr="000350AB">
        <w:rPr>
          <w:rStyle w:val="af0"/>
          <w:rFonts w:hint="eastAsia"/>
          <w:sz w:val="24"/>
          <w:szCs w:val="24"/>
        </w:rPr>
        <w:commentReference w:id="127"/>
      </w:r>
      <w:r w:rsidR="00F81B38" w:rsidRPr="000350AB">
        <w:rPr>
          <w:rFonts w:hint="eastAsia"/>
        </w:rPr>
        <w:t>的基础上，按照</w:t>
      </w:r>
      <w:r w:rsidR="002639F9">
        <w:rPr>
          <w:rFonts w:hint="eastAsia"/>
        </w:rPr>
        <w:t>“</w:t>
      </w:r>
      <w:r w:rsidR="002639F9" w:rsidRPr="002639F9">
        <w:t>附件</w:t>
      </w:r>
      <w:r w:rsidR="002639F9" w:rsidRPr="002639F9">
        <w:t>5_Mapping list_Email loop</w:t>
      </w:r>
      <w:r w:rsidR="002639F9">
        <w:rPr>
          <w:rFonts w:hint="eastAsia"/>
        </w:rPr>
        <w:t>”</w:t>
      </w:r>
      <w:r w:rsidR="00F81B38" w:rsidRPr="000350AB">
        <w:rPr>
          <w:rFonts w:hint="eastAsia"/>
        </w:rPr>
        <w:t>中的收件人信息回复</w:t>
      </w:r>
      <w:r w:rsidR="000350AB">
        <w:rPr>
          <w:rFonts w:hint="eastAsia"/>
        </w:rPr>
        <w:t>邮件</w:t>
      </w:r>
      <w:r w:rsidR="000350AB">
        <w:rPr>
          <w:rFonts w:hint="eastAsia"/>
        </w:rPr>
        <w:t>(</w:t>
      </w:r>
      <w:r w:rsidR="000350AB">
        <w:rPr>
          <w:rFonts w:hint="eastAsia"/>
        </w:rPr>
        <w:t>只需要回复此邮件涉及的预报创建信息</w:t>
      </w:r>
      <w:r w:rsidR="000350AB">
        <w:rPr>
          <w:rFonts w:hint="eastAsia"/>
        </w:rPr>
        <w:t>)</w:t>
      </w:r>
      <w:r w:rsidR="00F81B38" w:rsidRPr="000350AB">
        <w:rPr>
          <w:rFonts w:hint="eastAsia"/>
        </w:rPr>
        <w:t>。</w:t>
      </w:r>
      <w:ins w:id="128" w:author="Gao, Wenwen (369)" w:date="2026-09-18T15:21:00Z" w16du:dateUtc="2026-09-18T07:21:00Z">
        <w:r w:rsidR="00CF51A7">
          <w:rPr>
            <w:rFonts w:hint="eastAsia"/>
          </w:rPr>
          <w:t>由于此回复邮件的标题也含有</w:t>
        </w:r>
      </w:ins>
      <w:ins w:id="129" w:author="Gao, Wenwen (369)" w:date="2026-09-18T15:23:00Z" w16du:dateUtc="2026-09-18T07:23:00Z">
        <w:r w:rsidR="00CF51A7">
          <w:rPr>
            <w:rFonts w:hint="eastAsia"/>
          </w:rPr>
          <w:t>邮件</w:t>
        </w:r>
      </w:ins>
      <w:ins w:id="130" w:author="Gao, Wenwen (369)" w:date="2026-09-18T15:21:00Z" w16du:dateUtc="2026-09-18T07:21:00Z">
        <w:r w:rsidR="00CF51A7">
          <w:rPr>
            <w:rFonts w:hint="eastAsia"/>
          </w:rPr>
          <w:t>触发机制中的关键字，所以</w:t>
        </w:r>
      </w:ins>
      <w:ins w:id="131" w:author="Gao, Wenwen (369)" w:date="2026-09-18T15:22:00Z" w16du:dateUtc="2026-09-18T07:22:00Z">
        <w:r w:rsidR="00CF51A7">
          <w:rPr>
            <w:rFonts w:hint="eastAsia"/>
          </w:rPr>
          <w:t>在第一步的</w:t>
        </w:r>
      </w:ins>
      <w:ins w:id="132" w:author="Gao, Wenwen (369)" w:date="2026-09-18T15:23:00Z" w16du:dateUtc="2026-09-18T07:23:00Z">
        <w:r w:rsidR="00CF51A7">
          <w:rPr>
            <w:rFonts w:hint="eastAsia"/>
          </w:rPr>
          <w:t>邮件识别逻辑中，增加了发件人</w:t>
        </w:r>
        <w:r w:rsidR="00CF51A7">
          <w:rPr>
            <w:rFonts w:hint="eastAsia"/>
          </w:rPr>
          <w:t>Forwarder</w:t>
        </w:r>
        <w:r w:rsidR="00CF51A7">
          <w:rPr>
            <w:rFonts w:hint="eastAsia"/>
          </w:rPr>
          <w:t>的邮箱后缀</w:t>
        </w:r>
      </w:ins>
      <w:ins w:id="133" w:author="Gao, Wenwen (369)" w:date="2026-09-18T15:22:00Z" w16du:dateUtc="2026-09-18T07:22:00Z">
        <w:r w:rsidR="00CF51A7" w:rsidRPr="00CF51A7">
          <w:t>@tvsscs.com</w:t>
        </w:r>
      </w:ins>
    </w:p>
    <w:p w14:paraId="3E3E1876" w14:textId="283FEE7B" w:rsidR="000350AB" w:rsidRDefault="000350AB" w:rsidP="000350AB">
      <w:pPr>
        <w:ind w:left="360"/>
      </w:pPr>
      <w:r>
        <w:rPr>
          <w:rFonts w:hint="eastAsia"/>
        </w:rPr>
        <w:t>邮件正文：</w:t>
      </w:r>
    </w:p>
    <w:p w14:paraId="78DC6EEF" w14:textId="5C46B49D" w:rsidR="000350AB" w:rsidRPr="00B66A88" w:rsidRDefault="000350AB" w:rsidP="000350AB">
      <w:pPr>
        <w:ind w:left="360"/>
        <w:rPr>
          <w:rPrChange w:id="134" w:author="Gao, Wenwen (369)" w:date="2026-09-18T15:27:00Z" w16du:dateUtc="2026-09-18T07:27:00Z">
            <w:rPr>
              <w:highlight w:val="yellow"/>
            </w:rPr>
          </w:rPrChange>
        </w:rPr>
      </w:pPr>
      <w:r w:rsidRPr="00B66A88">
        <w:rPr>
          <w:rPrChange w:id="135" w:author="Gao, Wenwen (369)" w:date="2026-09-18T15:27:00Z" w16du:dateUtc="2026-09-18T07:27:00Z">
            <w:rPr>
              <w:highlight w:val="yellow"/>
            </w:rPr>
          </w:rPrChange>
        </w:rPr>
        <w:t>Dears</w:t>
      </w:r>
      <w:r w:rsidRPr="00B66A88">
        <w:rPr>
          <w:rFonts w:hint="eastAsia"/>
          <w:rPrChange w:id="136" w:author="Gao, Wenwen (369)" w:date="2026-09-18T15:27:00Z" w16du:dateUtc="2026-09-18T07:27:00Z">
            <w:rPr>
              <w:rFonts w:hint="eastAsia"/>
              <w:highlight w:val="yellow"/>
            </w:rPr>
          </w:rPrChange>
        </w:rPr>
        <w:t>，</w:t>
      </w:r>
    </w:p>
    <w:p w14:paraId="2A9D8DA2" w14:textId="276FDDCD" w:rsidR="000350AB" w:rsidRDefault="000350AB" w:rsidP="000350AB">
      <w:r w:rsidRPr="00B66A88">
        <w:rPr>
          <w:rPrChange w:id="137" w:author="Gao, Wenwen (369)" w:date="2026-09-18T15:27:00Z" w16du:dateUtc="2026-09-18T07:27:00Z">
            <w:rPr>
              <w:highlight w:val="yellow"/>
            </w:rPr>
          </w:rPrChange>
        </w:rPr>
        <w:t xml:space="preserve">        Kindly pls refer to the MBPLAP pre-alert creation status. Thanks~</w:t>
      </w:r>
    </w:p>
    <w:p w14:paraId="00D9BC4C" w14:textId="1BF1CC07" w:rsidR="000350AB" w:rsidRDefault="00950461" w:rsidP="000350AB">
      <w:pPr>
        <w:ind w:left="360"/>
        <w:jc w:val="center"/>
        <w:rPr>
          <w:ins w:id="138" w:author="Gao, Wenwen (369)" w:date="2026-09-18T15:03:00Z" w16du:dateUtc="2026-09-18T07:03:00Z"/>
        </w:rPr>
      </w:pPr>
      <w:del w:id="139" w:author="Gao, Wenwen (369)" w:date="2026-09-18T15:02:00Z" w16du:dateUtc="2026-09-18T07:02:00Z">
        <w:r w:rsidRPr="00950461" w:rsidDel="00037630">
          <w:rPr>
            <w:noProof/>
          </w:rPr>
          <w:drawing>
            <wp:inline distT="0" distB="0" distL="0" distR="0" wp14:anchorId="3B00DBDE" wp14:editId="262CE11E">
              <wp:extent cx="5486400" cy="407670"/>
              <wp:effectExtent l="0" t="0" r="0" b="0"/>
              <wp:docPr id="112088243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0882430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407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4BA6CC4" w14:textId="0C73C337" w:rsidR="00037630" w:rsidRPr="000350AB" w:rsidRDefault="00037630" w:rsidP="000350AB">
      <w:pPr>
        <w:ind w:left="360"/>
        <w:jc w:val="center"/>
      </w:pPr>
      <w:ins w:id="140" w:author="Gao, Wenwen (369)" w:date="2026-09-18T15:03:00Z" w16du:dateUtc="2026-09-18T07:03:00Z">
        <w:r w:rsidRPr="00037630">
          <w:rPr>
            <w:noProof/>
          </w:rPr>
          <w:drawing>
            <wp:inline distT="0" distB="0" distL="0" distR="0" wp14:anchorId="5014D9D7" wp14:editId="5502179D">
              <wp:extent cx="5486400" cy="541020"/>
              <wp:effectExtent l="0" t="0" r="0" b="0"/>
              <wp:docPr id="170446215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4462157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541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F6E463" w14:textId="2BBA85C7" w:rsidR="000350AB" w:rsidRDefault="000350AB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五、</w:t>
      </w:r>
      <w:r w:rsidRPr="00C8753D">
        <w:rPr>
          <w:rFonts w:ascii="宋体" w:eastAsia="宋体" w:hAnsi="宋体" w:hint="eastAsia"/>
          <w:b/>
          <w:bCs/>
          <w:sz w:val="30"/>
          <w:szCs w:val="30"/>
        </w:rPr>
        <w:t>附表信息</w:t>
      </w:r>
    </w:p>
    <w:p w14:paraId="1BF586F2" w14:textId="554104C3" w:rsidR="000350AB" w:rsidRDefault="000350AB" w:rsidP="000350AB">
      <w:pPr>
        <w:rPr>
          <w:ins w:id="141" w:author="Ji, Scarlett Qing" w:date="2026-09-15T23:32:00Z" w16du:dateUtc="2026-09-15T15:32:00Z"/>
        </w:rPr>
      </w:pPr>
      <w:hyperlink r:id="rId30" w:history="1">
        <w:r w:rsidRPr="000350AB">
          <w:rPr>
            <w:rStyle w:val="ae"/>
            <w:rFonts w:ascii="宋体" w:eastAsia="宋体" w:hAnsi="宋体"/>
            <w:b/>
            <w:bCs/>
            <w:sz w:val="30"/>
            <w:szCs w:val="30"/>
          </w:rPr>
          <w:t>附件1_马来西亚发票提取需求.xlsx</w:t>
        </w:r>
      </w:hyperlink>
    </w:p>
    <w:bookmarkStart w:id="142" w:name="_MON_1851020488"/>
    <w:bookmarkEnd w:id="142"/>
    <w:p w14:paraId="5CAF3254" w14:textId="1922E7D7" w:rsidR="00CB0ADE" w:rsidRDefault="00CF51A7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ins w:id="143" w:author="Ji, Scarlett Qing" w:date="2026-09-15T23:32:00Z" w16du:dateUtc="2026-09-15T15:32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127" w:dyaOrig="787" w14:anchorId="418E277D">
            <v:shape id="_x0000_i1026" type="#_x0000_t75" style="width:55.8pt;height:39.6pt" o:ole="">
              <v:imagedata r:id="rId31" o:title=""/>
            </v:shape>
            <o:OLEObject Type="Embed" ProgID="Excel.Sheet.12" ShapeID="_x0000_i1026" DrawAspect="Icon" ObjectID="_1854708995" r:id="rId32"/>
          </w:object>
        </w:r>
      </w:ins>
    </w:p>
    <w:p w14:paraId="58A3F4F6" w14:textId="747FCF29" w:rsidR="000350AB" w:rsidRDefault="000350AB" w:rsidP="000350AB">
      <w:pPr>
        <w:rPr>
          <w:ins w:id="144" w:author="Ji, Scarlett Qing" w:date="2026-09-15T23:32:00Z" w16du:dateUtc="2026-09-15T15:32:00Z"/>
        </w:rPr>
      </w:pPr>
      <w:hyperlink r:id="rId33" w:history="1">
        <w:r w:rsidRPr="000350AB">
          <w:rPr>
            <w:rStyle w:val="ae"/>
            <w:rFonts w:ascii="宋体" w:eastAsia="宋体" w:hAnsi="宋体"/>
            <w:b/>
            <w:bCs/>
            <w:sz w:val="30"/>
            <w:szCs w:val="30"/>
          </w:rPr>
          <w:t>附件2_导入INV＆DN.xlsx</w:t>
        </w:r>
      </w:hyperlink>
    </w:p>
    <w:bookmarkStart w:id="145" w:name="_MON_1851020476"/>
    <w:bookmarkEnd w:id="145"/>
    <w:p w14:paraId="658A300F" w14:textId="6687F101" w:rsidR="00CB0ADE" w:rsidRDefault="007029A2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ins w:id="146" w:author="Ji, Scarlett Qing" w:date="2026-09-15T23:33:00Z" w16du:dateUtc="2026-09-15T15:33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517" w:dyaOrig="1058" w14:anchorId="404F5A05">
            <v:shape id="_x0000_i1027" type="#_x0000_t75" style="width:75.6pt;height:52.2pt" o:ole="">
              <v:imagedata r:id="rId34" o:title=""/>
            </v:shape>
            <o:OLEObject Type="Embed" ProgID="Excel.Sheet.12" ShapeID="_x0000_i1027" DrawAspect="Icon" ObjectID="_1854708996" r:id="rId35"/>
          </w:object>
        </w:r>
      </w:ins>
    </w:p>
    <w:p w14:paraId="4BC627B4" w14:textId="0571CBBE" w:rsidR="000350AB" w:rsidRDefault="000350AB" w:rsidP="000350AB">
      <w:pPr>
        <w:rPr>
          <w:ins w:id="147" w:author="Ji, Scarlett Qing" w:date="2026-09-15T23:33:00Z" w16du:dateUtc="2026-09-15T15:33:00Z"/>
        </w:rPr>
      </w:pPr>
      <w:hyperlink r:id="rId36" w:history="1">
        <w:r w:rsidRPr="000350AB">
          <w:rPr>
            <w:rStyle w:val="ae"/>
            <w:rFonts w:ascii="宋体" w:eastAsia="宋体" w:hAnsi="宋体"/>
            <w:b/>
            <w:bCs/>
            <w:sz w:val="30"/>
            <w:szCs w:val="30"/>
          </w:rPr>
          <w:t>附件3_运行结果.xlsx</w:t>
        </w:r>
      </w:hyperlink>
    </w:p>
    <w:p w14:paraId="6CEF3C90" w14:textId="78935242" w:rsidR="00CB0ADE" w:rsidRDefault="00B336F3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ins w:id="148" w:author="Ji, Scarlett Qing" w:date="2026-09-15T23:33:00Z" w16du:dateUtc="2026-09-15T15:33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127" w:dyaOrig="787" w14:anchorId="2DFDE9A2">
            <v:shape id="_x0000_i1032" type="#_x0000_t75" style="width:55.8pt;height:39pt" o:ole="">
              <v:imagedata r:id="rId37" o:title=""/>
            </v:shape>
            <o:OLEObject Type="Embed" ProgID="Excel.Sheet.12" ShapeID="_x0000_i1032" DrawAspect="Icon" ObjectID="_1854708997" r:id="rId38"/>
          </w:object>
        </w:r>
      </w:ins>
    </w:p>
    <w:p w14:paraId="119E8B78" w14:textId="3B229D4F" w:rsidR="000350AB" w:rsidRDefault="000350AB" w:rsidP="000350AB">
      <w:pPr>
        <w:rPr>
          <w:ins w:id="149" w:author="Ji, Scarlett Qing" w:date="2026-09-15T23:33:00Z" w16du:dateUtc="2026-09-15T15:33:00Z"/>
        </w:rPr>
      </w:pPr>
      <w:hyperlink r:id="rId39" w:history="1">
        <w:r w:rsidRPr="000350AB">
          <w:rPr>
            <w:rStyle w:val="ae"/>
            <w:rFonts w:ascii="宋体" w:eastAsia="宋体" w:hAnsi="宋体"/>
            <w:b/>
            <w:bCs/>
            <w:sz w:val="30"/>
            <w:szCs w:val="30"/>
          </w:rPr>
          <w:t>附件4_马来西亚预报提取信息.xlsx</w:t>
        </w:r>
      </w:hyperlink>
    </w:p>
    <w:bookmarkStart w:id="150" w:name="_MON_1851020469"/>
    <w:bookmarkEnd w:id="150"/>
    <w:p w14:paraId="1CB52110" w14:textId="0C91E30E" w:rsidR="00CB0ADE" w:rsidRDefault="00DF5D33" w:rsidP="000350AB">
      <w:ins w:id="151" w:author="Ji, Scarlett Qing" w:date="2026-09-15T23:34:00Z" w16du:dateUtc="2026-09-15T15:34:00Z">
        <w:r>
          <w:object w:dxaOrig="1127" w:dyaOrig="787" w14:anchorId="3F1A0451">
            <v:shape id="_x0000_i1029" type="#_x0000_t75" style="width:55.8pt;height:39.6pt" o:ole="">
              <v:imagedata r:id="rId40" o:title=""/>
            </v:shape>
            <o:OLEObject Type="Embed" ProgID="Excel.Sheet.12" ShapeID="_x0000_i1029" DrawAspect="Icon" ObjectID="_1854708998" r:id="rId41"/>
          </w:object>
        </w:r>
      </w:ins>
    </w:p>
    <w:p w14:paraId="26869DB6" w14:textId="48C210B2" w:rsidR="002639F9" w:rsidRDefault="002639F9" w:rsidP="000350AB">
      <w:pPr>
        <w:rPr>
          <w:ins w:id="152" w:author="Ji, Scarlett Qing" w:date="2026-09-18T09:15:00Z" w16du:dateUtc="2026-09-18T01:15:00Z"/>
        </w:rPr>
      </w:pPr>
      <w:r>
        <w:fldChar w:fldCharType="begin"/>
      </w:r>
      <w:ins w:id="153" w:author="Gao, Wenwen (369)" w:date="2026-09-18T15:26:00Z" w16du:dateUtc="2026-09-18T07:26:00Z">
        <w:r w:rsidR="00C768BA">
          <w:instrText>HYPERLINK "C:\\Users\\gaowenw\\Desktop\\AI BRD\\BRD_</w:instrText>
        </w:r>
        <w:r w:rsidR="00C768BA">
          <w:instrText>马来西亚发票和预报创建</w:instrText>
        </w:r>
        <w:r w:rsidR="00C768BA">
          <w:instrText>_Version2\\</w:instrText>
        </w:r>
        <w:r w:rsidR="00C768BA">
          <w:instrText>附件</w:instrText>
        </w:r>
        <w:r w:rsidR="00C768BA">
          <w:instrText>5_Mapping list_Email loop.xlsx"</w:instrText>
        </w:r>
      </w:ins>
      <w:del w:id="154" w:author="Gao, Wenwen (369)" w:date="2026-09-18T15:26:00Z" w16du:dateUtc="2026-09-18T07:26:00Z">
        <w:r w:rsidDel="00C768BA">
          <w:delInstrText>HYPERLINK "</w:delInstrText>
        </w:r>
        <w:r w:rsidDel="00C768BA">
          <w:delInstrText>附件</w:delInstrText>
        </w:r>
        <w:r w:rsidDel="00C768BA">
          <w:delInstrText>5_Mapping%20list_Email%20loop.xlsx"</w:delInstrText>
        </w:r>
      </w:del>
      <w:r>
        <w:fldChar w:fldCharType="separate"/>
      </w:r>
      <w:r w:rsidRPr="002639F9">
        <w:rPr>
          <w:rStyle w:val="ae"/>
          <w:rFonts w:ascii="宋体" w:eastAsia="宋体" w:hAnsi="宋体"/>
          <w:b/>
          <w:bCs/>
          <w:sz w:val="30"/>
          <w:szCs w:val="30"/>
        </w:rPr>
        <w:t>附件5_Mapping list_Email loop.xlsx</w:t>
      </w:r>
      <w:r>
        <w:fldChar w:fldCharType="end"/>
      </w:r>
    </w:p>
    <w:p w14:paraId="479AB079" w14:textId="6C89077F" w:rsidR="00281222" w:rsidRPr="000350AB" w:rsidRDefault="0001459E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ins w:id="155" w:author="Ji, Scarlett Qing" w:date="2026-09-18T09:15:00Z" w16du:dateUtc="2026-09-18T01:15:00Z">
        <w:r>
          <w:rPr>
            <w:rFonts w:ascii="宋体" w:eastAsia="宋体" w:hAnsi="宋体" w:hint="eastAsia"/>
            <w:b/>
            <w:bCs/>
            <w:sz w:val="30"/>
            <w:szCs w:val="30"/>
          </w:rPr>
          <w:object w:dxaOrig="1127" w:dyaOrig="787" w14:anchorId="1D3F96AA">
            <v:shape id="_x0000_i1030" type="#_x0000_t75" style="width:57pt;height:39.6pt" o:ole="">
              <v:imagedata r:id="rId42" o:title=""/>
            </v:shape>
            <o:OLEObject Type="Embed" ProgID="Excel.Sheet.12" ShapeID="_x0000_i1030" DrawAspect="Icon" ObjectID="_1854708999" r:id="rId43"/>
          </w:object>
        </w:r>
      </w:ins>
    </w:p>
    <w:p w14:paraId="77A10731" w14:textId="68E9CE6D" w:rsidR="000350AB" w:rsidRPr="00C8753D" w:rsidRDefault="00127412" w:rsidP="000350AB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六</w:t>
      </w:r>
      <w:r w:rsidR="000350AB">
        <w:rPr>
          <w:rFonts w:ascii="宋体" w:eastAsia="宋体" w:hAnsi="宋体" w:hint="eastAsia"/>
          <w:b/>
          <w:bCs/>
          <w:sz w:val="30"/>
          <w:szCs w:val="30"/>
        </w:rPr>
        <w:t>、</w:t>
      </w:r>
      <w:r w:rsidR="000350AB" w:rsidRPr="00C8753D">
        <w:rPr>
          <w:rFonts w:ascii="宋体" w:eastAsia="宋体" w:hAnsi="宋体" w:hint="eastAsia"/>
          <w:b/>
          <w:bCs/>
          <w:sz w:val="30"/>
          <w:szCs w:val="30"/>
        </w:rPr>
        <w:t>存档要求</w:t>
      </w:r>
    </w:p>
    <w:p w14:paraId="779DC867" w14:textId="0084CC7B" w:rsidR="000350AB" w:rsidRDefault="000350AB" w:rsidP="000350AB">
      <w:pPr>
        <w:rPr>
          <w:rFonts w:ascii="宋体" w:eastAsia="宋体" w:hAnsi="宋体" w:hint="eastAsia"/>
        </w:rPr>
      </w:pPr>
      <w:r w:rsidRPr="00C8753D">
        <w:rPr>
          <w:rFonts w:ascii="宋体" w:eastAsia="宋体" w:hAnsi="宋体" w:hint="eastAsia"/>
        </w:rPr>
        <w:t>1. 将</w:t>
      </w:r>
      <w:r w:rsidRPr="00B268DE">
        <w:rPr>
          <w:rFonts w:ascii="宋体" w:eastAsia="宋体" w:hAnsi="宋体" w:hint="eastAsia"/>
          <w:highlight w:val="yellow"/>
        </w:rPr>
        <w:t>每天</w:t>
      </w:r>
      <w:r w:rsidRPr="00C8753D">
        <w:rPr>
          <w:rFonts w:ascii="宋体" w:eastAsia="宋体" w:hAnsi="宋体" w:hint="eastAsia"/>
        </w:rPr>
        <w:t>处理</w:t>
      </w:r>
      <w:r>
        <w:rPr>
          <w:rFonts w:ascii="宋体" w:eastAsia="宋体" w:hAnsi="宋体" w:hint="eastAsia"/>
        </w:rPr>
        <w:t>时下载以及输出的文件，存在T盘/Share point</w:t>
      </w:r>
      <w:ins w:id="156" w:author="Gao, Wenwen (369)" w:date="2026-09-18T15:10:00Z" w16du:dateUtc="2026-09-18T07:10:00Z">
        <w:r w:rsidR="00232E6D">
          <w:rPr>
            <w:rFonts w:ascii="宋体" w:eastAsia="宋体" w:hAnsi="宋体" w:hint="eastAsia"/>
          </w:rPr>
          <w:t>(后续如因为公司政策，T盘进行迁移，需要同步更新地址)</w:t>
        </w:r>
      </w:ins>
      <w:r>
        <w:rPr>
          <w:rFonts w:ascii="宋体" w:eastAsia="宋体" w:hAnsi="宋体" w:hint="eastAsia"/>
        </w:rPr>
        <w:t>（按照操作日期创建一级文件夹，二级文件夹按照</w:t>
      </w:r>
      <w:r w:rsidR="00127412">
        <w:rPr>
          <w:rFonts w:ascii="宋体" w:eastAsia="宋体" w:hAnsi="宋体" w:hint="eastAsia"/>
        </w:rPr>
        <w:t>HAWB_分单号</w:t>
      </w:r>
      <w:r>
        <w:rPr>
          <w:rFonts w:ascii="宋体" w:eastAsia="宋体" w:hAnsi="宋体" w:hint="eastAsia"/>
        </w:rPr>
        <w:t>命名），含以下内容：</w:t>
      </w:r>
    </w:p>
    <w:p w14:paraId="6865EBDC" w14:textId="63D7C970" w:rsidR="00127412" w:rsidRDefault="00127412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（1）主</w:t>
      </w:r>
      <w:r w:rsidR="00950461">
        <w:rPr>
          <w:rFonts w:ascii="宋体" w:eastAsia="宋体" w:hAnsi="宋体" w:hint="eastAsia"/>
        </w:rPr>
        <w:t>/</w:t>
      </w:r>
      <w:r>
        <w:rPr>
          <w:rFonts w:ascii="宋体" w:eastAsia="宋体" w:hAnsi="宋体" w:hint="eastAsia"/>
        </w:rPr>
        <w:t>分单</w:t>
      </w:r>
    </w:p>
    <w:p w14:paraId="1527D3A0" w14:textId="7F95DB46" w:rsidR="00127412" w:rsidRDefault="00127412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（2）发票</w:t>
      </w:r>
    </w:p>
    <w:p w14:paraId="24768A75" w14:textId="08147898" w:rsidR="00127412" w:rsidRDefault="00127412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（3）导入模板</w:t>
      </w:r>
    </w:p>
    <w:p w14:paraId="3974B574" w14:textId="3372D0A6" w:rsidR="00127412" w:rsidRDefault="00127412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（4）MSDS</w:t>
      </w:r>
      <w:r w:rsidR="00950461">
        <w:rPr>
          <w:rFonts w:ascii="宋体" w:eastAsia="宋体" w:hAnsi="宋体" w:hint="eastAsia"/>
        </w:rPr>
        <w:t>(</w:t>
      </w:r>
      <w:r>
        <w:rPr>
          <w:rFonts w:ascii="宋体" w:eastAsia="宋体" w:hAnsi="宋体" w:hint="eastAsia"/>
        </w:rPr>
        <w:t>如有</w:t>
      </w:r>
      <w:r w:rsidR="00950461">
        <w:rPr>
          <w:rFonts w:ascii="宋体" w:eastAsia="宋体" w:hAnsi="宋体" w:hint="eastAsia"/>
        </w:rPr>
        <w:t>)</w:t>
      </w:r>
    </w:p>
    <w:p w14:paraId="0A2F44C4" w14:textId="56BB3550" w:rsidR="00950461" w:rsidRDefault="00950461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（4）Shippers_Decl(如有)</w:t>
      </w:r>
    </w:p>
    <w:p w14:paraId="24ADCB3D" w14:textId="4E16FC11" w:rsidR="000350AB" w:rsidRDefault="000350AB" w:rsidP="000350A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 每天的</w:t>
      </w:r>
      <w:r w:rsidR="00127412">
        <w:rPr>
          <w:rFonts w:ascii="宋体" w:eastAsia="宋体" w:hAnsi="宋体" w:hint="eastAsia"/>
        </w:rPr>
        <w:t>运行记录</w:t>
      </w:r>
      <w:r>
        <w:rPr>
          <w:rFonts w:ascii="宋体" w:eastAsia="宋体" w:hAnsi="宋体" w:hint="eastAsia"/>
        </w:rPr>
        <w:t>，按照</w:t>
      </w:r>
      <w:r w:rsidRPr="00C8753D">
        <w:rPr>
          <w:rFonts w:ascii="宋体" w:eastAsia="宋体" w:hAnsi="宋体" w:hint="eastAsia"/>
        </w:rPr>
        <w:t>如下</w:t>
      </w:r>
      <w:r>
        <w:rPr>
          <w:rFonts w:ascii="宋体" w:eastAsia="宋体" w:hAnsi="宋体" w:hint="eastAsia"/>
        </w:rPr>
        <w:t>excel表格</w:t>
      </w:r>
      <w:r w:rsidRPr="00C8753D">
        <w:rPr>
          <w:rFonts w:ascii="宋体" w:eastAsia="宋体" w:hAnsi="宋体" w:hint="eastAsia"/>
        </w:rPr>
        <w:t>格式进行累积存档</w:t>
      </w:r>
    </w:p>
    <w:p w14:paraId="12BD1E0A" w14:textId="4244CD9F" w:rsidR="000350AB" w:rsidRDefault="00950461" w:rsidP="000350AB">
      <w:pPr>
        <w:rPr>
          <w:ins w:id="157" w:author="Gao, Wenwen (369)" w:date="2026-09-18T15:09:00Z" w16du:dateUtc="2026-09-18T07:09:00Z"/>
          <w:rFonts w:ascii="宋体" w:eastAsia="宋体" w:hAnsi="宋体" w:hint="eastAsia"/>
        </w:rPr>
      </w:pPr>
      <w:del w:id="158" w:author="Gao, Wenwen (369)" w:date="2026-09-18T15:09:00Z" w16du:dateUtc="2026-09-18T07:09:00Z">
        <w:r w:rsidRPr="00950461" w:rsidDel="00232E6D">
          <w:rPr>
            <w:noProof/>
          </w:rPr>
          <w:lastRenderedPageBreak/>
          <w:drawing>
            <wp:inline distT="0" distB="0" distL="0" distR="0" wp14:anchorId="22C199C7" wp14:editId="64913090">
              <wp:extent cx="5486400" cy="407670"/>
              <wp:effectExtent l="0" t="0" r="0" b="0"/>
              <wp:docPr id="158327324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0882430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407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D24F3AB" w14:textId="29803517" w:rsidR="00232E6D" w:rsidRPr="00C8753D" w:rsidRDefault="00232E6D" w:rsidP="000350AB">
      <w:pPr>
        <w:rPr>
          <w:rFonts w:ascii="宋体" w:eastAsia="宋体" w:hAnsi="宋体" w:hint="eastAsia"/>
        </w:rPr>
      </w:pPr>
      <w:ins w:id="159" w:author="Gao, Wenwen (369)" w:date="2026-09-18T15:09:00Z" w16du:dateUtc="2026-09-18T07:09:00Z">
        <w:r w:rsidRPr="00037630">
          <w:rPr>
            <w:noProof/>
          </w:rPr>
          <w:drawing>
            <wp:inline distT="0" distB="0" distL="0" distR="0" wp14:anchorId="36818C5F" wp14:editId="769AA608">
              <wp:extent cx="5486400" cy="541020"/>
              <wp:effectExtent l="0" t="0" r="0" b="0"/>
              <wp:docPr id="72031428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4462157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541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3B63E89" w14:textId="2A486496" w:rsidR="00F81B38" w:rsidRPr="00950461" w:rsidRDefault="000350AB" w:rsidP="0027402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</w:t>
      </w:r>
      <w:r w:rsidRPr="00C8753D">
        <w:rPr>
          <w:rFonts w:ascii="宋体" w:eastAsia="宋体" w:hAnsi="宋体" w:hint="eastAsia"/>
        </w:rPr>
        <w:t>. 以</w:t>
      </w:r>
      <w:commentRangeStart w:id="160"/>
      <w:r w:rsidRPr="00C8753D">
        <w:rPr>
          <w:rFonts w:ascii="宋体" w:eastAsia="宋体" w:hAnsi="宋体" w:hint="eastAsia"/>
        </w:rPr>
        <w:t>Process date</w:t>
      </w:r>
      <w:commentRangeEnd w:id="160"/>
      <w:r w:rsidRPr="00C8753D">
        <w:rPr>
          <w:rStyle w:val="af0"/>
          <w:rFonts w:ascii="宋体" w:eastAsia="宋体" w:hAnsi="宋体" w:hint="eastAsia"/>
          <w:sz w:val="24"/>
          <w:szCs w:val="24"/>
        </w:rPr>
        <w:commentReference w:id="160"/>
      </w:r>
      <w:r w:rsidRPr="00C8753D">
        <w:rPr>
          <w:rFonts w:ascii="宋体" w:eastAsia="宋体" w:hAnsi="宋体" w:hint="eastAsia"/>
        </w:rPr>
        <w:t>为12月31日作为截止日期，每年存为一个表格，并按照年份命名。</w:t>
      </w:r>
    </w:p>
    <w:p w14:paraId="521327D8" w14:textId="77777777" w:rsidR="00AB787B" w:rsidRDefault="00AB787B" w:rsidP="00DB2C77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4B7C768D" w14:textId="77777777" w:rsidR="00DB2C77" w:rsidRDefault="00DB2C77" w:rsidP="00DB2C77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497FD73C" w14:textId="77777777" w:rsidR="00DB2C77" w:rsidRDefault="00DB2C77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20EC0C05" w14:textId="77777777" w:rsidR="00DB2C77" w:rsidRDefault="00DB2C77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3BED2AEE" w14:textId="77777777" w:rsidR="00D243CD" w:rsidRDefault="00D243CD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6D17CF9D" w14:textId="77777777" w:rsidR="00D243CD" w:rsidRDefault="00D243CD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197F5925" w14:textId="77777777" w:rsidR="009200F8" w:rsidRDefault="009200F8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1B4F60EC" w14:textId="77777777" w:rsidR="009200F8" w:rsidRPr="00996CC6" w:rsidRDefault="009200F8" w:rsidP="00996CC6">
      <w:pPr>
        <w:rPr>
          <w:rFonts w:ascii="宋体" w:eastAsia="宋体" w:hAnsi="宋体" w:hint="eastAsia"/>
          <w:b/>
          <w:bCs/>
          <w:sz w:val="30"/>
          <w:szCs w:val="30"/>
        </w:rPr>
      </w:pPr>
    </w:p>
    <w:p w14:paraId="64F59A6D" w14:textId="77777777" w:rsidR="009C22A7" w:rsidRDefault="009C22A7" w:rsidP="008124BB"/>
    <w:p w14:paraId="487E68BF" w14:textId="77777777" w:rsidR="009C22A7" w:rsidRDefault="009C22A7" w:rsidP="008124BB"/>
    <w:p w14:paraId="045DB876" w14:textId="77777777" w:rsidR="008124BB" w:rsidRDefault="008124BB" w:rsidP="008124BB"/>
    <w:p w14:paraId="041B34B9" w14:textId="0652EF1B" w:rsidR="008124BB" w:rsidRDefault="008124BB" w:rsidP="008124BB"/>
    <w:p w14:paraId="114247EB" w14:textId="77777777" w:rsidR="008124BB" w:rsidRDefault="008124BB" w:rsidP="008124BB"/>
    <w:p w14:paraId="792C6ADC" w14:textId="78BE0D81" w:rsidR="008124BB" w:rsidRDefault="008124BB" w:rsidP="008124BB"/>
    <w:sectPr w:rsidR="008124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Ji, Scarlett Qing" w:date="2026-09-02T00:12:00Z" w:initials="SJ">
    <w:p w14:paraId="3B3C314B" w14:textId="77777777" w:rsidR="00FF37BE" w:rsidRDefault="00FF37BE" w:rsidP="00FF37B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识别邮件逻辑为邮箱收到的</w:t>
      </w:r>
      <w:r>
        <w:rPr>
          <w:rFonts w:hint="eastAsia"/>
          <w:b/>
          <w:bCs/>
        </w:rPr>
        <w:t>邮件标题字段含有“</w:t>
      </w:r>
      <w:r>
        <w:rPr>
          <w:rFonts w:hint="eastAsia"/>
          <w:b/>
          <w:bCs/>
        </w:rPr>
        <w:t>MBPLAP Pre-alert</w:t>
      </w:r>
      <w:r>
        <w:rPr>
          <w:rFonts w:hint="eastAsia"/>
          <w:b/>
          <w:bCs/>
        </w:rPr>
        <w:t>“</w:t>
      </w:r>
      <w:r>
        <w:rPr>
          <w:rFonts w:hint="eastAsia"/>
        </w:rPr>
        <w:t xml:space="preserve"> </w:t>
      </w:r>
      <w:r>
        <w:rPr>
          <w:rFonts w:hint="eastAsia"/>
        </w:rPr>
        <w:t>，是否还需要限制发件人等其他要素。</w:t>
      </w:r>
    </w:p>
  </w:comment>
  <w:comment w:id="26" w:author="Ji, Scarlett Qing" w:date="2026-09-02T16:18:00Z" w:initials="SJ">
    <w:p w14:paraId="115DC5CC" w14:textId="77777777" w:rsidR="006064A2" w:rsidRDefault="006064A2" w:rsidP="006064A2">
      <w:pPr>
        <w:pStyle w:val="af1"/>
      </w:pPr>
      <w:r>
        <w:rPr>
          <w:rStyle w:val="af0"/>
        </w:rPr>
        <w:annotationRef/>
      </w:r>
      <w:r>
        <w:t>DG</w:t>
      </w:r>
      <w:r>
        <w:rPr>
          <w:rFonts w:hint="eastAsia"/>
        </w:rPr>
        <w:t>判断：有</w:t>
      </w:r>
      <w:r>
        <w:t>UN</w:t>
      </w:r>
      <w:r>
        <w:rPr>
          <w:rFonts w:hint="eastAsia"/>
        </w:rPr>
        <w:t>号</w:t>
      </w:r>
    </w:p>
  </w:comment>
  <w:comment w:id="27" w:author="Ji, Scarlett Qing" w:date="2026-09-02T16:19:00Z" w:initials="SJ">
    <w:p w14:paraId="55ABA2FB" w14:textId="77777777" w:rsidR="00120B91" w:rsidRDefault="00120B91" w:rsidP="00120B9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邮件上人工写的未必准确，按照</w:t>
      </w:r>
      <w:r>
        <w:t>PDF</w:t>
      </w:r>
      <w:r>
        <w:rPr>
          <w:rFonts w:hint="eastAsia"/>
        </w:rPr>
        <w:t>判断更为准确</w:t>
      </w:r>
    </w:p>
  </w:comment>
  <w:comment w:id="28" w:author="Zou, John Jiahong" w:date="2026-09-02T15:30:00Z" w:initials="ZJ">
    <w:p w14:paraId="431DDA5E" w14:textId="29DCDF42" w:rsidR="001260DC" w:rsidRDefault="001260DC">
      <w:r>
        <w:annotationRef/>
      </w:r>
      <w:r w:rsidRPr="1F493601">
        <w:t>请提供一个最全量附件的</w:t>
      </w:r>
      <w:r w:rsidRPr="1F493601">
        <w:t>sample</w:t>
      </w:r>
      <w:r w:rsidRPr="1F493601">
        <w:t>案例</w:t>
      </w:r>
    </w:p>
  </w:comment>
  <w:comment w:id="81" w:author="Zou, John Jiahong" w:date="2026-09-02T15:31:00Z" w:initials="ZJ">
    <w:p w14:paraId="36CBC838" w14:textId="3D266588" w:rsidR="008B4AFD" w:rsidRDefault="008B4AFD">
      <w:pPr>
        <w:pStyle w:val="af1"/>
      </w:pPr>
      <w:r>
        <w:rPr>
          <w:rStyle w:val="af0"/>
        </w:rPr>
        <w:annotationRef/>
      </w:r>
      <w:r w:rsidRPr="26D70A4D">
        <w:t>分单的判断标准是？</w:t>
      </w:r>
    </w:p>
  </w:comment>
  <w:comment w:id="82" w:author="Ji, Scarlett Qing" w:date="2026-09-02T16:14:00Z" w:initials="SJ">
    <w:p w14:paraId="0FE01C8A" w14:textId="77777777" w:rsidR="00DB7980" w:rsidRDefault="00DB7980" w:rsidP="00DB7980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邮件正文中有一个</w:t>
      </w:r>
      <w:r>
        <w:t>HAWB No.</w:t>
      </w:r>
    </w:p>
    <w:p w14:paraId="019DDCA0" w14:textId="77777777" w:rsidR="00DB7980" w:rsidRDefault="00DB7980" w:rsidP="00DB7980">
      <w:pPr>
        <w:pStyle w:val="af1"/>
      </w:pPr>
      <w:r>
        <w:rPr>
          <w:rFonts w:hint="eastAsia"/>
        </w:rPr>
        <w:t>主单号是在左上角右上角是分单号</w:t>
      </w:r>
    </w:p>
  </w:comment>
  <w:comment w:id="83" w:author="Ji, Scarlett Qing" w:date="2026-09-02T17:36:00Z" w:initials="SJ">
    <w:p w14:paraId="423CE303" w14:textId="77777777" w:rsidR="005E3238" w:rsidRDefault="005E3238" w:rsidP="005E3238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主单号中间有英文字符</w:t>
      </w:r>
    </w:p>
  </w:comment>
  <w:comment w:id="98" w:author="Zou, John Jiahong" w:date="2026-09-02T15:41:00Z" w:initials="ZJ">
    <w:p w14:paraId="36F2A82D" w14:textId="1E0A1A3C" w:rsidR="00DE075A" w:rsidRDefault="00DE075A">
      <w:pPr>
        <w:pStyle w:val="af1"/>
      </w:pPr>
      <w:r>
        <w:rPr>
          <w:rStyle w:val="af0"/>
        </w:rPr>
        <w:annotationRef/>
      </w:r>
      <w:r w:rsidRPr="757E766F">
        <w:t>理解为不同场景下</w:t>
      </w:r>
      <w:r w:rsidRPr="757E766F">
        <w:t>IES</w:t>
      </w:r>
      <w:r w:rsidRPr="757E766F">
        <w:t>会有不同的</w:t>
      </w:r>
      <w:r w:rsidRPr="757E766F">
        <w:t>warning</w:t>
      </w:r>
      <w:r w:rsidRPr="757E766F">
        <w:t>信息，对应不同的错误场景，如何能获取</w:t>
      </w:r>
      <w:r w:rsidRPr="757E766F">
        <w:t>IES</w:t>
      </w:r>
      <w:r w:rsidRPr="757E766F">
        <w:t>全量报错信息？</w:t>
      </w:r>
    </w:p>
  </w:comment>
  <w:comment w:id="97" w:author="Ji, Scarlett Qing" w:date="2026-09-02T11:14:00Z" w:initials="SJ">
    <w:p w14:paraId="01F84235" w14:textId="77777777" w:rsidR="00E06145" w:rsidRDefault="00E06145" w:rsidP="00E06145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这个</w:t>
      </w:r>
      <w:r>
        <w:t>W</w:t>
      </w:r>
      <w:r>
        <w:rPr>
          <w:rFonts w:hint="eastAsia"/>
        </w:rPr>
        <w:t>arning</w:t>
      </w:r>
      <w:r>
        <w:rPr>
          <w:rFonts w:hint="eastAsia"/>
        </w:rPr>
        <w:t>的各字段逻辑和导入模板逻辑一致对吧</w:t>
      </w:r>
    </w:p>
  </w:comment>
  <w:comment w:id="101" w:author="Ji, Scarlett Qing" w:date="2026-09-02T17:04:00Z" w:initials="SJ">
    <w:p w14:paraId="310CE4D6" w14:textId="77777777" w:rsidR="007F2EE1" w:rsidRDefault="007F2EE1" w:rsidP="007F2EE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验证是否上传成功的方式</w:t>
      </w:r>
    </w:p>
  </w:comment>
  <w:comment w:id="102" w:author="Ji, Scarlett Qing" w:date="2026-09-02T17:05:00Z" w:initials="SJ">
    <w:p w14:paraId="6EC42019" w14:textId="77777777" w:rsidR="00680CB6" w:rsidRDefault="00F84209" w:rsidP="00680CB6">
      <w:pPr>
        <w:pStyle w:val="af1"/>
      </w:pPr>
      <w:r>
        <w:rPr>
          <w:rStyle w:val="af0"/>
        </w:rPr>
        <w:annotationRef/>
      </w:r>
      <w:r w:rsidR="00680CB6">
        <w:rPr>
          <w:rFonts w:hint="eastAsia"/>
        </w:rPr>
        <w:t>逐票查看</w:t>
      </w:r>
      <w:r w:rsidR="00680CB6">
        <w:rPr>
          <w:rFonts w:hint="eastAsia"/>
        </w:rPr>
        <w:t>/</w:t>
      </w:r>
      <w:r w:rsidR="00680CB6">
        <w:rPr>
          <w:rFonts w:hint="eastAsia"/>
        </w:rPr>
        <w:t>全量导出核查附件是否上传成功</w:t>
      </w:r>
    </w:p>
  </w:comment>
  <w:comment w:id="103" w:author="Ji, Scarlett Qing" w:date="2026-09-02T17:08:00Z" w:initials="SJ">
    <w:p w14:paraId="0FE97FD8" w14:textId="77777777" w:rsidR="00443EC5" w:rsidRDefault="00F4268E" w:rsidP="00443EC5">
      <w:pPr>
        <w:pStyle w:val="af1"/>
      </w:pPr>
      <w:r>
        <w:rPr>
          <w:rStyle w:val="af0"/>
        </w:rPr>
        <w:annotationRef/>
      </w:r>
      <w:r w:rsidR="00443EC5">
        <w:rPr>
          <w:rFonts w:hint="eastAsia"/>
        </w:rPr>
        <w:t>发票</w:t>
      </w:r>
      <w:r w:rsidR="00443EC5">
        <w:rPr>
          <w:rFonts w:hint="eastAsia"/>
        </w:rPr>
        <w:t>IES</w:t>
      </w:r>
      <w:r w:rsidR="00443EC5">
        <w:rPr>
          <w:rFonts w:hint="eastAsia"/>
        </w:rPr>
        <w:t>系统没有自动校验机制，因此需要点进去查看是否上传成功</w:t>
      </w:r>
    </w:p>
  </w:comment>
  <w:comment w:id="104" w:author="Ji, Scarlett Qing" w:date="2026-09-02T19:03:00Z" w:initials="SJ">
    <w:p w14:paraId="65507D8F" w14:textId="77777777" w:rsidR="00A77BAF" w:rsidRDefault="00A77BAF" w:rsidP="00A77BAF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已邮件确认无需机器再次核查</w:t>
      </w:r>
    </w:p>
  </w:comment>
  <w:comment w:id="115" w:author="Zou, John Jiahong" w:date="2026-09-02T15:52:00Z" w:initials="ZJ">
    <w:p w14:paraId="5385F45B" w14:textId="09C989F7" w:rsidR="007C473C" w:rsidRDefault="007C473C">
      <w:pPr>
        <w:pStyle w:val="af1"/>
      </w:pPr>
      <w:r>
        <w:rPr>
          <w:rStyle w:val="af0"/>
        </w:rPr>
        <w:annotationRef/>
      </w:r>
      <w:r w:rsidRPr="7DDC5EDF">
        <w:t>DG</w:t>
      </w:r>
      <w:r w:rsidRPr="7DDC5EDF">
        <w:t>的详细判断逻辑说明。</w:t>
      </w:r>
    </w:p>
  </w:comment>
  <w:comment w:id="116" w:author="Ji, Scarlett Qing" w:date="2026-09-15T16:27:00Z" w:initials="SJ">
    <w:p w14:paraId="11057EBB" w14:textId="77777777" w:rsidR="00A93010" w:rsidRDefault="00A93010" w:rsidP="00A93010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在附件</w:t>
      </w:r>
      <w:r>
        <w:t>4</w:t>
      </w:r>
      <w:r>
        <w:rPr>
          <w:rFonts w:hint="eastAsia"/>
        </w:rPr>
        <w:t>中已说明，通过邮件标题</w:t>
      </w:r>
      <w:r>
        <w:t>/</w:t>
      </w:r>
      <w:r>
        <w:rPr>
          <w:rFonts w:hint="eastAsia"/>
        </w:rPr>
        <w:t>是否有</w:t>
      </w:r>
      <w:r>
        <w:t>UN</w:t>
      </w:r>
      <w:r>
        <w:rPr>
          <w:rFonts w:hint="eastAsia"/>
        </w:rPr>
        <w:t>字段判断</w:t>
      </w:r>
    </w:p>
  </w:comment>
  <w:comment w:id="124" w:author="Zou, John Jiahong" w:date="2026-09-02T15:57:00Z" w:initials="ZJ">
    <w:p w14:paraId="1C8F8571" w14:textId="2C402967" w:rsidR="005F0070" w:rsidRDefault="005F0070">
      <w:pPr>
        <w:pStyle w:val="af1"/>
      </w:pPr>
      <w:r>
        <w:rPr>
          <w:rStyle w:val="af0"/>
        </w:rPr>
        <w:annotationRef/>
      </w:r>
      <w:r w:rsidRPr="7D3569CC">
        <w:t>“</w:t>
      </w:r>
      <w:r w:rsidRPr="7D3569CC">
        <w:t>原邮件</w:t>
      </w:r>
      <w:r w:rsidRPr="7D3569CC">
        <w:t>”</w:t>
      </w:r>
      <w:r w:rsidRPr="7D3569CC">
        <w:t>指的是？发件人的判断逻辑是？</w:t>
      </w:r>
    </w:p>
  </w:comment>
  <w:comment w:id="125" w:author="Ji, Scarlett Qing" w:date="2026-09-02T17:24:00Z" w:initials="SJ">
    <w:p w14:paraId="25A3A399" w14:textId="77777777" w:rsidR="00563DC1" w:rsidRDefault="00563DC1" w:rsidP="00563DC1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触发机制的那个触发的邮件</w:t>
      </w:r>
    </w:p>
  </w:comment>
  <w:comment w:id="126" w:author="Ji, Scarlett Qing" w:date="2026-09-02T17:30:00Z" w:initials="SJ">
    <w:p w14:paraId="182B1E37" w14:textId="77777777" w:rsidR="00DC0EDE" w:rsidRDefault="00DC0EDE" w:rsidP="00DC0ED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发件人邮箱做成可配置的形式，方便后续维护</w:t>
      </w:r>
    </w:p>
  </w:comment>
  <w:comment w:id="127" w:author="Ji, Scarlett Qing" w:date="2026-09-02T17:37:00Z" w:initials="SJ">
    <w:p w14:paraId="4AA2388E" w14:textId="77777777" w:rsidR="0063402E" w:rsidRDefault="0063402E" w:rsidP="0063402E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直接发送就行，不区别</w:t>
      </w:r>
      <w:r>
        <w:t>To or CC</w:t>
      </w:r>
    </w:p>
  </w:comment>
  <w:comment w:id="160" w:author="Zou, John Jiahong" w:date="2026-09-02T15:58:00Z" w:initials="ZJ">
    <w:p w14:paraId="23662629" w14:textId="5E2EB429" w:rsidR="002253B9" w:rsidRDefault="002253B9">
      <w:pPr>
        <w:pStyle w:val="af1"/>
      </w:pPr>
      <w:r>
        <w:rPr>
          <w:rStyle w:val="af0"/>
        </w:rPr>
        <w:annotationRef/>
      </w:r>
      <w:r w:rsidRPr="4FD19AE4">
        <w:t>取值要求是？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3C314B" w15:done="1"/>
  <w15:commentEx w15:paraId="115DC5CC" w15:done="1"/>
  <w15:commentEx w15:paraId="55ABA2FB" w15:paraIdParent="115DC5CC" w15:done="1"/>
  <w15:commentEx w15:paraId="431DDA5E" w15:done="1"/>
  <w15:commentEx w15:paraId="36CBC838" w15:done="1"/>
  <w15:commentEx w15:paraId="019DDCA0" w15:paraIdParent="36CBC838" w15:done="1"/>
  <w15:commentEx w15:paraId="423CE303" w15:paraIdParent="36CBC838" w15:done="1"/>
  <w15:commentEx w15:paraId="36F2A82D" w15:done="1"/>
  <w15:commentEx w15:paraId="01F84235" w15:done="1"/>
  <w15:commentEx w15:paraId="310CE4D6" w15:done="1"/>
  <w15:commentEx w15:paraId="6EC42019" w15:paraIdParent="310CE4D6" w15:done="1"/>
  <w15:commentEx w15:paraId="0FE97FD8" w15:paraIdParent="310CE4D6" w15:done="1"/>
  <w15:commentEx w15:paraId="65507D8F" w15:paraIdParent="310CE4D6" w15:done="1"/>
  <w15:commentEx w15:paraId="5385F45B" w15:done="1"/>
  <w15:commentEx w15:paraId="11057EBB" w15:paraIdParent="5385F45B" w15:done="1"/>
  <w15:commentEx w15:paraId="1C8F8571" w15:done="1"/>
  <w15:commentEx w15:paraId="25A3A399" w15:paraIdParent="1C8F8571" w15:done="1"/>
  <w15:commentEx w15:paraId="182B1E37" w15:paraIdParent="1C8F8571" w15:done="1"/>
  <w15:commentEx w15:paraId="4AA2388E" w15:paraIdParent="1C8F8571" w15:done="1"/>
  <w15:commentEx w15:paraId="2366262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4F2A18" w16cex:dateUtc="2026-09-01T16:12:00Z"/>
  <w16cex:commentExtensible w16cex:durableId="652CB0E7" w16cex:dateUtc="2026-09-02T08:18:00Z"/>
  <w16cex:commentExtensible w16cex:durableId="1D0EA307" w16cex:dateUtc="2026-09-02T08:19:00Z"/>
  <w16cex:commentExtensible w16cex:durableId="528FD961" w16cex:dateUtc="2026-09-02T07:30:00Z"/>
  <w16cex:commentExtensible w16cex:durableId="7665CB03" w16cex:dateUtc="2026-09-02T07:31:00Z"/>
  <w16cex:commentExtensible w16cex:durableId="780E5735" w16cex:dateUtc="2026-09-02T08:14:00Z"/>
  <w16cex:commentExtensible w16cex:durableId="6CEF2330" w16cex:dateUtc="2026-09-02T09:36:00Z"/>
  <w16cex:commentExtensible w16cex:durableId="39B20C97" w16cex:dateUtc="2026-09-02T07:41:00Z"/>
  <w16cex:commentExtensible w16cex:durableId="58487FDB" w16cex:dateUtc="2026-09-02T03:14:00Z"/>
  <w16cex:commentExtensible w16cex:durableId="750FF0F4" w16cex:dateUtc="2026-09-02T09:04:00Z"/>
  <w16cex:commentExtensible w16cex:durableId="181B31B4" w16cex:dateUtc="2026-09-02T09:05:00Z"/>
  <w16cex:commentExtensible w16cex:durableId="0D6CB72D" w16cex:dateUtc="2026-09-02T09:08:00Z"/>
  <w16cex:commentExtensible w16cex:durableId="45E51E7B" w16cex:dateUtc="2026-09-02T11:03:00Z"/>
  <w16cex:commentExtensible w16cex:durableId="0F5FA4E2" w16cex:dateUtc="2026-09-02T07:52:00Z"/>
  <w16cex:commentExtensible w16cex:durableId="55D87570" w16cex:dateUtc="2026-09-15T08:27:00Z"/>
  <w16cex:commentExtensible w16cex:durableId="06D6BA43" w16cex:dateUtc="2026-09-02T07:57:00Z"/>
  <w16cex:commentExtensible w16cex:durableId="18209CA9" w16cex:dateUtc="2026-09-02T09:24:00Z"/>
  <w16cex:commentExtensible w16cex:durableId="3807B4D5" w16cex:dateUtc="2026-09-02T09:30:00Z"/>
  <w16cex:commentExtensible w16cex:durableId="7941251C" w16cex:dateUtc="2026-09-02T09:37:00Z"/>
  <w16cex:commentExtensible w16cex:durableId="57429EB5" w16cex:dateUtc="2026-09-02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3C314B" w16cid:durableId="674F2A18"/>
  <w16cid:commentId w16cid:paraId="115DC5CC" w16cid:durableId="652CB0E7"/>
  <w16cid:commentId w16cid:paraId="55ABA2FB" w16cid:durableId="1D0EA307"/>
  <w16cid:commentId w16cid:paraId="431DDA5E" w16cid:durableId="528FD961"/>
  <w16cid:commentId w16cid:paraId="36CBC838" w16cid:durableId="7665CB03"/>
  <w16cid:commentId w16cid:paraId="019DDCA0" w16cid:durableId="780E5735"/>
  <w16cid:commentId w16cid:paraId="423CE303" w16cid:durableId="6CEF2330"/>
  <w16cid:commentId w16cid:paraId="36F2A82D" w16cid:durableId="39B20C97"/>
  <w16cid:commentId w16cid:paraId="01F84235" w16cid:durableId="58487FDB"/>
  <w16cid:commentId w16cid:paraId="310CE4D6" w16cid:durableId="750FF0F4"/>
  <w16cid:commentId w16cid:paraId="6EC42019" w16cid:durableId="181B31B4"/>
  <w16cid:commentId w16cid:paraId="0FE97FD8" w16cid:durableId="0D6CB72D"/>
  <w16cid:commentId w16cid:paraId="65507D8F" w16cid:durableId="45E51E7B"/>
  <w16cid:commentId w16cid:paraId="5385F45B" w16cid:durableId="0F5FA4E2"/>
  <w16cid:commentId w16cid:paraId="11057EBB" w16cid:durableId="55D87570"/>
  <w16cid:commentId w16cid:paraId="1C8F8571" w16cid:durableId="06D6BA43"/>
  <w16cid:commentId w16cid:paraId="25A3A399" w16cid:durableId="18209CA9"/>
  <w16cid:commentId w16cid:paraId="182B1E37" w16cid:durableId="3807B4D5"/>
  <w16cid:commentId w16cid:paraId="4AA2388E" w16cid:durableId="7941251C"/>
  <w16cid:commentId w16cid:paraId="23662629" w16cid:durableId="57429E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74E5" w14:textId="77777777" w:rsidR="005E5DDF" w:rsidRDefault="005E5DDF" w:rsidP="00B336F3">
      <w:pPr>
        <w:spacing w:after="0" w:line="240" w:lineRule="auto"/>
      </w:pPr>
      <w:r>
        <w:separator/>
      </w:r>
    </w:p>
  </w:endnote>
  <w:endnote w:type="continuationSeparator" w:id="0">
    <w:p w14:paraId="168468C8" w14:textId="77777777" w:rsidR="005E5DDF" w:rsidRDefault="005E5DDF" w:rsidP="00B3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86E1" w14:textId="77777777" w:rsidR="005E5DDF" w:rsidRDefault="005E5DDF" w:rsidP="00B336F3">
      <w:pPr>
        <w:spacing w:after="0" w:line="240" w:lineRule="auto"/>
      </w:pPr>
      <w:r>
        <w:separator/>
      </w:r>
    </w:p>
  </w:footnote>
  <w:footnote w:type="continuationSeparator" w:id="0">
    <w:p w14:paraId="65566E85" w14:textId="77777777" w:rsidR="005E5DDF" w:rsidRDefault="005E5DDF" w:rsidP="00B33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ECF"/>
    <w:multiLevelType w:val="hybridMultilevel"/>
    <w:tmpl w:val="35D6DA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63B8D"/>
    <w:multiLevelType w:val="hybridMultilevel"/>
    <w:tmpl w:val="8ED4C7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429645">
    <w:abstractNumId w:val="0"/>
  </w:num>
  <w:num w:numId="2" w16cid:durableId="17555149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  <w15:person w15:author="Gao, Wenwen (369)">
    <w15:presenceInfo w15:providerId="AD" w15:userId="S::gaowenw@apac.corpdir.net::b5f47973-4336-4fd5-b6ea-09c8b891ec48"/>
  </w15:person>
  <w15:person w15:author="Zou, John Jiahong">
    <w15:presenceInfo w15:providerId="AD" w15:userId="S::johzou@deloittecn.com.cn::d78903e4-367f-4cd8-9a1d-75897d33b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1"/>
    <w:rsid w:val="0001459E"/>
    <w:rsid w:val="00024087"/>
    <w:rsid w:val="00026CD8"/>
    <w:rsid w:val="000350AB"/>
    <w:rsid w:val="00037630"/>
    <w:rsid w:val="0006240C"/>
    <w:rsid w:val="00063BEB"/>
    <w:rsid w:val="0007362E"/>
    <w:rsid w:val="00086404"/>
    <w:rsid w:val="000A3B4E"/>
    <w:rsid w:val="000C04F8"/>
    <w:rsid w:val="000C67BA"/>
    <w:rsid w:val="001109A7"/>
    <w:rsid w:val="00120B91"/>
    <w:rsid w:val="001245C6"/>
    <w:rsid w:val="001260DC"/>
    <w:rsid w:val="00127412"/>
    <w:rsid w:val="001526C3"/>
    <w:rsid w:val="001777E2"/>
    <w:rsid w:val="001C7C95"/>
    <w:rsid w:val="001D324A"/>
    <w:rsid w:val="002253B9"/>
    <w:rsid w:val="00232CD0"/>
    <w:rsid w:val="00232E6D"/>
    <w:rsid w:val="002639F9"/>
    <w:rsid w:val="00270B3A"/>
    <w:rsid w:val="0027402A"/>
    <w:rsid w:val="00275892"/>
    <w:rsid w:val="00281222"/>
    <w:rsid w:val="002B21A7"/>
    <w:rsid w:val="002C2FE0"/>
    <w:rsid w:val="002C4839"/>
    <w:rsid w:val="00305D38"/>
    <w:rsid w:val="00322954"/>
    <w:rsid w:val="00334938"/>
    <w:rsid w:val="003818C0"/>
    <w:rsid w:val="00414A5C"/>
    <w:rsid w:val="00421479"/>
    <w:rsid w:val="0043000D"/>
    <w:rsid w:val="00443EC5"/>
    <w:rsid w:val="00453C37"/>
    <w:rsid w:val="00453E92"/>
    <w:rsid w:val="00453F84"/>
    <w:rsid w:val="00487F5E"/>
    <w:rsid w:val="0049535B"/>
    <w:rsid w:val="004A69AF"/>
    <w:rsid w:val="004B2ACD"/>
    <w:rsid w:val="004E4901"/>
    <w:rsid w:val="00500317"/>
    <w:rsid w:val="00501034"/>
    <w:rsid w:val="00504450"/>
    <w:rsid w:val="005076C5"/>
    <w:rsid w:val="0053363E"/>
    <w:rsid w:val="005409AE"/>
    <w:rsid w:val="00547E7B"/>
    <w:rsid w:val="00563DC1"/>
    <w:rsid w:val="00583603"/>
    <w:rsid w:val="00587921"/>
    <w:rsid w:val="005A0DF1"/>
    <w:rsid w:val="005B778E"/>
    <w:rsid w:val="005C5001"/>
    <w:rsid w:val="005C5DD2"/>
    <w:rsid w:val="005E3238"/>
    <w:rsid w:val="005E394B"/>
    <w:rsid w:val="005E5DDF"/>
    <w:rsid w:val="005F0070"/>
    <w:rsid w:val="005F2979"/>
    <w:rsid w:val="00603C39"/>
    <w:rsid w:val="006064A2"/>
    <w:rsid w:val="00612E2B"/>
    <w:rsid w:val="00620A22"/>
    <w:rsid w:val="00633E96"/>
    <w:rsid w:val="0063402E"/>
    <w:rsid w:val="00634418"/>
    <w:rsid w:val="006578D5"/>
    <w:rsid w:val="00676EE6"/>
    <w:rsid w:val="00680CB6"/>
    <w:rsid w:val="00683AA4"/>
    <w:rsid w:val="006C229A"/>
    <w:rsid w:val="006D7455"/>
    <w:rsid w:val="006D7A43"/>
    <w:rsid w:val="006F4C47"/>
    <w:rsid w:val="007029A2"/>
    <w:rsid w:val="0071191D"/>
    <w:rsid w:val="00732F58"/>
    <w:rsid w:val="00785314"/>
    <w:rsid w:val="00785519"/>
    <w:rsid w:val="007C163C"/>
    <w:rsid w:val="007C473C"/>
    <w:rsid w:val="007F2EE1"/>
    <w:rsid w:val="007F7A76"/>
    <w:rsid w:val="008124BB"/>
    <w:rsid w:val="00835E82"/>
    <w:rsid w:val="0088763F"/>
    <w:rsid w:val="00894FB8"/>
    <w:rsid w:val="008A2DDD"/>
    <w:rsid w:val="008B4AFD"/>
    <w:rsid w:val="008E2B24"/>
    <w:rsid w:val="008F2873"/>
    <w:rsid w:val="00910B71"/>
    <w:rsid w:val="009115F3"/>
    <w:rsid w:val="009200F8"/>
    <w:rsid w:val="00950461"/>
    <w:rsid w:val="00985B4C"/>
    <w:rsid w:val="00996CC6"/>
    <w:rsid w:val="009A2DAB"/>
    <w:rsid w:val="009C22A7"/>
    <w:rsid w:val="009E5B79"/>
    <w:rsid w:val="009F3CCB"/>
    <w:rsid w:val="00A05974"/>
    <w:rsid w:val="00A26102"/>
    <w:rsid w:val="00A44229"/>
    <w:rsid w:val="00A47957"/>
    <w:rsid w:val="00A55036"/>
    <w:rsid w:val="00A57D65"/>
    <w:rsid w:val="00A67BED"/>
    <w:rsid w:val="00A77BAF"/>
    <w:rsid w:val="00A93010"/>
    <w:rsid w:val="00AB787B"/>
    <w:rsid w:val="00B268DE"/>
    <w:rsid w:val="00B336F3"/>
    <w:rsid w:val="00B36BBC"/>
    <w:rsid w:val="00B53C6C"/>
    <w:rsid w:val="00B56D46"/>
    <w:rsid w:val="00B66A88"/>
    <w:rsid w:val="00BA6E7C"/>
    <w:rsid w:val="00C33104"/>
    <w:rsid w:val="00C75C81"/>
    <w:rsid w:val="00C768BA"/>
    <w:rsid w:val="00CA4103"/>
    <w:rsid w:val="00CB0ADE"/>
    <w:rsid w:val="00CE5CC2"/>
    <w:rsid w:val="00CE6E19"/>
    <w:rsid w:val="00CF51A7"/>
    <w:rsid w:val="00D20C31"/>
    <w:rsid w:val="00D243CD"/>
    <w:rsid w:val="00D61F7D"/>
    <w:rsid w:val="00D93066"/>
    <w:rsid w:val="00DB2C77"/>
    <w:rsid w:val="00DB7980"/>
    <w:rsid w:val="00DC0B0D"/>
    <w:rsid w:val="00DC0EDE"/>
    <w:rsid w:val="00DD107B"/>
    <w:rsid w:val="00DE075A"/>
    <w:rsid w:val="00DE52CB"/>
    <w:rsid w:val="00DF5D33"/>
    <w:rsid w:val="00E01658"/>
    <w:rsid w:val="00E06145"/>
    <w:rsid w:val="00E3009D"/>
    <w:rsid w:val="00E32131"/>
    <w:rsid w:val="00E335B3"/>
    <w:rsid w:val="00E356A4"/>
    <w:rsid w:val="00E66A38"/>
    <w:rsid w:val="00E71AB5"/>
    <w:rsid w:val="00E74C17"/>
    <w:rsid w:val="00EE06E1"/>
    <w:rsid w:val="00EE2977"/>
    <w:rsid w:val="00F1024B"/>
    <w:rsid w:val="00F11B17"/>
    <w:rsid w:val="00F25EA3"/>
    <w:rsid w:val="00F4268E"/>
    <w:rsid w:val="00F42743"/>
    <w:rsid w:val="00F705A2"/>
    <w:rsid w:val="00F81B38"/>
    <w:rsid w:val="00F84209"/>
    <w:rsid w:val="00F93374"/>
    <w:rsid w:val="00FB0C96"/>
    <w:rsid w:val="00FD26D0"/>
    <w:rsid w:val="00FE3A59"/>
    <w:rsid w:val="00FF37BE"/>
    <w:rsid w:val="36A59C5B"/>
    <w:rsid w:val="3C759055"/>
    <w:rsid w:val="3E017E69"/>
    <w:rsid w:val="404C647A"/>
    <w:rsid w:val="4FAAB01A"/>
    <w:rsid w:val="4FD556C6"/>
    <w:rsid w:val="529934F2"/>
    <w:rsid w:val="7AE9FBD3"/>
    <w:rsid w:val="7F81B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24C74"/>
  <w15:chartTrackingRefBased/>
  <w15:docId w15:val="{CA977573-CF66-4229-B2A7-9CE5983E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E4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E4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E49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E490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E4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E490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E4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9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9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9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9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90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350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50AB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FF37BE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FF37BE"/>
  </w:style>
  <w:style w:type="character" w:customStyle="1" w:styleId="af2">
    <w:name w:val="批注文字 字符"/>
    <w:basedOn w:val="a0"/>
    <w:link w:val="af1"/>
    <w:uiPriority w:val="99"/>
    <w:rsid w:val="00FF37BE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F37BE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FF37BE"/>
    <w:rPr>
      <w:b/>
      <w:bCs/>
    </w:rPr>
  </w:style>
  <w:style w:type="paragraph" w:styleId="af5">
    <w:name w:val="Revision"/>
    <w:hidden/>
    <w:uiPriority w:val="99"/>
    <w:semiHidden/>
    <w:rsid w:val="0053363E"/>
    <w:pPr>
      <w:spacing w:after="0" w:line="240" w:lineRule="auto"/>
    </w:pPr>
  </w:style>
  <w:style w:type="character" w:styleId="af6">
    <w:name w:val="FollowedHyperlink"/>
    <w:basedOn w:val="a0"/>
    <w:uiPriority w:val="99"/>
    <w:semiHidden/>
    <w:unhideWhenUsed/>
    <w:rsid w:val="005409AE"/>
    <w:rPr>
      <w:color w:val="96607D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71191D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  <w:style w:type="table" w:styleId="41">
    <w:name w:val="Grid Table 4"/>
    <w:basedOn w:val="a1"/>
    <w:uiPriority w:val="49"/>
    <w:rsid w:val="00453C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8">
    <w:name w:val="header"/>
    <w:basedOn w:val="a"/>
    <w:link w:val="af9"/>
    <w:uiPriority w:val="99"/>
    <w:unhideWhenUsed/>
    <w:rsid w:val="00B336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B336F3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B336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B336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file:///C:/Users/gaowenw/Desktop/AI%20BRD/&#38468;&#20214;4_&#39532;&#26469;&#35199;&#20122;&#39044;&#25253;&#25552;&#21462;&#20449;&#24687;.xlsx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7.emf"/><Relationship Id="rId42" Type="http://schemas.openxmlformats.org/officeDocument/2006/relationships/image" Target="media/image20.emf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image" Target="media/image10.png"/><Relationship Id="rId32" Type="http://schemas.openxmlformats.org/officeDocument/2006/relationships/package" Target="embeddings/Microsoft_Excel_Worksheet.xlsx"/><Relationship Id="rId37" Type="http://schemas.openxmlformats.org/officeDocument/2006/relationships/image" Target="media/image18.emf"/><Relationship Id="rId40" Type="http://schemas.openxmlformats.org/officeDocument/2006/relationships/image" Target="media/image19.emf"/><Relationship Id="rId45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file:///C:/Users/gaowenw/Desktop/AI%20BRD/&#38468;&#20214;3_&#36816;&#34892;&#32467;&#26524;.xlsx" TargetMode="External"/><Relationship Id="rId10" Type="http://schemas.openxmlformats.org/officeDocument/2006/relationships/comments" Target="comments.xml"/><Relationship Id="rId19" Type="http://schemas.openxmlformats.org/officeDocument/2006/relationships/image" Target="media/image5.png"/><Relationship Id="rId31" Type="http://schemas.openxmlformats.org/officeDocument/2006/relationships/image" Target="media/image16.emf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emf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file:///C:/Users/gaowenw/Desktop/AI%20BRD/&#38468;&#20214;1_&#39532;&#26469;&#35199;&#20122;&#21457;&#31080;&#25552;&#21462;&#38656;&#27714;.xlsx" TargetMode="External"/><Relationship Id="rId35" Type="http://schemas.openxmlformats.org/officeDocument/2006/relationships/package" Target="embeddings/Microsoft_Excel_Worksheet1.xlsx"/><Relationship Id="rId43" Type="http://schemas.openxmlformats.org/officeDocument/2006/relationships/package" Target="embeddings/Microsoft_Excel_Worksheet4.xlsx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microsoft.com/office/2016/09/relationships/commentsIds" Target="commentsId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file:///C:/Users/gaowenw/Desktop/AI%20BRD/&#38468;&#20214;2_&#23548;&#20837;INV&#65286;DN.xlsx" TargetMode="External"/><Relationship Id="rId38" Type="http://schemas.openxmlformats.org/officeDocument/2006/relationships/package" Target="embeddings/Microsoft_Excel_Worksheet2.xlsx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package" Target="embeddings/Microsoft_Excel_Worksheet3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FF32CF-327A-4A12-8F7B-8A39FDB29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65B679-464A-46B9-9D57-D4C85F3D3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D5E0AC-D32E-46ED-9BAE-342F828E2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Wenwen (369)</dc:creator>
  <cp:keywords/>
  <dc:description/>
  <cp:lastModifiedBy>Li, Mint Xinyue</cp:lastModifiedBy>
  <cp:revision>5</cp:revision>
  <dcterms:created xsi:type="dcterms:W3CDTF">2026-09-21T03:21:00Z</dcterms:created>
  <dcterms:modified xsi:type="dcterms:W3CDTF">2026-10-28T08:08:00Z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2026-08-27T03:43:52Z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7fb934ea-4a20-4861-ba31-0de76364edce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  <property fmtid="{D5CDD505-2E9C-101B-9397-08002B2CF9AE}" pid="10" name="ContentTypeId">
    <vt:lpwstr>0x010100696A0AD5B715F54C8C2B7B67E88808CA</vt:lpwstr>
  </property>
</Properties>
</file>