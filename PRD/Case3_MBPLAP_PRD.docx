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40BE" w14:textId="77777777" w:rsidR="00FE62BF" w:rsidRDefault="00FE62BF" w:rsidP="00FE62BF">
      <w:pPr>
        <w:widowControl/>
      </w:pPr>
    </w:p>
    <w:p w14:paraId="2BD8732D" w14:textId="77777777" w:rsidR="00FE62BF" w:rsidRDefault="00FE62BF" w:rsidP="00FE62BF">
      <w:pPr>
        <w:widowControl/>
      </w:pPr>
    </w:p>
    <w:p w14:paraId="603F8A3F" w14:textId="77777777" w:rsidR="00FE62BF" w:rsidRDefault="00FE62BF" w:rsidP="00FE62BF">
      <w:pPr>
        <w:widowControl/>
      </w:pPr>
    </w:p>
    <w:p w14:paraId="3475910D" w14:textId="77777777" w:rsidR="00FE62BF" w:rsidRDefault="00FE62BF" w:rsidP="00FE62BF">
      <w:pPr>
        <w:widowControl/>
      </w:pPr>
    </w:p>
    <w:p w14:paraId="4AAE02F0" w14:textId="77777777" w:rsidR="00FE62BF" w:rsidRDefault="00FE62BF" w:rsidP="00FE62BF">
      <w:pPr>
        <w:widowControl/>
      </w:pPr>
    </w:p>
    <w:p w14:paraId="4E424A0A" w14:textId="77777777" w:rsidR="00FE62BF" w:rsidRDefault="00FE62BF" w:rsidP="00FE62BF">
      <w:pPr>
        <w:widowControl/>
      </w:pPr>
    </w:p>
    <w:p w14:paraId="2C1C2165" w14:textId="77777777" w:rsidR="00FE62BF" w:rsidRDefault="00FE62BF" w:rsidP="00FE62BF">
      <w:pPr>
        <w:widowControl/>
      </w:pPr>
    </w:p>
    <w:p w14:paraId="1DDA0AFB" w14:textId="77777777" w:rsidR="00FE62BF" w:rsidRDefault="00FE62BF" w:rsidP="00FE62BF">
      <w:pPr>
        <w:widowControl/>
      </w:pPr>
    </w:p>
    <w:p w14:paraId="52EDAD0F" w14:textId="77777777" w:rsidR="00FE62BF" w:rsidRDefault="00FE62BF" w:rsidP="00FE62BF">
      <w:pPr>
        <w:widowControl/>
      </w:pPr>
    </w:p>
    <w:p w14:paraId="552717FC" w14:textId="77777777" w:rsidR="00FE62BF" w:rsidRDefault="00FE62BF" w:rsidP="00FE62BF">
      <w:pPr>
        <w:widowControl/>
      </w:pPr>
    </w:p>
    <w:p w14:paraId="6358B588" w14:textId="77777777" w:rsidR="00FE62BF" w:rsidRDefault="00FE62BF" w:rsidP="00FE62BF">
      <w:pPr>
        <w:widowControl/>
      </w:pPr>
    </w:p>
    <w:p w14:paraId="6FA49DDF" w14:textId="77777777" w:rsidR="00FE62BF" w:rsidRDefault="00FE62BF" w:rsidP="00FE62BF">
      <w:pPr>
        <w:widowControl/>
      </w:pPr>
    </w:p>
    <w:p w14:paraId="32BCCB23" w14:textId="77777777" w:rsidR="00FE62BF" w:rsidRDefault="00FE62BF" w:rsidP="00FE62BF">
      <w:pPr>
        <w:widowControl/>
      </w:pPr>
    </w:p>
    <w:p w14:paraId="212D6247" w14:textId="77777777" w:rsidR="001839F9" w:rsidRPr="00FE62BF" w:rsidRDefault="001839F9" w:rsidP="00FE62BF">
      <w:pPr>
        <w:pStyle w:val="Title"/>
        <w:rPr>
          <w:bCs/>
          <w:color w:val="1F3864"/>
          <w:sz w:val="32"/>
          <w:szCs w:val="32"/>
        </w:rPr>
      </w:pPr>
      <w:r w:rsidRPr="00A06A64">
        <w:rPr>
          <w:rFonts w:hint="eastAsia"/>
        </w:rPr>
        <w:t xml:space="preserve">产品需求说明书 </w:t>
      </w:r>
    </w:p>
    <w:p w14:paraId="651FFE87" w14:textId="77777777" w:rsidR="001839F9" w:rsidRPr="00805BE7" w:rsidRDefault="001839F9" w:rsidP="00FE62BF">
      <w:pPr>
        <w:pStyle w:val="Title"/>
      </w:pPr>
      <w:r w:rsidRPr="00A06A64">
        <w:rPr>
          <w:rFonts w:hint="eastAsia"/>
        </w:rPr>
        <w:t>&lt;PRD&gt;</w:t>
      </w:r>
    </w:p>
    <w:p w14:paraId="17747EDA" w14:textId="77777777" w:rsidR="001839F9" w:rsidRPr="00413B73" w:rsidRDefault="001839F9" w:rsidP="001839F9"/>
    <w:p w14:paraId="6B3323B2" w14:textId="77777777" w:rsidR="001839F9" w:rsidRDefault="001839F9" w:rsidP="001839F9">
      <w:pPr>
        <w:pStyle w:val="Title"/>
        <w:tabs>
          <w:tab w:val="left" w:pos="6096"/>
        </w:tabs>
        <w:wordWrap w:val="0"/>
        <w:spacing w:before="1920"/>
        <w:ind w:right="100"/>
        <w:jc w:val="right"/>
        <w:rPr>
          <w:color w:val="FF0000"/>
          <w:sz w:val="20"/>
          <w:szCs w:val="20"/>
        </w:rPr>
      </w:pPr>
    </w:p>
    <w:p w14:paraId="61CFF36A" w14:textId="77777777" w:rsidR="001839F9" w:rsidRPr="00413B73" w:rsidRDefault="001839F9" w:rsidP="001839F9"/>
    <w:tbl>
      <w:tblPr>
        <w:tblStyle w:val="PlainTable1"/>
        <w:tblW w:w="0" w:type="auto"/>
        <w:tblLook w:val="0000" w:firstRow="0" w:lastRow="0" w:firstColumn="0" w:lastColumn="0" w:noHBand="0" w:noVBand="0"/>
      </w:tblPr>
      <w:tblGrid>
        <w:gridCol w:w="1688"/>
        <w:gridCol w:w="7384"/>
      </w:tblGrid>
      <w:tr w:rsidR="001839F9" w:rsidRPr="00413B73" w14:paraId="19A622AA" w14:textId="77777777" w:rsidTr="00B15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76" w:type="dxa"/>
          </w:tcPr>
          <w:p w14:paraId="01BA2033" w14:textId="77777777" w:rsidR="001839F9" w:rsidRPr="005D3FE7" w:rsidRDefault="001839F9">
            <w:pPr>
              <w:pStyle w:val="Break"/>
              <w:rPr>
                <w:rFonts w:ascii="Microsoft YaHei" w:eastAsia="Microsoft YaHei" w:hAnsi="Microsoft YaHei"/>
                <w:b/>
                <w:bCs/>
              </w:rPr>
            </w:pPr>
            <w:r w:rsidRPr="005D3FE7">
              <w:rPr>
                <w:rFonts w:ascii="Microsoft YaHei" w:eastAsia="Microsoft YaHei" w:hAnsi="Microsoft YaHei" w:hint="eastAsia"/>
                <w:b/>
                <w:bCs/>
              </w:rPr>
              <w:t>文档</w:t>
            </w:r>
            <w:r w:rsidRPr="005D3FE7">
              <w:rPr>
                <w:rFonts w:ascii="Microsoft YaHei" w:eastAsia="Microsoft YaHei" w:hAnsi="Microsoft YaHei"/>
                <w:b/>
                <w:bCs/>
              </w:rPr>
              <w:t>版本：</w:t>
            </w:r>
          </w:p>
        </w:tc>
        <w:tc>
          <w:tcPr>
            <w:tcW w:w="7326" w:type="dxa"/>
          </w:tcPr>
          <w:p w14:paraId="5C71ED36" w14:textId="77777777" w:rsidR="001839F9" w:rsidRPr="00413B73" w:rsidRDefault="001839F9">
            <w:pPr>
              <w:pStyle w:val="Brea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icrosoft YaHei" w:eastAsia="Microsoft YaHei" w:hAnsi="Microsoft YaHei" w:hint="eastAsia"/>
              </w:rPr>
              <w:t>WIP</w:t>
            </w:r>
          </w:p>
        </w:tc>
      </w:tr>
      <w:tr w:rsidR="001839F9" w:rsidRPr="00413B73" w14:paraId="10C005D1" w14:textId="77777777" w:rsidTr="00B1525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8" w:type="dxa"/>
          </w:tcPr>
          <w:p w14:paraId="158C8969" w14:textId="77777777" w:rsidR="001839F9" w:rsidRPr="00E62D30" w:rsidRDefault="001839F9">
            <w:pPr>
              <w:pStyle w:val="Break"/>
              <w:rPr>
                <w:rFonts w:ascii="Microsoft YaHei" w:eastAsia="Microsoft YaHei" w:hAnsi="Microsoft YaHei"/>
                <w:b/>
                <w:bCs/>
              </w:rPr>
            </w:pPr>
            <w:r w:rsidRPr="00E62D30">
              <w:rPr>
                <w:rFonts w:ascii="Microsoft YaHei" w:eastAsia="Microsoft YaHei" w:hAnsi="Microsoft YaHei" w:hint="eastAsia"/>
                <w:b/>
                <w:bCs/>
              </w:rPr>
              <w:t>编写</w:t>
            </w:r>
            <w:r w:rsidRPr="00E62D30">
              <w:rPr>
                <w:rFonts w:ascii="Microsoft YaHei" w:eastAsia="Microsoft YaHei" w:hAnsi="Microsoft YaHei"/>
                <w:b/>
                <w:bCs/>
              </w:rPr>
              <w:t xml:space="preserve">日期： </w:t>
            </w:r>
          </w:p>
        </w:tc>
        <w:tc>
          <w:tcPr>
            <w:tcW w:w="7384" w:type="dxa"/>
          </w:tcPr>
          <w:p w14:paraId="4B8036B8" w14:textId="360D3E3B" w:rsidR="001839F9" w:rsidRPr="00E62D30" w:rsidRDefault="001839F9">
            <w:pPr>
              <w:pStyle w:val="Brea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/>
              </w:rPr>
            </w:pPr>
            <w:r w:rsidRPr="00E62D30">
              <w:rPr>
                <w:rFonts w:ascii="Microsoft YaHei" w:eastAsia="Microsoft YaHei" w:hAnsi="Microsoft YaHei" w:hint="eastAsia"/>
              </w:rPr>
              <w:fldChar w:fldCharType="begin"/>
            </w:r>
            <w:r w:rsidRPr="00E62D30">
              <w:rPr>
                <w:rFonts w:ascii="Microsoft YaHei" w:eastAsia="Microsoft YaHei" w:hAnsi="Microsoft YaHei" w:hint="eastAsia"/>
              </w:rPr>
              <w:instrText xml:space="preserve"> </w:instrText>
            </w:r>
            <w:r w:rsidRPr="00E62D30">
              <w:rPr>
                <w:rFonts w:ascii="Microsoft YaHei" w:eastAsia="Microsoft YaHei" w:hAnsi="Microsoft YaHei"/>
              </w:rPr>
              <w:instrText>DATE  \@ "MMMM d, yyyy"</w:instrText>
            </w:r>
            <w:r w:rsidRPr="00E62D30">
              <w:rPr>
                <w:rFonts w:ascii="Microsoft YaHei" w:eastAsia="Microsoft YaHei" w:hAnsi="Microsoft YaHei" w:hint="eastAsia"/>
              </w:rPr>
              <w:instrText xml:space="preserve"> </w:instrText>
            </w:r>
            <w:r w:rsidRPr="00E62D30">
              <w:rPr>
                <w:rFonts w:ascii="Microsoft YaHei" w:eastAsia="Microsoft YaHei" w:hAnsi="Microsoft YaHei" w:hint="eastAsia"/>
              </w:rPr>
              <w:fldChar w:fldCharType="separate"/>
            </w:r>
            <w:ins w:id="0" w:author="Li, Chandler Changjun" w:date="2026-10-21T09:53:00Z" w16du:dateUtc="2026-10-21T01:53:00Z">
              <w:r w:rsidR="00675422">
                <w:rPr>
                  <w:rFonts w:ascii="Microsoft YaHei" w:eastAsia="Microsoft YaHei" w:hAnsi="Microsoft YaHei"/>
                  <w:noProof/>
                </w:rPr>
                <w:t>October 21, 2026</w:t>
              </w:r>
            </w:ins>
            <w:del w:id="1" w:author="Li, Chandler Changjun" w:date="2026-10-20T14:35:00Z" w16du:dateUtc="2026-10-20T06:35:00Z">
              <w:r w:rsidR="00E80FCD" w:rsidDel="005E783E">
                <w:rPr>
                  <w:rFonts w:ascii="Microsoft YaHei" w:eastAsia="Microsoft YaHei" w:hAnsi="Microsoft YaHei"/>
                  <w:noProof/>
                </w:rPr>
                <w:delText>October 19, 2026</w:delText>
              </w:r>
            </w:del>
            <w:r w:rsidRPr="00E62D30">
              <w:rPr>
                <w:rFonts w:ascii="Microsoft YaHei" w:eastAsia="Microsoft YaHei" w:hAnsi="Microsoft YaHei" w:hint="eastAsia"/>
              </w:rPr>
              <w:fldChar w:fldCharType="end"/>
            </w:r>
          </w:p>
        </w:tc>
      </w:tr>
      <w:tr w:rsidR="001839F9" w:rsidRPr="00413B73" w14:paraId="5E22CBD6" w14:textId="77777777" w:rsidTr="00B15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8" w:type="dxa"/>
          </w:tcPr>
          <w:p w14:paraId="31ABD5A7" w14:textId="77777777" w:rsidR="001839F9" w:rsidRPr="005D3FE7" w:rsidRDefault="001839F9">
            <w:pPr>
              <w:pStyle w:val="Break"/>
              <w:rPr>
                <w:rFonts w:ascii="Microsoft YaHei" w:eastAsia="Microsoft YaHei" w:hAnsi="Microsoft YaHei"/>
                <w:b/>
                <w:bCs/>
              </w:rPr>
            </w:pPr>
            <w:r w:rsidRPr="005D3FE7">
              <w:rPr>
                <w:rFonts w:ascii="Microsoft YaHei" w:eastAsia="Microsoft YaHei" w:hAnsi="Microsoft YaHei" w:hint="eastAsia"/>
                <w:b/>
                <w:bCs/>
              </w:rPr>
              <w:t>编写人员</w:t>
            </w:r>
            <w:r w:rsidRPr="005D3FE7">
              <w:rPr>
                <w:rFonts w:ascii="Microsoft YaHei" w:eastAsia="Microsoft YaHei" w:hAnsi="Microsoft YaHei"/>
                <w:b/>
                <w:bCs/>
              </w:rPr>
              <w:t>：</w:t>
            </w:r>
          </w:p>
        </w:tc>
        <w:tc>
          <w:tcPr>
            <w:tcW w:w="7384" w:type="dxa"/>
          </w:tcPr>
          <w:p w14:paraId="28304063" w14:textId="77777777" w:rsidR="001839F9" w:rsidRPr="00413B73" w:rsidRDefault="001839F9">
            <w:pPr>
              <w:pStyle w:val="Brea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/>
              </w:rPr>
            </w:pPr>
            <w:r>
              <w:rPr>
                <w:rFonts w:ascii="Microsoft YaHei" w:eastAsia="Microsoft YaHei" w:hAnsi="Microsoft YaHei" w:hint="eastAsia"/>
              </w:rPr>
              <w:t>德勤项目组</w:t>
            </w:r>
          </w:p>
        </w:tc>
      </w:tr>
      <w:tr w:rsidR="001839F9" w:rsidRPr="00413B73" w14:paraId="17E87960" w14:textId="77777777" w:rsidTr="00B1525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76" w:type="dxa"/>
          </w:tcPr>
          <w:p w14:paraId="77F2C195" w14:textId="77777777" w:rsidR="001839F9" w:rsidRPr="005D3FE7" w:rsidRDefault="001839F9">
            <w:pPr>
              <w:pStyle w:val="Break"/>
              <w:rPr>
                <w:rFonts w:ascii="Microsoft YaHei" w:eastAsia="Microsoft YaHei" w:hAnsi="Microsoft YaHei"/>
                <w:b/>
                <w:bCs/>
              </w:rPr>
            </w:pPr>
            <w:r w:rsidRPr="005D3FE7">
              <w:rPr>
                <w:rFonts w:ascii="Microsoft YaHei" w:eastAsia="Microsoft YaHei" w:hAnsi="Microsoft YaHei" w:hint="eastAsia"/>
                <w:b/>
                <w:bCs/>
              </w:rPr>
              <w:t>文档名称</w:t>
            </w:r>
            <w:r w:rsidRPr="005D3FE7">
              <w:rPr>
                <w:rFonts w:ascii="Microsoft YaHei" w:eastAsia="Microsoft YaHei" w:hAnsi="Microsoft YaHei"/>
                <w:b/>
                <w:bCs/>
              </w:rPr>
              <w:t>：</w:t>
            </w:r>
          </w:p>
        </w:tc>
        <w:tc>
          <w:tcPr>
            <w:tcW w:w="7326" w:type="dxa"/>
          </w:tcPr>
          <w:p w14:paraId="36F96019" w14:textId="77777777" w:rsidR="001839F9" w:rsidRPr="00413B73" w:rsidRDefault="001839F9">
            <w:pPr>
              <w:pStyle w:val="Brea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/>
              </w:rPr>
            </w:pPr>
            <w:r w:rsidRPr="00413B73">
              <w:rPr>
                <w:rFonts w:ascii="Microsoft YaHei" w:eastAsia="Microsoft YaHei" w:hAnsi="Microsoft YaHei"/>
              </w:rPr>
              <w:t>&lt;</w:t>
            </w:r>
            <w:r>
              <w:rPr>
                <w:rFonts w:ascii="Microsoft YaHei" w:eastAsia="Microsoft YaHei" w:hAnsi="Microsoft YaHei" w:hint="eastAsia"/>
              </w:rPr>
              <w:t>【MBPTS-UC34】Case 1：危险品托运清单自动生成_PRD</w:t>
            </w:r>
            <w:r w:rsidRPr="00413B73">
              <w:rPr>
                <w:rFonts w:ascii="Microsoft YaHei" w:eastAsia="Microsoft YaHei" w:hAnsi="Microsoft YaHei"/>
              </w:rPr>
              <w:t xml:space="preserve"> &gt;</w:t>
            </w:r>
          </w:p>
        </w:tc>
      </w:tr>
    </w:tbl>
    <w:p w14:paraId="197CFDDC" w14:textId="77777777" w:rsidR="00AF6283" w:rsidRDefault="00AF6283" w:rsidP="00AF6283">
      <w:bookmarkStart w:id="2" w:name="_Toc242459622"/>
    </w:p>
    <w:p w14:paraId="506B0E6E" w14:textId="77777777" w:rsidR="00AF6283" w:rsidRDefault="00AF6283">
      <w:pPr>
        <w:widowControl/>
        <w:rPr>
          <w:b/>
          <w:bCs/>
          <w:sz w:val="28"/>
          <w:szCs w:val="28"/>
        </w:rPr>
      </w:pPr>
      <w:r>
        <w:rPr>
          <w:rFonts w:hint="eastAsia"/>
        </w:rPr>
        <w:br w:type="page"/>
      </w:r>
    </w:p>
    <w:p w14:paraId="09380DDC" w14:textId="77777777" w:rsidR="00D1328D" w:rsidRDefault="003C487A" w:rsidP="009255F7">
      <w:pPr>
        <w:pStyle w:val="Heading2"/>
        <w:numPr>
          <w:ilvl w:val="0"/>
          <w:numId w:val="15"/>
        </w:numPr>
      </w:pPr>
      <w:bookmarkStart w:id="3" w:name="OLE_LINK8"/>
      <w:r>
        <w:t>文档信息</w:t>
      </w:r>
      <w:bookmarkEnd w:id="2"/>
    </w:p>
    <w:tbl>
      <w:tblPr>
        <w:tblStyle w:val="GridTable4"/>
        <w:tblW w:w="9906" w:type="dxa"/>
        <w:tblLayout w:type="fixed"/>
        <w:tblLook w:val="04A0" w:firstRow="1" w:lastRow="0" w:firstColumn="1" w:lastColumn="0" w:noHBand="0" w:noVBand="1"/>
      </w:tblPr>
      <w:tblGrid>
        <w:gridCol w:w="3195"/>
        <w:gridCol w:w="6711"/>
      </w:tblGrid>
      <w:tr w:rsidR="00D1328D" w14:paraId="09380DDF" w14:textId="77777777" w:rsidTr="00C611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5" w:type="dxa"/>
          </w:tcPr>
          <w:bookmarkEnd w:id="3"/>
          <w:p w14:paraId="09380DDD" w14:textId="77777777" w:rsidR="00D1328D" w:rsidRDefault="003C487A" w:rsidP="00AF6283">
            <w:pPr>
              <w:pStyle w:val="ListParagraph"/>
            </w:pPr>
            <w:r>
              <w:t>项目</w:t>
            </w:r>
          </w:p>
        </w:tc>
        <w:tc>
          <w:tcPr>
            <w:tcW w:w="6711" w:type="dxa"/>
          </w:tcPr>
          <w:p w14:paraId="09380DDE" w14:textId="77777777" w:rsidR="00D1328D" w:rsidRDefault="003C487A" w:rsidP="00AF6283">
            <w:pPr>
              <w:pStyle w:val="List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内容</w:t>
            </w:r>
          </w:p>
        </w:tc>
      </w:tr>
      <w:tr w:rsidR="00D1328D" w14:paraId="09380DE2" w14:textId="77777777" w:rsidTr="00C61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5" w:type="dxa"/>
          </w:tcPr>
          <w:p w14:paraId="09380DE0" w14:textId="77777777" w:rsidR="00D1328D" w:rsidRDefault="003C487A" w:rsidP="00AF6283">
            <w:pPr>
              <w:pStyle w:val="ListParagraph"/>
            </w:pPr>
            <w:r>
              <w:t>文档名称</w:t>
            </w:r>
          </w:p>
        </w:tc>
        <w:tc>
          <w:tcPr>
            <w:tcW w:w="6711" w:type="dxa"/>
          </w:tcPr>
          <w:p w14:paraId="09380DE1" w14:textId="6904082E" w:rsidR="00D1328D" w:rsidRDefault="00AF6283" w:rsidP="00AF6283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6283">
              <w:t xml:space="preserve">【MBPTS-UC34】Case </w:t>
            </w:r>
            <w:r>
              <w:rPr>
                <w:rFonts w:hint="eastAsia"/>
              </w:rPr>
              <w:t>3</w:t>
            </w:r>
            <w:r w:rsidRPr="00AF6283">
              <w:t>：</w:t>
            </w:r>
            <w:r>
              <w:rPr>
                <w:rFonts w:hint="eastAsia"/>
              </w:rPr>
              <w:t>马来西亚发票与预报创建</w:t>
            </w:r>
            <w:r w:rsidRPr="00AF6283">
              <w:t>_PRD</w:t>
            </w:r>
          </w:p>
        </w:tc>
      </w:tr>
      <w:tr w:rsidR="00D1328D" w14:paraId="09380DE5" w14:textId="77777777" w:rsidTr="00C611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5" w:type="dxa"/>
          </w:tcPr>
          <w:p w14:paraId="09380DE3" w14:textId="77777777" w:rsidR="00D1328D" w:rsidRDefault="003C487A" w:rsidP="00AF6283">
            <w:pPr>
              <w:pStyle w:val="ListParagraph"/>
            </w:pPr>
            <w:r>
              <w:t>版本</w:t>
            </w:r>
          </w:p>
        </w:tc>
        <w:tc>
          <w:tcPr>
            <w:tcW w:w="6711" w:type="dxa"/>
          </w:tcPr>
          <w:p w14:paraId="09380DE4" w14:textId="3A1E4987" w:rsidR="00D1328D" w:rsidRDefault="00C611CB" w:rsidP="00AF6283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V1.0</w:t>
            </w:r>
          </w:p>
        </w:tc>
      </w:tr>
      <w:tr w:rsidR="008F71FD" w14:paraId="7E47B37C" w14:textId="77777777" w:rsidTr="00C61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5" w:type="dxa"/>
          </w:tcPr>
          <w:p w14:paraId="1FB06CF3" w14:textId="74C54D7E" w:rsidR="008F71FD" w:rsidRDefault="008F71FD" w:rsidP="008F71FD">
            <w:pPr>
              <w:pStyle w:val="ListParagraph"/>
            </w:pPr>
            <w:r>
              <w:t>创建日期</w:t>
            </w:r>
          </w:p>
        </w:tc>
        <w:tc>
          <w:tcPr>
            <w:tcW w:w="6711" w:type="dxa"/>
          </w:tcPr>
          <w:p w14:paraId="4E506BE3" w14:textId="503AC71E" w:rsidR="008F71FD" w:rsidRDefault="008F71FD" w:rsidP="008F71FD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</w:t>
            </w:r>
            <w:r>
              <w:rPr>
                <w:rFonts w:hint="eastAsia"/>
              </w:rPr>
              <w:t>09-30</w:t>
            </w:r>
          </w:p>
        </w:tc>
      </w:tr>
      <w:tr w:rsidR="008F71FD" w14:paraId="09380DE8" w14:textId="77777777" w:rsidTr="00C611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5" w:type="dxa"/>
          </w:tcPr>
          <w:p w14:paraId="09380DE6" w14:textId="635D2FE0" w:rsidR="008F71FD" w:rsidRDefault="008F71FD" w:rsidP="008F71FD">
            <w:pPr>
              <w:pStyle w:val="ListParagraph"/>
            </w:pPr>
            <w:r>
              <w:t>最后更新</w:t>
            </w:r>
          </w:p>
        </w:tc>
        <w:tc>
          <w:tcPr>
            <w:tcW w:w="6711" w:type="dxa"/>
          </w:tcPr>
          <w:p w14:paraId="09380DE7" w14:textId="7A9BC242" w:rsidR="008F71FD" w:rsidRDefault="008F71FD" w:rsidP="008F71FD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2026-10-</w:t>
            </w:r>
            <w:ins w:id="4" w:author="Li, Chandler Changjun" w:date="2026-10-21T15:41:00Z" w16du:dateUtc="2026-10-21T07:41:00Z">
              <w:r w:rsidR="00CF1E4E">
                <w:rPr>
                  <w:rFonts w:hint="eastAsia"/>
                </w:rPr>
                <w:t>21</w:t>
              </w:r>
            </w:ins>
            <w:del w:id="5" w:author="Li, Chandler Changjun" w:date="2026-10-21T15:41:00Z" w16du:dateUtc="2026-10-21T07:41:00Z">
              <w:r w:rsidDel="00CF1E4E">
                <w:rPr>
                  <w:rFonts w:hint="eastAsia"/>
                </w:rPr>
                <w:delText>19</w:delText>
              </w:r>
            </w:del>
          </w:p>
        </w:tc>
      </w:tr>
      <w:tr w:rsidR="008F71FD" w14:paraId="09380DEB" w14:textId="77777777" w:rsidTr="00C61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5" w:type="dxa"/>
          </w:tcPr>
          <w:p w14:paraId="09380DE9" w14:textId="77777777" w:rsidR="008F71FD" w:rsidRDefault="008F71FD" w:rsidP="008F71FD">
            <w:pPr>
              <w:pStyle w:val="ListParagraph"/>
            </w:pPr>
            <w:r>
              <w:t>负责人</w:t>
            </w:r>
          </w:p>
        </w:tc>
        <w:tc>
          <w:tcPr>
            <w:tcW w:w="6711" w:type="dxa"/>
          </w:tcPr>
          <w:p w14:paraId="09380DEA" w14:textId="47669E54" w:rsidR="008F71FD" w:rsidRDefault="008F71FD" w:rsidP="008F71FD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Del="001929D6">
              <w:t>BA</w:t>
            </w:r>
          </w:p>
        </w:tc>
      </w:tr>
      <w:tr w:rsidR="008F71FD" w14:paraId="09380DEE" w14:textId="77777777" w:rsidTr="00C611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5" w:type="dxa"/>
          </w:tcPr>
          <w:p w14:paraId="09380DEC" w14:textId="77777777" w:rsidR="008F71FD" w:rsidRDefault="008F71FD" w:rsidP="008F71FD">
            <w:pPr>
              <w:pStyle w:val="ListParagraph"/>
            </w:pPr>
            <w:r>
              <w:t>密级</w:t>
            </w:r>
          </w:p>
        </w:tc>
        <w:tc>
          <w:tcPr>
            <w:tcW w:w="6711" w:type="dxa"/>
          </w:tcPr>
          <w:p w14:paraId="09380DED" w14:textId="77777777" w:rsidR="008F71FD" w:rsidRDefault="008F71FD" w:rsidP="008F71FD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内部</w:t>
            </w:r>
          </w:p>
        </w:tc>
      </w:tr>
    </w:tbl>
    <w:p w14:paraId="09380DEF" w14:textId="2E03970D" w:rsidR="00D1328D" w:rsidRDefault="005D4340" w:rsidP="005D4340">
      <w:pPr>
        <w:pStyle w:val="Heading2"/>
        <w:numPr>
          <w:ilvl w:val="0"/>
          <w:numId w:val="15"/>
        </w:numPr>
      </w:pPr>
      <w:bookmarkStart w:id="6" w:name="OLE_LINK9"/>
      <w:r>
        <w:rPr>
          <w:rFonts w:hint="eastAsia"/>
        </w:rPr>
        <w:t>文档用途</w:t>
      </w:r>
    </w:p>
    <w:bookmarkEnd w:id="6"/>
    <w:p w14:paraId="7557365F" w14:textId="65474C52" w:rsidR="00C611CB" w:rsidRDefault="00C611CB" w:rsidP="00C611CB">
      <w:pPr>
        <w:spacing w:after="80"/>
      </w:pPr>
      <w:r>
        <w:t>定义</w:t>
      </w:r>
      <w:r>
        <w:rPr>
          <w:rFonts w:hint="eastAsia"/>
        </w:rPr>
        <w:t>MBPTS Quick Win项目中“马来西亚发票与预报创建”（UC34-Case 3</w:t>
      </w:r>
      <w:r>
        <w:t xml:space="preserve">）的完整产品需求，覆盖 Portal </w:t>
      </w:r>
      <w:r>
        <w:rPr>
          <w:rFonts w:hint="eastAsia"/>
        </w:rPr>
        <w:t>前端页面及功能说明</w:t>
      </w:r>
      <w:r>
        <w:t>、后台 RPA 执行链</w:t>
      </w:r>
      <w:r>
        <w:rPr>
          <w:rFonts w:hint="eastAsia"/>
        </w:rPr>
        <w:t>及操作逻辑</w:t>
      </w:r>
      <w:r>
        <w:t>、</w:t>
      </w:r>
      <w:r>
        <w:rPr>
          <w:rFonts w:hint="eastAsia"/>
        </w:rPr>
        <w:t>邮件及模板</w:t>
      </w:r>
      <w:r>
        <w:t>配置与治理</w:t>
      </w:r>
      <w:r>
        <w:rPr>
          <w:rFonts w:hint="eastAsia"/>
        </w:rPr>
        <w:t>等信息</w:t>
      </w:r>
      <w:r>
        <w:t>，供开发、测试与业务验收使用。</w:t>
      </w:r>
    </w:p>
    <w:p w14:paraId="09380DF0" w14:textId="312D3BCE" w:rsidR="00D1328D" w:rsidRDefault="003C487A" w:rsidP="005D4340">
      <w:pPr>
        <w:pStyle w:val="Heading2"/>
        <w:numPr>
          <w:ilvl w:val="0"/>
          <w:numId w:val="15"/>
        </w:numPr>
      </w:pPr>
      <w:bookmarkStart w:id="7" w:name="_Toc242459623"/>
      <w:r>
        <w:t>版本历史</w:t>
      </w:r>
      <w:bookmarkEnd w:id="7"/>
      <w:r w:rsidR="009255F7">
        <w:rPr>
          <w:rFonts w:hint="eastAsia"/>
        </w:rPr>
        <w:t>及修订说明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1"/>
        <w:gridCol w:w="4624"/>
        <w:gridCol w:w="2641"/>
      </w:tblGrid>
      <w:tr w:rsidR="00D1328D" w14:paraId="09380DF4" w14:textId="77777777">
        <w:trPr>
          <w:cantSplit/>
          <w:tblHeader/>
        </w:trPr>
        <w:tc>
          <w:tcPr>
            <w:tcW w:w="26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DF1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版本</w:t>
            </w:r>
          </w:p>
        </w:tc>
        <w:tc>
          <w:tcPr>
            <w:tcW w:w="4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DF2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日期</w:t>
            </w:r>
          </w:p>
        </w:tc>
        <w:tc>
          <w:tcPr>
            <w:tcW w:w="26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DF3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内容</w:t>
            </w:r>
          </w:p>
        </w:tc>
      </w:tr>
      <w:tr w:rsidR="00D1328D" w14:paraId="09380DF8" w14:textId="77777777">
        <w:trPr>
          <w:cantSplit/>
        </w:trPr>
        <w:tc>
          <w:tcPr>
            <w:tcW w:w="26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DF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v0.1</w:t>
            </w:r>
          </w:p>
        </w:tc>
        <w:tc>
          <w:tcPr>
            <w:tcW w:w="4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DF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2026-10-09</w:t>
            </w:r>
          </w:p>
        </w:tc>
        <w:tc>
          <w:tcPr>
            <w:tcW w:w="26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DF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初稿</w:t>
            </w:r>
          </w:p>
        </w:tc>
      </w:tr>
    </w:tbl>
    <w:p w14:paraId="09380DF9" w14:textId="77777777" w:rsidR="00D1328D" w:rsidRDefault="00D1328D">
      <w:pPr>
        <w:spacing w:after="80"/>
      </w:pPr>
    </w:p>
    <w:p w14:paraId="09380DFA" w14:textId="77777777" w:rsidR="00D1328D" w:rsidRDefault="003C487A">
      <w:r>
        <w:br w:type="page"/>
      </w:r>
    </w:p>
    <w:p w14:paraId="09380DFF" w14:textId="0A5855E2" w:rsidR="00D1328D" w:rsidRDefault="003C487A">
      <w:pPr>
        <w:pStyle w:val="Heading1"/>
      </w:pPr>
      <w:bookmarkStart w:id="8" w:name="_Toc242459624"/>
      <w:r>
        <w:t>产品概述</w:t>
      </w:r>
      <w:bookmarkEnd w:id="8"/>
    </w:p>
    <w:p w14:paraId="09380E00" w14:textId="497E042A" w:rsidR="00D1328D" w:rsidRDefault="003C487A" w:rsidP="004D62F5">
      <w:pPr>
        <w:pStyle w:val="Heading2"/>
        <w:rPr>
          <w:ins w:id="9" w:author="Li, Chandler Changjun" w:date="2026-10-19T20:35:00Z" w16du:dateUtc="2026-10-19T12:35:00Z"/>
        </w:rPr>
      </w:pPr>
      <w:bookmarkStart w:id="10" w:name="_Toc242459625"/>
      <w:r>
        <w:t>产品定义</w:t>
      </w:r>
      <w:bookmarkEnd w:id="10"/>
    </w:p>
    <w:p w14:paraId="1F588852" w14:textId="77777777" w:rsidR="000B71CA" w:rsidRPr="000B71CA" w:rsidRDefault="000B71CA">
      <w:pPr>
        <w:pStyle w:val="ListParagraph"/>
        <w:numPr>
          <w:ilvl w:val="0"/>
          <w:numId w:val="18"/>
        </w:numPr>
        <w:rPr>
          <w:ins w:id="11" w:author="Li, Chandler Changjun" w:date="2026-10-19T20:36:00Z" w16du:dateUtc="2026-10-19T12:36:00Z"/>
        </w:rPr>
        <w:pPrChange w:id="12" w:author="Li, Chandler Changjun" w:date="2026-10-19T20:36:00Z" w16du:dateUtc="2026-10-19T12:36:00Z">
          <w:pPr>
            <w:pStyle w:val="Heading2"/>
          </w:pPr>
        </w:pPrChange>
      </w:pPr>
      <w:ins w:id="13" w:author="Li, Chandler Changjun" w:date="2026-10-19T20:36:00Z" w16du:dateUtc="2026-10-19T12:36:00Z">
        <w:r w:rsidRPr="00EE52C4">
          <w:rPr>
            <w:rFonts w:hint="eastAsia"/>
            <w:b/>
            <w:bCs/>
            <w:rPrChange w:id="14" w:author="Li, Chandler Changjun" w:date="2026-10-19T20:36:00Z" w16du:dateUtc="2026-10-19T12:36:00Z">
              <w:rPr>
                <w:rFonts w:hint="eastAsia"/>
                <w:b w:val="0"/>
                <w:bCs w:val="0"/>
              </w:rPr>
            </w:rPrChange>
          </w:rPr>
          <w:t>产品名称：</w:t>
        </w:r>
        <w:r w:rsidRPr="000B71CA">
          <w:t>MBPTS UC34 Case 3 · 马来西亚发票与预报创建</w:t>
        </w:r>
      </w:ins>
    </w:p>
    <w:p w14:paraId="22727200" w14:textId="77777777" w:rsidR="000B71CA" w:rsidRPr="000B71CA" w:rsidRDefault="000B71CA">
      <w:pPr>
        <w:pStyle w:val="ListParagraph"/>
        <w:numPr>
          <w:ilvl w:val="0"/>
          <w:numId w:val="18"/>
        </w:numPr>
        <w:rPr>
          <w:ins w:id="15" w:author="Li, Chandler Changjun" w:date="2026-10-19T20:36:00Z" w16du:dateUtc="2026-10-19T12:36:00Z"/>
        </w:rPr>
        <w:pPrChange w:id="16" w:author="Li, Chandler Changjun" w:date="2026-10-19T20:36:00Z" w16du:dateUtc="2026-10-19T12:36:00Z">
          <w:pPr>
            <w:pStyle w:val="Heading2"/>
          </w:pPr>
        </w:pPrChange>
      </w:pPr>
      <w:ins w:id="17" w:author="Li, Chandler Changjun" w:date="2026-10-19T20:36:00Z" w16du:dateUtc="2026-10-19T12:36:00Z">
        <w:r w:rsidRPr="00EE52C4">
          <w:rPr>
            <w:rFonts w:hint="eastAsia"/>
            <w:b/>
            <w:bCs/>
            <w:rPrChange w:id="18" w:author="Li, Chandler Changjun" w:date="2026-10-19T20:36:00Z" w16du:dateUtc="2026-10-19T12:36:00Z">
              <w:rPr>
                <w:rFonts w:hint="eastAsia"/>
                <w:b w:val="0"/>
                <w:bCs w:val="0"/>
              </w:rPr>
            </w:rPrChange>
          </w:rPr>
          <w:t>所属系统：</w:t>
        </w:r>
        <w:r w:rsidRPr="000B71CA">
          <w:t>MBPTS平台（UC34）</w:t>
        </w:r>
      </w:ins>
    </w:p>
    <w:p w14:paraId="1B8C23E2" w14:textId="77777777" w:rsidR="000B71CA" w:rsidRPr="000B71CA" w:rsidRDefault="000B71CA">
      <w:pPr>
        <w:pStyle w:val="ListParagraph"/>
        <w:numPr>
          <w:ilvl w:val="0"/>
          <w:numId w:val="18"/>
        </w:numPr>
        <w:rPr>
          <w:ins w:id="19" w:author="Li, Chandler Changjun" w:date="2026-10-19T20:36:00Z" w16du:dateUtc="2026-10-19T12:36:00Z"/>
        </w:rPr>
        <w:pPrChange w:id="20" w:author="Li, Chandler Changjun" w:date="2026-10-19T20:36:00Z" w16du:dateUtc="2026-10-19T12:36:00Z">
          <w:pPr>
            <w:pStyle w:val="Heading2"/>
          </w:pPr>
        </w:pPrChange>
      </w:pPr>
      <w:ins w:id="21" w:author="Li, Chandler Changjun" w:date="2026-10-19T20:36:00Z" w16du:dateUtc="2026-10-19T12:36:00Z">
        <w:r w:rsidRPr="00EE52C4">
          <w:rPr>
            <w:rFonts w:hint="eastAsia"/>
            <w:b/>
            <w:bCs/>
            <w:rPrChange w:id="22" w:author="Li, Chandler Changjun" w:date="2026-10-19T20:36:00Z" w16du:dateUtc="2026-10-19T12:36:00Z">
              <w:rPr>
                <w:rFonts w:hint="eastAsia"/>
                <w:b w:val="0"/>
                <w:bCs w:val="0"/>
              </w:rPr>
            </w:rPrChange>
          </w:rPr>
          <w:t>功能定位：</w:t>
        </w:r>
        <w:r w:rsidRPr="000B71CA">
          <w:rPr>
            <w:rFonts w:hint="eastAsia"/>
          </w:rPr>
          <w:t>实现全流程自动化，替代人工在</w:t>
        </w:r>
        <w:r w:rsidRPr="000B71CA">
          <w:t xml:space="preserve"> NPM 邮箱与 IES+ 系统内完成全链路操作：接收 MBPLAP Pre-alert 预报邮件→下载附件并按发票号、HAWB 号重命名→按“操作日期/HAWB号”存档→解析 PDF 发票箱单及运单，生成 IES+ 导入模板（INV表头、INV表体、DN表头、DN表体）→导入 INV&amp;DN 创建发票并上传发票 PDF→按同一 HAWB 的全部发票批量生成预报，上传 HAWB、MSDS（如有）、Shipper's Declaration（如有）→按 Email Mapping List 收件人回复原预报邮件→记录运行结果并按年度存档。以一个 HAWB No. 为一票任务，一票对应一次预报创建。</w:t>
        </w:r>
      </w:ins>
    </w:p>
    <w:p w14:paraId="4043A9DC" w14:textId="00B0F2A0" w:rsidR="00B0583C" w:rsidRPr="00897203" w:rsidDel="000B71CA" w:rsidRDefault="00B0583C">
      <w:pPr>
        <w:pStyle w:val="ListParagraph"/>
        <w:numPr>
          <w:ilvl w:val="0"/>
          <w:numId w:val="2"/>
        </w:numPr>
        <w:rPr>
          <w:del w:id="23" w:author="Li, Chandler Changjun" w:date="2026-10-19T20:36:00Z" w16du:dateUtc="2026-10-19T12:36:00Z"/>
        </w:rPr>
        <w:pPrChange w:id="24" w:author="Li, Chandler Changjun" w:date="2026-10-19T20:35:00Z" w16du:dateUtc="2026-10-19T12:35:00Z">
          <w:pPr>
            <w:pStyle w:val="Heading2"/>
          </w:pPr>
        </w:pPrChange>
      </w:pPr>
    </w:p>
    <w:p w14:paraId="09380E01" w14:textId="5BDBE45F" w:rsidR="00D1328D" w:rsidDel="00B0583C" w:rsidRDefault="003C487A">
      <w:pPr>
        <w:spacing w:after="80"/>
        <w:rPr>
          <w:del w:id="25" w:author="Li, Chandler Changjun" w:date="2026-10-19T20:35:00Z" w16du:dateUtc="2026-10-19T12:35:00Z"/>
        </w:rPr>
      </w:pPr>
      <w:del w:id="26" w:author="Li, Chandler Changjun" w:date="2026-10-19T20:35:00Z" w16du:dateUtc="2026-10-19T12:35:00Z">
        <w:r w:rsidDel="00B0583C">
          <w:delText>收到马来西亚 Forwarder 发来的 MBPLAP 预报邮件后，系统自动完成：下载并重命名附件 → 归档 → 解析发票箱单与运单，填写 IES+ 导入模板 → 在 IES+ 创建发票 → 生成预报并上传单证 → 回复原邮件通知创建结果 → 记录年度运行记录。</w:delText>
        </w:r>
      </w:del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9"/>
        <w:gridCol w:w="8987"/>
      </w:tblGrid>
      <w:tr w:rsidR="00D1328D" w:rsidDel="00B0583C" w14:paraId="09380E04" w14:textId="6D828534">
        <w:trPr>
          <w:cantSplit/>
          <w:tblHeader/>
          <w:del w:id="27" w:author="Li, Chandler Changjun" w:date="2026-10-19T20:35:00Z"/>
        </w:trPr>
        <w:tc>
          <w:tcPr>
            <w:tcW w:w="9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02" w14:textId="6A98B636" w:rsidR="00D1328D" w:rsidDel="00B0583C" w:rsidRDefault="00CA3E08">
            <w:pPr>
              <w:spacing w:line="260" w:lineRule="auto"/>
              <w:rPr>
                <w:del w:id="28" w:author="Li, Chandler Changjun" w:date="2026-10-19T20:35:00Z" w16du:dateUtc="2026-10-19T12:35:00Z"/>
              </w:rPr>
            </w:pPr>
            <w:del w:id="29" w:author="Li, Chandler Changjun" w:date="2026-10-19T20:35:00Z" w16du:dateUtc="2026-10-19T12:35:00Z">
              <w:r w:rsidDel="00B0583C">
                <w:rPr>
                  <w:rFonts w:hint="eastAsia"/>
                  <w:b/>
                  <w:bCs/>
                  <w:sz w:val="16"/>
                  <w:szCs w:val="16"/>
                </w:rPr>
                <w:delText>产品</w:delText>
              </w:r>
              <w:r w:rsidR="003C487A" w:rsidDel="00B0583C">
                <w:rPr>
                  <w:b/>
                  <w:bCs/>
                  <w:sz w:val="16"/>
                  <w:szCs w:val="16"/>
                </w:rPr>
                <w:delText>部分</w:delText>
              </w:r>
            </w:del>
          </w:p>
        </w:tc>
        <w:tc>
          <w:tcPr>
            <w:tcW w:w="89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03" w14:textId="49CA35E6" w:rsidR="00D1328D" w:rsidDel="00B0583C" w:rsidRDefault="003C487A">
            <w:pPr>
              <w:spacing w:line="260" w:lineRule="auto"/>
              <w:rPr>
                <w:del w:id="30" w:author="Li, Chandler Changjun" w:date="2026-10-19T20:35:00Z" w16du:dateUtc="2026-10-19T12:35:00Z"/>
              </w:rPr>
            </w:pPr>
            <w:del w:id="31" w:author="Li, Chandler Changjun" w:date="2026-10-19T20:35:00Z" w16du:dateUtc="2026-10-19T12:35:00Z">
              <w:r w:rsidDel="00B0583C">
                <w:rPr>
                  <w:b/>
                  <w:bCs/>
                  <w:sz w:val="16"/>
                  <w:szCs w:val="16"/>
                </w:rPr>
                <w:delText>职责</w:delText>
              </w:r>
            </w:del>
          </w:p>
        </w:tc>
      </w:tr>
      <w:tr w:rsidR="00D1328D" w:rsidDel="00B0583C" w14:paraId="09380E07" w14:textId="26DD139B">
        <w:trPr>
          <w:cantSplit/>
          <w:del w:id="32" w:author="Li, Chandler Changjun" w:date="2026-10-19T20:35:00Z"/>
        </w:trPr>
        <w:tc>
          <w:tcPr>
            <w:tcW w:w="9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05" w14:textId="19604292" w:rsidR="00D1328D" w:rsidDel="00B0583C" w:rsidRDefault="003C487A">
            <w:pPr>
              <w:spacing w:line="260" w:lineRule="auto"/>
              <w:rPr>
                <w:del w:id="33" w:author="Li, Chandler Changjun" w:date="2026-10-19T20:35:00Z" w16du:dateUtc="2026-10-19T12:35:00Z"/>
              </w:rPr>
            </w:pPr>
            <w:del w:id="34" w:author="Li, Chandler Changjun" w:date="2026-10-19T20:35:00Z" w16du:dateUtc="2026-10-19T12:35:00Z">
              <w:r w:rsidDel="00B0583C">
                <w:rPr>
                  <w:sz w:val="16"/>
                  <w:szCs w:val="16"/>
                </w:rPr>
                <w:delText>Portal</w:delText>
              </w:r>
            </w:del>
          </w:p>
        </w:tc>
        <w:tc>
          <w:tcPr>
            <w:tcW w:w="89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24E76D" w14:textId="08B04962" w:rsidR="00E12707" w:rsidDel="00B0583C" w:rsidRDefault="00BC757B">
            <w:pPr>
              <w:spacing w:line="260" w:lineRule="auto"/>
              <w:rPr>
                <w:del w:id="35" w:author="Li, Chandler Changjun" w:date="2026-10-19T20:35:00Z" w16du:dateUtc="2026-10-19T12:35:00Z"/>
                <w:sz w:val="16"/>
                <w:szCs w:val="16"/>
              </w:rPr>
            </w:pPr>
            <w:del w:id="36" w:author="Li, Chandler Changjun" w:date="2026-10-19T20:35:00Z" w16du:dateUtc="2026-10-19T12:35:00Z">
              <w:r w:rsidDel="00B0583C">
                <w:rPr>
                  <w:rFonts w:hint="eastAsia"/>
                  <w:sz w:val="16"/>
                  <w:szCs w:val="16"/>
                </w:rPr>
                <w:delText>提供给用户</w:delText>
              </w:r>
              <w:r w:rsidR="00B00534" w:rsidDel="00B0583C">
                <w:rPr>
                  <w:rFonts w:hint="eastAsia"/>
                  <w:sz w:val="16"/>
                  <w:szCs w:val="16"/>
                </w:rPr>
                <w:delText>用：</w:delText>
              </w:r>
            </w:del>
          </w:p>
          <w:p w14:paraId="413286A8" w14:textId="7658FE09" w:rsidR="00E12707" w:rsidDel="00B0583C" w:rsidRDefault="003C487A">
            <w:pPr>
              <w:spacing w:line="260" w:lineRule="auto"/>
              <w:rPr>
                <w:del w:id="37" w:author="Li, Chandler Changjun" w:date="2026-10-19T20:35:00Z" w16du:dateUtc="2026-10-19T12:35:00Z"/>
                <w:sz w:val="16"/>
                <w:szCs w:val="16"/>
              </w:rPr>
            </w:pPr>
            <w:del w:id="38" w:author="Li, Chandler Changjun" w:date="2026-10-19T20:35:00Z" w16du:dateUtc="2026-10-19T12:35:00Z">
              <w:r w:rsidDel="00B0583C">
                <w:rPr>
                  <w:sz w:val="16"/>
                  <w:szCs w:val="16"/>
                </w:rPr>
                <w:delText>查看处理结果；</w:delText>
              </w:r>
            </w:del>
          </w:p>
          <w:p w14:paraId="6CD6B8B8" w14:textId="711B836D" w:rsidR="00E12707" w:rsidDel="00B0583C" w:rsidRDefault="00E12707">
            <w:pPr>
              <w:spacing w:line="260" w:lineRule="auto"/>
              <w:rPr>
                <w:del w:id="39" w:author="Li, Chandler Changjun" w:date="2026-10-19T20:35:00Z" w16du:dateUtc="2026-10-19T12:35:00Z"/>
                <w:sz w:val="16"/>
                <w:szCs w:val="16"/>
              </w:rPr>
            </w:pPr>
            <w:del w:id="40" w:author="Li, Chandler Changjun" w:date="2026-10-19T20:35:00Z" w16du:dateUtc="2026-10-19T12:35:00Z">
              <w:r w:rsidDel="00B0583C">
                <w:rPr>
                  <w:rFonts w:hint="eastAsia"/>
                  <w:sz w:val="16"/>
                  <w:szCs w:val="16"/>
                </w:rPr>
                <w:delText>人工重跑、</w:delText>
              </w:r>
              <w:r w:rsidR="003C487A" w:rsidDel="00B0583C">
                <w:rPr>
                  <w:sz w:val="16"/>
                  <w:szCs w:val="16"/>
                </w:rPr>
                <w:delText>处理异常票；</w:delText>
              </w:r>
            </w:del>
          </w:p>
          <w:p w14:paraId="0CB96C0C" w14:textId="29CB1158" w:rsidR="00E12707" w:rsidDel="00B0583C" w:rsidRDefault="003C487A">
            <w:pPr>
              <w:spacing w:line="260" w:lineRule="auto"/>
              <w:rPr>
                <w:del w:id="41" w:author="Li, Chandler Changjun" w:date="2026-10-19T20:35:00Z" w16du:dateUtc="2026-10-19T12:35:00Z"/>
                <w:sz w:val="16"/>
                <w:szCs w:val="16"/>
              </w:rPr>
            </w:pPr>
            <w:del w:id="42" w:author="Li, Chandler Changjun" w:date="2026-10-19T20:35:00Z" w16du:dateUtc="2026-10-19T12:35:00Z">
              <w:r w:rsidDel="00B0583C">
                <w:rPr>
                  <w:sz w:val="16"/>
                  <w:szCs w:val="16"/>
                </w:rPr>
                <w:delText>维护邮件规则、邮件模板、导入模板；</w:delText>
              </w:r>
            </w:del>
          </w:p>
          <w:p w14:paraId="09380E06" w14:textId="388D7C0F" w:rsidR="00D1328D" w:rsidRPr="006B58E2" w:rsidDel="00B0583C" w:rsidRDefault="003C487A">
            <w:pPr>
              <w:spacing w:line="260" w:lineRule="auto"/>
              <w:rPr>
                <w:del w:id="43" w:author="Li, Chandler Changjun" w:date="2026-10-19T20:35:00Z" w16du:dateUtc="2026-10-19T12:35:00Z"/>
                <w:sz w:val="16"/>
                <w:szCs w:val="16"/>
              </w:rPr>
            </w:pPr>
            <w:del w:id="44" w:author="Li, Chandler Changjun" w:date="2026-10-19T20:35:00Z" w16du:dateUtc="2026-10-19T12:35:00Z">
              <w:r w:rsidDel="00B0583C">
                <w:rPr>
                  <w:sz w:val="16"/>
                  <w:szCs w:val="16"/>
                </w:rPr>
                <w:delText>浏览归档</w:delText>
              </w:r>
            </w:del>
          </w:p>
        </w:tc>
      </w:tr>
      <w:tr w:rsidR="00D1328D" w:rsidDel="00B0583C" w14:paraId="09380E0A" w14:textId="79E39A04">
        <w:trPr>
          <w:cantSplit/>
          <w:del w:id="45" w:author="Li, Chandler Changjun" w:date="2026-10-19T20:35:00Z"/>
        </w:trPr>
        <w:tc>
          <w:tcPr>
            <w:tcW w:w="9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08" w14:textId="394AD7C8" w:rsidR="00D1328D" w:rsidDel="00B0583C" w:rsidRDefault="003C487A">
            <w:pPr>
              <w:spacing w:line="260" w:lineRule="auto"/>
              <w:rPr>
                <w:del w:id="46" w:author="Li, Chandler Changjun" w:date="2026-10-19T20:35:00Z" w16du:dateUtc="2026-10-19T12:35:00Z"/>
              </w:rPr>
            </w:pPr>
            <w:del w:id="47" w:author="Li, Chandler Changjun" w:date="2026-10-19T20:35:00Z" w16du:dateUtc="2026-10-19T12:35:00Z">
              <w:r w:rsidDel="00B0583C">
                <w:rPr>
                  <w:sz w:val="16"/>
                  <w:szCs w:val="16"/>
                </w:rPr>
                <w:delText>RPA</w:delText>
              </w:r>
            </w:del>
          </w:p>
        </w:tc>
        <w:tc>
          <w:tcPr>
            <w:tcW w:w="89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09" w14:textId="4A38A375" w:rsidR="00D1328D" w:rsidRPr="006B58E2" w:rsidDel="00B0583C" w:rsidRDefault="003C487A">
            <w:pPr>
              <w:spacing w:line="260" w:lineRule="auto"/>
              <w:rPr>
                <w:del w:id="48" w:author="Li, Chandler Changjun" w:date="2026-10-19T20:35:00Z" w16du:dateUtc="2026-10-19T12:35:00Z"/>
                <w:sz w:val="16"/>
                <w:szCs w:val="16"/>
              </w:rPr>
            </w:pPr>
            <w:del w:id="49" w:author="Li, Chandler Changjun" w:date="2026-10-19T20:35:00Z" w16du:dateUtc="2026-10-19T12:35:00Z">
              <w:r w:rsidDel="00B0583C">
                <w:rPr>
                  <w:sz w:val="16"/>
                  <w:szCs w:val="16"/>
                </w:rPr>
                <w:delText>执行邮件处理、OCR 识别、模板填写、IES+ 操作、回信、归档</w:delText>
              </w:r>
            </w:del>
          </w:p>
        </w:tc>
      </w:tr>
    </w:tbl>
    <w:p w14:paraId="09380E0B" w14:textId="2B98757A" w:rsidR="00D1328D" w:rsidRPr="00EE52C4" w:rsidDel="00B0583C" w:rsidRDefault="00D1328D">
      <w:pPr>
        <w:spacing w:after="80"/>
        <w:rPr>
          <w:del w:id="50" w:author="Li, Chandler Changjun" w:date="2026-10-19T20:35:00Z" w16du:dateUtc="2026-10-19T12:35:00Z"/>
          <w:b/>
          <w:bCs/>
          <w:rPrChange w:id="51" w:author="Li, Chandler Changjun" w:date="2026-10-19T20:36:00Z" w16du:dateUtc="2026-10-19T12:36:00Z">
            <w:rPr>
              <w:del w:id="52" w:author="Li, Chandler Changjun" w:date="2026-10-19T20:35:00Z" w16du:dateUtc="2026-10-19T12:35:00Z"/>
            </w:rPr>
          </w:rPrChange>
        </w:rPr>
      </w:pPr>
    </w:p>
    <w:p w14:paraId="09380E0C" w14:textId="45E140EA" w:rsidR="00D1328D" w:rsidRPr="00EE52C4" w:rsidDel="00B0583C" w:rsidRDefault="003C487A">
      <w:pPr>
        <w:pStyle w:val="ListParagraph"/>
        <w:numPr>
          <w:ilvl w:val="0"/>
          <w:numId w:val="2"/>
        </w:numPr>
        <w:spacing w:after="40"/>
        <w:rPr>
          <w:del w:id="53" w:author="Li, Chandler Changjun" w:date="2026-10-19T20:35:00Z" w16du:dateUtc="2026-10-19T12:35:00Z"/>
          <w:b/>
          <w:bCs/>
          <w:rPrChange w:id="54" w:author="Li, Chandler Changjun" w:date="2026-10-19T20:36:00Z" w16du:dateUtc="2026-10-19T12:36:00Z">
            <w:rPr>
              <w:del w:id="55" w:author="Li, Chandler Changjun" w:date="2026-10-19T20:35:00Z" w16du:dateUtc="2026-10-19T12:35:00Z"/>
            </w:rPr>
          </w:rPrChange>
        </w:rPr>
      </w:pPr>
      <w:del w:id="56" w:author="Li, Chandler Changjun" w:date="2026-10-19T20:35:00Z" w16du:dateUtc="2026-10-19T12:35:00Z">
        <w:r w:rsidRPr="00EE52C4" w:rsidDel="00B0583C">
          <w:rPr>
            <w:b/>
            <w:bCs/>
            <w:rPrChange w:id="57" w:author="Li, Chandler Changjun" w:date="2026-10-19T20:36:00Z" w16du:dateUtc="2026-10-19T12:36:00Z">
              <w:rPr/>
            </w:rPrChange>
          </w:rPr>
          <w:delText>处理单位：一封预报邮件 = 一票 HAWB = 一个任务。</w:delText>
        </w:r>
      </w:del>
    </w:p>
    <w:p w14:paraId="09380E0D" w14:textId="34E33649" w:rsidR="00D1328D" w:rsidRPr="00EE52C4" w:rsidDel="00B0583C" w:rsidRDefault="003C487A">
      <w:pPr>
        <w:pStyle w:val="ListParagraph"/>
        <w:numPr>
          <w:ilvl w:val="0"/>
          <w:numId w:val="2"/>
        </w:numPr>
        <w:spacing w:after="40"/>
        <w:rPr>
          <w:del w:id="58" w:author="Li, Chandler Changjun" w:date="2026-10-19T20:35:00Z" w16du:dateUtc="2026-10-19T12:35:00Z"/>
          <w:b/>
          <w:bCs/>
          <w:rPrChange w:id="59" w:author="Li, Chandler Changjun" w:date="2026-10-19T20:36:00Z" w16du:dateUtc="2026-10-19T12:36:00Z">
            <w:rPr>
              <w:del w:id="60" w:author="Li, Chandler Changjun" w:date="2026-10-19T20:35:00Z" w16du:dateUtc="2026-10-19T12:35:00Z"/>
            </w:rPr>
          </w:rPrChange>
        </w:rPr>
      </w:pPr>
      <w:del w:id="61" w:author="Li, Chandler Changjun" w:date="2026-10-19T20:35:00Z" w16du:dateUtc="2026-10-19T12:35:00Z">
        <w:r w:rsidRPr="00EE52C4" w:rsidDel="00B0583C">
          <w:rPr>
            <w:b/>
            <w:bCs/>
            <w:rPrChange w:id="62" w:author="Li, Chandler Changjun" w:date="2026-10-19T20:36:00Z" w16du:dateUtc="2026-10-19T12:36:00Z">
              <w:rPr/>
            </w:rPrChange>
          </w:rPr>
          <w:delText>任务主 key：HAWB No.（分单号）；无分单号时用 MAWB（主单号）。</w:delText>
        </w:r>
      </w:del>
    </w:p>
    <w:p w14:paraId="09380E0E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 w:rsidRPr="00EE52C4">
        <w:rPr>
          <w:b/>
          <w:bCs/>
          <w:rPrChange w:id="63" w:author="Li, Chandler Changjun" w:date="2026-10-19T20:36:00Z" w16du:dateUtc="2026-10-19T12:36:00Z">
            <w:rPr/>
          </w:rPrChange>
        </w:rPr>
        <w:t>使用端：</w:t>
      </w:r>
      <w:r>
        <w:t>PC Web。</w:t>
      </w:r>
    </w:p>
    <w:p w14:paraId="09380E0F" w14:textId="6E475C71" w:rsidR="00D1328D" w:rsidRDefault="003C487A" w:rsidP="004D62F5">
      <w:pPr>
        <w:pStyle w:val="Heading2"/>
      </w:pPr>
      <w:bookmarkStart w:id="64" w:name="_Toc242459626"/>
      <w:r>
        <w:t>产品愿景</w:t>
      </w:r>
      <w:bookmarkEnd w:id="64"/>
    </w:p>
    <w:p w14:paraId="09380E10" w14:textId="7C4084A6" w:rsidR="00D1328D" w:rsidRDefault="003C487A">
      <w:pPr>
        <w:spacing w:after="80"/>
      </w:pPr>
      <w:del w:id="65" w:author="Li, Chandler Changjun" w:date="2026-10-19T20:39:00Z" w16du:dateUtc="2026-10-19T12:39:00Z">
        <w:r w:rsidDel="00FE2CBC">
          <w:delText>业</w:delText>
        </w:r>
      </w:del>
      <w:ins w:id="66" w:author="Li, Chandler Changjun" w:date="2026-10-19T20:39:00Z">
        <w:r w:rsidR="00FE2CBC" w:rsidRPr="00FE2CBC">
          <w:t>让马来西亚发票与预报创建从“人工下载重命名附件、对照 PDF 填写导入模板、在 IES+ 手工创建发票与预报”，变为“邮件触发、自动创建、全程留痕”，业务人员只需处理异常情况。</w:t>
        </w:r>
      </w:ins>
      <w:del w:id="67" w:author="Li, Chandler Changjun" w:date="2026-10-19T20:39:00Z" w16du:dateUtc="2026-10-19T12:39:00Z">
        <w:r w:rsidDel="00FE2CBC">
          <w:delText>务人员只处理“待人工处理”的票，其余由系统自动完成</w:delText>
        </w:r>
        <w:r w:rsidR="00C01223" w:rsidDel="00FE2CBC">
          <w:rPr>
            <w:rFonts w:hint="eastAsia"/>
          </w:rPr>
          <w:delText>，大幅缩短用户工作时间</w:delText>
        </w:r>
      </w:del>
    </w:p>
    <w:p w14:paraId="09380E11" w14:textId="42B257A8" w:rsidR="00D1328D" w:rsidRDefault="003C487A" w:rsidP="00E51AF5">
      <w:pPr>
        <w:pStyle w:val="Heading2"/>
      </w:pPr>
      <w:bookmarkStart w:id="68" w:name="_Toc242459627"/>
      <w:r>
        <w:t>核心价值</w:t>
      </w:r>
      <w:bookmarkEnd w:id="68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69" w:author="Li, Chandler Changjun" w:date="2026-10-19T20:43:00Z" w16du:dateUtc="2026-10-19T12:43:00Z">
          <w:tblPr>
            <w:tblW w:w="509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066"/>
        <w:gridCol w:w="4883"/>
        <w:gridCol w:w="3969"/>
        <w:tblGridChange w:id="70">
          <w:tblGrid>
            <w:gridCol w:w="1066"/>
            <w:gridCol w:w="4032"/>
            <w:gridCol w:w="851"/>
            <w:gridCol w:w="3181"/>
            <w:gridCol w:w="788"/>
          </w:tblGrid>
        </w:tblGridChange>
      </w:tblGrid>
      <w:tr w:rsidR="001E198A" w14:paraId="09380E14" w14:textId="3BF0B9C9" w:rsidTr="001E198A">
        <w:trPr>
          <w:cantSplit/>
          <w:tblHeader/>
          <w:trPrChange w:id="71" w:author="Li, Chandler Changjun" w:date="2026-10-19T20:43:00Z" w16du:dateUtc="2026-10-19T12:43:00Z">
            <w:trPr>
              <w:gridAfter w:val="1"/>
              <w:cantSplit/>
              <w:tblHeader/>
            </w:trPr>
          </w:trPrChange>
        </w:trPr>
        <w:tc>
          <w:tcPr>
            <w:tcW w:w="1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72" w:author="Li, Chandler Changjun" w:date="2026-10-19T20:43:00Z" w16du:dateUtc="2026-10-19T12:43:00Z">
              <w:tcPr>
                <w:tcW w:w="1066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shd w:val="clear" w:color="auto" w:fill="DCE6F1"/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09380E12" w14:textId="77777777" w:rsidR="001E198A" w:rsidRDefault="001E198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价值</w:t>
            </w:r>
          </w:p>
        </w:tc>
        <w:tc>
          <w:tcPr>
            <w:tcW w:w="4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73" w:author="Li, Chandler Changjun" w:date="2026-10-19T20:43:00Z" w16du:dateUtc="2026-10-19T12:43:00Z">
              <w:tcPr>
                <w:tcW w:w="4032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shd w:val="clear" w:color="auto" w:fill="DCE6F1"/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09380E13" w14:textId="77777777" w:rsidR="001E198A" w:rsidRDefault="001E198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PrChange w:id="74" w:author="Li, Chandler Changjun" w:date="2026-10-19T20:43:00Z" w16du:dateUtc="2026-10-19T12:43:00Z">
              <w:tcPr>
                <w:tcW w:w="4032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shd w:val="clear" w:color="auto" w:fill="DCE6F1"/>
              </w:tcPr>
            </w:tcPrChange>
          </w:tcPr>
          <w:p w14:paraId="1D1422FF" w14:textId="14DF0B66" w:rsidR="001E198A" w:rsidRDefault="002F40E6">
            <w:pPr>
              <w:spacing w:line="260" w:lineRule="auto"/>
              <w:rPr>
                <w:b/>
                <w:bCs/>
                <w:sz w:val="16"/>
                <w:szCs w:val="16"/>
              </w:rPr>
            </w:pPr>
            <w:ins w:id="75" w:author="Li, Chandler Changjun" w:date="2026-10-19T20:43:00Z" w16du:dateUtc="2026-10-19T12:43:00Z">
              <w:r>
                <w:rPr>
                  <w:rFonts w:hint="eastAsia"/>
                  <w:b/>
                  <w:bCs/>
                  <w:sz w:val="16"/>
                  <w:szCs w:val="16"/>
                </w:rPr>
                <w:t>受益人群</w:t>
              </w:r>
            </w:ins>
          </w:p>
        </w:tc>
      </w:tr>
      <w:tr w:rsidR="001E198A" w14:paraId="09380E17" w14:textId="6980937E" w:rsidTr="001E198A">
        <w:trPr>
          <w:cantSplit/>
          <w:trPrChange w:id="76" w:author="Li, Chandler Changjun" w:date="2026-10-19T20:43:00Z" w16du:dateUtc="2026-10-19T12:43:00Z">
            <w:trPr>
              <w:gridAfter w:val="1"/>
              <w:cantSplit/>
            </w:trPr>
          </w:trPrChange>
        </w:trPr>
        <w:tc>
          <w:tcPr>
            <w:tcW w:w="1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77" w:author="Li, Chandler Changjun" w:date="2026-10-19T20:43:00Z" w16du:dateUtc="2026-10-19T12:43:00Z">
              <w:tcPr>
                <w:tcW w:w="1066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09380E15" w14:textId="77777777" w:rsidR="001E198A" w:rsidRDefault="001E198A">
            <w:pPr>
              <w:spacing w:line="260" w:lineRule="auto"/>
            </w:pPr>
            <w:r>
              <w:rPr>
                <w:sz w:val="16"/>
                <w:szCs w:val="16"/>
              </w:rPr>
              <w:t>效率</w:t>
            </w:r>
          </w:p>
        </w:tc>
        <w:tc>
          <w:tcPr>
            <w:tcW w:w="4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78" w:author="Li, Chandler Changjun" w:date="2026-10-19T20:43:00Z" w16du:dateUtc="2026-10-19T12:43:00Z">
              <w:tcPr>
                <w:tcW w:w="4032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09380E16" w14:textId="77777777" w:rsidR="001E198A" w:rsidRDefault="001E198A">
            <w:pPr>
              <w:spacing w:line="260" w:lineRule="auto"/>
            </w:pPr>
            <w:r>
              <w:rPr>
                <w:sz w:val="16"/>
                <w:szCs w:val="16"/>
              </w:rPr>
              <w:t>附件归档、模板填写、IES+ 发票与预报创建、回信、运行记录由 RPA 执行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PrChange w:id="79" w:author="Li, Chandler Changjun" w:date="2026-10-19T20:43:00Z" w16du:dateUtc="2026-10-19T12:43:00Z">
              <w:tcPr>
                <w:tcW w:w="4032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</w:tcPr>
            </w:tcPrChange>
          </w:tcPr>
          <w:p w14:paraId="04A746CF" w14:textId="66D1620F" w:rsidR="001E198A" w:rsidRDefault="002F40E6">
            <w:pPr>
              <w:spacing w:line="260" w:lineRule="auto"/>
              <w:rPr>
                <w:sz w:val="16"/>
                <w:szCs w:val="16"/>
              </w:rPr>
            </w:pPr>
            <w:ins w:id="80" w:author="Li, Chandler Changjun" w:date="2026-10-19T20:44:00Z" w16du:dateUtc="2026-10-19T12:44:00Z">
              <w:r>
                <w:rPr>
                  <w:rFonts w:hint="eastAsia"/>
                  <w:sz w:val="16"/>
                  <w:szCs w:val="16"/>
                </w:rPr>
                <w:t>业务人员</w:t>
              </w:r>
            </w:ins>
          </w:p>
        </w:tc>
      </w:tr>
      <w:tr w:rsidR="001E198A" w14:paraId="09380E1A" w14:textId="1CDDE29B" w:rsidTr="001E198A">
        <w:trPr>
          <w:cantSplit/>
          <w:trPrChange w:id="81" w:author="Li, Chandler Changjun" w:date="2026-10-19T20:43:00Z" w16du:dateUtc="2026-10-19T12:43:00Z">
            <w:trPr>
              <w:gridAfter w:val="1"/>
              <w:cantSplit/>
            </w:trPr>
          </w:trPrChange>
        </w:trPr>
        <w:tc>
          <w:tcPr>
            <w:tcW w:w="1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82" w:author="Li, Chandler Changjun" w:date="2026-10-19T20:43:00Z" w16du:dateUtc="2026-10-19T12:43:00Z">
              <w:tcPr>
                <w:tcW w:w="1066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09380E18" w14:textId="77777777" w:rsidR="001E198A" w:rsidRDefault="001E198A">
            <w:pPr>
              <w:spacing w:line="260" w:lineRule="auto"/>
            </w:pPr>
            <w:r>
              <w:rPr>
                <w:sz w:val="16"/>
                <w:szCs w:val="16"/>
              </w:rPr>
              <w:t>可追溯</w:t>
            </w:r>
          </w:p>
        </w:tc>
        <w:tc>
          <w:tcPr>
            <w:tcW w:w="4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83" w:author="Li, Chandler Changjun" w:date="2026-10-19T20:43:00Z" w16du:dateUtc="2026-10-19T12:43:00Z">
              <w:tcPr>
                <w:tcW w:w="4032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09380E19" w14:textId="77777777" w:rsidR="001E198A" w:rsidRDefault="001E198A">
            <w:pPr>
              <w:spacing w:line="260" w:lineRule="auto"/>
            </w:pPr>
            <w:r>
              <w:rPr>
                <w:sz w:val="16"/>
                <w:szCs w:val="16"/>
              </w:rPr>
              <w:t>每票保留源文件、导入模板、各节点状态和运行记录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PrChange w:id="84" w:author="Li, Chandler Changjun" w:date="2026-10-19T20:43:00Z" w16du:dateUtc="2026-10-19T12:43:00Z">
              <w:tcPr>
                <w:tcW w:w="4032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</w:tcPr>
            </w:tcPrChange>
          </w:tcPr>
          <w:p w14:paraId="074B131A" w14:textId="20F03C7F" w:rsidR="001E198A" w:rsidRDefault="002F40E6">
            <w:pPr>
              <w:spacing w:line="260" w:lineRule="auto"/>
              <w:rPr>
                <w:sz w:val="16"/>
                <w:szCs w:val="16"/>
              </w:rPr>
            </w:pPr>
            <w:ins w:id="85" w:author="Li, Chandler Changjun" w:date="2026-10-19T20:44:00Z" w16du:dateUtc="2026-10-19T12:44:00Z">
              <w:r>
                <w:rPr>
                  <w:rFonts w:hint="eastAsia"/>
                  <w:sz w:val="16"/>
                  <w:szCs w:val="16"/>
                </w:rPr>
                <w:t>业务人员</w:t>
              </w:r>
            </w:ins>
          </w:p>
        </w:tc>
      </w:tr>
    </w:tbl>
    <w:p w14:paraId="09380E1B" w14:textId="77777777" w:rsidR="00D1328D" w:rsidRDefault="00D1328D">
      <w:pPr>
        <w:spacing w:after="80"/>
      </w:pPr>
    </w:p>
    <w:p w14:paraId="09380E1C" w14:textId="48CA0CC2" w:rsidR="00D1328D" w:rsidRDefault="003C487A">
      <w:pPr>
        <w:pStyle w:val="Heading2"/>
      </w:pPr>
      <w:bookmarkStart w:id="86" w:name="_Toc242459628"/>
      <w:r>
        <w:t>产品范围</w:t>
      </w:r>
      <w:bookmarkEnd w:id="86"/>
    </w:p>
    <w:p w14:paraId="09380E1D" w14:textId="77777777" w:rsidR="00D1328D" w:rsidRDefault="003C487A" w:rsidP="004D62F5">
      <w:pPr>
        <w:pStyle w:val="Heading3"/>
      </w:pPr>
      <w:bookmarkStart w:id="87" w:name="_Toc242459629"/>
      <w:r>
        <w:t>包含范围</w:t>
      </w:r>
      <w:bookmarkEnd w:id="87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4"/>
        <w:gridCol w:w="8242"/>
      </w:tblGrid>
      <w:tr w:rsidR="00D1328D" w14:paraId="09380E20" w14:textId="77777777">
        <w:trPr>
          <w:cantSplit/>
          <w:tblHeader/>
        </w:trPr>
        <w:tc>
          <w:tcPr>
            <w:tcW w:w="1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1E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模块</w:t>
            </w:r>
          </w:p>
        </w:tc>
        <w:tc>
          <w:tcPr>
            <w:tcW w:w="8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1F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内容</w:t>
            </w:r>
          </w:p>
        </w:tc>
      </w:tr>
      <w:tr w:rsidR="00D1328D" w14:paraId="09380E23" w14:textId="77777777">
        <w:trPr>
          <w:cantSplit/>
        </w:trPr>
        <w:tc>
          <w:tcPr>
            <w:tcW w:w="1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21" w14:textId="70B502E8" w:rsidR="00D1328D" w:rsidRDefault="003C487A">
            <w:pPr>
              <w:spacing w:line="260" w:lineRule="auto"/>
            </w:pPr>
            <w:del w:id="88" w:author="Li, Chandler Changjun" w:date="2026-10-19T20:48:00Z" w16du:dateUtc="2026-10-19T12:48:00Z">
              <w:r w:rsidDel="00104BE1">
                <w:rPr>
                  <w:rFonts w:hint="eastAsia"/>
                  <w:sz w:val="16"/>
                  <w:szCs w:val="16"/>
                </w:rPr>
                <w:delText>工作台</w:delText>
              </w:r>
            </w:del>
            <w:ins w:id="89" w:author="Li, Chandler Changjun" w:date="2026-10-19T20:48:00Z" w16du:dateUtc="2026-10-19T12:48:00Z">
              <w:r w:rsidR="00104BE1">
                <w:rPr>
                  <w:rFonts w:hint="eastAsia"/>
                  <w:sz w:val="16"/>
                  <w:szCs w:val="16"/>
                </w:rPr>
                <w:t>邮件触发</w:t>
              </w:r>
            </w:ins>
          </w:p>
        </w:tc>
        <w:tc>
          <w:tcPr>
            <w:tcW w:w="8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398426" w14:textId="3B95CB54" w:rsidR="000F526F" w:rsidRPr="00EA7B1F" w:rsidRDefault="000F526F" w:rsidP="00EA7B1F">
            <w:pPr>
              <w:spacing w:line="260" w:lineRule="auto"/>
              <w:rPr>
                <w:ins w:id="90" w:author="Li, Chandler Changjun" w:date="2026-10-19T20:49:00Z" w16du:dateUtc="2026-10-19T12:49:00Z"/>
                <w:sz w:val="16"/>
                <w:szCs w:val="16"/>
                <w:rPrChange w:id="91" w:author="Li, Chandler Changjun" w:date="2026-10-19T20:51:00Z" w16du:dateUtc="2026-10-19T12:51:00Z">
                  <w:rPr>
                    <w:ins w:id="92" w:author="Li, Chandler Changjun" w:date="2026-10-19T20:49:00Z" w16du:dateUtc="2026-10-19T12:49:00Z"/>
                  </w:rPr>
                </w:rPrChange>
              </w:rPr>
            </w:pPr>
            <w:ins w:id="93" w:author="Li, Chandler Changjun" w:date="2026-10-19T20:48:00Z">
              <w:r w:rsidRPr="00EA7B1F">
                <w:rPr>
                  <w:sz w:val="16"/>
                  <w:szCs w:val="16"/>
                  <w:rPrChange w:id="94" w:author="Li, Chandler Changjun" w:date="2026-10-19T20:51:00Z" w16du:dateUtc="2026-10-19T12:51:00Z">
                    <w:rPr/>
                  </w:rPrChange>
                </w:rPr>
                <w:t xml:space="preserve">NPM 邮箱收到标题含“MBPLAP Pre-alert”、发件人邮箱后缀为 @tvsscs.com </w:t>
              </w:r>
            </w:ins>
            <w:ins w:id="95" w:author="Li, Chandler Changjun" w:date="2026-10-19T20:50:00Z" w16du:dateUtc="2026-10-19T12:50:00Z">
              <w:r w:rsidR="00CA18B1" w:rsidRPr="00EA7B1F">
                <w:rPr>
                  <w:rFonts w:hint="eastAsia"/>
                  <w:sz w:val="16"/>
                  <w:szCs w:val="16"/>
                  <w:rPrChange w:id="96" w:author="Li, Chandler Changjun" w:date="2026-10-19T20:51:00Z" w16du:dateUtc="2026-10-19T12:51:00Z">
                    <w:rPr>
                      <w:rFonts w:hint="eastAsia"/>
                    </w:rPr>
                  </w:rPrChange>
                </w:rPr>
                <w:t>（</w:t>
              </w:r>
              <w:r w:rsidR="00E071D1" w:rsidRPr="00EA7B1F">
                <w:rPr>
                  <w:sz w:val="16"/>
                  <w:szCs w:val="16"/>
                  <w:rPrChange w:id="97" w:author="Li, Chandler Changjun" w:date="2026-10-19T20:51:00Z" w16du:dateUtc="2026-10-19T12:51:00Z">
                    <w:rPr/>
                  </w:rPrChange>
                </w:rPr>
                <w:t>如涉及forwarder 调整，此邮箱后缀需要变换</w:t>
              </w:r>
              <w:r w:rsidR="00CA18B1" w:rsidRPr="00EA7B1F">
                <w:rPr>
                  <w:rFonts w:hint="eastAsia"/>
                  <w:sz w:val="16"/>
                  <w:szCs w:val="16"/>
                  <w:rPrChange w:id="98" w:author="Li, Chandler Changjun" w:date="2026-10-19T20:51:00Z" w16du:dateUtc="2026-10-19T12:51:00Z">
                    <w:rPr>
                      <w:rFonts w:hint="eastAsia"/>
                    </w:rPr>
                  </w:rPrChange>
                </w:rPr>
                <w:t>）</w:t>
              </w:r>
            </w:ins>
            <w:ins w:id="99" w:author="Li, Chandler Changjun" w:date="2026-10-19T20:48:00Z">
              <w:r w:rsidRPr="00EA7B1F">
                <w:rPr>
                  <w:sz w:val="16"/>
                  <w:szCs w:val="16"/>
                  <w:rPrChange w:id="100" w:author="Li, Chandler Changjun" w:date="2026-10-19T20:51:00Z" w16du:dateUtc="2026-10-19T12:51:00Z">
                    <w:rPr/>
                  </w:rPrChange>
                </w:rPr>
                <w:t>的预报邮件时自动触发；</w:t>
              </w:r>
            </w:ins>
          </w:p>
          <w:p w14:paraId="09380E22" w14:textId="06964DF6" w:rsidR="00D1328D" w:rsidRDefault="000F526F">
            <w:pPr>
              <w:spacing w:line="260" w:lineRule="auto"/>
            </w:pPr>
            <w:ins w:id="101" w:author="Li, Chandler Changjun" w:date="2026-10-19T20:48:00Z">
              <w:r w:rsidRPr="000F526F">
                <w:rPr>
                  <w:sz w:val="16"/>
                  <w:szCs w:val="16"/>
                </w:rPr>
                <w:t>任务中心保留手动新建入口</w:t>
              </w:r>
            </w:ins>
            <w:del w:id="102" w:author="Li, Chandler Changjun" w:date="2026-10-19T20:48:00Z" w16du:dateUtc="2026-10-19T12:48:00Z">
              <w:r w:rsidR="003C487A" w:rsidDel="000F526F">
                <w:rPr>
                  <w:sz w:val="16"/>
                  <w:szCs w:val="16"/>
                </w:rPr>
                <w:delText>5 张统计卡</w:delText>
              </w:r>
            </w:del>
          </w:p>
        </w:tc>
      </w:tr>
      <w:tr w:rsidR="00D1328D" w14:paraId="09380E26" w14:textId="77777777">
        <w:trPr>
          <w:cantSplit/>
        </w:trPr>
        <w:tc>
          <w:tcPr>
            <w:tcW w:w="1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24" w14:textId="54C94413" w:rsidR="00D1328D" w:rsidRDefault="00A47526">
            <w:pPr>
              <w:spacing w:line="260" w:lineRule="auto"/>
            </w:pPr>
            <w:ins w:id="103" w:author="Li, Chandler Changjun" w:date="2026-10-19T20:49:00Z">
              <w:r w:rsidRPr="00A47526">
                <w:rPr>
                  <w:sz w:val="16"/>
                  <w:szCs w:val="16"/>
                </w:rPr>
                <w:t>附件下载与重命名</w:t>
              </w:r>
            </w:ins>
            <w:del w:id="104" w:author="Li, Chandler Changjun" w:date="2026-10-19T20:49:00Z" w16du:dateUtc="2026-10-19T12:49:00Z">
              <w:r w:rsidR="003C487A" w:rsidDel="00A47526">
                <w:rPr>
                  <w:sz w:val="16"/>
                  <w:szCs w:val="16"/>
                </w:rPr>
                <w:delText>任务中心</w:delText>
              </w:r>
            </w:del>
          </w:p>
        </w:tc>
        <w:tc>
          <w:tcPr>
            <w:tcW w:w="8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12145F" w14:textId="77777777" w:rsidR="00A47526" w:rsidRDefault="00A47526">
            <w:pPr>
              <w:spacing w:line="260" w:lineRule="auto"/>
              <w:rPr>
                <w:ins w:id="105" w:author="Li, Chandler Changjun" w:date="2026-10-19T20:49:00Z" w16du:dateUtc="2026-10-19T12:49:00Z"/>
                <w:sz w:val="16"/>
                <w:szCs w:val="16"/>
              </w:rPr>
            </w:pPr>
            <w:ins w:id="106" w:author="Li, Chandler Changjun" w:date="2026-10-19T20:49:00Z">
              <w:r w:rsidRPr="00A47526">
                <w:rPr>
                  <w:sz w:val="16"/>
                  <w:szCs w:val="16"/>
                </w:rPr>
                <w:t>按文件名关键字识别发票 / pre-alert / SDS / shipper decl，查不到时以文件内容判断；</w:t>
              </w:r>
            </w:ins>
          </w:p>
          <w:p w14:paraId="09380E25" w14:textId="4CD32999" w:rsidR="00D1328D" w:rsidRDefault="00A47526">
            <w:pPr>
              <w:spacing w:line="260" w:lineRule="auto"/>
            </w:pPr>
            <w:ins w:id="107" w:author="Li, Chandler Changjun" w:date="2026-10-19T20:49:00Z">
              <w:r w:rsidRPr="00A47526">
                <w:rPr>
                  <w:sz w:val="16"/>
                  <w:szCs w:val="16"/>
                </w:rPr>
                <w:t>分别命名</w:t>
              </w:r>
            </w:ins>
            <w:ins w:id="108" w:author="Li, Chandler Changjun" w:date="2026-10-19T20:49:00Z" w16du:dateUtc="2026-10-19T12:49:00Z">
              <w:r w:rsidR="004C2229">
                <w:rPr>
                  <w:rFonts w:hint="eastAsia"/>
                  <w:sz w:val="16"/>
                  <w:szCs w:val="16"/>
                </w:rPr>
                <w:t>：</w:t>
              </w:r>
            </w:ins>
            <w:ins w:id="109" w:author="Li, Chandler Changjun" w:date="2026-10-19T20:49:00Z">
              <w:r w:rsidRPr="00A47526">
                <w:rPr>
                  <w:sz w:val="16"/>
                  <w:szCs w:val="16"/>
                </w:rPr>
                <w:t>发票号、HAWB_分单号、MSDS_分单号、shippers_Decl_分单号</w:t>
              </w:r>
            </w:ins>
            <w:del w:id="110" w:author="Li, Chandler Changjun" w:date="2026-10-19T20:49:00Z" w16du:dateUtc="2026-10-19T12:49:00Z">
              <w:r w:rsidR="003C487A" w:rsidDel="00A47526">
                <w:rPr>
                  <w:sz w:val="16"/>
                  <w:szCs w:val="16"/>
                </w:rPr>
                <w:delText>任务列表、筛选、新建任务、批量重跑、导出</w:delText>
              </w:r>
            </w:del>
          </w:p>
        </w:tc>
      </w:tr>
      <w:tr w:rsidR="00D1328D" w14:paraId="09380E29" w14:textId="77777777">
        <w:trPr>
          <w:cantSplit/>
        </w:trPr>
        <w:tc>
          <w:tcPr>
            <w:tcW w:w="1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27" w14:textId="6FAEF3F6" w:rsidR="00D1328D" w:rsidRDefault="006A392F">
            <w:pPr>
              <w:spacing w:line="260" w:lineRule="auto"/>
            </w:pPr>
            <w:ins w:id="111" w:author="Li, Chandler Changjun" w:date="2026-10-19T20:50:00Z">
              <w:r w:rsidRPr="006A392F">
                <w:rPr>
                  <w:sz w:val="16"/>
                  <w:szCs w:val="16"/>
                </w:rPr>
                <w:t>发票导入模板填写</w:t>
              </w:r>
            </w:ins>
            <w:del w:id="112" w:author="Li, Chandler Changjun" w:date="2026-10-19T20:50:00Z" w16du:dateUtc="2026-10-19T12:50:00Z">
              <w:r w:rsidR="003C487A" w:rsidDel="006A392F">
                <w:rPr>
                  <w:sz w:val="16"/>
                  <w:szCs w:val="16"/>
                </w:rPr>
                <w:delText>任务详情</w:delText>
              </w:r>
            </w:del>
          </w:p>
        </w:tc>
        <w:tc>
          <w:tcPr>
            <w:tcW w:w="8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3A802D" w14:textId="77777777" w:rsidR="007032F8" w:rsidRDefault="006A392F">
            <w:pPr>
              <w:spacing w:line="260" w:lineRule="auto"/>
              <w:rPr>
                <w:ins w:id="113" w:author="Li, Chandler Changjun" w:date="2026-10-19T20:50:00Z" w16du:dateUtc="2026-10-19T12:50:00Z"/>
                <w:sz w:val="16"/>
                <w:szCs w:val="16"/>
              </w:rPr>
            </w:pPr>
            <w:ins w:id="114" w:author="Li, Chandler Changjun" w:date="2026-10-19T20:50:00Z">
              <w:r w:rsidRPr="006A392F">
                <w:rPr>
                  <w:sz w:val="16"/>
                  <w:szCs w:val="16"/>
                </w:rPr>
                <w:t>解析 PDF 发票箱单及运单，填写导入INV&amp;DN（INV表头、INV表体、DN表头、DN表体）；</w:t>
              </w:r>
            </w:ins>
          </w:p>
          <w:p w14:paraId="09380E28" w14:textId="09519E81" w:rsidR="00D1328D" w:rsidRDefault="006A392F">
            <w:pPr>
              <w:spacing w:line="260" w:lineRule="auto"/>
            </w:pPr>
            <w:ins w:id="115" w:author="Li, Chandler Changjun" w:date="2026-10-19T20:50:00Z">
              <w:r w:rsidRPr="006A392F">
                <w:rPr>
                  <w:sz w:val="16"/>
                  <w:szCs w:val="16"/>
                </w:rPr>
                <w:t>校验 Customer Code 与 PDC Mapping、Invoice Type、MBZ/DN 与 PID 对应关系</w:t>
              </w:r>
            </w:ins>
            <w:del w:id="116" w:author="Li, Chandler Changjun" w:date="2026-10-19T20:50:00Z" w16du:dateUtc="2026-10-19T12:50:00Z">
              <w:r w:rsidR="003C487A" w:rsidDel="006A392F">
                <w:rPr>
                  <w:sz w:val="16"/>
                  <w:szCs w:val="16"/>
                </w:rPr>
                <w:delText>节点轨迹、字段查看与修正、原文预览、重跑、补传附件、确认并发送回信</w:delText>
              </w:r>
            </w:del>
          </w:p>
        </w:tc>
      </w:tr>
      <w:tr w:rsidR="00D1328D" w14:paraId="09380E2C" w14:textId="77777777">
        <w:trPr>
          <w:cantSplit/>
        </w:trPr>
        <w:tc>
          <w:tcPr>
            <w:tcW w:w="1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2A" w14:textId="25B0B769" w:rsidR="00D1328D" w:rsidRDefault="007032F8">
            <w:pPr>
              <w:spacing w:line="260" w:lineRule="auto"/>
            </w:pPr>
            <w:ins w:id="117" w:author="Li, Chandler Changjun" w:date="2026-10-19T20:50:00Z">
              <w:r w:rsidRPr="007032F8">
                <w:rPr>
                  <w:sz w:val="16"/>
                  <w:szCs w:val="16"/>
                </w:rPr>
                <w:t>发票创建</w:t>
              </w:r>
            </w:ins>
            <w:del w:id="118" w:author="Li, Chandler Changjun" w:date="2026-10-19T20:50:00Z" w16du:dateUtc="2026-10-19T12:50:00Z">
              <w:r w:rsidR="003C487A" w:rsidDel="007032F8">
                <w:rPr>
                  <w:sz w:val="16"/>
                  <w:szCs w:val="16"/>
                </w:rPr>
                <w:delText>邮件中心</w:delText>
              </w:r>
            </w:del>
          </w:p>
        </w:tc>
        <w:tc>
          <w:tcPr>
            <w:tcW w:w="8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FF2285" w14:textId="77777777" w:rsidR="0077001B" w:rsidRDefault="006E57ED">
            <w:pPr>
              <w:spacing w:line="260" w:lineRule="auto"/>
              <w:rPr>
                <w:ins w:id="119" w:author="Li, Chandler Changjun" w:date="2026-10-19T20:51:00Z" w16du:dateUtc="2026-10-19T12:51:00Z"/>
                <w:sz w:val="16"/>
                <w:szCs w:val="16"/>
              </w:rPr>
            </w:pPr>
            <w:ins w:id="120" w:author="Li, Chandler Changjun" w:date="2026-10-19T20:51:00Z">
              <w:r w:rsidRPr="006E57ED">
                <w:rPr>
                  <w:sz w:val="16"/>
                  <w:szCs w:val="16"/>
                </w:rPr>
                <w:t>IES+ 导入INV&amp;DN 创建发票，记录 Warning；</w:t>
              </w:r>
            </w:ins>
          </w:p>
          <w:p w14:paraId="09380E2B" w14:textId="5605A7B1" w:rsidR="00D1328D" w:rsidRDefault="006E57ED">
            <w:pPr>
              <w:spacing w:line="260" w:lineRule="auto"/>
            </w:pPr>
            <w:ins w:id="121" w:author="Li, Chandler Changjun" w:date="2026-10-19T20:51:00Z">
              <w:r w:rsidRPr="006E57ED">
                <w:rPr>
                  <w:sz w:val="16"/>
                  <w:szCs w:val="16"/>
                </w:rPr>
                <w:t>按发票号批量上传 PDF 发票</w:t>
              </w:r>
            </w:ins>
            <w:del w:id="122" w:author="Li, Chandler Changjun" w:date="2026-10-19T20:51:00Z" w16du:dateUtc="2026-10-19T12:51:00Z">
              <w:r w:rsidR="003C487A" w:rsidDel="006E57ED">
                <w:rPr>
                  <w:sz w:val="16"/>
                  <w:szCs w:val="16"/>
                </w:rPr>
                <w:delText>监听规则、邮件模板</w:delText>
              </w:r>
            </w:del>
          </w:p>
        </w:tc>
      </w:tr>
      <w:tr w:rsidR="00D1328D" w14:paraId="09380E2F" w14:textId="77777777">
        <w:trPr>
          <w:cantSplit/>
        </w:trPr>
        <w:tc>
          <w:tcPr>
            <w:tcW w:w="1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2D" w14:textId="0CAB92F4" w:rsidR="00D1328D" w:rsidRDefault="00EA7B1F">
            <w:pPr>
              <w:spacing w:line="260" w:lineRule="auto"/>
            </w:pPr>
            <w:ins w:id="123" w:author="Li, Chandler Changjun" w:date="2026-10-19T20:52:00Z">
              <w:r w:rsidRPr="00EA7B1F">
                <w:rPr>
                  <w:sz w:val="16"/>
                  <w:szCs w:val="16"/>
                </w:rPr>
                <w:t>预报创建</w:t>
              </w:r>
            </w:ins>
            <w:del w:id="124" w:author="Li, Chandler Changjun" w:date="2026-10-19T20:52:00Z" w16du:dateUtc="2026-10-19T12:52:00Z">
              <w:r w:rsidR="003C487A" w:rsidDel="00EA7B1F">
                <w:rPr>
                  <w:sz w:val="16"/>
                  <w:szCs w:val="16"/>
                </w:rPr>
                <w:delText>配置中心</w:delText>
              </w:r>
            </w:del>
          </w:p>
        </w:tc>
        <w:tc>
          <w:tcPr>
            <w:tcW w:w="8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06F1DE" w14:textId="77777777" w:rsidR="00D21AE6" w:rsidRDefault="00D21AE6">
            <w:pPr>
              <w:spacing w:line="260" w:lineRule="auto"/>
              <w:rPr>
                <w:ins w:id="125" w:author="Li, Chandler Changjun" w:date="2026-10-19T20:52:00Z" w16du:dateUtc="2026-10-19T12:52:00Z"/>
                <w:sz w:val="16"/>
                <w:szCs w:val="16"/>
              </w:rPr>
            </w:pPr>
            <w:ins w:id="126" w:author="Li, Chandler Changjun" w:date="2026-10-19T20:52:00Z">
              <w:r w:rsidRPr="00D21AE6">
                <w:rPr>
                  <w:sz w:val="16"/>
                  <w:szCs w:val="16"/>
                </w:rPr>
                <w:t>按同一 HAWB 的全部发票批量生成预报；</w:t>
              </w:r>
            </w:ins>
          </w:p>
          <w:p w14:paraId="358E8D73" w14:textId="77777777" w:rsidR="00D21AE6" w:rsidRDefault="00D21AE6">
            <w:pPr>
              <w:spacing w:line="260" w:lineRule="auto"/>
              <w:rPr>
                <w:ins w:id="127" w:author="Li, Chandler Changjun" w:date="2026-10-19T20:52:00Z" w16du:dateUtc="2026-10-19T12:52:00Z"/>
                <w:sz w:val="16"/>
                <w:szCs w:val="16"/>
              </w:rPr>
            </w:pPr>
            <w:ins w:id="128" w:author="Li, Chandler Changjun" w:date="2026-10-19T20:52:00Z">
              <w:r w:rsidRPr="00D21AE6">
                <w:rPr>
                  <w:sz w:val="16"/>
                  <w:szCs w:val="16"/>
                </w:rPr>
                <w:t>填写预报字段，记录 Warning；</w:t>
              </w:r>
            </w:ins>
          </w:p>
          <w:p w14:paraId="09380E2E" w14:textId="65156FEB" w:rsidR="00D1328D" w:rsidRDefault="00D21AE6">
            <w:pPr>
              <w:spacing w:line="260" w:lineRule="auto"/>
            </w:pPr>
            <w:ins w:id="129" w:author="Li, Chandler Changjun" w:date="2026-10-19T20:52:00Z">
              <w:r w:rsidRPr="00D21AE6">
                <w:rPr>
                  <w:sz w:val="16"/>
                  <w:szCs w:val="16"/>
                </w:rPr>
                <w:t>上传</w:t>
              </w:r>
            </w:ins>
            <w:ins w:id="130" w:author="Li, Chandler Changjun" w:date="2026-10-19T20:53:00Z" w16du:dateUtc="2026-10-19T12:53:00Z">
              <w:r w:rsidR="0031649B">
                <w:rPr>
                  <w:rFonts w:hint="eastAsia"/>
                  <w:sz w:val="16"/>
                  <w:szCs w:val="16"/>
                </w:rPr>
                <w:t>分单（选HAWB）</w:t>
              </w:r>
            </w:ins>
            <w:ins w:id="131" w:author="Li, Chandler Changjun" w:date="2026-10-19T20:52:00Z">
              <w:r w:rsidRPr="00D21AE6">
                <w:rPr>
                  <w:sz w:val="16"/>
                  <w:szCs w:val="16"/>
                </w:rPr>
                <w:t>、MSDS（如有</w:t>
              </w:r>
            </w:ins>
            <w:ins w:id="132" w:author="Li, Chandler Changjun" w:date="2026-10-19T20:53:00Z" w16du:dateUtc="2026-10-19T12:53:00Z">
              <w:r w:rsidR="0031649B">
                <w:rPr>
                  <w:rFonts w:hint="eastAsia"/>
                  <w:sz w:val="16"/>
                  <w:szCs w:val="16"/>
                </w:rPr>
                <w:t>，选择Others</w:t>
              </w:r>
            </w:ins>
            <w:ins w:id="133" w:author="Li, Chandler Changjun" w:date="2026-10-19T20:52:00Z">
              <w:r w:rsidRPr="00D21AE6">
                <w:rPr>
                  <w:sz w:val="16"/>
                  <w:szCs w:val="16"/>
                </w:rPr>
                <w:t>）、Shipper（如有</w:t>
              </w:r>
            </w:ins>
            <w:ins w:id="134" w:author="Li, Chandler Changjun" w:date="2026-10-19T20:53:00Z" w16du:dateUtc="2026-10-19T12:53:00Z">
              <w:r w:rsidR="0031649B">
                <w:rPr>
                  <w:rFonts w:hint="eastAsia"/>
                  <w:sz w:val="16"/>
                  <w:szCs w:val="16"/>
                </w:rPr>
                <w:t>，选Shipper decl</w:t>
              </w:r>
            </w:ins>
            <w:ins w:id="135" w:author="Li, Chandler Changjun" w:date="2026-10-19T20:52:00Z">
              <w:r w:rsidRPr="00D21AE6">
                <w:rPr>
                  <w:sz w:val="16"/>
                  <w:szCs w:val="16"/>
                </w:rPr>
                <w:t>）至文档资料</w:t>
              </w:r>
            </w:ins>
            <w:del w:id="136" w:author="Li, Chandler Changjun" w:date="2026-10-19T20:52:00Z" w16du:dateUtc="2026-10-19T12:52:00Z">
              <w:r w:rsidR="003C487A" w:rsidDel="00D21AE6">
                <w:rPr>
                  <w:sz w:val="16"/>
                  <w:szCs w:val="16"/>
                </w:rPr>
                <w:delText>INV&amp;DN 导入模板</w:delText>
              </w:r>
            </w:del>
          </w:p>
        </w:tc>
      </w:tr>
      <w:tr w:rsidR="00D1328D" w14:paraId="09380E32" w14:textId="77777777">
        <w:trPr>
          <w:cantSplit/>
        </w:trPr>
        <w:tc>
          <w:tcPr>
            <w:tcW w:w="1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30" w14:textId="40E2A6A9" w:rsidR="00D1328D" w:rsidRDefault="00DC50B8">
            <w:pPr>
              <w:spacing w:line="260" w:lineRule="auto"/>
            </w:pPr>
            <w:ins w:id="137" w:author="Li, Chandler Changjun" w:date="2026-10-19T20:54:00Z">
              <w:r w:rsidRPr="00DC50B8">
                <w:rPr>
                  <w:sz w:val="16"/>
                  <w:szCs w:val="16"/>
                </w:rPr>
                <w:t>邮件通知</w:t>
              </w:r>
            </w:ins>
            <w:del w:id="138" w:author="Li, Chandler Changjun" w:date="2026-10-19T20:54:00Z" w16du:dateUtc="2026-10-19T12:54:00Z">
              <w:r w:rsidR="003C487A" w:rsidDel="00DC50B8">
                <w:rPr>
                  <w:sz w:val="16"/>
                  <w:szCs w:val="16"/>
                </w:rPr>
                <w:delText>Share Point</w:delText>
              </w:r>
            </w:del>
          </w:p>
        </w:tc>
        <w:tc>
          <w:tcPr>
            <w:tcW w:w="8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31" w14:textId="4BB957A2" w:rsidR="00D1328D" w:rsidRDefault="007E2184">
            <w:pPr>
              <w:spacing w:line="260" w:lineRule="auto"/>
            </w:pPr>
            <w:ins w:id="139" w:author="Li, Chandler Changjun" w:date="2026-10-19T20:54:00Z">
              <w:r w:rsidRPr="007E2184">
                <w:rPr>
                  <w:sz w:val="16"/>
                  <w:szCs w:val="16"/>
                </w:rPr>
                <w:t>按 PDC 匹配</w:t>
              </w:r>
            </w:ins>
            <w:ins w:id="140" w:author="Li, Chandler Changjun" w:date="2026-10-19T20:54:00Z" w16du:dateUtc="2026-10-19T12:54:00Z">
              <w:r w:rsidR="000B60C5">
                <w:rPr>
                  <w:rFonts w:hint="eastAsia"/>
                  <w:sz w:val="16"/>
                  <w:szCs w:val="16"/>
                </w:rPr>
                <w:t xml:space="preserve"> ”</w:t>
              </w:r>
              <w:r w:rsidR="003C39E1" w:rsidRPr="003C39E1">
                <w:rPr>
                  <w:sz w:val="16"/>
                  <w:szCs w:val="16"/>
                </w:rPr>
                <w:t>附件5_Mapping list_Email loop</w:t>
              </w:r>
              <w:r w:rsidR="000B60C5">
                <w:rPr>
                  <w:rFonts w:hint="eastAsia"/>
                  <w:sz w:val="16"/>
                  <w:szCs w:val="16"/>
                </w:rPr>
                <w:t>“</w:t>
              </w:r>
            </w:ins>
            <w:ins w:id="141" w:author="Li, Chandler Changjun" w:date="2026-10-19T20:54:00Z">
              <w:r w:rsidRPr="007E2184">
                <w:rPr>
                  <w:sz w:val="16"/>
                  <w:szCs w:val="16"/>
                </w:rPr>
                <w:t xml:space="preserve"> 的收件人，回复原预报邮件</w:t>
              </w:r>
            </w:ins>
            <w:del w:id="142" w:author="Li, Chandler Changjun" w:date="2026-10-19T20:54:00Z" w16du:dateUtc="2026-10-19T12:54:00Z">
              <w:r w:rsidR="003C487A" w:rsidDel="007E2184">
                <w:rPr>
                  <w:sz w:val="16"/>
                  <w:szCs w:val="16"/>
                </w:rPr>
                <w:delText>归档文件浏览、年度运行记录</w:delText>
              </w:r>
            </w:del>
          </w:p>
        </w:tc>
      </w:tr>
      <w:tr w:rsidR="00D1328D" w14:paraId="09380E35" w14:textId="77777777">
        <w:trPr>
          <w:cantSplit/>
        </w:trPr>
        <w:tc>
          <w:tcPr>
            <w:tcW w:w="1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33" w14:textId="36362190" w:rsidR="00D1328D" w:rsidRDefault="00CB6B64">
            <w:pPr>
              <w:spacing w:line="260" w:lineRule="auto"/>
            </w:pPr>
            <w:ins w:id="143" w:author="Li, Chandler Changjun" w:date="2026-10-19T20:56:00Z">
              <w:r w:rsidRPr="00CB6B64">
                <w:rPr>
                  <w:sz w:val="16"/>
                  <w:szCs w:val="16"/>
                </w:rPr>
                <w:t>任务监控与异常</w:t>
              </w:r>
            </w:ins>
            <w:del w:id="144" w:author="Li, Chandler Changjun" w:date="2026-10-19T20:56:00Z" w16du:dateUtc="2026-10-19T12:56:00Z">
              <w:r w:rsidR="003C487A" w:rsidDel="00CB6B64">
                <w:rPr>
                  <w:sz w:val="16"/>
                  <w:szCs w:val="16"/>
                </w:rPr>
                <w:delText>提醒中心</w:delText>
              </w:r>
            </w:del>
          </w:p>
        </w:tc>
        <w:tc>
          <w:tcPr>
            <w:tcW w:w="8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BA98E" w14:textId="77777777" w:rsidR="008E3234" w:rsidRDefault="00C705E5">
            <w:pPr>
              <w:spacing w:line="260" w:lineRule="auto"/>
              <w:rPr>
                <w:ins w:id="145" w:author="Li, Chandler Changjun" w:date="2026-10-19T20:56:00Z" w16du:dateUtc="2026-10-19T12:56:00Z"/>
                <w:sz w:val="16"/>
                <w:szCs w:val="16"/>
              </w:rPr>
            </w:pPr>
            <w:ins w:id="146" w:author="Li, Chandler Changjun" w:date="2026-10-19T20:56:00Z">
              <w:r w:rsidRPr="00C705E5">
                <w:rPr>
                  <w:sz w:val="16"/>
                  <w:szCs w:val="16"/>
                </w:rPr>
                <w:t>工作台 Case3 统计（总任务数 / 已完成数 / 执行中 / 待人工处理）；</w:t>
              </w:r>
            </w:ins>
          </w:p>
          <w:p w14:paraId="50ADE6BE" w14:textId="77777777" w:rsidR="008E3234" w:rsidRDefault="00C705E5">
            <w:pPr>
              <w:spacing w:line="260" w:lineRule="auto"/>
              <w:rPr>
                <w:ins w:id="147" w:author="Li, Chandler Changjun" w:date="2026-10-19T20:56:00Z" w16du:dateUtc="2026-10-19T12:56:00Z"/>
                <w:sz w:val="16"/>
                <w:szCs w:val="16"/>
              </w:rPr>
            </w:pPr>
            <w:ins w:id="148" w:author="Li, Chandler Changjun" w:date="2026-10-19T20:56:00Z">
              <w:r w:rsidRPr="00C705E5">
                <w:rPr>
                  <w:sz w:val="16"/>
                  <w:szCs w:val="16"/>
                </w:rPr>
                <w:t>任务中心（任务类型 → 任务列表）；</w:t>
              </w:r>
            </w:ins>
          </w:p>
          <w:p w14:paraId="4621F275" w14:textId="77777777" w:rsidR="008E3234" w:rsidRDefault="00C705E5">
            <w:pPr>
              <w:spacing w:line="260" w:lineRule="auto"/>
              <w:rPr>
                <w:ins w:id="149" w:author="Li, Chandler Changjun" w:date="2026-10-19T20:56:00Z" w16du:dateUtc="2026-10-19T12:56:00Z"/>
                <w:sz w:val="16"/>
                <w:szCs w:val="16"/>
              </w:rPr>
            </w:pPr>
            <w:ins w:id="150" w:author="Li, Chandler Changjun" w:date="2026-10-19T20:56:00Z">
              <w:r w:rsidRPr="00C705E5">
                <w:rPr>
                  <w:sz w:val="16"/>
                  <w:szCs w:val="16"/>
                </w:rPr>
                <w:t>任务详情（节点轨迹、字段修正留痕、任务重跑 / 节点重跑、上传修正的导入模板后续跑）；</w:t>
              </w:r>
            </w:ins>
          </w:p>
          <w:p w14:paraId="09380E34" w14:textId="0202F29C" w:rsidR="00D1328D" w:rsidRDefault="00C705E5">
            <w:pPr>
              <w:spacing w:line="260" w:lineRule="auto"/>
            </w:pPr>
            <w:ins w:id="151" w:author="Li, Chandler Changjun" w:date="2026-10-19T20:56:00Z">
              <w:r w:rsidRPr="00C705E5">
                <w:rPr>
                  <w:sz w:val="16"/>
                  <w:szCs w:val="16"/>
                </w:rPr>
                <w:t>提醒中心</w:t>
              </w:r>
            </w:ins>
            <w:del w:id="152" w:author="Li, Chandler Changjun" w:date="2026-10-19T20:56:00Z" w16du:dateUtc="2026-10-19T12:56:00Z">
              <w:r w:rsidR="003C487A" w:rsidDel="00C705E5">
                <w:rPr>
                  <w:sz w:val="16"/>
                  <w:szCs w:val="16"/>
                </w:rPr>
                <w:delText>待人工处理提醒</w:delText>
              </w:r>
            </w:del>
          </w:p>
        </w:tc>
      </w:tr>
      <w:tr w:rsidR="00D1328D" w14:paraId="09380E38" w14:textId="77777777">
        <w:trPr>
          <w:cantSplit/>
        </w:trPr>
        <w:tc>
          <w:tcPr>
            <w:tcW w:w="1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36" w14:textId="431212E5" w:rsidR="00D1328D" w:rsidRDefault="00C76CE8">
            <w:pPr>
              <w:spacing w:line="260" w:lineRule="auto"/>
            </w:pPr>
            <w:ins w:id="153" w:author="Li, Chandler Changjun" w:date="2026-10-19T20:57:00Z">
              <w:r w:rsidRPr="00C76CE8">
                <w:rPr>
                  <w:sz w:val="16"/>
                  <w:szCs w:val="16"/>
                </w:rPr>
                <w:t>配置管理</w:t>
              </w:r>
            </w:ins>
            <w:del w:id="154" w:author="Li, Chandler Changjun" w:date="2026-10-19T20:57:00Z" w16du:dateUtc="2026-10-19T12:57:00Z">
              <w:r w:rsidR="003C487A" w:rsidDel="00C76CE8">
                <w:rPr>
                  <w:sz w:val="16"/>
                  <w:szCs w:val="16"/>
                </w:rPr>
                <w:delText>RPA</w:delText>
              </w:r>
            </w:del>
          </w:p>
        </w:tc>
        <w:tc>
          <w:tcPr>
            <w:tcW w:w="8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37" w14:textId="3411F962" w:rsidR="00D1328D" w:rsidRDefault="00C76CE8">
            <w:pPr>
              <w:spacing w:line="260" w:lineRule="auto"/>
            </w:pPr>
            <w:ins w:id="155" w:author="Li, Chandler Changjun" w:date="2026-10-19T20:57:00Z">
              <w:r w:rsidRPr="00C76CE8">
                <w:rPr>
                  <w:sz w:val="16"/>
                  <w:szCs w:val="16"/>
                </w:rPr>
                <w:t>发票导入模板，以及映射表“逻辑关系（Account Number 对应 PDC）”“附件5_Mapping list_Email loop”，均按版本上传管理；邮件监听规则；邮件模板与收件人配置</w:t>
              </w:r>
            </w:ins>
            <w:del w:id="156" w:author="Li, Chandler Changjun" w:date="2026-10-19T20:57:00Z" w16du:dateUtc="2026-10-19T12:57:00Z">
              <w:r w:rsidR="003C487A" w:rsidDel="00C76CE8">
                <w:rPr>
                  <w:sz w:val="16"/>
                  <w:szCs w:val="16"/>
                </w:rPr>
                <w:delText>N1 捕捉邮件 → N2 下载附件重命名并归档 → N3 OCR识别 → N4 填写发票导入模板 → N5 导入发票 → N6 创建预报 → N7 发送邮件通知</w:delText>
              </w:r>
            </w:del>
          </w:p>
        </w:tc>
      </w:tr>
      <w:tr w:rsidR="0058235A" w14:paraId="008A0C37" w14:textId="77777777">
        <w:trPr>
          <w:cantSplit/>
          <w:ins w:id="157" w:author="Li, Chandler Changjun" w:date="2026-10-19T20:57:00Z"/>
        </w:trPr>
        <w:tc>
          <w:tcPr>
            <w:tcW w:w="1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3CD210" w14:textId="1C054ED5" w:rsidR="0058235A" w:rsidRPr="00C76CE8" w:rsidRDefault="009F6CA5">
            <w:pPr>
              <w:spacing w:line="260" w:lineRule="auto"/>
              <w:rPr>
                <w:ins w:id="158" w:author="Li, Chandler Changjun" w:date="2026-10-19T20:57:00Z" w16du:dateUtc="2026-10-19T12:57:00Z"/>
                <w:sz w:val="16"/>
                <w:szCs w:val="16"/>
              </w:rPr>
            </w:pPr>
            <w:ins w:id="159" w:author="Li, Chandler Changjun" w:date="2026-10-19T20:57:00Z">
              <w:r w:rsidRPr="009F6CA5">
                <w:rPr>
                  <w:sz w:val="16"/>
                  <w:szCs w:val="16"/>
                </w:rPr>
                <w:t>存档与运行记录</w:t>
              </w:r>
            </w:ins>
          </w:p>
        </w:tc>
        <w:tc>
          <w:tcPr>
            <w:tcW w:w="8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538109" w14:textId="3B38C312" w:rsidR="0058235A" w:rsidRPr="00C76CE8" w:rsidRDefault="009F6CA5">
            <w:pPr>
              <w:spacing w:line="260" w:lineRule="auto"/>
              <w:rPr>
                <w:ins w:id="160" w:author="Li, Chandler Changjun" w:date="2026-10-19T20:57:00Z" w16du:dateUtc="2026-10-19T12:57:00Z"/>
                <w:sz w:val="16"/>
                <w:szCs w:val="16"/>
              </w:rPr>
            </w:pPr>
            <w:ins w:id="161" w:author="Li, Chandler Changjun" w:date="2026-10-19T20:57:00Z">
              <w:r w:rsidRPr="009F6CA5">
                <w:rPr>
                  <w:sz w:val="16"/>
                  <w:szCs w:val="16"/>
                </w:rPr>
                <w:t>Share Point 按“操作日期 / HAWB_分单号”存档主/分单、发票、导入模板、MSDS（如有）、Shippers_Decl（如有）；运行记录以 Process date 12 月 31 日为截止，按年累积</w:t>
              </w:r>
            </w:ins>
          </w:p>
        </w:tc>
      </w:tr>
    </w:tbl>
    <w:p w14:paraId="09380E39" w14:textId="77777777" w:rsidR="00D1328D" w:rsidDel="004619A3" w:rsidRDefault="00D1328D">
      <w:pPr>
        <w:spacing w:after="80"/>
        <w:rPr>
          <w:del w:id="162" w:author="Li, Chandler Changjun" w:date="2026-10-19T20:57:00Z" w16du:dateUtc="2026-10-19T12:57:00Z"/>
        </w:rPr>
      </w:pPr>
    </w:p>
    <w:p w14:paraId="09380E3A" w14:textId="77777777" w:rsidR="00D1328D" w:rsidDel="004619A3" w:rsidRDefault="003C487A">
      <w:pPr>
        <w:rPr>
          <w:del w:id="163" w:author="Li, Chandler Changjun" w:date="2026-10-19T20:57:00Z" w16du:dateUtc="2026-10-19T12:57:00Z"/>
        </w:rPr>
        <w:pPrChange w:id="164" w:author="Li, Chandler Changjun" w:date="2026-10-19T20:57:00Z" w16du:dateUtc="2026-10-19T12:57:00Z">
          <w:pPr>
            <w:pStyle w:val="Heading3"/>
          </w:pPr>
        </w:pPrChange>
      </w:pPr>
      <w:bookmarkStart w:id="165" w:name="_Toc242459630"/>
      <w:del w:id="166" w:author="Li, Chandler Changjun" w:date="2026-10-19T20:57:00Z" w16du:dateUtc="2026-10-19T12:57:00Z">
        <w:r w:rsidDel="004619A3">
          <w:delText>不包含范围</w:delText>
        </w:r>
        <w:bookmarkEnd w:id="165"/>
      </w:del>
    </w:p>
    <w:p w14:paraId="09380E3B" w14:textId="77777777" w:rsidR="00D1328D" w:rsidDel="004619A3" w:rsidRDefault="003C487A">
      <w:pPr>
        <w:rPr>
          <w:del w:id="167" w:author="Li, Chandler Changjun" w:date="2026-10-19T20:57:00Z" w16du:dateUtc="2026-10-19T12:57:00Z"/>
        </w:rPr>
        <w:pPrChange w:id="168" w:author="Li, Chandler Changjun" w:date="2026-10-19T20:57:00Z" w16du:dateUtc="2026-10-19T12:57:00Z">
          <w:pPr>
            <w:pStyle w:val="ListParagraph"/>
            <w:numPr>
              <w:numId w:val="2"/>
            </w:numPr>
            <w:spacing w:after="40"/>
            <w:ind w:left="360" w:hanging="240"/>
          </w:pPr>
        </w:pPrChange>
      </w:pPr>
      <w:del w:id="169" w:author="Li, Chandler Changjun" w:date="2026-10-19T20:57:00Z" w16du:dateUtc="2026-10-19T12:57:00Z">
        <w:r w:rsidDel="004619A3">
          <w:delText>IES+、Forwarder 邮件系统改造。</w:delText>
        </w:r>
      </w:del>
    </w:p>
    <w:p w14:paraId="09380E3D" w14:textId="6B007F7B" w:rsidR="00D1328D" w:rsidRDefault="003C487A">
      <w:pPr>
        <w:pPrChange w:id="170" w:author="Li, Chandler Changjun" w:date="2026-10-19T20:57:00Z" w16du:dateUtc="2026-10-19T12:57:00Z">
          <w:pPr>
            <w:pStyle w:val="ListParagraph"/>
            <w:numPr>
              <w:numId w:val="2"/>
            </w:numPr>
            <w:spacing w:after="40"/>
            <w:ind w:left="360" w:hanging="240"/>
          </w:pPr>
        </w:pPrChange>
      </w:pPr>
      <w:del w:id="171" w:author="Li, Chandler Changjun" w:date="2026-10-19T20:57:00Z" w16du:dateUtc="2026-10-19T12:57:00Z">
        <w:r w:rsidDel="004619A3">
          <w:delText>从 IES+ 抓取输入数据。所有输入来自预报邮件附件。</w:delText>
        </w:r>
      </w:del>
      <w:r>
        <w:br w:type="page"/>
      </w:r>
    </w:p>
    <w:p w14:paraId="09380E3E" w14:textId="79E365B0" w:rsidR="00D1328D" w:rsidRDefault="003C487A">
      <w:pPr>
        <w:pStyle w:val="Heading1"/>
        <w:rPr>
          <w:ins w:id="172" w:author="Li, Chandler Changjun" w:date="2026-10-19T21:04:00Z" w16du:dateUtc="2026-10-19T13:04:00Z"/>
        </w:rPr>
      </w:pPr>
      <w:bookmarkStart w:id="173" w:name="_Toc242459631"/>
      <w:r>
        <w:t>业务背景与目标</w:t>
      </w:r>
      <w:bookmarkEnd w:id="173"/>
    </w:p>
    <w:p w14:paraId="755F4BB6" w14:textId="365F8F0E" w:rsidR="003344E8" w:rsidRDefault="003344E8" w:rsidP="003344E8">
      <w:pPr>
        <w:pStyle w:val="Heading2"/>
        <w:rPr>
          <w:ins w:id="174" w:author="Li, Chandler Changjun" w:date="2026-10-19T21:05:00Z" w16du:dateUtc="2026-10-19T13:05:00Z"/>
        </w:rPr>
      </w:pPr>
      <w:ins w:id="175" w:author="Li, Chandler Changjun" w:date="2026-10-19T21:04:00Z" w16du:dateUtc="2026-10-19T13:04:00Z">
        <w:r>
          <w:rPr>
            <w:rFonts w:hint="eastAsia"/>
          </w:rPr>
          <w:t>业务痛点</w:t>
        </w:r>
      </w:ins>
    </w:p>
    <w:tbl>
      <w:tblPr>
        <w:tblStyle w:val="GridTable4-Accent1"/>
        <w:tblW w:w="0" w:type="auto"/>
        <w:tblLook w:val="04A0" w:firstRow="1" w:lastRow="0" w:firstColumn="1" w:lastColumn="0" w:noHBand="0" w:noVBand="1"/>
        <w:tblPrChange w:id="176" w:author="Li, Chandler Changjun" w:date="2026-10-19T21:11:00Z" w16du:dateUtc="2026-10-19T13:11:00Z">
          <w:tblPr>
            <w:tblStyle w:val="GridTable4-Accent1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704"/>
        <w:gridCol w:w="1134"/>
        <w:gridCol w:w="3827"/>
        <w:gridCol w:w="1547"/>
        <w:gridCol w:w="1804"/>
        <w:tblGridChange w:id="177">
          <w:tblGrid>
            <w:gridCol w:w="704"/>
            <w:gridCol w:w="1134"/>
            <w:gridCol w:w="3119"/>
            <w:gridCol w:w="708"/>
            <w:gridCol w:w="1547"/>
            <w:gridCol w:w="1804"/>
          </w:tblGrid>
        </w:tblGridChange>
      </w:tblGrid>
      <w:tr w:rsidR="00A9433A" w14:paraId="67324F4E" w14:textId="77777777" w:rsidTr="00DE5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78" w:author="Li, Chandler Changjun" w:date="2026-10-19T21:0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PrChange w:id="179" w:author="Li, Chandler Changjun" w:date="2026-10-19T21:11:00Z" w16du:dateUtc="2026-10-19T13:11:00Z">
              <w:tcPr>
                <w:tcW w:w="704" w:type="dxa"/>
              </w:tcPr>
            </w:tcPrChange>
          </w:tcPr>
          <w:p w14:paraId="0620F413" w14:textId="77777777" w:rsidR="00A9433A" w:rsidRDefault="00A9433A" w:rsidP="00155F82">
            <w:pPr>
              <w:pStyle w:val="ListParagraph"/>
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<w:rPr>
                <w:ins w:id="180" w:author="Li, Chandler Changjun" w:date="2026-10-19T21:05:00Z" w16du:dateUtc="2026-10-19T13:05:00Z"/>
              </w:rPr>
            </w:pPr>
            <w:ins w:id="181" w:author="Li, Chandler Changjun" w:date="2026-10-19T21:05:00Z" w16du:dateUtc="2026-10-19T13:05:00Z">
              <w:r>
                <w:rPr>
                  <w:rFonts w:hint="eastAsia"/>
                </w:rPr>
                <w:t>序号</w:t>
              </w:r>
            </w:ins>
          </w:p>
        </w:tc>
        <w:tc>
          <w:tcPr>
            <w:tcW w:w="1134" w:type="dxa"/>
            <w:tcPrChange w:id="182" w:author="Li, Chandler Changjun" w:date="2026-10-19T21:11:00Z" w16du:dateUtc="2026-10-19T13:11:00Z">
              <w:tcPr>
                <w:tcW w:w="1134" w:type="dxa"/>
              </w:tcPr>
            </w:tcPrChange>
          </w:tcPr>
          <w:p w14:paraId="394032ED" w14:textId="77777777" w:rsidR="00A9433A" w:rsidRDefault="00A9433A" w:rsidP="00155F82">
            <w:pPr>
              <w:pStyle w:val="List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83" w:author="Li, Chandler Changjun" w:date="2026-10-19T21:05:00Z" w16du:dateUtc="2026-10-19T13:05:00Z"/>
              </w:rPr>
            </w:pPr>
            <w:ins w:id="184" w:author="Li, Chandler Changjun" w:date="2026-10-19T21:05:00Z" w16du:dateUtc="2026-10-19T13:05:00Z">
              <w:r>
                <w:rPr>
                  <w:rFonts w:hint="eastAsia"/>
                </w:rPr>
                <w:t>痛点</w:t>
              </w:r>
            </w:ins>
          </w:p>
        </w:tc>
        <w:tc>
          <w:tcPr>
            <w:tcW w:w="3827" w:type="dxa"/>
            <w:tcPrChange w:id="185" w:author="Li, Chandler Changjun" w:date="2026-10-19T21:11:00Z" w16du:dateUtc="2026-10-19T13:11:00Z">
              <w:tcPr>
                <w:tcW w:w="3119" w:type="dxa"/>
              </w:tcPr>
            </w:tcPrChange>
          </w:tcPr>
          <w:p w14:paraId="6EEE8683" w14:textId="77777777" w:rsidR="00A9433A" w:rsidRDefault="00A9433A" w:rsidP="00155F82">
            <w:pPr>
              <w:pStyle w:val="List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86" w:author="Li, Chandler Changjun" w:date="2026-10-19T21:05:00Z" w16du:dateUtc="2026-10-19T13:05:00Z"/>
              </w:rPr>
            </w:pPr>
            <w:ins w:id="187" w:author="Li, Chandler Changjun" w:date="2026-10-19T21:05:00Z" w16du:dateUtc="2026-10-19T13:05:00Z">
              <w:r>
                <w:rPr>
                  <w:rFonts w:hint="eastAsia"/>
                </w:rPr>
                <w:t>现状</w:t>
              </w:r>
            </w:ins>
          </w:p>
        </w:tc>
        <w:tc>
          <w:tcPr>
            <w:tcW w:w="1547" w:type="dxa"/>
            <w:tcPrChange w:id="188" w:author="Li, Chandler Changjun" w:date="2026-10-19T21:11:00Z" w16du:dateUtc="2026-10-19T13:11:00Z">
              <w:tcPr>
                <w:tcW w:w="2255" w:type="dxa"/>
                <w:gridSpan w:val="2"/>
              </w:tcPr>
            </w:tcPrChange>
          </w:tcPr>
          <w:p w14:paraId="4FAB3651" w14:textId="77777777" w:rsidR="00A9433A" w:rsidRDefault="00A9433A" w:rsidP="00155F82">
            <w:pPr>
              <w:pStyle w:val="List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89" w:author="Li, Chandler Changjun" w:date="2026-10-19T21:05:00Z" w16du:dateUtc="2026-10-19T13:05:00Z"/>
              </w:rPr>
            </w:pPr>
            <w:ins w:id="190" w:author="Li, Chandler Changjun" w:date="2026-10-19T21:05:00Z" w16du:dateUtc="2026-10-19T13:05:00Z">
              <w:r>
                <w:rPr>
                  <w:rFonts w:hint="eastAsia"/>
                </w:rPr>
                <w:t>业务影响</w:t>
              </w:r>
            </w:ins>
          </w:p>
        </w:tc>
        <w:tc>
          <w:tcPr>
            <w:tcW w:w="1804" w:type="dxa"/>
            <w:tcPrChange w:id="191" w:author="Li, Chandler Changjun" w:date="2026-10-19T21:11:00Z" w16du:dateUtc="2026-10-19T13:11:00Z">
              <w:tcPr>
                <w:tcW w:w="1804" w:type="dxa"/>
              </w:tcPr>
            </w:tcPrChange>
          </w:tcPr>
          <w:p w14:paraId="764F9C76" w14:textId="77777777" w:rsidR="00A9433A" w:rsidRDefault="00A9433A" w:rsidP="00155F82">
            <w:pPr>
              <w:pStyle w:val="List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92" w:author="Li, Chandler Changjun" w:date="2026-10-19T21:05:00Z" w16du:dateUtc="2026-10-19T13:05:00Z"/>
              </w:rPr>
            </w:pPr>
            <w:ins w:id="193" w:author="Li, Chandler Changjun" w:date="2026-10-19T21:05:00Z" w16du:dateUtc="2026-10-19T13:05:00Z">
              <w:r>
                <w:rPr>
                  <w:rFonts w:hint="eastAsia"/>
                </w:rPr>
                <w:t>期望方向</w:t>
              </w:r>
            </w:ins>
          </w:p>
        </w:tc>
      </w:tr>
      <w:tr w:rsidR="00A9433A" w:rsidRPr="0007670F" w14:paraId="67293A90" w14:textId="77777777" w:rsidTr="00DE5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94" w:author="Li, Chandler Changjun" w:date="2026-10-19T21:0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shd w:val="clear" w:color="auto" w:fill="auto"/>
            <w:tcPrChange w:id="195" w:author="Li, Chandler Changjun" w:date="2026-10-19T21:11:00Z" w16du:dateUtc="2026-10-19T13:11:00Z">
              <w:tcPr>
                <w:tcW w:w="704" w:type="dxa"/>
              </w:tcPr>
            </w:tcPrChange>
          </w:tcPr>
          <w:p w14:paraId="101947AB" w14:textId="77777777" w:rsidR="00A9433A" w:rsidRPr="00A9433A" w:rsidRDefault="00A9433A" w:rsidP="00155F82">
            <w:pPr>
              <w:pStyle w:val="ListParagraph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ins w:id="196" w:author="Li, Chandler Changjun" w:date="2026-10-19T21:05:00Z" w16du:dateUtc="2026-10-19T13:05:00Z"/>
                <w:b w:val="0"/>
                <w:bCs w:val="0"/>
              </w:rPr>
            </w:pPr>
            <w:ins w:id="197" w:author="Li, Chandler Changjun" w:date="2026-10-19T21:05:00Z" w16du:dateUtc="2026-10-19T13:05:00Z">
              <w:r w:rsidRPr="00A9433A">
                <w:rPr>
                  <w:rFonts w:hint="eastAsia"/>
                  <w:b w:val="0"/>
                  <w:bCs w:val="0"/>
                </w:rPr>
                <w:t>1</w:t>
              </w:r>
            </w:ins>
          </w:p>
        </w:tc>
        <w:tc>
          <w:tcPr>
            <w:tcW w:w="1134" w:type="dxa"/>
            <w:shd w:val="clear" w:color="auto" w:fill="auto"/>
            <w:tcPrChange w:id="198" w:author="Li, Chandler Changjun" w:date="2026-10-19T21:11:00Z" w16du:dateUtc="2026-10-19T13:11:00Z">
              <w:tcPr>
                <w:tcW w:w="1134" w:type="dxa"/>
              </w:tcPr>
            </w:tcPrChange>
          </w:tcPr>
          <w:p w14:paraId="34DF26EA" w14:textId="77777777" w:rsidR="00A9433A" w:rsidRPr="00A9433A" w:rsidRDefault="00A9433A" w:rsidP="00155F82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99" w:author="Li, Chandler Changjun" w:date="2026-10-19T21:05:00Z" w16du:dateUtc="2026-10-19T13:05:00Z"/>
              </w:rPr>
            </w:pPr>
            <w:ins w:id="200" w:author="Li, Chandler Changjun" w:date="2026-10-19T21:05:00Z" w16du:dateUtc="2026-10-19T13:05:00Z">
              <w:r w:rsidRPr="00A9433A">
                <w:t>人工流程长、跨系统多</w:t>
              </w:r>
            </w:ins>
          </w:p>
        </w:tc>
        <w:tc>
          <w:tcPr>
            <w:tcW w:w="3827" w:type="dxa"/>
            <w:shd w:val="clear" w:color="auto" w:fill="auto"/>
            <w:tcPrChange w:id="201" w:author="Li, Chandler Changjun" w:date="2026-10-19T21:11:00Z" w16du:dateUtc="2026-10-19T13:11:00Z">
              <w:tcPr>
                <w:tcW w:w="3119" w:type="dxa"/>
              </w:tcPr>
            </w:tcPrChange>
          </w:tcPr>
          <w:p w14:paraId="6FE4B6E5" w14:textId="1341E04B" w:rsidR="00A9433A" w:rsidRPr="00A9433A" w:rsidRDefault="00DB4245" w:rsidP="00155F82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02" w:author="Li, Chandler Changjun" w:date="2026-10-19T21:05:00Z" w16du:dateUtc="2026-10-19T13:05:00Z"/>
              </w:rPr>
            </w:pPr>
            <w:ins w:id="203" w:author="Li, Chandler Changjun" w:date="2026-10-19T21:06:00Z">
              <w:r w:rsidRPr="00DB4245">
                <w:t>每封预报邮件都要在邮件、T盘/Share point、IES+ 发票界面、IES+ 预报界面之间操作：下载附件并重命名 → 建文件夹存档 → 填写导入模板 → 导入发票并上传 PDF 发票 → 生成预报、填写字段、上传文档资料 → 按收件人回复邮件 → 记录运行结果</w:t>
              </w:r>
            </w:ins>
          </w:p>
        </w:tc>
        <w:tc>
          <w:tcPr>
            <w:tcW w:w="1547" w:type="dxa"/>
            <w:shd w:val="clear" w:color="auto" w:fill="auto"/>
            <w:tcPrChange w:id="204" w:author="Li, Chandler Changjun" w:date="2026-10-19T21:11:00Z" w16du:dateUtc="2026-10-19T13:11:00Z">
              <w:tcPr>
                <w:tcW w:w="2255" w:type="dxa"/>
                <w:gridSpan w:val="2"/>
              </w:tcPr>
            </w:tcPrChange>
          </w:tcPr>
          <w:p w14:paraId="344971DE" w14:textId="7EA2A7DC" w:rsidR="00A9433A" w:rsidRPr="00A9433A" w:rsidRDefault="005B4B6B" w:rsidP="00155F82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05" w:author="Li, Chandler Changjun" w:date="2026-10-19T21:05:00Z" w16du:dateUtc="2026-10-19T13:05:00Z"/>
              </w:rPr>
            </w:pPr>
            <w:ins w:id="206" w:author="Li, Chandler Changjun" w:date="2026-10-19T21:06:00Z">
              <w:r w:rsidRPr="005B4B6B">
                <w:t>每票重复同样的操作</w:t>
              </w:r>
            </w:ins>
          </w:p>
        </w:tc>
        <w:tc>
          <w:tcPr>
            <w:tcW w:w="1804" w:type="dxa"/>
            <w:shd w:val="clear" w:color="auto" w:fill="auto"/>
            <w:tcPrChange w:id="207" w:author="Li, Chandler Changjun" w:date="2026-10-19T21:11:00Z" w16du:dateUtc="2026-10-19T13:11:00Z">
              <w:tcPr>
                <w:tcW w:w="1804" w:type="dxa"/>
              </w:tcPr>
            </w:tcPrChange>
          </w:tcPr>
          <w:p w14:paraId="00A2231A" w14:textId="6777D0F3" w:rsidR="00A9433A" w:rsidRPr="00A9433A" w:rsidRDefault="005B4B6B" w:rsidP="00155F82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08" w:author="Li, Chandler Changjun" w:date="2026-10-19T21:05:00Z" w16du:dateUtc="2026-10-19T13:05:00Z"/>
              </w:rPr>
            </w:pPr>
            <w:ins w:id="209" w:author="Li, Chandler Changjun" w:date="2026-10-19T21:07:00Z">
              <w:r w:rsidRPr="005B4B6B">
                <w:t>收到预报邮件后自动跑完整链路，人工只处理异常</w:t>
              </w:r>
            </w:ins>
          </w:p>
        </w:tc>
      </w:tr>
      <w:tr w:rsidR="005B4B6B" w:rsidRPr="0007670F" w14:paraId="767701D8" w14:textId="77777777" w:rsidTr="00DE5A25">
        <w:trPr>
          <w:ins w:id="210" w:author="Li, Chandler Changjun" w:date="2026-10-19T21:0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PrChange w:id="211" w:author="Li, Chandler Changjun" w:date="2026-10-19T21:11:00Z" w16du:dateUtc="2026-10-19T13:11:00Z">
              <w:tcPr>
                <w:tcW w:w="704" w:type="dxa"/>
                <w:shd w:val="clear" w:color="auto" w:fill="E3F6FD"/>
              </w:tcPr>
            </w:tcPrChange>
          </w:tcPr>
          <w:p w14:paraId="01277DF9" w14:textId="5B10C87D" w:rsidR="005B4B6B" w:rsidRPr="005B4B6B" w:rsidRDefault="005B4B6B" w:rsidP="00155F82">
            <w:pPr>
              <w:pStyle w:val="ListParagraph"/>
              <w:rPr>
                <w:ins w:id="212" w:author="Li, Chandler Changjun" w:date="2026-10-19T21:07:00Z" w16du:dateUtc="2026-10-19T13:07:00Z"/>
                <w:b w:val="0"/>
                <w:bCs w:val="0"/>
                <w:rPrChange w:id="213" w:author="Li, Chandler Changjun" w:date="2026-10-19T21:07:00Z" w16du:dateUtc="2026-10-19T13:07:00Z">
                  <w:rPr>
                    <w:ins w:id="214" w:author="Li, Chandler Changjun" w:date="2026-10-19T21:07:00Z" w16du:dateUtc="2026-10-19T13:07:00Z"/>
                  </w:rPr>
                </w:rPrChange>
              </w:rPr>
            </w:pPr>
            <w:ins w:id="215" w:author="Li, Chandler Changjun" w:date="2026-10-19T21:07:00Z" w16du:dateUtc="2026-10-19T13:07:00Z">
              <w:r>
                <w:rPr>
                  <w:rFonts w:hint="eastAsia"/>
                  <w:b w:val="0"/>
                  <w:bCs w:val="0"/>
                </w:rPr>
                <w:t>2</w:t>
              </w:r>
            </w:ins>
          </w:p>
        </w:tc>
        <w:tc>
          <w:tcPr>
            <w:tcW w:w="1134" w:type="dxa"/>
            <w:tcPrChange w:id="216" w:author="Li, Chandler Changjun" w:date="2026-10-19T21:11:00Z" w16du:dateUtc="2026-10-19T13:11:00Z">
              <w:tcPr>
                <w:tcW w:w="1134" w:type="dxa"/>
                <w:shd w:val="clear" w:color="auto" w:fill="E3F6FD"/>
              </w:tcPr>
            </w:tcPrChange>
          </w:tcPr>
          <w:p w14:paraId="63187639" w14:textId="3DFD06E6" w:rsidR="005B4B6B" w:rsidRPr="00A9433A" w:rsidRDefault="00B026D0" w:rsidP="00155F8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7" w:author="Li, Chandler Changjun" w:date="2026-10-19T21:07:00Z" w16du:dateUtc="2026-10-19T13:07:00Z"/>
              </w:rPr>
            </w:pPr>
            <w:ins w:id="218" w:author="Li, Chandler Changjun" w:date="2026-10-19T21:07:00Z">
              <w:r w:rsidRPr="00B026D0">
                <w:t>字段提取规则复杂</w:t>
              </w:r>
            </w:ins>
          </w:p>
        </w:tc>
        <w:tc>
          <w:tcPr>
            <w:tcW w:w="3827" w:type="dxa"/>
            <w:tcPrChange w:id="219" w:author="Li, Chandler Changjun" w:date="2026-10-19T21:11:00Z" w16du:dateUtc="2026-10-19T13:11:00Z">
              <w:tcPr>
                <w:tcW w:w="3119" w:type="dxa"/>
                <w:shd w:val="clear" w:color="auto" w:fill="E3F6FD"/>
              </w:tcPr>
            </w:tcPrChange>
          </w:tcPr>
          <w:p w14:paraId="3C7C4E76" w14:textId="09B306FE" w:rsidR="005B4B6B" w:rsidRPr="00DB4245" w:rsidRDefault="00B026D0" w:rsidP="00155F8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0" w:author="Li, Chandler Changjun" w:date="2026-10-19T21:07:00Z" w16du:dateUtc="2026-10-19T13:07:00Z"/>
              </w:rPr>
            </w:pPr>
            <w:ins w:id="221" w:author="Li, Chandler Changjun" w:date="2026-10-19T21:07:00Z">
              <w:r w:rsidRPr="00B026D0">
                <w:t>导入模板四页（INV表头、INV表体、DN表头、DN表体）和预报字段，都要对照发票箱单 PDF 与运单逐项提取。涉及</w:t>
              </w:r>
            </w:ins>
            <w:ins w:id="222" w:author="Li, Chandler Changjun" w:date="2026-10-19T21:10:00Z" w16du:dateUtc="2026-10-19T13:10:00Z">
              <w:r w:rsidR="00FA5B07">
                <w:rPr>
                  <w:rFonts w:hint="eastAsia"/>
                </w:rPr>
                <w:t>多个字段映射和转换</w:t>
              </w:r>
            </w:ins>
            <w:ins w:id="223" w:author="Li, Chandler Changjun" w:date="2026-10-19T21:07:00Z">
              <w:r w:rsidRPr="00B026D0">
                <w:t>。</w:t>
              </w:r>
            </w:ins>
          </w:p>
        </w:tc>
        <w:tc>
          <w:tcPr>
            <w:tcW w:w="1547" w:type="dxa"/>
            <w:tcPrChange w:id="224" w:author="Li, Chandler Changjun" w:date="2026-10-19T21:11:00Z" w16du:dateUtc="2026-10-19T13:11:00Z">
              <w:tcPr>
                <w:tcW w:w="2255" w:type="dxa"/>
                <w:gridSpan w:val="2"/>
                <w:shd w:val="clear" w:color="auto" w:fill="E3F6FD"/>
              </w:tcPr>
            </w:tcPrChange>
          </w:tcPr>
          <w:p w14:paraId="07DADD70" w14:textId="7C96976B" w:rsidR="005B4B6B" w:rsidRPr="005B4B6B" w:rsidRDefault="00B026D0" w:rsidP="00155F8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5" w:author="Li, Chandler Changjun" w:date="2026-10-19T21:07:00Z" w16du:dateUtc="2026-10-19T13:07:00Z"/>
              </w:rPr>
            </w:pPr>
            <w:ins w:id="226" w:author="Li, Chandler Changjun" w:date="2026-10-19T21:07:00Z">
              <w:r w:rsidRPr="00B026D0">
                <w:t>必填内容为空时，上传系统失败</w:t>
              </w:r>
            </w:ins>
          </w:p>
        </w:tc>
        <w:tc>
          <w:tcPr>
            <w:tcW w:w="1804" w:type="dxa"/>
            <w:tcPrChange w:id="227" w:author="Li, Chandler Changjun" w:date="2026-10-19T21:11:00Z" w16du:dateUtc="2026-10-19T13:11:00Z">
              <w:tcPr>
                <w:tcW w:w="1804" w:type="dxa"/>
                <w:shd w:val="clear" w:color="auto" w:fill="E3F6FD"/>
              </w:tcPr>
            </w:tcPrChange>
          </w:tcPr>
          <w:p w14:paraId="726DB99F" w14:textId="4914F743" w:rsidR="005B4B6B" w:rsidRPr="005B4B6B" w:rsidRDefault="00B026D0" w:rsidP="00155F8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8" w:author="Li, Chandler Changjun" w:date="2026-10-19T21:07:00Z" w16du:dateUtc="2026-10-19T13:07:00Z"/>
              </w:rPr>
            </w:pPr>
            <w:ins w:id="229" w:author="Li, Chandler Changjun" w:date="2026-10-19T21:07:00Z">
              <w:r w:rsidRPr="00B026D0">
                <w:t>取值规则统一执行，关键规则自动校验</w:t>
              </w:r>
            </w:ins>
          </w:p>
        </w:tc>
      </w:tr>
      <w:tr w:rsidR="00B026D0" w:rsidRPr="0007670F" w14:paraId="2380372E" w14:textId="77777777" w:rsidTr="00DE5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0"/>
          <w:ins w:id="230" w:author="Li, Chandler Changjun" w:date="2026-10-19T21:0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shd w:val="clear" w:color="auto" w:fill="auto"/>
            <w:tcPrChange w:id="231" w:author="Li, Chandler Changjun" w:date="2026-10-19T21:11:00Z" w16du:dateUtc="2026-10-19T13:11:00Z">
              <w:tcPr>
                <w:tcW w:w="704" w:type="dxa"/>
                <w:shd w:val="clear" w:color="auto" w:fill="E3F6FD"/>
              </w:tcPr>
            </w:tcPrChange>
          </w:tcPr>
          <w:p w14:paraId="269B5AD3" w14:textId="0EA1E4F1" w:rsidR="00B026D0" w:rsidRDefault="00EC7F2B" w:rsidP="00155F82">
            <w:pPr>
              <w:pStyle w:val="ListParagraph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ins w:id="232" w:author="Li, Chandler Changjun" w:date="2026-10-19T21:07:00Z" w16du:dateUtc="2026-10-19T13:07:00Z"/>
                <w:b w:val="0"/>
                <w:bCs w:val="0"/>
              </w:rPr>
            </w:pPr>
            <w:ins w:id="233" w:author="Li, Chandler Changjun" w:date="2026-10-19T21:08:00Z" w16du:dateUtc="2026-10-19T13:08:00Z">
              <w:r>
                <w:rPr>
                  <w:rFonts w:hint="eastAsia"/>
                  <w:b w:val="0"/>
                  <w:bCs w:val="0"/>
                </w:rPr>
                <w:t>3</w:t>
              </w:r>
            </w:ins>
          </w:p>
        </w:tc>
        <w:tc>
          <w:tcPr>
            <w:tcW w:w="1134" w:type="dxa"/>
            <w:shd w:val="clear" w:color="auto" w:fill="auto"/>
            <w:tcPrChange w:id="234" w:author="Li, Chandler Changjun" w:date="2026-10-19T21:11:00Z" w16du:dateUtc="2026-10-19T13:11:00Z">
              <w:tcPr>
                <w:tcW w:w="1134" w:type="dxa"/>
                <w:shd w:val="clear" w:color="auto" w:fill="E3F6FD"/>
              </w:tcPr>
            </w:tcPrChange>
          </w:tcPr>
          <w:p w14:paraId="30F82147" w14:textId="1A7B2222" w:rsidR="00B026D0" w:rsidRPr="00B026D0" w:rsidRDefault="00EC7F2B" w:rsidP="00155F82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35" w:author="Li, Chandler Changjun" w:date="2026-10-19T21:07:00Z" w16du:dateUtc="2026-10-19T13:07:00Z"/>
              </w:rPr>
            </w:pPr>
            <w:ins w:id="236" w:author="Li, Chandler Changjun" w:date="2026-10-19T21:07:00Z">
              <w:r w:rsidRPr="00EC7F2B">
                <w:t>异常需人工识别</w:t>
              </w:r>
            </w:ins>
          </w:p>
        </w:tc>
        <w:tc>
          <w:tcPr>
            <w:tcW w:w="3827" w:type="dxa"/>
            <w:shd w:val="clear" w:color="auto" w:fill="auto"/>
            <w:tcPrChange w:id="237" w:author="Li, Chandler Changjun" w:date="2026-10-19T21:11:00Z" w16du:dateUtc="2026-10-19T13:11:00Z">
              <w:tcPr>
                <w:tcW w:w="3119" w:type="dxa"/>
                <w:shd w:val="clear" w:color="auto" w:fill="E3F6FD"/>
              </w:tcPr>
            </w:tcPrChange>
          </w:tcPr>
          <w:p w14:paraId="3A21655A" w14:textId="61AB127C" w:rsidR="00B026D0" w:rsidRPr="00B026D0" w:rsidRDefault="00EC7F2B" w:rsidP="00155F82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38" w:author="Li, Chandler Changjun" w:date="2026-10-19T21:07:00Z" w16du:dateUtc="2026-10-19T13:07:00Z"/>
              </w:rPr>
            </w:pPr>
            <w:ins w:id="239" w:author="Li, Chandler Changjun" w:date="2026-10-19T21:08:00Z">
              <w:r w:rsidRPr="00EC7F2B">
                <w:t>Mode of Shipment 提取为其他值、找不到对应的 customer code 时，需置空并报错。MBZ/DN No.:PID 为多对一时，IES+ 不接受，需业务用户做特殊数据处理。导入发票、生成预报出现 Warning 时需记录</w:t>
              </w:r>
            </w:ins>
          </w:p>
        </w:tc>
        <w:tc>
          <w:tcPr>
            <w:tcW w:w="1547" w:type="dxa"/>
            <w:shd w:val="clear" w:color="auto" w:fill="auto"/>
            <w:tcPrChange w:id="240" w:author="Li, Chandler Changjun" w:date="2026-10-19T21:11:00Z" w16du:dateUtc="2026-10-19T13:11:00Z">
              <w:tcPr>
                <w:tcW w:w="2255" w:type="dxa"/>
                <w:gridSpan w:val="2"/>
                <w:shd w:val="clear" w:color="auto" w:fill="E3F6FD"/>
              </w:tcPr>
            </w:tcPrChange>
          </w:tcPr>
          <w:p w14:paraId="2E3A0F41" w14:textId="100C2D14" w:rsidR="00B026D0" w:rsidRPr="00EC7F2B" w:rsidRDefault="00EC7F2B" w:rsidP="00155F82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41" w:author="Li, Chandler Changjun" w:date="2026-10-19T21:07:00Z" w16du:dateUtc="2026-10-19T13:07:00Z"/>
              </w:rPr>
            </w:pPr>
            <w:ins w:id="242" w:author="Li, Chandler Changjun" w:date="2026-10-19T21:08:00Z">
              <w:r w:rsidRPr="00EC7F2B">
                <w:t>需逐票人工判断并记录</w:t>
              </w:r>
            </w:ins>
          </w:p>
        </w:tc>
        <w:tc>
          <w:tcPr>
            <w:tcW w:w="1804" w:type="dxa"/>
            <w:shd w:val="clear" w:color="auto" w:fill="auto"/>
            <w:tcPrChange w:id="243" w:author="Li, Chandler Changjun" w:date="2026-10-19T21:11:00Z" w16du:dateUtc="2026-10-19T13:11:00Z">
              <w:tcPr>
                <w:tcW w:w="1804" w:type="dxa"/>
                <w:shd w:val="clear" w:color="auto" w:fill="E3F6FD"/>
              </w:tcPr>
            </w:tcPrChange>
          </w:tcPr>
          <w:p w14:paraId="0467F720" w14:textId="2B506867" w:rsidR="00B026D0" w:rsidRPr="00B026D0" w:rsidRDefault="00EC7F2B" w:rsidP="00155F82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44" w:author="Li, Chandler Changjun" w:date="2026-10-19T21:07:00Z" w16du:dateUtc="2026-10-19T13:07:00Z"/>
              </w:rPr>
            </w:pPr>
            <w:ins w:id="245" w:author="Li, Chandler Changjun" w:date="2026-10-19T21:08:00Z">
              <w:r w:rsidRPr="00EC7F2B">
                <w:t>异常自动识别并停止，提醒业务处理后重跑</w:t>
              </w:r>
            </w:ins>
          </w:p>
        </w:tc>
      </w:tr>
    </w:tbl>
    <w:p w14:paraId="050A24E8" w14:textId="77777777" w:rsidR="003344E8" w:rsidRPr="00A9433A" w:rsidRDefault="003344E8">
      <w:pPr>
        <w:rPr>
          <w:ins w:id="246" w:author="Li, Chandler Changjun" w:date="2026-10-19T21:04:00Z" w16du:dateUtc="2026-10-19T13:04:00Z"/>
        </w:rPr>
        <w:pPrChange w:id="247" w:author="Li, Chandler Changjun" w:date="2026-10-19T21:05:00Z" w16du:dateUtc="2026-10-19T13:05:00Z">
          <w:pPr>
            <w:pStyle w:val="Heading2"/>
          </w:pPr>
        </w:pPrChange>
      </w:pPr>
    </w:p>
    <w:p w14:paraId="7CB1F00B" w14:textId="232E84B0" w:rsidR="003344E8" w:rsidRDefault="003344E8" w:rsidP="003344E8">
      <w:pPr>
        <w:pStyle w:val="Heading2"/>
        <w:rPr>
          <w:ins w:id="248" w:author="Li, Chandler Changjun" w:date="2026-10-19T21:08:00Z" w16du:dateUtc="2026-10-19T13:08:00Z"/>
        </w:rPr>
      </w:pPr>
      <w:ins w:id="249" w:author="Li, Chandler Changjun" w:date="2026-10-19T21:05:00Z" w16du:dateUtc="2026-10-19T13:05:00Z">
        <w:r>
          <w:rPr>
            <w:rFonts w:hint="eastAsia"/>
          </w:rPr>
          <w:t>业务目标</w:t>
        </w:r>
      </w:ins>
    </w:p>
    <w:tbl>
      <w:tblPr>
        <w:tblStyle w:val="GridTable4-Accent1"/>
        <w:tblW w:w="9026" w:type="dxa"/>
        <w:tblLook w:val="04A0" w:firstRow="1" w:lastRow="0" w:firstColumn="1" w:lastColumn="0" w:noHBand="0" w:noVBand="1"/>
      </w:tblPr>
      <w:tblGrid>
        <w:gridCol w:w="1555"/>
        <w:gridCol w:w="5386"/>
        <w:gridCol w:w="2085"/>
        <w:tblGridChange w:id="250">
          <w:tblGrid>
            <w:gridCol w:w="1555"/>
            <w:gridCol w:w="5386"/>
            <w:gridCol w:w="2085"/>
          </w:tblGrid>
        </w:tblGridChange>
      </w:tblGrid>
      <w:tr w:rsidR="000042AB" w14:paraId="7D196146" w14:textId="77777777" w:rsidTr="00155F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251" w:author="Li, Chandler Changjun" w:date="2026-10-19T21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32CDC06B" w14:textId="77777777" w:rsidR="000042AB" w:rsidRDefault="000042AB" w:rsidP="00155F82">
            <w:pPr>
              <w:pStyle w:val="ListParagraph"/>
              <w:rPr>
                <w:ins w:id="252" w:author="Li, Chandler Changjun" w:date="2026-10-19T21:08:00Z" w16du:dateUtc="2026-10-19T13:08:00Z"/>
              </w:rPr>
            </w:pPr>
            <w:ins w:id="253" w:author="Li, Chandler Changjun" w:date="2026-10-19T21:08:00Z" w16du:dateUtc="2026-10-19T13:08:00Z">
              <w:r>
                <w:t>目标</w:t>
              </w:r>
            </w:ins>
          </w:p>
        </w:tc>
        <w:tc>
          <w:tcPr>
            <w:tcW w:w="5386" w:type="dxa"/>
          </w:tcPr>
          <w:p w14:paraId="1A5BA9E8" w14:textId="77777777" w:rsidR="000042AB" w:rsidRDefault="000042AB" w:rsidP="00155F82">
            <w:pPr>
              <w:pStyle w:val="List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254" w:author="Li, Chandler Changjun" w:date="2026-10-19T21:08:00Z" w16du:dateUtc="2026-10-19T13:08:00Z"/>
              </w:rPr>
            </w:pPr>
            <w:ins w:id="255" w:author="Li, Chandler Changjun" w:date="2026-10-19T21:08:00Z" w16du:dateUtc="2026-10-19T13:08:00Z">
              <w:r>
                <w:t>描述</w:t>
              </w:r>
            </w:ins>
          </w:p>
        </w:tc>
        <w:tc>
          <w:tcPr>
            <w:tcW w:w="2085" w:type="dxa"/>
          </w:tcPr>
          <w:p w14:paraId="4991E560" w14:textId="77777777" w:rsidR="000042AB" w:rsidRDefault="000042AB" w:rsidP="00155F82">
            <w:pPr>
              <w:pStyle w:val="List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256" w:author="Li, Chandler Changjun" w:date="2026-10-19T21:08:00Z" w16du:dateUtc="2026-10-19T13:08:00Z"/>
              </w:rPr>
            </w:pPr>
            <w:ins w:id="257" w:author="Li, Chandler Changjun" w:date="2026-10-19T21:08:00Z" w16du:dateUtc="2026-10-19T13:08:00Z">
              <w:r>
                <w:t>优先级</w:t>
              </w:r>
            </w:ins>
          </w:p>
        </w:tc>
      </w:tr>
      <w:tr w:rsidR="000042AB" w14:paraId="6B4FDAD8" w14:textId="77777777" w:rsidTr="000042AB">
        <w:tblPrEx>
          <w:tblW w:w="9026" w:type="dxa"/>
          <w:tblPrExChange w:id="258" w:author="Li, Chandler Changjun" w:date="2026-10-19T21:09:00Z" w16du:dateUtc="2026-10-19T13:09:00Z">
            <w:tblPrEx>
              <w:tblW w:w="9026" w:type="dxa"/>
            </w:tblPrEx>
          </w:tblPrExChange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259" w:author="Li, Chandler Changjun" w:date="2026-10-19T21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auto"/>
            <w:tcPrChange w:id="260" w:author="Li, Chandler Changjun" w:date="2026-10-19T21:09:00Z" w16du:dateUtc="2026-10-19T13:09:00Z">
              <w:tcPr>
                <w:tcW w:w="1555" w:type="dxa"/>
              </w:tcPr>
            </w:tcPrChange>
          </w:tcPr>
          <w:p w14:paraId="51B5AC9F" w14:textId="77777777" w:rsidR="000042AB" w:rsidRDefault="000042AB" w:rsidP="00155F82">
            <w:pPr>
              <w:pStyle w:val="ListParagraph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ins w:id="261" w:author="Li, Chandler Changjun" w:date="2026-10-19T21:08:00Z" w16du:dateUtc="2026-10-19T13:08:00Z"/>
              </w:rPr>
            </w:pPr>
            <w:ins w:id="262" w:author="Li, Chandler Changjun" w:date="2026-10-19T21:08:00Z" w16du:dateUtc="2026-10-19T13:08:00Z">
              <w:r>
                <w:t>全自动制单</w:t>
              </w:r>
            </w:ins>
          </w:p>
        </w:tc>
        <w:tc>
          <w:tcPr>
            <w:tcW w:w="5386" w:type="dxa"/>
            <w:shd w:val="clear" w:color="auto" w:fill="auto"/>
            <w:tcPrChange w:id="263" w:author="Li, Chandler Changjun" w:date="2026-10-19T21:09:00Z" w16du:dateUtc="2026-10-19T13:09:00Z">
              <w:tcPr>
                <w:tcW w:w="5386" w:type="dxa"/>
              </w:tcPr>
            </w:tcPrChange>
          </w:tcPr>
          <w:p w14:paraId="41AC22B5" w14:textId="58701147" w:rsidR="000042AB" w:rsidRDefault="00327089" w:rsidP="00155F82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64" w:author="Li, Chandler Changjun" w:date="2026-10-19T21:08:00Z" w16du:dateUtc="2026-10-19T13:08:00Z"/>
              </w:rPr>
            </w:pPr>
            <w:ins w:id="265" w:author="Li, Chandler Changjun" w:date="2026-10-19T21:09:00Z">
              <w:r w:rsidRPr="00327089">
                <w:t>收到预报邮件后自动完成附件存档 → 发票创建 → 预报创建 → 回复邮件</w:t>
              </w:r>
            </w:ins>
          </w:p>
        </w:tc>
        <w:tc>
          <w:tcPr>
            <w:tcW w:w="2085" w:type="dxa"/>
            <w:shd w:val="clear" w:color="auto" w:fill="auto"/>
            <w:tcPrChange w:id="266" w:author="Li, Chandler Changjun" w:date="2026-10-19T21:09:00Z" w16du:dateUtc="2026-10-19T13:09:00Z">
              <w:tcPr>
                <w:tcW w:w="2085" w:type="dxa"/>
              </w:tcPr>
            </w:tcPrChange>
          </w:tcPr>
          <w:p w14:paraId="03BC5685" w14:textId="77777777" w:rsidR="000042AB" w:rsidRDefault="000042AB" w:rsidP="00155F82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67" w:author="Li, Chandler Changjun" w:date="2026-10-19T21:08:00Z" w16du:dateUtc="2026-10-19T13:08:00Z"/>
              </w:rPr>
            </w:pPr>
            <w:ins w:id="268" w:author="Li, Chandler Changjun" w:date="2026-10-19T21:08:00Z" w16du:dateUtc="2026-10-19T13:08:00Z">
              <w:r>
                <w:t>P0</w:t>
              </w:r>
            </w:ins>
          </w:p>
        </w:tc>
      </w:tr>
      <w:tr w:rsidR="000042AB" w14:paraId="110009F3" w14:textId="77777777" w:rsidTr="00155F82">
        <w:trPr>
          <w:ins w:id="269" w:author="Li, Chandler Changjun" w:date="2026-10-19T21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18B88F3" w14:textId="77777777" w:rsidR="000042AB" w:rsidRDefault="000042AB" w:rsidP="00155F82">
            <w:pPr>
              <w:pStyle w:val="ListParagraph"/>
              <w:rPr>
                <w:ins w:id="270" w:author="Li, Chandler Changjun" w:date="2026-10-19T21:08:00Z" w16du:dateUtc="2026-10-19T13:08:00Z"/>
              </w:rPr>
            </w:pPr>
            <w:ins w:id="271" w:author="Li, Chandler Changjun" w:date="2026-10-19T21:08:00Z" w16du:dateUtc="2026-10-19T13:08:00Z">
              <w:r>
                <w:t>异常可恢复</w:t>
              </w:r>
            </w:ins>
          </w:p>
        </w:tc>
        <w:tc>
          <w:tcPr>
            <w:tcW w:w="5386" w:type="dxa"/>
          </w:tcPr>
          <w:p w14:paraId="1111D57B" w14:textId="76FE66CB" w:rsidR="000042AB" w:rsidRDefault="00B76135" w:rsidP="00155F8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2" w:author="Li, Chandler Changjun" w:date="2026-10-19T21:08:00Z" w16du:dateUtc="2026-10-19T13:08:00Z"/>
              </w:rPr>
            </w:pPr>
            <w:ins w:id="273" w:author="Li, Chandler Changjun" w:date="2026-10-19T21:09:00Z">
              <w:r w:rsidRPr="00B76135">
                <w:t>关键规则校验不通过时报错并提醒业务；业务处理后可重跑</w:t>
              </w:r>
            </w:ins>
          </w:p>
        </w:tc>
        <w:tc>
          <w:tcPr>
            <w:tcW w:w="2085" w:type="dxa"/>
          </w:tcPr>
          <w:p w14:paraId="74378541" w14:textId="77777777" w:rsidR="000042AB" w:rsidRDefault="000042AB" w:rsidP="00155F8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4" w:author="Li, Chandler Changjun" w:date="2026-10-19T21:08:00Z" w16du:dateUtc="2026-10-19T13:08:00Z"/>
              </w:rPr>
            </w:pPr>
            <w:ins w:id="275" w:author="Li, Chandler Changjun" w:date="2026-10-19T21:08:00Z" w16du:dateUtc="2026-10-19T13:08:00Z">
              <w:r>
                <w:t>P0</w:t>
              </w:r>
            </w:ins>
          </w:p>
        </w:tc>
      </w:tr>
      <w:tr w:rsidR="000042AB" w14:paraId="39B86FC0" w14:textId="77777777" w:rsidTr="000042AB">
        <w:tblPrEx>
          <w:tblW w:w="9026" w:type="dxa"/>
          <w:tblPrExChange w:id="276" w:author="Li, Chandler Changjun" w:date="2026-10-19T21:09:00Z" w16du:dateUtc="2026-10-19T13:09:00Z">
            <w:tblPrEx>
              <w:tblW w:w="9026" w:type="dxa"/>
            </w:tblPrEx>
          </w:tblPrExChange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277" w:author="Li, Chandler Changjun" w:date="2026-10-19T21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auto"/>
            <w:tcPrChange w:id="278" w:author="Li, Chandler Changjun" w:date="2026-10-19T21:09:00Z" w16du:dateUtc="2026-10-19T13:09:00Z">
              <w:tcPr>
                <w:tcW w:w="1555" w:type="dxa"/>
              </w:tcPr>
            </w:tcPrChange>
          </w:tcPr>
          <w:p w14:paraId="498A6227" w14:textId="77777777" w:rsidR="000042AB" w:rsidRDefault="000042AB" w:rsidP="00155F82">
            <w:pPr>
              <w:pStyle w:val="ListParagraph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ins w:id="279" w:author="Li, Chandler Changjun" w:date="2026-10-19T21:08:00Z" w16du:dateUtc="2026-10-19T13:08:00Z"/>
              </w:rPr>
            </w:pPr>
            <w:ins w:id="280" w:author="Li, Chandler Changjun" w:date="2026-10-19T21:08:00Z" w16du:dateUtc="2026-10-19T13:08:00Z">
              <w:r>
                <w:t>全程留痕</w:t>
              </w:r>
            </w:ins>
          </w:p>
        </w:tc>
        <w:tc>
          <w:tcPr>
            <w:tcW w:w="5386" w:type="dxa"/>
            <w:shd w:val="clear" w:color="auto" w:fill="auto"/>
            <w:tcPrChange w:id="281" w:author="Li, Chandler Changjun" w:date="2026-10-19T21:09:00Z" w16du:dateUtc="2026-10-19T13:09:00Z">
              <w:tcPr>
                <w:tcW w:w="5386" w:type="dxa"/>
              </w:tcPr>
            </w:tcPrChange>
          </w:tcPr>
          <w:p w14:paraId="5CE458D1" w14:textId="7C0592E2" w:rsidR="000042AB" w:rsidRDefault="006F314F" w:rsidP="00155F82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82" w:author="Li, Chandler Changjun" w:date="2026-10-19T21:08:00Z" w16du:dateUtc="2026-10-19T13:08:00Z"/>
              </w:rPr>
            </w:pPr>
            <w:ins w:id="283" w:author="Li, Chandler Changjun" w:date="2026-10-19T21:09:00Z">
              <w:r w:rsidRPr="006F314F">
                <w:t>按附件3_运行结果记录每票结果，每年存为一个表格；单证按“操作日期 / HAWB_分单号”存档；Portal 记录是否执行操作的 Log</w:t>
              </w:r>
            </w:ins>
          </w:p>
        </w:tc>
        <w:tc>
          <w:tcPr>
            <w:tcW w:w="2085" w:type="dxa"/>
            <w:shd w:val="clear" w:color="auto" w:fill="auto"/>
            <w:tcPrChange w:id="284" w:author="Li, Chandler Changjun" w:date="2026-10-19T21:09:00Z" w16du:dateUtc="2026-10-19T13:09:00Z">
              <w:tcPr>
                <w:tcW w:w="2085" w:type="dxa"/>
              </w:tcPr>
            </w:tcPrChange>
          </w:tcPr>
          <w:p w14:paraId="3F304449" w14:textId="77777777" w:rsidR="000042AB" w:rsidRDefault="000042AB" w:rsidP="00155F82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85" w:author="Li, Chandler Changjun" w:date="2026-10-19T21:08:00Z" w16du:dateUtc="2026-10-19T13:08:00Z"/>
              </w:rPr>
            </w:pPr>
            <w:ins w:id="286" w:author="Li, Chandler Changjun" w:date="2026-10-19T21:08:00Z" w16du:dateUtc="2026-10-19T13:08:00Z">
              <w:r>
                <w:t>P0</w:t>
              </w:r>
            </w:ins>
          </w:p>
        </w:tc>
      </w:tr>
      <w:tr w:rsidR="000042AB" w14:paraId="07CC2EAC" w14:textId="77777777" w:rsidTr="00155F82">
        <w:trPr>
          <w:ins w:id="287" w:author="Li, Chandler Changjun" w:date="2026-10-19T21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3A3DA4F" w14:textId="6B1BF33A" w:rsidR="000042AB" w:rsidRDefault="000042AB" w:rsidP="00155F82">
            <w:pPr>
              <w:pStyle w:val="ListParagraph"/>
              <w:rPr>
                <w:ins w:id="288" w:author="Li, Chandler Changjun" w:date="2026-10-19T21:08:00Z" w16du:dateUtc="2026-10-19T13:08:00Z"/>
              </w:rPr>
            </w:pPr>
            <w:ins w:id="289" w:author="Li, Chandler Changjun" w:date="2026-10-19T21:08:00Z" w16du:dateUtc="2026-10-19T13:08:00Z">
              <w:r>
                <w:rPr>
                  <w:rFonts w:hint="eastAsia"/>
                </w:rPr>
                <w:t>可配置</w:t>
              </w:r>
            </w:ins>
          </w:p>
        </w:tc>
        <w:tc>
          <w:tcPr>
            <w:tcW w:w="5386" w:type="dxa"/>
          </w:tcPr>
          <w:p w14:paraId="6FFB066D" w14:textId="6D8A657E" w:rsidR="000042AB" w:rsidRDefault="006F314F" w:rsidP="00155F8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0" w:author="Li, Chandler Changjun" w:date="2026-10-19T21:08:00Z" w16du:dateUtc="2026-10-19T13:08:00Z"/>
              </w:rPr>
            </w:pPr>
            <w:ins w:id="291" w:author="Li, Chandler Changjun" w:date="2026-10-19T21:09:00Z">
              <w:r w:rsidRPr="006F314F">
                <w:t>发件人邮箱后缀可配置</w:t>
              </w:r>
            </w:ins>
          </w:p>
        </w:tc>
        <w:tc>
          <w:tcPr>
            <w:tcW w:w="2085" w:type="dxa"/>
          </w:tcPr>
          <w:p w14:paraId="0C327C03" w14:textId="77777777" w:rsidR="000042AB" w:rsidRDefault="000042AB" w:rsidP="00155F8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2" w:author="Li, Chandler Changjun" w:date="2026-10-19T21:08:00Z" w16du:dateUtc="2026-10-19T13:08:00Z"/>
              </w:rPr>
            </w:pPr>
            <w:ins w:id="293" w:author="Li, Chandler Changjun" w:date="2026-10-19T21:08:00Z" w16du:dateUtc="2026-10-19T13:08:00Z">
              <w:r>
                <w:rPr>
                  <w:rFonts w:hint="eastAsia"/>
                </w:rPr>
                <w:t>P1</w:t>
              </w:r>
            </w:ins>
          </w:p>
        </w:tc>
      </w:tr>
    </w:tbl>
    <w:p w14:paraId="783EA2EB" w14:textId="77777777" w:rsidR="00EC7F2B" w:rsidRDefault="00EC7F2B">
      <w:pPr>
        <w:pPrChange w:id="294" w:author="Li, Chandler Changjun" w:date="2026-10-19T21:11:00Z" w16du:dateUtc="2026-10-19T13:11:00Z">
          <w:pPr>
            <w:pStyle w:val="Heading1"/>
          </w:pPr>
        </w:pPrChange>
      </w:pPr>
    </w:p>
    <w:p w14:paraId="09380E3F" w14:textId="72AFBD80" w:rsidR="00D1328D" w:rsidDel="004179B3" w:rsidRDefault="003C487A">
      <w:pPr>
        <w:pStyle w:val="Heading2"/>
        <w:rPr>
          <w:del w:id="295" w:author="Li, Chandler Changjun" w:date="2026-10-19T21:04:00Z" w16du:dateUtc="2026-10-19T13:04:00Z"/>
        </w:rPr>
      </w:pPr>
      <w:bookmarkStart w:id="296" w:name="_Toc242459632"/>
      <w:del w:id="297" w:author="Li, Chandler Changjun" w:date="2026-10-19T20:57:00Z" w16du:dateUtc="2026-10-19T12:57:00Z">
        <w:r w:rsidDel="004619A3">
          <w:delText xml:space="preserve">2.1 </w:delText>
        </w:r>
      </w:del>
      <w:del w:id="298" w:author="Li, Chandler Changjun" w:date="2026-10-19T21:04:00Z" w16du:dateUtc="2026-10-19T13:04:00Z">
        <w:r w:rsidDel="004179B3">
          <w:delText>业务问题</w:delText>
        </w:r>
        <w:bookmarkEnd w:id="296"/>
      </w:del>
    </w:p>
    <w:p w14:paraId="09380E40" w14:textId="04E00019" w:rsidR="00D1328D" w:rsidDel="004179B3" w:rsidRDefault="003C487A">
      <w:pPr>
        <w:spacing w:after="80"/>
        <w:rPr>
          <w:del w:id="299" w:author="Li, Chandler Changjun" w:date="2026-10-19T21:04:00Z" w16du:dateUtc="2026-10-19T13:04:00Z"/>
        </w:rPr>
      </w:pPr>
      <w:del w:id="300" w:author="Li, Chandler Changjun" w:date="2026-10-19T21:04:00Z" w16du:dateUtc="2026-10-19T13:04:00Z">
        <w:r w:rsidDel="004179B3">
          <w:delText>业务人员</w:delText>
        </w:r>
        <w:r w:rsidR="009D37E9" w:rsidDel="004179B3">
          <w:rPr>
            <w:rFonts w:hint="eastAsia"/>
          </w:rPr>
          <w:delText>原来</w:delText>
        </w:r>
        <w:r w:rsidDel="004179B3">
          <w:delText>对每封预报邮件手工完成</w:delText>
        </w:r>
        <w:r w:rsidR="009D37E9" w:rsidDel="004179B3">
          <w:rPr>
            <w:rFonts w:hint="eastAsia"/>
          </w:rPr>
          <w:delText>步骤</w:delText>
        </w:r>
        <w:r w:rsidDel="004179B3">
          <w:delText>：</w:delText>
        </w:r>
      </w:del>
    </w:p>
    <w:p w14:paraId="09380E41" w14:textId="47484F75" w:rsidR="00D1328D" w:rsidDel="004179B3" w:rsidRDefault="003C487A">
      <w:pPr>
        <w:spacing w:after="40"/>
        <w:ind w:left="420" w:hanging="300"/>
        <w:rPr>
          <w:del w:id="301" w:author="Li, Chandler Changjun" w:date="2026-10-19T21:04:00Z" w16du:dateUtc="2026-10-19T13:04:00Z"/>
        </w:rPr>
      </w:pPr>
      <w:del w:id="302" w:author="Li, Chandler Changjun" w:date="2026-10-19T21:04:00Z" w16du:dateUtc="2026-10-19T13:04:00Z">
        <w:r w:rsidDel="004179B3">
          <w:delText>1. 下载邮件附件（发票、运单，危险品另有 MSDS、Shipper），按发票号、HAWB 号重命名。</w:delText>
        </w:r>
      </w:del>
    </w:p>
    <w:p w14:paraId="09380E42" w14:textId="0E6BA1AC" w:rsidR="00D1328D" w:rsidDel="004179B3" w:rsidRDefault="003C487A">
      <w:pPr>
        <w:spacing w:after="40"/>
        <w:ind w:left="420" w:hanging="300"/>
        <w:rPr>
          <w:del w:id="303" w:author="Li, Chandler Changjun" w:date="2026-10-19T21:04:00Z" w16du:dateUtc="2026-10-19T13:04:00Z"/>
        </w:rPr>
      </w:pPr>
      <w:del w:id="304" w:author="Li, Chandler Changjun" w:date="2026-10-19T21:04:00Z" w16du:dateUtc="2026-10-19T13:04:00Z">
        <w:r w:rsidDel="004179B3">
          <w:delText>2. 按操作日期 / HAWB 建文件夹归档。</w:delText>
        </w:r>
      </w:del>
    </w:p>
    <w:p w14:paraId="09380E43" w14:textId="4585876F" w:rsidR="00D1328D" w:rsidDel="004179B3" w:rsidRDefault="003C487A">
      <w:pPr>
        <w:spacing w:after="40"/>
        <w:ind w:left="420" w:hanging="300"/>
        <w:rPr>
          <w:del w:id="305" w:author="Li, Chandler Changjun" w:date="2026-10-19T21:04:00Z" w16du:dateUtc="2026-10-19T13:04:00Z"/>
        </w:rPr>
      </w:pPr>
      <w:del w:id="306" w:author="Li, Chandler Changjun" w:date="2026-10-19T21:04:00Z" w16du:dateUtc="2026-10-19T13:04:00Z">
        <w:r w:rsidDel="004179B3">
          <w:delText>3. 对照发票箱单 PDF 填写 IES+ 导入模板（INV 表头、INV 表体、DN 表头、DN 表体）。</w:delText>
        </w:r>
      </w:del>
    </w:p>
    <w:p w14:paraId="09380E44" w14:textId="7D936748" w:rsidR="00D1328D" w:rsidDel="004179B3" w:rsidRDefault="003C487A">
      <w:pPr>
        <w:spacing w:after="40"/>
        <w:ind w:left="420" w:hanging="300"/>
        <w:rPr>
          <w:del w:id="307" w:author="Li, Chandler Changjun" w:date="2026-10-19T21:04:00Z" w16du:dateUtc="2026-10-19T13:04:00Z"/>
        </w:rPr>
      </w:pPr>
      <w:del w:id="308" w:author="Li, Chandler Changjun" w:date="2026-10-19T21:04:00Z" w16du:dateUtc="2026-10-19T13:04:00Z">
        <w:r w:rsidDel="004179B3">
          <w:delText>4. 登录 IES+ 导入 INV&amp;DN，创建发票；按发票号批量上传发票 PDF。</w:delText>
        </w:r>
      </w:del>
    </w:p>
    <w:p w14:paraId="09380E45" w14:textId="453126D8" w:rsidR="00D1328D" w:rsidDel="004179B3" w:rsidRDefault="003C487A">
      <w:pPr>
        <w:spacing w:after="40"/>
        <w:ind w:left="420" w:hanging="300"/>
        <w:rPr>
          <w:del w:id="309" w:author="Li, Chandler Changjun" w:date="2026-10-19T21:04:00Z" w16du:dateUtc="2026-10-19T13:04:00Z"/>
        </w:rPr>
      </w:pPr>
      <w:del w:id="310" w:author="Li, Chandler Changjun" w:date="2026-10-19T21:04:00Z" w16du:dateUtc="2026-10-19T13:04:00Z">
        <w:r w:rsidDel="004179B3">
          <w:delText>5. 按分单的所有发票生成预报，填写预报字段，上传 HAWB、MSDS、Shipper。</w:delText>
        </w:r>
      </w:del>
    </w:p>
    <w:p w14:paraId="09380E46" w14:textId="7A4A49E9" w:rsidR="00D1328D" w:rsidDel="004179B3" w:rsidRDefault="003C487A">
      <w:pPr>
        <w:spacing w:after="40"/>
        <w:ind w:left="420" w:hanging="300"/>
        <w:rPr>
          <w:del w:id="311" w:author="Li, Chandler Changjun" w:date="2026-10-19T21:04:00Z" w16du:dateUtc="2026-10-19T13:04:00Z"/>
        </w:rPr>
      </w:pPr>
      <w:del w:id="312" w:author="Li, Chandler Changjun" w:date="2026-10-19T21:04:00Z" w16du:dateUtc="2026-10-19T13:04:00Z">
        <w:r w:rsidDel="004179B3">
          <w:delText>6. 按 PDC 查找收件人，回复原预报邮件。</w:delText>
        </w:r>
      </w:del>
    </w:p>
    <w:p w14:paraId="09380E47" w14:textId="5A2BC3DB" w:rsidR="00D1328D" w:rsidDel="004179B3" w:rsidRDefault="003C487A">
      <w:pPr>
        <w:spacing w:after="40"/>
        <w:ind w:left="420" w:hanging="300"/>
        <w:rPr>
          <w:del w:id="313" w:author="Li, Chandler Changjun" w:date="2026-10-19T21:04:00Z" w16du:dateUtc="2026-10-19T13:04:00Z"/>
        </w:rPr>
      </w:pPr>
      <w:del w:id="314" w:author="Li, Chandler Changjun" w:date="2026-10-19T21:04:00Z" w16du:dateUtc="2026-10-19T13:04:00Z">
        <w:r w:rsidDel="004179B3">
          <w:delText>7. 登记年度运行记录。</w:delText>
        </w:r>
      </w:del>
    </w:p>
    <w:p w14:paraId="09380E48" w14:textId="1313333F" w:rsidR="00D1328D" w:rsidDel="004179B3" w:rsidRDefault="003C487A">
      <w:pPr>
        <w:pStyle w:val="Heading2"/>
        <w:rPr>
          <w:del w:id="315" w:author="Li, Chandler Changjun" w:date="2026-10-19T21:04:00Z" w16du:dateUtc="2026-10-19T13:04:00Z"/>
        </w:rPr>
      </w:pPr>
      <w:bookmarkStart w:id="316" w:name="_Toc242459633"/>
      <w:del w:id="317" w:author="Li, Chandler Changjun" w:date="2026-10-19T20:58:00Z" w16du:dateUtc="2026-10-19T12:58:00Z">
        <w:r w:rsidDel="00FB1BD0">
          <w:delText xml:space="preserve">2.2 </w:delText>
        </w:r>
      </w:del>
      <w:del w:id="318" w:author="Li, Chandler Changjun" w:date="2026-10-19T21:04:00Z" w16du:dateUtc="2026-10-19T13:04:00Z">
        <w:r w:rsidDel="004179B3">
          <w:delText>业务目标</w:delText>
        </w:r>
        <w:bookmarkEnd w:id="316"/>
      </w:del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1"/>
        <w:gridCol w:w="8445"/>
      </w:tblGrid>
      <w:tr w:rsidR="00D1328D" w:rsidDel="004179B3" w14:paraId="09380E4B" w14:textId="6BA6509F">
        <w:trPr>
          <w:cantSplit/>
          <w:tblHeader/>
          <w:del w:id="319" w:author="Li, Chandler Changjun" w:date="2026-10-19T21:04:00Z"/>
        </w:trPr>
        <w:tc>
          <w:tcPr>
            <w:tcW w:w="14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49" w14:textId="71C742F8" w:rsidR="00D1328D" w:rsidDel="004179B3" w:rsidRDefault="003C487A">
            <w:pPr>
              <w:spacing w:line="260" w:lineRule="auto"/>
              <w:rPr>
                <w:del w:id="320" w:author="Li, Chandler Changjun" w:date="2026-10-19T21:04:00Z" w16du:dateUtc="2026-10-19T13:04:00Z"/>
              </w:rPr>
            </w:pPr>
            <w:del w:id="321" w:author="Li, Chandler Changjun" w:date="2026-10-19T21:04:00Z" w16du:dateUtc="2026-10-19T13:04:00Z">
              <w:r w:rsidDel="004179B3">
                <w:rPr>
                  <w:b/>
                  <w:bCs/>
                  <w:sz w:val="16"/>
                  <w:szCs w:val="16"/>
                </w:rPr>
                <w:delText>目标</w:delText>
              </w:r>
            </w:del>
          </w:p>
        </w:tc>
        <w:tc>
          <w:tcPr>
            <w:tcW w:w="8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4A" w14:textId="1AD4AABA" w:rsidR="00D1328D" w:rsidDel="004179B3" w:rsidRDefault="003C487A">
            <w:pPr>
              <w:spacing w:line="260" w:lineRule="auto"/>
              <w:rPr>
                <w:del w:id="322" w:author="Li, Chandler Changjun" w:date="2026-10-19T21:04:00Z" w16du:dateUtc="2026-10-19T13:04:00Z"/>
              </w:rPr>
            </w:pPr>
            <w:del w:id="323" w:author="Li, Chandler Changjun" w:date="2026-10-19T21:04:00Z" w16du:dateUtc="2026-10-19T13:04:00Z">
              <w:r w:rsidDel="004179B3">
                <w:rPr>
                  <w:b/>
                  <w:bCs/>
                  <w:sz w:val="16"/>
                  <w:szCs w:val="16"/>
                </w:rPr>
                <w:delText>说明</w:delText>
              </w:r>
            </w:del>
          </w:p>
        </w:tc>
      </w:tr>
      <w:tr w:rsidR="00D1328D" w:rsidDel="004179B3" w14:paraId="09380E4E" w14:textId="0CF24485">
        <w:trPr>
          <w:cantSplit/>
          <w:del w:id="324" w:author="Li, Chandler Changjun" w:date="2026-10-19T21:04:00Z"/>
        </w:trPr>
        <w:tc>
          <w:tcPr>
            <w:tcW w:w="14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4C" w14:textId="6DF0C7D2" w:rsidR="00D1328D" w:rsidDel="004179B3" w:rsidRDefault="003C487A">
            <w:pPr>
              <w:spacing w:line="260" w:lineRule="auto"/>
              <w:rPr>
                <w:del w:id="325" w:author="Li, Chandler Changjun" w:date="2026-10-19T21:04:00Z" w16du:dateUtc="2026-10-19T13:04:00Z"/>
              </w:rPr>
            </w:pPr>
            <w:del w:id="326" w:author="Li, Chandler Changjun" w:date="2026-10-19T21:04:00Z" w16du:dateUtc="2026-10-19T13:04:00Z">
              <w:r w:rsidDel="004179B3">
                <w:rPr>
                  <w:sz w:val="16"/>
                  <w:szCs w:val="16"/>
                </w:rPr>
                <w:delText>自动执行</w:delText>
              </w:r>
            </w:del>
          </w:p>
        </w:tc>
        <w:tc>
          <w:tcPr>
            <w:tcW w:w="8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4D" w14:textId="73728F59" w:rsidR="00D1328D" w:rsidDel="004179B3" w:rsidRDefault="003C487A">
            <w:pPr>
              <w:spacing w:line="260" w:lineRule="auto"/>
              <w:rPr>
                <w:del w:id="327" w:author="Li, Chandler Changjun" w:date="2026-10-19T21:04:00Z" w16du:dateUtc="2026-10-19T13:04:00Z"/>
              </w:rPr>
            </w:pPr>
            <w:del w:id="328" w:author="Li, Chandler Changjun" w:date="2026-10-19T21:04:00Z" w16du:dateUtc="2026-10-19T13:04:00Z">
              <w:r w:rsidDel="004179B3">
                <w:rPr>
                  <w:sz w:val="16"/>
                  <w:szCs w:val="16"/>
                </w:rPr>
                <w:delText>以上 7 步由 RPA 执行，业务人员只处理“待人工处理”的票</w:delText>
              </w:r>
            </w:del>
          </w:p>
        </w:tc>
      </w:tr>
      <w:tr w:rsidR="00D1328D" w:rsidDel="004179B3" w14:paraId="09380E51" w14:textId="1905221C">
        <w:trPr>
          <w:cantSplit/>
          <w:del w:id="329" w:author="Li, Chandler Changjun" w:date="2026-10-19T21:04:00Z"/>
        </w:trPr>
        <w:tc>
          <w:tcPr>
            <w:tcW w:w="14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4F" w14:textId="0E23B7C5" w:rsidR="00D1328D" w:rsidDel="004179B3" w:rsidRDefault="003C487A">
            <w:pPr>
              <w:spacing w:line="260" w:lineRule="auto"/>
              <w:rPr>
                <w:del w:id="330" w:author="Li, Chandler Changjun" w:date="2026-10-19T21:04:00Z" w16du:dateUtc="2026-10-19T13:04:00Z"/>
              </w:rPr>
            </w:pPr>
            <w:del w:id="331" w:author="Li, Chandler Changjun" w:date="2026-10-19T21:04:00Z" w16du:dateUtc="2026-10-19T13:04:00Z">
              <w:r w:rsidDel="004179B3">
                <w:rPr>
                  <w:sz w:val="16"/>
                  <w:szCs w:val="16"/>
                </w:rPr>
                <w:delText>可追溯</w:delText>
              </w:r>
            </w:del>
          </w:p>
        </w:tc>
        <w:tc>
          <w:tcPr>
            <w:tcW w:w="8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50" w14:textId="3F4018D3" w:rsidR="00D1328D" w:rsidDel="004179B3" w:rsidRDefault="003C487A">
            <w:pPr>
              <w:spacing w:line="260" w:lineRule="auto"/>
              <w:rPr>
                <w:del w:id="332" w:author="Li, Chandler Changjun" w:date="2026-10-19T21:04:00Z" w16du:dateUtc="2026-10-19T13:04:00Z"/>
              </w:rPr>
            </w:pPr>
            <w:del w:id="333" w:author="Li, Chandler Changjun" w:date="2026-10-19T21:04:00Z" w16du:dateUtc="2026-10-19T13:04:00Z">
              <w:r w:rsidDel="004179B3">
                <w:rPr>
                  <w:sz w:val="16"/>
                  <w:szCs w:val="16"/>
                </w:rPr>
                <w:delText>每票保留源文件、导入模板、各节点状态和运行记录</w:delText>
              </w:r>
            </w:del>
          </w:p>
        </w:tc>
      </w:tr>
    </w:tbl>
    <w:p w14:paraId="09380E52" w14:textId="74FA3C46" w:rsidR="00D1328D" w:rsidDel="004179B3" w:rsidRDefault="00D1328D">
      <w:pPr>
        <w:pStyle w:val="Heading1"/>
        <w:rPr>
          <w:del w:id="334" w:author="Li, Chandler Changjun" w:date="2026-10-19T21:04:00Z" w16du:dateUtc="2026-10-19T13:04:00Z"/>
        </w:rPr>
        <w:pPrChange w:id="335" w:author="Li, Chandler Changjun" w:date="2026-10-19T21:11:00Z" w16du:dateUtc="2026-10-19T13:11:00Z">
          <w:pPr>
            <w:spacing w:after="80"/>
          </w:pPr>
        </w:pPrChange>
      </w:pPr>
    </w:p>
    <w:p w14:paraId="09380E53" w14:textId="47C77734" w:rsidR="00D1328D" w:rsidDel="004179B3" w:rsidRDefault="003C487A">
      <w:pPr>
        <w:pStyle w:val="Heading1"/>
        <w:rPr>
          <w:del w:id="336" w:author="Li, Chandler Changjun" w:date="2026-10-19T21:04:00Z" w16du:dateUtc="2026-10-19T13:04:00Z"/>
        </w:rPr>
        <w:pPrChange w:id="337" w:author="Li, Chandler Changjun" w:date="2026-10-19T21:11:00Z" w16du:dateUtc="2026-10-19T13:11:00Z">
          <w:pPr>
            <w:spacing w:after="80"/>
          </w:pPr>
        </w:pPrChange>
      </w:pPr>
      <w:del w:id="338" w:author="Li, Chandler Changjun" w:date="2026-10-19T21:04:00Z" w16du:dateUtc="2026-10-19T13:04:00Z">
        <w:r w:rsidDel="004179B3">
          <w:delText>数据量：一周十几票。</w:delText>
        </w:r>
      </w:del>
    </w:p>
    <w:p w14:paraId="09380E54" w14:textId="77777777" w:rsidR="00D1328D" w:rsidDel="00945AE2" w:rsidRDefault="003C487A">
      <w:pPr>
        <w:pStyle w:val="Heading1"/>
        <w:rPr>
          <w:del w:id="339" w:author="Li, Chandler Changjun" w:date="2026-10-19T21:10:00Z" w16du:dateUtc="2026-10-19T13:10:00Z"/>
        </w:rPr>
        <w:pPrChange w:id="340" w:author="Li, Chandler Changjun" w:date="2026-10-19T21:11:00Z" w16du:dateUtc="2026-10-19T13:11:00Z">
          <w:pPr/>
        </w:pPrChange>
      </w:pPr>
      <w:del w:id="341" w:author="Li, Chandler Changjun" w:date="2026-10-19T21:10:00Z" w16du:dateUtc="2026-10-19T13:10:00Z">
        <w:r w:rsidDel="00945AE2">
          <w:br w:type="page"/>
        </w:r>
      </w:del>
    </w:p>
    <w:p w14:paraId="09380E55" w14:textId="77777777" w:rsidR="00D1328D" w:rsidRDefault="003C487A" w:rsidP="00DE5A25">
      <w:pPr>
        <w:pStyle w:val="Heading1"/>
      </w:pPr>
      <w:bookmarkStart w:id="342" w:name="_Toc242459634"/>
      <w:del w:id="343" w:author="Li, Chandler Changjun" w:date="2026-10-19T21:11:00Z" w16du:dateUtc="2026-10-19T13:11:00Z">
        <w:r w:rsidDel="00DE5A25">
          <w:delText>第三部分：</w:delText>
        </w:r>
      </w:del>
      <w:r>
        <w:t>用户角色与权限</w:t>
      </w:r>
      <w:bookmarkEnd w:id="342"/>
    </w:p>
    <w:p w14:paraId="09380E56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身份认证：Alice SSO。</w:t>
      </w:r>
    </w:p>
    <w:p w14:paraId="09380E57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角色与权限：按母系统 ServiceNext 设置。</w:t>
      </w:r>
    </w:p>
    <w:p w14:paraId="09380E58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下列操作需授权，对应角色待确认：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5"/>
        <w:gridCol w:w="7731"/>
      </w:tblGrid>
      <w:tr w:rsidR="00D1328D" w14:paraId="09380E5B" w14:textId="77777777">
        <w:trPr>
          <w:cantSplit/>
          <w:tblHeader/>
        </w:trPr>
        <w:tc>
          <w:tcPr>
            <w:tcW w:w="2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59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页面</w:t>
            </w:r>
          </w:p>
        </w:tc>
        <w:tc>
          <w:tcPr>
            <w:tcW w:w="77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5A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操作</w:t>
            </w:r>
          </w:p>
        </w:tc>
      </w:tr>
      <w:tr w:rsidR="00D1328D" w14:paraId="09380E5E" w14:textId="77777777">
        <w:trPr>
          <w:cantSplit/>
        </w:trPr>
        <w:tc>
          <w:tcPr>
            <w:tcW w:w="2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5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任务中心</w:t>
            </w:r>
          </w:p>
        </w:tc>
        <w:tc>
          <w:tcPr>
            <w:tcW w:w="77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5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新建任务、批量重跑、导出列表</w:t>
            </w:r>
          </w:p>
        </w:tc>
      </w:tr>
      <w:tr w:rsidR="00D1328D" w14:paraId="09380E61" w14:textId="77777777">
        <w:trPr>
          <w:cantSplit/>
        </w:trPr>
        <w:tc>
          <w:tcPr>
            <w:tcW w:w="2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5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任务详情</w:t>
            </w:r>
          </w:p>
        </w:tc>
        <w:tc>
          <w:tcPr>
            <w:tcW w:w="77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6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整单重跑、从此节点重跑、字段修正、补传附件、确认并发送回信</w:t>
            </w:r>
          </w:p>
        </w:tc>
      </w:tr>
      <w:tr w:rsidR="00D1328D" w14:paraId="09380E64" w14:textId="77777777">
        <w:trPr>
          <w:cantSplit/>
        </w:trPr>
        <w:tc>
          <w:tcPr>
            <w:tcW w:w="2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6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邮件中心</w:t>
            </w:r>
          </w:p>
        </w:tc>
        <w:tc>
          <w:tcPr>
            <w:tcW w:w="77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2DC268" w14:textId="77777777" w:rsidR="00C40895" w:rsidRDefault="003C487A">
            <w:pPr>
              <w:spacing w:line="260" w:lineRule="auto"/>
              <w:rPr>
                <w:ins w:id="344" w:author="Li, Chandler Changjun" w:date="2026-10-21T15:38:00Z" w16du:dateUtc="2026-10-21T07:38:00Z"/>
                <w:sz w:val="16"/>
                <w:szCs w:val="16"/>
              </w:rPr>
            </w:pPr>
            <w:r>
              <w:rPr>
                <w:sz w:val="16"/>
                <w:szCs w:val="16"/>
              </w:rPr>
              <w:t>新建 / 编辑 / 试运行 / 启停规则；</w:t>
            </w:r>
          </w:p>
          <w:p w14:paraId="09380E63" w14:textId="0E52A26C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编辑邮件模板</w:t>
            </w:r>
          </w:p>
        </w:tc>
      </w:tr>
      <w:tr w:rsidR="00D1328D" w14:paraId="09380E67" w14:textId="77777777">
        <w:trPr>
          <w:cantSplit/>
        </w:trPr>
        <w:tc>
          <w:tcPr>
            <w:tcW w:w="2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6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配置中心</w:t>
            </w:r>
          </w:p>
        </w:tc>
        <w:tc>
          <w:tcPr>
            <w:tcW w:w="77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6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编辑、上传导入模板</w:t>
            </w:r>
          </w:p>
        </w:tc>
      </w:tr>
      <w:tr w:rsidR="00D1328D" w14:paraId="09380E6A" w14:textId="77777777">
        <w:trPr>
          <w:cantSplit/>
        </w:trPr>
        <w:tc>
          <w:tcPr>
            <w:tcW w:w="2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6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Share Point</w:t>
            </w:r>
          </w:p>
        </w:tc>
        <w:tc>
          <w:tcPr>
            <w:tcW w:w="77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6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下载、复制路径</w:t>
            </w:r>
          </w:p>
        </w:tc>
      </w:tr>
    </w:tbl>
    <w:p w14:paraId="09380E6B" w14:textId="77777777" w:rsidR="00D1328D" w:rsidRDefault="00D1328D">
      <w:pPr>
        <w:spacing w:after="80"/>
      </w:pPr>
    </w:p>
    <w:p w14:paraId="09380E6C" w14:textId="3054B8BD" w:rsidR="00D1328D" w:rsidDel="005961E3" w:rsidRDefault="009D37E9" w:rsidP="005961E3">
      <w:pPr>
        <w:rPr>
          <w:del w:id="345" w:author="Li, Chandler Changjun" w:date="2026-10-21T15:36:00Z" w16du:dateUtc="2026-10-21T07:36:00Z"/>
        </w:rPr>
        <w:pPrChange w:id="346" w:author="Li, Chandler Changjun" w:date="2026-10-21T15:37:00Z" w16du:dateUtc="2026-10-21T07:37:00Z">
          <w:pPr>
            <w:pStyle w:val="Heading1"/>
            <w:numPr>
              <w:numId w:val="0"/>
            </w:numPr>
          </w:pPr>
        </w:pPrChange>
      </w:pPr>
      <w:del w:id="347" w:author="Li, Chandler Changjun" w:date="2026-10-21T15:36:00Z" w16du:dateUtc="2026-10-21T07:36:00Z">
        <w:r w:rsidRPr="006B58E2" w:rsidDel="005961E3">
          <w:rPr>
            <w:rFonts w:hint="eastAsia"/>
            <w:highlight w:val="yellow"/>
          </w:rPr>
          <w:delText>这个</w:delText>
        </w:r>
        <w:r w:rsidRPr="006B58E2" w:rsidDel="005961E3">
          <w:rPr>
            <w:highlight w:val="yellow"/>
          </w:rPr>
          <w:delText>part需要全平台统一确认</w:delText>
        </w:r>
      </w:del>
    </w:p>
    <w:p w14:paraId="29EA0C6F" w14:textId="77777777" w:rsidR="005961E3" w:rsidRDefault="005961E3" w:rsidP="005961E3">
      <w:pPr>
        <w:rPr>
          <w:ins w:id="348" w:author="Li, Chandler Changjun" w:date="2026-10-21T15:37:00Z" w16du:dateUtc="2026-10-21T07:37:00Z"/>
          <w:bCs/>
        </w:rPr>
        <w:pPrChange w:id="349" w:author="Li, Chandler Changjun" w:date="2026-10-21T15:37:00Z" w16du:dateUtc="2026-10-21T07:37:00Z">
          <w:pPr>
            <w:ind w:left="425" w:hanging="425"/>
          </w:pPr>
        </w:pPrChange>
      </w:pPr>
    </w:p>
    <w:p w14:paraId="78FF40E6" w14:textId="77777777" w:rsidR="005961E3" w:rsidRPr="006B58E2" w:rsidRDefault="005961E3" w:rsidP="005961E3">
      <w:pPr>
        <w:rPr>
          <w:ins w:id="350" w:author="Li, Chandler Changjun" w:date="2026-10-21T15:37:00Z" w16du:dateUtc="2026-10-21T07:37:00Z"/>
          <w:rFonts w:hint="eastAsia"/>
        </w:rPr>
      </w:pPr>
    </w:p>
    <w:p w14:paraId="1B141E5B" w14:textId="77777777" w:rsidR="005961E3" w:rsidRDefault="005961E3" w:rsidP="005961E3">
      <w:pPr>
        <w:rPr>
          <w:ins w:id="351" w:author="Li, Chandler Changjun" w:date="2026-10-21T15:37:00Z" w16du:dateUtc="2026-10-21T07:37:00Z"/>
        </w:rPr>
        <w:pPrChange w:id="352" w:author="Li, Chandler Changjun" w:date="2026-10-21T15:37:00Z" w16du:dateUtc="2026-10-21T07:37:00Z">
          <w:pPr>
            <w:pStyle w:val="Heading1"/>
            <w:numPr>
              <w:numId w:val="0"/>
            </w:numPr>
          </w:pPr>
        </w:pPrChange>
      </w:pPr>
      <w:bookmarkStart w:id="353" w:name="_Toc242459635"/>
    </w:p>
    <w:p w14:paraId="5D50CF74" w14:textId="77777777" w:rsidR="005961E3" w:rsidRDefault="005961E3" w:rsidP="005961E3">
      <w:pPr>
        <w:rPr>
          <w:ins w:id="354" w:author="Li, Chandler Changjun" w:date="2026-10-21T15:37:00Z" w16du:dateUtc="2026-10-21T07:37:00Z"/>
        </w:rPr>
        <w:pPrChange w:id="355" w:author="Li, Chandler Changjun" w:date="2026-10-21T15:37:00Z" w16du:dateUtc="2026-10-21T07:37:00Z">
          <w:pPr>
            <w:pStyle w:val="Heading1"/>
            <w:numPr>
              <w:numId w:val="0"/>
            </w:numPr>
          </w:pPr>
        </w:pPrChange>
      </w:pPr>
    </w:p>
    <w:p w14:paraId="5462B4BF" w14:textId="77777777" w:rsidR="005961E3" w:rsidRDefault="005961E3" w:rsidP="005961E3">
      <w:pPr>
        <w:rPr>
          <w:ins w:id="356" w:author="Li, Chandler Changjun" w:date="2026-10-21T15:37:00Z" w16du:dateUtc="2026-10-21T07:37:00Z"/>
        </w:rPr>
        <w:pPrChange w:id="357" w:author="Li, Chandler Changjun" w:date="2026-10-21T15:37:00Z" w16du:dateUtc="2026-10-21T07:37:00Z">
          <w:pPr>
            <w:pStyle w:val="Heading1"/>
            <w:numPr>
              <w:numId w:val="0"/>
            </w:numPr>
          </w:pPr>
        </w:pPrChange>
      </w:pPr>
    </w:p>
    <w:p w14:paraId="0DA81852" w14:textId="77777777" w:rsidR="005961E3" w:rsidRDefault="005961E3" w:rsidP="005961E3">
      <w:pPr>
        <w:rPr>
          <w:ins w:id="358" w:author="Li, Chandler Changjun" w:date="2026-10-21T15:37:00Z" w16du:dateUtc="2026-10-21T07:37:00Z"/>
        </w:rPr>
        <w:pPrChange w:id="359" w:author="Li, Chandler Changjun" w:date="2026-10-21T15:37:00Z" w16du:dateUtc="2026-10-21T07:37:00Z">
          <w:pPr>
            <w:pStyle w:val="Heading1"/>
            <w:numPr>
              <w:numId w:val="0"/>
            </w:numPr>
          </w:pPr>
        </w:pPrChange>
      </w:pPr>
    </w:p>
    <w:p w14:paraId="657CAB94" w14:textId="77777777" w:rsidR="005961E3" w:rsidRDefault="005961E3" w:rsidP="005961E3">
      <w:pPr>
        <w:rPr>
          <w:ins w:id="360" w:author="Li, Chandler Changjun" w:date="2026-10-21T15:37:00Z" w16du:dateUtc="2026-10-21T07:37:00Z"/>
        </w:rPr>
      </w:pPr>
    </w:p>
    <w:p w14:paraId="180A10B0" w14:textId="77777777" w:rsidR="00974BD2" w:rsidRDefault="00974BD2" w:rsidP="005961E3">
      <w:pPr>
        <w:rPr>
          <w:ins w:id="361" w:author="Li, Chandler Changjun" w:date="2026-10-21T15:37:00Z" w16du:dateUtc="2026-10-21T07:37:00Z"/>
        </w:rPr>
      </w:pPr>
    </w:p>
    <w:p w14:paraId="062A04E7" w14:textId="77777777" w:rsidR="00974BD2" w:rsidRDefault="00974BD2" w:rsidP="005961E3">
      <w:pPr>
        <w:rPr>
          <w:ins w:id="362" w:author="Li, Chandler Changjun" w:date="2026-10-21T15:37:00Z" w16du:dateUtc="2026-10-21T07:37:00Z"/>
        </w:rPr>
      </w:pPr>
    </w:p>
    <w:p w14:paraId="5A5D38B0" w14:textId="77777777" w:rsidR="00974BD2" w:rsidRDefault="00974BD2" w:rsidP="005961E3">
      <w:pPr>
        <w:rPr>
          <w:ins w:id="363" w:author="Li, Chandler Changjun" w:date="2026-10-21T15:37:00Z" w16du:dateUtc="2026-10-21T07:37:00Z"/>
        </w:rPr>
      </w:pPr>
    </w:p>
    <w:p w14:paraId="5B0FB271" w14:textId="77777777" w:rsidR="00974BD2" w:rsidRDefault="00974BD2" w:rsidP="005961E3">
      <w:pPr>
        <w:rPr>
          <w:ins w:id="364" w:author="Li, Chandler Changjun" w:date="2026-10-21T15:37:00Z" w16du:dateUtc="2026-10-21T07:37:00Z"/>
        </w:rPr>
      </w:pPr>
    </w:p>
    <w:p w14:paraId="48167C57" w14:textId="77777777" w:rsidR="00974BD2" w:rsidRDefault="00974BD2" w:rsidP="005961E3">
      <w:pPr>
        <w:rPr>
          <w:ins w:id="365" w:author="Li, Chandler Changjun" w:date="2026-10-21T15:37:00Z" w16du:dateUtc="2026-10-21T07:37:00Z"/>
        </w:rPr>
      </w:pPr>
    </w:p>
    <w:p w14:paraId="023CBC29" w14:textId="77777777" w:rsidR="00974BD2" w:rsidRDefault="00974BD2" w:rsidP="005961E3">
      <w:pPr>
        <w:rPr>
          <w:ins w:id="366" w:author="Li, Chandler Changjun" w:date="2026-10-21T15:37:00Z" w16du:dateUtc="2026-10-21T07:37:00Z"/>
        </w:rPr>
      </w:pPr>
    </w:p>
    <w:p w14:paraId="17CFF596" w14:textId="77777777" w:rsidR="00974BD2" w:rsidRDefault="00974BD2" w:rsidP="005961E3">
      <w:pPr>
        <w:rPr>
          <w:ins w:id="367" w:author="Li, Chandler Changjun" w:date="2026-10-21T15:37:00Z" w16du:dateUtc="2026-10-21T07:37:00Z"/>
        </w:rPr>
      </w:pPr>
    </w:p>
    <w:p w14:paraId="38DA8336" w14:textId="77777777" w:rsidR="00974BD2" w:rsidRDefault="00974BD2" w:rsidP="005961E3">
      <w:pPr>
        <w:rPr>
          <w:ins w:id="368" w:author="Li, Chandler Changjun" w:date="2026-10-21T15:37:00Z" w16du:dateUtc="2026-10-21T07:37:00Z"/>
        </w:rPr>
      </w:pPr>
    </w:p>
    <w:p w14:paraId="3CD9AF71" w14:textId="77777777" w:rsidR="00974BD2" w:rsidRDefault="00974BD2" w:rsidP="005961E3">
      <w:pPr>
        <w:rPr>
          <w:ins w:id="369" w:author="Li, Chandler Changjun" w:date="2026-10-21T15:37:00Z" w16du:dateUtc="2026-10-21T07:37:00Z"/>
        </w:rPr>
      </w:pPr>
    </w:p>
    <w:p w14:paraId="6C6CA6EA" w14:textId="77777777" w:rsidR="00974BD2" w:rsidRDefault="00974BD2" w:rsidP="005961E3">
      <w:pPr>
        <w:rPr>
          <w:ins w:id="370" w:author="Li, Chandler Changjun" w:date="2026-10-21T15:37:00Z" w16du:dateUtc="2026-10-21T07:37:00Z"/>
        </w:rPr>
      </w:pPr>
    </w:p>
    <w:p w14:paraId="4E8EBC24" w14:textId="77777777" w:rsidR="00974BD2" w:rsidRDefault="00974BD2" w:rsidP="005961E3">
      <w:pPr>
        <w:rPr>
          <w:ins w:id="371" w:author="Li, Chandler Changjun" w:date="2026-10-21T15:37:00Z" w16du:dateUtc="2026-10-21T07:37:00Z"/>
        </w:rPr>
      </w:pPr>
    </w:p>
    <w:p w14:paraId="7A7778CE" w14:textId="77777777" w:rsidR="00974BD2" w:rsidRDefault="00974BD2" w:rsidP="005961E3">
      <w:pPr>
        <w:rPr>
          <w:ins w:id="372" w:author="Li, Chandler Changjun" w:date="2026-10-21T15:37:00Z" w16du:dateUtc="2026-10-21T07:37:00Z"/>
        </w:rPr>
      </w:pPr>
    </w:p>
    <w:p w14:paraId="5F94B6EE" w14:textId="77777777" w:rsidR="00974BD2" w:rsidRDefault="00974BD2" w:rsidP="005961E3">
      <w:pPr>
        <w:rPr>
          <w:ins w:id="373" w:author="Li, Chandler Changjun" w:date="2026-10-21T15:37:00Z" w16du:dateUtc="2026-10-21T07:37:00Z"/>
          <w:rFonts w:hint="eastAsia"/>
        </w:rPr>
        <w:pPrChange w:id="374" w:author="Li, Chandler Changjun" w:date="2026-10-21T15:37:00Z" w16du:dateUtc="2026-10-21T07:37:00Z">
          <w:pPr>
            <w:pStyle w:val="Heading1"/>
            <w:numPr>
              <w:numId w:val="0"/>
            </w:numPr>
          </w:pPr>
        </w:pPrChange>
      </w:pPr>
    </w:p>
    <w:p w14:paraId="09380E6D" w14:textId="563A50C6" w:rsidR="00D1328D" w:rsidRDefault="003C487A" w:rsidP="005961E3">
      <w:pPr>
        <w:pStyle w:val="Heading1"/>
      </w:pPr>
      <w:del w:id="375" w:author="Li, Chandler Changjun" w:date="2026-10-19T21:12:00Z" w16du:dateUtc="2026-10-19T13:12:00Z">
        <w:r w:rsidDel="005C5947">
          <w:delText>第四部分：</w:delText>
        </w:r>
      </w:del>
      <w:r>
        <w:t>术语定义</w:t>
      </w:r>
      <w:bookmarkEnd w:id="353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8068"/>
      </w:tblGrid>
      <w:tr w:rsidR="00D1328D" w14:paraId="09380E70" w14:textId="77777777" w:rsidTr="006B58E2">
        <w:trPr>
          <w:cantSplit/>
          <w:tblHeader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6E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术语</w:t>
            </w:r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6F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D1328D" w14:paraId="09380E73" w14:textId="77777777" w:rsidTr="006B58E2">
        <w:trPr>
          <w:cantSplit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71" w14:textId="545E61C1" w:rsidR="00D1328D" w:rsidRDefault="00453F9F">
            <w:pPr>
              <w:spacing w:line="260" w:lineRule="auto"/>
            </w:pPr>
            <w:ins w:id="376" w:author="Li, Chandler Changjun" w:date="2026-10-19T21:28:00Z">
              <w:r w:rsidRPr="00453F9F">
                <w:rPr>
                  <w:sz w:val="16"/>
                  <w:szCs w:val="16"/>
                </w:rPr>
                <w:t>IES+</w:t>
              </w:r>
            </w:ins>
            <w:del w:id="377" w:author="Li, Chandler Changjun" w:date="2026-10-19T21:28:00Z" w16du:dateUtc="2026-10-19T13:28:00Z">
              <w:r w:rsidR="003C487A" w:rsidDel="00453F9F">
                <w:rPr>
                  <w:sz w:val="16"/>
                  <w:szCs w:val="16"/>
                </w:rPr>
                <w:delText>MBPLAP</w:delText>
              </w:r>
            </w:del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72" w14:textId="183536EC" w:rsidR="00D1328D" w:rsidRDefault="000F452E">
            <w:pPr>
              <w:spacing w:line="260" w:lineRule="auto"/>
            </w:pPr>
            <w:ins w:id="378" w:author="Li, Chandler Changjun" w:date="2026-10-19T21:28:00Z">
              <w:r w:rsidRPr="000F452E">
                <w:rPr>
                  <w:sz w:val="16"/>
                  <w:szCs w:val="16"/>
                </w:rPr>
                <w:t>RPA 操作对象：在进口管理→发票信息导入发票，在预报界面生成预报、上传文档资料</w:t>
              </w:r>
            </w:ins>
            <w:del w:id="379" w:author="Li, Chandler Changjun" w:date="2026-10-19T21:28:00Z" w16du:dateUtc="2026-10-19T13:28:00Z">
              <w:r w:rsidR="003C487A" w:rsidDel="000F452E">
                <w:rPr>
                  <w:sz w:val="16"/>
                  <w:szCs w:val="16"/>
                </w:rPr>
                <w:delText>马来西亚发货方；INV 表头 Supplier name 固定值</w:delText>
              </w:r>
            </w:del>
          </w:p>
        </w:tc>
      </w:tr>
      <w:tr w:rsidR="00FA1323" w14:paraId="03857FC6" w14:textId="77777777" w:rsidTr="006B58E2">
        <w:trPr>
          <w:cantSplit/>
          <w:ins w:id="380" w:author="Li, Chandler Changjun" w:date="2026-10-19T21:17:00Z"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974999" w14:textId="4899C6D2" w:rsidR="00FA1323" w:rsidRDefault="000F452E">
            <w:pPr>
              <w:spacing w:line="260" w:lineRule="auto"/>
              <w:rPr>
                <w:ins w:id="381" w:author="Li, Chandler Changjun" w:date="2026-10-19T21:17:00Z" w16du:dateUtc="2026-10-19T13:17:00Z"/>
                <w:sz w:val="16"/>
                <w:szCs w:val="16"/>
              </w:rPr>
            </w:pPr>
            <w:ins w:id="382" w:author="Li, Chandler Changjun" w:date="2026-10-19T21:28:00Z">
              <w:r w:rsidRPr="000F452E">
                <w:rPr>
                  <w:sz w:val="16"/>
                  <w:szCs w:val="16"/>
                </w:rPr>
                <w:t>NPM 邮箱</w:t>
              </w:r>
            </w:ins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EF25AF" w14:textId="3FE04472" w:rsidR="00FA1323" w:rsidRDefault="004D0654">
            <w:pPr>
              <w:spacing w:line="260" w:lineRule="auto"/>
              <w:rPr>
                <w:ins w:id="383" w:author="Li, Chandler Changjun" w:date="2026-10-19T21:17:00Z" w16du:dateUtc="2026-10-19T13:17:00Z"/>
                <w:sz w:val="16"/>
                <w:szCs w:val="16"/>
              </w:rPr>
            </w:pPr>
            <w:ins w:id="384" w:author="Li, Chandler Changjun" w:date="2026-10-19T21:28:00Z">
              <w:r w:rsidRPr="004D0654">
                <w:rPr>
                  <w:sz w:val="16"/>
                  <w:szCs w:val="16"/>
                </w:rPr>
                <w:t>为 RPA 创建、放在邮件 loop 中的邮箱，用于接收预报邮件</w:t>
              </w:r>
            </w:ins>
          </w:p>
        </w:tc>
      </w:tr>
      <w:tr w:rsidR="00D1328D" w14:paraId="09380E76" w14:textId="77777777" w:rsidTr="006B58E2">
        <w:trPr>
          <w:cantSplit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7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Pre-alert / 预报邮件</w:t>
            </w:r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693EF" w14:textId="77777777" w:rsidR="00376445" w:rsidRDefault="00F6575F">
            <w:pPr>
              <w:spacing w:line="260" w:lineRule="auto"/>
              <w:rPr>
                <w:ins w:id="385" w:author="Li, Chandler Changjun" w:date="2026-10-19T21:31:00Z" w16du:dateUtc="2026-10-19T13:31:00Z"/>
                <w:sz w:val="16"/>
                <w:szCs w:val="16"/>
              </w:rPr>
            </w:pPr>
            <w:ins w:id="386" w:author="Li, Chandler Changjun" w:date="2026-10-19T21:28:00Z">
              <w:r w:rsidRPr="00F6575F">
                <w:rPr>
                  <w:sz w:val="16"/>
                  <w:szCs w:val="16"/>
                </w:rPr>
                <w:t>标题含“MBPLAP Pre-alert”、发件人邮箱后缀为 @tvsscs.com（Forwarder）的邮件；</w:t>
              </w:r>
            </w:ins>
          </w:p>
          <w:p w14:paraId="09380E75" w14:textId="6FED7A37" w:rsidR="00D1328D" w:rsidRDefault="00F6575F">
            <w:pPr>
              <w:spacing w:line="260" w:lineRule="auto"/>
            </w:pPr>
            <w:ins w:id="387" w:author="Li, Chandler Changjun" w:date="2026-10-19T21:28:00Z">
              <w:r w:rsidRPr="00F6575F">
                <w:rPr>
                  <w:sz w:val="16"/>
                  <w:szCs w:val="16"/>
                </w:rPr>
                <w:t>正文至少含 Arrival port、</w:t>
              </w:r>
              <w:bookmarkStart w:id="388" w:name="OLE_LINK4"/>
              <w:r w:rsidRPr="00F6575F">
                <w:rPr>
                  <w:sz w:val="16"/>
                  <w:szCs w:val="16"/>
                </w:rPr>
                <w:t>Terminal WH</w:t>
              </w:r>
              <w:bookmarkEnd w:id="388"/>
              <w:r w:rsidRPr="00F6575F">
                <w:rPr>
                  <w:sz w:val="16"/>
                  <w:szCs w:val="16"/>
                </w:rPr>
                <w:t>、HAWB No.、DG(Y/N)</w:t>
              </w:r>
            </w:ins>
            <w:del w:id="389" w:author="Li, Chandler Changjun" w:date="2026-10-19T21:28:00Z" w16du:dateUtc="2026-10-19T13:28:00Z">
              <w:r w:rsidR="003C487A" w:rsidDel="00F6575F">
                <w:rPr>
                  <w:sz w:val="16"/>
                  <w:szCs w:val="16"/>
                </w:rPr>
                <w:delText>Forwarder 发送的、标题含“MBPLAP Pre-alert”的邮件</w:delText>
              </w:r>
            </w:del>
          </w:p>
        </w:tc>
      </w:tr>
      <w:tr w:rsidR="00D1328D" w14:paraId="09380E79" w14:textId="77777777" w:rsidTr="006B58E2">
        <w:trPr>
          <w:cantSplit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7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HAWB / 分单</w:t>
            </w:r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7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运单右上角 HAWB No. 为分单号；邮件正文中也有 HAWB No.</w:t>
            </w:r>
          </w:p>
        </w:tc>
      </w:tr>
      <w:tr w:rsidR="00D1328D" w14:paraId="09380E7C" w14:textId="77777777" w:rsidTr="006B58E2">
        <w:trPr>
          <w:cantSplit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7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MAWB / 主单</w:t>
            </w:r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7B" w14:textId="1FD0D432" w:rsidR="00D1328D" w:rsidRDefault="009340A1">
            <w:pPr>
              <w:spacing w:line="260" w:lineRule="auto"/>
            </w:pPr>
            <w:ins w:id="390" w:author="Li, Chandler Changjun" w:date="2026-10-19T21:31:00Z">
              <w:r w:rsidRPr="009340A1">
                <w:rPr>
                  <w:sz w:val="16"/>
                  <w:szCs w:val="16"/>
                </w:rPr>
                <w:t>运单左上角中间的单号，中间有英文字符，如 618 JHB 47739952；没有分单号时，用主单号命名、上传主单</w:t>
              </w:r>
            </w:ins>
            <w:del w:id="391" w:author="Li, Chandler Changjun" w:date="2026-10-19T21:31:00Z" w16du:dateUtc="2026-10-19T13:31:00Z">
              <w:r w:rsidR="003C487A" w:rsidDel="009340A1">
                <w:rPr>
                  <w:sz w:val="16"/>
                  <w:szCs w:val="16"/>
                </w:rPr>
                <w:delText>运单左上角中间的单号，中间有英文字符，如 618 JHB 47739952</w:delText>
              </w:r>
            </w:del>
          </w:p>
        </w:tc>
      </w:tr>
      <w:tr w:rsidR="007C55C5" w14:paraId="5AB8C47F" w14:textId="77777777" w:rsidTr="006B58E2">
        <w:trPr>
          <w:cantSplit/>
          <w:ins w:id="392" w:author="Li, Chandler Changjun" w:date="2026-10-19T21:31:00Z"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0E09D6" w14:textId="25556D5A" w:rsidR="007C55C5" w:rsidRDefault="007C55C5">
            <w:pPr>
              <w:spacing w:line="260" w:lineRule="auto"/>
              <w:rPr>
                <w:ins w:id="393" w:author="Li, Chandler Changjun" w:date="2026-10-19T21:31:00Z" w16du:dateUtc="2026-10-19T13:31:00Z"/>
                <w:sz w:val="16"/>
                <w:szCs w:val="16"/>
              </w:rPr>
            </w:pPr>
            <w:ins w:id="394" w:author="Li, Chandler Changjun" w:date="2026-10-19T21:31:00Z">
              <w:r w:rsidRPr="007C55C5">
                <w:rPr>
                  <w:sz w:val="16"/>
                  <w:szCs w:val="16"/>
                </w:rPr>
                <w:t>MBPLAP</w:t>
              </w:r>
            </w:ins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9C2EB6" w14:textId="2B0A2723" w:rsidR="007C55C5" w:rsidRPr="009340A1" w:rsidRDefault="007C55C5">
            <w:pPr>
              <w:spacing w:line="260" w:lineRule="auto"/>
              <w:rPr>
                <w:ins w:id="395" w:author="Li, Chandler Changjun" w:date="2026-10-19T21:31:00Z" w16du:dateUtc="2026-10-19T13:31:00Z"/>
                <w:sz w:val="16"/>
                <w:szCs w:val="16"/>
              </w:rPr>
            </w:pPr>
            <w:ins w:id="396" w:author="Li, Chandler Changjun" w:date="2026-10-19T21:32:00Z">
              <w:r w:rsidRPr="007C55C5">
                <w:rPr>
                  <w:sz w:val="16"/>
                  <w:szCs w:val="16"/>
                </w:rPr>
                <w:t>INV 表头 Supplier name 的默认值</w:t>
              </w:r>
            </w:ins>
          </w:p>
        </w:tc>
      </w:tr>
      <w:tr w:rsidR="00D1328D" w14:paraId="09380E7F" w14:textId="77777777" w:rsidTr="006B58E2">
        <w:trPr>
          <w:cantSplit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7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发票箱单</w:t>
            </w:r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7E" w14:textId="2D714E7A" w:rsidR="00D1328D" w:rsidRDefault="007C55C5">
            <w:pPr>
              <w:spacing w:line="260" w:lineRule="auto"/>
            </w:pPr>
            <w:ins w:id="397" w:author="Li, Chandler Changjun" w:date="2026-10-19T21:32:00Z">
              <w:r w:rsidRPr="007C55C5">
                <w:rPr>
                  <w:sz w:val="16"/>
                  <w:szCs w:val="16"/>
                </w:rPr>
                <w:t>发票 PDF，含发票信息与包装信息</w:t>
              </w:r>
            </w:ins>
            <w:del w:id="398" w:author="Li, Chandler Changjun" w:date="2026-10-19T21:32:00Z" w16du:dateUtc="2026-10-19T13:32:00Z">
              <w:r w:rsidR="003C487A" w:rsidDel="007C55C5">
                <w:rPr>
                  <w:sz w:val="16"/>
                  <w:szCs w:val="16"/>
                </w:rPr>
                <w:delText>同一 PDF 内含发票（COMMERCIAL INVOICE）与箱单（LIST OF CONTENTS OF PACKAGES）</w:delText>
              </w:r>
            </w:del>
          </w:p>
        </w:tc>
      </w:tr>
      <w:tr w:rsidR="00D1328D" w14:paraId="09380E82" w14:textId="77777777" w:rsidTr="006B58E2">
        <w:trPr>
          <w:cantSplit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80" w14:textId="66AAE825" w:rsidR="00D1328D" w:rsidRDefault="007F3C42">
            <w:pPr>
              <w:spacing w:line="260" w:lineRule="auto"/>
            </w:pPr>
            <w:ins w:id="399" w:author="Li, Chandler Changjun" w:date="2026-10-19T21:32:00Z">
              <w:r w:rsidRPr="007F3C42">
                <w:rPr>
                  <w:sz w:val="16"/>
                  <w:szCs w:val="16"/>
                </w:rPr>
                <w:t>Customer NO.</w:t>
              </w:r>
            </w:ins>
            <w:del w:id="400" w:author="Li, Chandler Changjun" w:date="2026-10-19T21:32:00Z" w16du:dateUtc="2026-10-19T13:32:00Z">
              <w:r w:rsidR="003C487A" w:rsidDel="007F3C42">
                <w:rPr>
                  <w:sz w:val="16"/>
                  <w:szCs w:val="16"/>
                </w:rPr>
                <w:delText>MBZ/DN No.</w:delText>
              </w:r>
            </w:del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81" w14:textId="05C1DDC2" w:rsidR="00D1328D" w:rsidRDefault="007F3C42">
            <w:pPr>
              <w:spacing w:line="260" w:lineRule="auto"/>
            </w:pPr>
            <w:ins w:id="401" w:author="Li, Chandler Changjun" w:date="2026-10-19T21:32:00Z">
              <w:r w:rsidRPr="007F3C42">
                <w:rPr>
                  <w:sz w:val="16"/>
                  <w:szCs w:val="16"/>
                </w:rPr>
                <w:t>发票 PDF 中的客户号，按“逻辑关系”中的 Account Number 匹配 PDC</w:t>
              </w:r>
            </w:ins>
            <w:del w:id="402" w:author="Li, Chandler Changjun" w:date="2026-10-19T21:32:00Z" w16du:dateUtc="2026-10-19T13:32:00Z">
              <w:r w:rsidR="003C487A" w:rsidDel="007F3C42">
                <w:rPr>
                  <w:sz w:val="16"/>
                  <w:szCs w:val="16"/>
                </w:rPr>
                <w:delText>交货单号，PDF 中为“Del No.”</w:delText>
              </w:r>
            </w:del>
          </w:p>
        </w:tc>
      </w:tr>
      <w:tr w:rsidR="00D1328D" w14:paraId="09380E85" w14:textId="77777777" w:rsidTr="006B58E2">
        <w:trPr>
          <w:cantSplit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8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PID</w:t>
            </w:r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80D3B4" w14:textId="77777777" w:rsidR="00D67BCD" w:rsidRDefault="00D67BCD">
            <w:pPr>
              <w:spacing w:line="260" w:lineRule="auto"/>
              <w:rPr>
                <w:ins w:id="403" w:author="Li, Chandler Changjun" w:date="2026-10-19T21:33:00Z" w16du:dateUtc="2026-10-19T13:33:00Z"/>
                <w:sz w:val="16"/>
                <w:szCs w:val="16"/>
              </w:rPr>
            </w:pPr>
            <w:ins w:id="404" w:author="Li, Chandler Changjun" w:date="2026-10-19T21:33:00Z">
              <w:r w:rsidRPr="00D67BCD">
                <w:rPr>
                  <w:sz w:val="16"/>
                  <w:szCs w:val="16"/>
                </w:rPr>
                <w:t>导入模板字段，取 PDF 中的“No of Pkgs”；</w:t>
              </w:r>
            </w:ins>
          </w:p>
          <w:p w14:paraId="09380E84" w14:textId="18084662" w:rsidR="00D1328D" w:rsidRDefault="00D67BCD">
            <w:pPr>
              <w:spacing w:line="260" w:lineRule="auto"/>
            </w:pPr>
            <w:ins w:id="405" w:author="Li, Chandler Changjun" w:date="2026-10-19T21:33:00Z">
              <w:r w:rsidRPr="00D67BCD">
                <w:rPr>
                  <w:sz w:val="16"/>
                  <w:szCs w:val="16"/>
                </w:rPr>
                <w:t>IES+ 只接受 MBZ/DN No.:PID 为一对多或一对一</w:t>
              </w:r>
            </w:ins>
            <w:del w:id="406" w:author="Li, Chandler Changjun" w:date="2026-10-19T21:33:00Z" w16du:dateUtc="2026-10-19T13:33:00Z">
              <w:r w:rsidR="003C487A" w:rsidDel="00D67BCD">
                <w:rPr>
                  <w:sz w:val="16"/>
                  <w:szCs w:val="16"/>
                </w:rPr>
                <w:delText>包裹号，箱单中“No of Pkgs”</w:delText>
              </w:r>
            </w:del>
          </w:p>
        </w:tc>
      </w:tr>
      <w:tr w:rsidR="00D1328D" w14:paraId="09380E88" w14:textId="77777777" w:rsidTr="006B58E2">
        <w:trPr>
          <w:cantSplit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8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PDC</w:t>
            </w:r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323537" w14:textId="77777777" w:rsidR="00523276" w:rsidRDefault="00523276">
            <w:pPr>
              <w:spacing w:line="260" w:lineRule="auto"/>
              <w:rPr>
                <w:ins w:id="407" w:author="Li, Chandler Changjun" w:date="2026-10-19T21:32:00Z" w16du:dateUtc="2026-10-19T13:32:00Z"/>
                <w:sz w:val="16"/>
                <w:szCs w:val="16"/>
              </w:rPr>
            </w:pPr>
            <w:ins w:id="408" w:author="Li, Chandler Changjun" w:date="2026-10-19T21:32:00Z">
              <w:r w:rsidRPr="00523276">
                <w:rPr>
                  <w:sz w:val="16"/>
                  <w:szCs w:val="16"/>
                </w:rPr>
                <w:t>INV 表头字段（下拉选），按 Customer NO. 与 PDC 的 Mapping 关系确定；</w:t>
              </w:r>
            </w:ins>
          </w:p>
          <w:p w14:paraId="09380E87" w14:textId="0B5AF9EA" w:rsidR="00D1328D" w:rsidRDefault="00523276">
            <w:pPr>
              <w:spacing w:line="260" w:lineRule="auto"/>
            </w:pPr>
            <w:ins w:id="409" w:author="Li, Chandler Changjun" w:date="2026-10-19T21:32:00Z">
              <w:r w:rsidRPr="00523276">
                <w:rPr>
                  <w:sz w:val="16"/>
                  <w:szCs w:val="16"/>
                </w:rPr>
                <w:t>发票和预报创建完成后，IES+ 识别出的 PDC 用于匹配回复邮件收件人</w:t>
              </w:r>
            </w:ins>
            <w:del w:id="410" w:author="Li, Chandler Changjun" w:date="2026-10-19T21:32:00Z" w16du:dateUtc="2026-10-19T13:32:00Z">
              <w:r w:rsidR="003C487A" w:rsidDel="00523276">
                <w:rPr>
                  <w:sz w:val="16"/>
                  <w:szCs w:val="16"/>
                </w:rPr>
                <w:delText>收货仓，由发票“Customer NO.”映射得到</w:delText>
              </w:r>
            </w:del>
          </w:p>
        </w:tc>
      </w:tr>
      <w:tr w:rsidR="00204C1D" w14:paraId="2610752F" w14:textId="77777777" w:rsidTr="006B58E2">
        <w:trPr>
          <w:cantSplit/>
          <w:ins w:id="411" w:author="Li, Chandler Changjun" w:date="2026-10-19T21:33:00Z"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B96F16" w14:textId="77B181C8" w:rsidR="00204C1D" w:rsidRDefault="000C187E">
            <w:pPr>
              <w:spacing w:line="260" w:lineRule="auto"/>
              <w:rPr>
                <w:ins w:id="412" w:author="Li, Chandler Changjun" w:date="2026-10-19T21:33:00Z" w16du:dateUtc="2026-10-19T13:33:00Z"/>
                <w:sz w:val="16"/>
                <w:szCs w:val="16"/>
              </w:rPr>
            </w:pPr>
            <w:ins w:id="413" w:author="Li, Chandler Changjun" w:date="2026-10-19T21:33:00Z">
              <w:r w:rsidRPr="000C187E">
                <w:rPr>
                  <w:sz w:val="16"/>
                  <w:szCs w:val="16"/>
                </w:rPr>
                <w:t>MBZ/DN No.</w:t>
              </w:r>
            </w:ins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E778C2" w14:textId="4CB392F1" w:rsidR="00204C1D" w:rsidRPr="00523276" w:rsidRDefault="000C187E">
            <w:pPr>
              <w:spacing w:line="260" w:lineRule="auto"/>
              <w:rPr>
                <w:ins w:id="414" w:author="Li, Chandler Changjun" w:date="2026-10-19T21:33:00Z" w16du:dateUtc="2026-10-19T13:33:00Z"/>
                <w:sz w:val="16"/>
                <w:szCs w:val="16"/>
              </w:rPr>
            </w:pPr>
            <w:ins w:id="415" w:author="Li, Chandler Changjun" w:date="2026-10-19T21:33:00Z">
              <w:r w:rsidRPr="000C187E">
                <w:rPr>
                  <w:sz w:val="16"/>
                  <w:szCs w:val="16"/>
                </w:rPr>
                <w:t>导入模板字段，取 PDF 中的“Del No.”</w:t>
              </w:r>
            </w:ins>
          </w:p>
        </w:tc>
      </w:tr>
      <w:tr w:rsidR="00D1328D" w14:paraId="09380E8B" w14:textId="77777777" w:rsidTr="006B58E2">
        <w:trPr>
          <w:cantSplit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89" w14:textId="7983F741" w:rsidR="00D1328D" w:rsidRDefault="00BD47AA">
            <w:pPr>
              <w:spacing w:line="260" w:lineRule="auto"/>
            </w:pPr>
            <w:ins w:id="416" w:author="Li, Chandler Changjun" w:date="2026-10-19T21:33:00Z">
              <w:r w:rsidRPr="00BD47AA">
                <w:rPr>
                  <w:sz w:val="16"/>
                  <w:szCs w:val="16"/>
                </w:rPr>
                <w:t>导入INV＆DN</w:t>
              </w:r>
            </w:ins>
            <w:del w:id="417" w:author="Li, Chandler Changjun" w:date="2026-10-19T21:33:00Z" w16du:dateUtc="2026-10-19T13:33:00Z">
              <w:r w:rsidR="003C487A" w:rsidDel="00BD47AA">
                <w:rPr>
                  <w:sz w:val="16"/>
                  <w:szCs w:val="16"/>
                </w:rPr>
                <w:delText>INV&amp;DN 模板</w:delText>
              </w:r>
            </w:del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8A" w14:textId="17741B96" w:rsidR="00D1328D" w:rsidRDefault="00BD47AA">
            <w:pPr>
              <w:spacing w:line="260" w:lineRule="auto"/>
            </w:pPr>
            <w:ins w:id="418" w:author="Li, Chandler Changjun" w:date="2026-10-19T21:33:00Z">
              <w:r w:rsidRPr="00BD47AA">
                <w:rPr>
                  <w:sz w:val="16"/>
                  <w:szCs w:val="16"/>
                </w:rPr>
                <w:t>IES+ 发票导入模板，四页：导入模板-INV 表头 / 导入模板-INV 表体 / 导入模板-DN表头 / 导入模板-DN表体；表头蓝色为必填、绿色为选填</w:t>
              </w:r>
            </w:ins>
            <w:del w:id="419" w:author="Li, Chandler Changjun" w:date="2026-10-19T21:33:00Z" w16du:dateUtc="2026-10-19T13:33:00Z">
              <w:r w:rsidR="003C487A" w:rsidDel="00BD47AA">
                <w:rPr>
                  <w:sz w:val="16"/>
                  <w:szCs w:val="16"/>
                </w:rPr>
                <w:delText>IES+ 发票导入模板，含 4 个 sheet：导入模板-INV 表头 / 导入模板-INV 表体 / 导入模板-DN表头 / 导入模板-DN表体</w:delText>
              </w:r>
            </w:del>
          </w:p>
        </w:tc>
      </w:tr>
      <w:tr w:rsidR="00F26E51" w14:paraId="5D613595" w14:textId="77777777" w:rsidTr="006B58E2">
        <w:trPr>
          <w:cantSplit/>
          <w:ins w:id="420" w:author="Li, Chandler Changjun" w:date="2026-10-19T21:33:00Z"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2B625C" w14:textId="30C30846" w:rsidR="00F26E51" w:rsidRPr="00BD47AA" w:rsidRDefault="00F26E51">
            <w:pPr>
              <w:spacing w:line="260" w:lineRule="auto"/>
              <w:rPr>
                <w:ins w:id="421" w:author="Li, Chandler Changjun" w:date="2026-10-19T21:33:00Z" w16du:dateUtc="2026-10-19T13:33:00Z"/>
                <w:sz w:val="16"/>
                <w:szCs w:val="16"/>
              </w:rPr>
            </w:pPr>
            <w:ins w:id="422" w:author="Li, Chandler Changjun" w:date="2026-10-19T21:33:00Z">
              <w:r w:rsidRPr="00F26E51">
                <w:rPr>
                  <w:sz w:val="16"/>
                  <w:szCs w:val="16"/>
                </w:rPr>
                <w:t>Mapping list_Email loop</w:t>
              </w:r>
            </w:ins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690E94" w14:textId="6D64A9AF" w:rsidR="00F26E51" w:rsidRPr="00BD47AA" w:rsidRDefault="00B51DFF">
            <w:pPr>
              <w:spacing w:line="260" w:lineRule="auto"/>
              <w:rPr>
                <w:ins w:id="423" w:author="Li, Chandler Changjun" w:date="2026-10-19T21:33:00Z" w16du:dateUtc="2026-10-19T13:33:00Z"/>
                <w:sz w:val="16"/>
                <w:szCs w:val="16"/>
              </w:rPr>
            </w:pPr>
            <w:ins w:id="424" w:author="Li, Chandler Changjun" w:date="2026-10-19T21:34:00Z">
              <w:r w:rsidRPr="00B51DFF">
                <w:rPr>
                  <w:sz w:val="16"/>
                  <w:szCs w:val="16"/>
                </w:rPr>
                <w:t>Account Number / Description / 对应PDC / 反馈结果收件人邮箱 的映射表，用于按 PDC 匹配回复邮件收件人</w:t>
              </w:r>
            </w:ins>
          </w:p>
        </w:tc>
      </w:tr>
      <w:tr w:rsidR="00D1328D" w14:paraId="09380E8E" w14:textId="77777777" w:rsidTr="006B58E2">
        <w:trPr>
          <w:cantSplit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8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DG</w:t>
            </w:r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8D" w14:textId="07DA3A96" w:rsidR="00D1328D" w:rsidRDefault="00085104">
            <w:pPr>
              <w:spacing w:line="260" w:lineRule="auto"/>
            </w:pPr>
            <w:ins w:id="425" w:author="Li, Chandler Changjun" w:date="2026-10-19T21:34:00Z">
              <w:r w:rsidRPr="00085104">
                <w:rPr>
                  <w:sz w:val="16"/>
                  <w:szCs w:val="16"/>
                </w:rPr>
                <w:t>危险品；邮件标题后备注 DG，附件另含 MSDS、Shipper；预报 DG 字段通过邮件标题 / 是否有 UN 字段判断</w:t>
              </w:r>
            </w:ins>
            <w:del w:id="426" w:author="Li, Chandler Changjun" w:date="2026-10-19T21:34:00Z" w16du:dateUtc="2026-10-19T13:34:00Z">
              <w:r w:rsidR="003C487A" w:rsidDel="00085104">
                <w:rPr>
                  <w:sz w:val="16"/>
                  <w:szCs w:val="16"/>
                </w:rPr>
                <w:delText>危险品；DG 票附件另含 MSDS、Shipper decl</w:delText>
              </w:r>
            </w:del>
          </w:p>
        </w:tc>
      </w:tr>
      <w:tr w:rsidR="00085104" w14:paraId="700FC297" w14:textId="77777777" w:rsidTr="006B58E2">
        <w:trPr>
          <w:cantSplit/>
          <w:ins w:id="427" w:author="Li, Chandler Changjun" w:date="2026-10-19T21:34:00Z"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EB26A3" w14:textId="2FEDE445" w:rsidR="00085104" w:rsidRPr="00085104" w:rsidRDefault="00085104">
            <w:pPr>
              <w:spacing w:line="260" w:lineRule="auto"/>
              <w:rPr>
                <w:ins w:id="428" w:author="Li, Chandler Changjun" w:date="2026-10-19T21:34:00Z" w16du:dateUtc="2026-10-19T13:34:00Z"/>
                <w:sz w:val="16"/>
                <w:szCs w:val="16"/>
              </w:rPr>
            </w:pPr>
            <w:ins w:id="429" w:author="Li, Chandler Changjun" w:date="2026-10-19T21:34:00Z">
              <w:r w:rsidRPr="00085104">
                <w:rPr>
                  <w:sz w:val="16"/>
                  <w:szCs w:val="16"/>
                </w:rPr>
                <w:t>MSDS / SDS</w:t>
              </w:r>
            </w:ins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35F549" w14:textId="781B1E5B" w:rsidR="00085104" w:rsidRPr="00085104" w:rsidRDefault="00085104">
            <w:pPr>
              <w:spacing w:line="260" w:lineRule="auto"/>
              <w:rPr>
                <w:ins w:id="430" w:author="Li, Chandler Changjun" w:date="2026-10-19T21:34:00Z" w16du:dateUtc="2026-10-19T13:34:00Z"/>
                <w:sz w:val="16"/>
                <w:szCs w:val="16"/>
              </w:rPr>
            </w:pPr>
            <w:ins w:id="431" w:author="Li, Chandler Changjun" w:date="2026-10-19T21:34:00Z">
              <w:r w:rsidRPr="00085104">
                <w:rPr>
                  <w:sz w:val="16"/>
                  <w:szCs w:val="16"/>
                </w:rPr>
                <w:t>危险品附件，文件名含 SDS 字样，重命名为 MSDS_分单号</w:t>
              </w:r>
            </w:ins>
          </w:p>
        </w:tc>
      </w:tr>
      <w:tr w:rsidR="00EF6911" w14:paraId="09C1208C" w14:textId="77777777" w:rsidTr="006B58E2">
        <w:trPr>
          <w:cantSplit/>
          <w:ins w:id="432" w:author="Li, Chandler Changjun" w:date="2026-10-19T21:34:00Z"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FD64E5" w14:textId="3AEE9868" w:rsidR="00EF6911" w:rsidRPr="00085104" w:rsidRDefault="00EF6911">
            <w:pPr>
              <w:spacing w:line="260" w:lineRule="auto"/>
              <w:rPr>
                <w:ins w:id="433" w:author="Li, Chandler Changjun" w:date="2026-10-19T21:34:00Z" w16du:dateUtc="2026-10-19T13:34:00Z"/>
                <w:sz w:val="16"/>
                <w:szCs w:val="16"/>
              </w:rPr>
            </w:pPr>
            <w:ins w:id="434" w:author="Li, Chandler Changjun" w:date="2026-10-19T21:34:00Z">
              <w:r w:rsidRPr="00EF6911">
                <w:rPr>
                  <w:sz w:val="16"/>
                  <w:szCs w:val="16"/>
                </w:rPr>
                <w:t>Shippers_Decl</w:t>
              </w:r>
            </w:ins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1495BC" w14:textId="3239CB79" w:rsidR="00EF6911" w:rsidRPr="00085104" w:rsidRDefault="00EF6911">
            <w:pPr>
              <w:spacing w:line="260" w:lineRule="auto"/>
              <w:rPr>
                <w:ins w:id="435" w:author="Li, Chandler Changjun" w:date="2026-10-19T21:34:00Z" w16du:dateUtc="2026-10-19T13:34:00Z"/>
                <w:sz w:val="16"/>
                <w:szCs w:val="16"/>
              </w:rPr>
            </w:pPr>
            <w:ins w:id="436" w:author="Li, Chandler Changjun" w:date="2026-10-19T21:34:00Z">
              <w:r w:rsidRPr="00EF6911">
                <w:rPr>
                  <w:sz w:val="16"/>
                  <w:szCs w:val="16"/>
                </w:rPr>
                <w:t>危险品附件（Shipper's Declaration），文件名含 shipper 字样，重命名为 shippers_Decl_分单号</w:t>
              </w:r>
            </w:ins>
          </w:p>
        </w:tc>
      </w:tr>
      <w:tr w:rsidR="00D1328D" w14:paraId="09380E91" w14:textId="77777777" w:rsidTr="006B58E2">
        <w:trPr>
          <w:cantSplit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8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Warning</w:t>
            </w:r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90" w14:textId="5CF987B2" w:rsidR="00D1328D" w:rsidRDefault="00EF6911">
            <w:pPr>
              <w:spacing w:line="260" w:lineRule="auto"/>
            </w:pPr>
            <w:ins w:id="437" w:author="Li, Chandler Changjun" w:date="2026-10-19T21:34:00Z">
              <w:r w:rsidRPr="00EF6911">
                <w:rPr>
                  <w:sz w:val="16"/>
                  <w:szCs w:val="16"/>
                </w:rPr>
                <w:t>IES+ 导入发票、生成预报时提示的异常，需记录到运行记录</w:t>
              </w:r>
            </w:ins>
            <w:del w:id="438" w:author="Li, Chandler Changjun" w:date="2026-10-19T21:34:00Z" w16du:dateUtc="2026-10-19T13:34:00Z">
              <w:r w:rsidR="003C487A" w:rsidDel="00EF6911">
                <w:rPr>
                  <w:sz w:val="16"/>
                  <w:szCs w:val="16"/>
                </w:rPr>
                <w:delText>IES+ 在导入发票、生成预报时给出的提示；不同错误场景对应不同 Warning</w:delText>
              </w:r>
            </w:del>
          </w:p>
        </w:tc>
      </w:tr>
      <w:tr w:rsidR="00D1328D" w14:paraId="09380E94" w14:textId="77777777" w:rsidTr="006B58E2">
        <w:trPr>
          <w:cantSplit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9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Difference</w:t>
            </w:r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9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IES+ 字段，系统自动校验预报、发票、提单三者，结果 Y / N</w:t>
            </w:r>
          </w:p>
        </w:tc>
      </w:tr>
      <w:tr w:rsidR="002D40C1" w14:paraId="3623BD09" w14:textId="77777777" w:rsidTr="006B58E2">
        <w:trPr>
          <w:cantSplit/>
          <w:ins w:id="439" w:author="Li, Chandler Changjun" w:date="2026-10-19T21:35:00Z"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8B3C5C" w14:textId="2934FEB1" w:rsidR="002D40C1" w:rsidRDefault="002D40C1">
            <w:pPr>
              <w:spacing w:line="260" w:lineRule="auto"/>
              <w:rPr>
                <w:ins w:id="440" w:author="Li, Chandler Changjun" w:date="2026-10-19T21:35:00Z" w16du:dateUtc="2026-10-19T13:35:00Z"/>
                <w:sz w:val="16"/>
                <w:szCs w:val="16"/>
              </w:rPr>
            </w:pPr>
            <w:ins w:id="441" w:author="Li, Chandler Changjun" w:date="2026-10-19T21:35:00Z">
              <w:r w:rsidRPr="002D40C1">
                <w:rPr>
                  <w:sz w:val="16"/>
                  <w:szCs w:val="16"/>
                </w:rPr>
                <w:t>运行记录</w:t>
              </w:r>
            </w:ins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B18DC1" w14:textId="77777777" w:rsidR="002D40C1" w:rsidRDefault="002D40C1">
            <w:pPr>
              <w:spacing w:line="260" w:lineRule="auto"/>
              <w:rPr>
                <w:ins w:id="442" w:author="Li, Chandler Changjun" w:date="2026-10-19T21:35:00Z" w16du:dateUtc="2026-10-19T13:35:00Z"/>
                <w:sz w:val="16"/>
                <w:szCs w:val="16"/>
              </w:rPr>
            </w:pPr>
            <w:ins w:id="443" w:author="Li, Chandler Changjun" w:date="2026-10-19T21:35:00Z">
              <w:r w:rsidRPr="002D40C1">
                <w:rPr>
                  <w:sz w:val="16"/>
                  <w:szCs w:val="16"/>
                </w:rPr>
                <w:t>每票处理结果记录表（11 列，含 Process date）；</w:t>
              </w:r>
            </w:ins>
          </w:p>
          <w:p w14:paraId="089779AE" w14:textId="1A1D4A21" w:rsidR="002D40C1" w:rsidRDefault="002D40C1">
            <w:pPr>
              <w:spacing w:line="260" w:lineRule="auto"/>
              <w:rPr>
                <w:ins w:id="444" w:author="Li, Chandler Changjun" w:date="2026-10-19T21:35:00Z" w16du:dateUtc="2026-10-19T13:35:00Z"/>
                <w:sz w:val="16"/>
                <w:szCs w:val="16"/>
              </w:rPr>
            </w:pPr>
            <w:ins w:id="445" w:author="Li, Chandler Changjun" w:date="2026-10-19T21:35:00Z">
              <w:r w:rsidRPr="002D40C1">
                <w:rPr>
                  <w:sz w:val="16"/>
                  <w:szCs w:val="16"/>
                </w:rPr>
                <w:t>以 Process date 12 月 31 日为截止，每年存为一个表格，按年份命名</w:t>
              </w:r>
            </w:ins>
          </w:p>
        </w:tc>
      </w:tr>
      <w:tr w:rsidR="002D40C1" w14:paraId="198A4DE9" w14:textId="77777777" w:rsidTr="006B58E2">
        <w:trPr>
          <w:cantSplit/>
          <w:ins w:id="446" w:author="Li, Chandler Changjun" w:date="2026-10-19T21:35:00Z"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002DF0" w14:textId="184A3401" w:rsidR="002D40C1" w:rsidRPr="002D40C1" w:rsidRDefault="0005724C">
            <w:pPr>
              <w:spacing w:line="260" w:lineRule="auto"/>
              <w:rPr>
                <w:ins w:id="447" w:author="Li, Chandler Changjun" w:date="2026-10-19T21:35:00Z" w16du:dateUtc="2026-10-19T13:35:00Z"/>
                <w:sz w:val="16"/>
                <w:szCs w:val="16"/>
              </w:rPr>
            </w:pPr>
            <w:ins w:id="448" w:author="Li, Chandler Changjun" w:date="2026-10-19T21:35:00Z">
              <w:r w:rsidRPr="0005724C">
                <w:rPr>
                  <w:sz w:val="16"/>
                  <w:szCs w:val="16"/>
                </w:rPr>
                <w:t>操作日期</w:t>
              </w:r>
            </w:ins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EF472C" w14:textId="085A5754" w:rsidR="002D40C1" w:rsidRPr="002D40C1" w:rsidRDefault="0005724C">
            <w:pPr>
              <w:spacing w:line="260" w:lineRule="auto"/>
              <w:rPr>
                <w:ins w:id="449" w:author="Li, Chandler Changjun" w:date="2026-10-19T21:35:00Z" w16du:dateUtc="2026-10-19T13:35:00Z"/>
                <w:sz w:val="16"/>
                <w:szCs w:val="16"/>
              </w:rPr>
            </w:pPr>
            <w:ins w:id="450" w:author="Li, Chandler Changjun" w:date="2026-10-19T21:35:00Z">
              <w:r w:rsidRPr="0005724C">
                <w:rPr>
                  <w:sz w:val="16"/>
                  <w:szCs w:val="16"/>
                </w:rPr>
                <w:t>存档一级文件夹按操作日期创建</w:t>
              </w:r>
            </w:ins>
          </w:p>
        </w:tc>
      </w:tr>
      <w:tr w:rsidR="00D1328D" w14:paraId="09380E97" w14:textId="77777777" w:rsidTr="006B58E2">
        <w:trPr>
          <w:cantSplit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9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任务 / 执行实例</w:t>
            </w:r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70672A" w14:textId="77777777" w:rsidR="00AF1313" w:rsidRDefault="00AF1313">
            <w:pPr>
              <w:spacing w:line="260" w:lineRule="auto"/>
              <w:rPr>
                <w:ins w:id="451" w:author="Li, Chandler Changjun" w:date="2026-10-19T21:35:00Z" w16du:dateUtc="2026-10-19T13:35:00Z"/>
                <w:sz w:val="16"/>
                <w:szCs w:val="16"/>
              </w:rPr>
            </w:pPr>
            <w:ins w:id="452" w:author="Li, Chandler Changjun" w:date="2026-10-19T21:35:00Z">
              <w:r w:rsidRPr="00AF1313">
                <w:rPr>
                  <w:sz w:val="16"/>
                  <w:szCs w:val="16"/>
                </w:rPr>
                <w:t>任务 = 一票 HAWB；</w:t>
              </w:r>
            </w:ins>
          </w:p>
          <w:p w14:paraId="1091F921" w14:textId="77777777" w:rsidR="00AF1313" w:rsidRDefault="00AF1313">
            <w:pPr>
              <w:spacing w:line="260" w:lineRule="auto"/>
              <w:rPr>
                <w:ins w:id="453" w:author="Li, Chandler Changjun" w:date="2026-10-19T21:35:00Z" w16du:dateUtc="2026-10-19T13:35:00Z"/>
                <w:sz w:val="16"/>
                <w:szCs w:val="16"/>
              </w:rPr>
            </w:pPr>
            <w:ins w:id="454" w:author="Li, Chandler Changjun" w:date="2026-10-19T21:35:00Z">
              <w:r w:rsidRPr="00AF1313">
                <w:rPr>
                  <w:sz w:val="16"/>
                  <w:szCs w:val="16"/>
                </w:rPr>
                <w:t>每次执行生成一个执行实例（R#1、R#2…）；</w:t>
              </w:r>
            </w:ins>
          </w:p>
          <w:p w14:paraId="09380E96" w14:textId="69F5AA45" w:rsidR="00D1328D" w:rsidRDefault="00AF1313">
            <w:pPr>
              <w:spacing w:line="260" w:lineRule="auto"/>
            </w:pPr>
            <w:ins w:id="455" w:author="Li, Chandler Changjun" w:date="2026-10-19T21:35:00Z">
              <w:r w:rsidRPr="00AF1313">
                <w:rPr>
                  <w:sz w:val="16"/>
                  <w:szCs w:val="16"/>
                </w:rPr>
                <w:t>任务状态由最新执行实例推导，历史实例只读</w:t>
              </w:r>
            </w:ins>
            <w:del w:id="456" w:author="Li, Chandler Changjun" w:date="2026-10-19T21:35:00Z" w16du:dateUtc="2026-10-19T13:35:00Z">
              <w:r w:rsidR="003C487A" w:rsidDel="00AF1313">
                <w:rPr>
                  <w:sz w:val="16"/>
                  <w:szCs w:val="16"/>
                </w:rPr>
                <w:delText>任务对应一票 HAWB；每次执行生成一个执行实例（R#1、R#2…），重跑生成新实例，历史实例只读</w:delText>
              </w:r>
            </w:del>
          </w:p>
        </w:tc>
      </w:tr>
      <w:tr w:rsidR="00D1328D" w14:paraId="09380E9A" w14:textId="77777777" w:rsidTr="006B58E2">
        <w:trPr>
          <w:cantSplit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98" w14:textId="1580C033" w:rsidR="00D1328D" w:rsidRDefault="00AF1313">
            <w:pPr>
              <w:spacing w:line="260" w:lineRule="auto"/>
            </w:pPr>
            <w:ins w:id="457" w:author="Li, Chandler Changjun" w:date="2026-10-19T21:35:00Z">
              <w:r w:rsidRPr="00AF1313">
                <w:rPr>
                  <w:sz w:val="16"/>
                  <w:szCs w:val="16"/>
                </w:rPr>
                <w:t>任务重跑 / 节点重跑</w:t>
              </w:r>
            </w:ins>
            <w:del w:id="458" w:author="Li, Chandler Changjun" w:date="2026-10-19T21:35:00Z" w16du:dateUtc="2026-10-19T13:35:00Z">
              <w:r w:rsidR="003C487A" w:rsidDel="00AF1313">
                <w:rPr>
                  <w:sz w:val="16"/>
                  <w:szCs w:val="16"/>
                </w:rPr>
                <w:delText>操作日期</w:delText>
              </w:r>
            </w:del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B9AFF4" w14:textId="77777777" w:rsidR="00FB5371" w:rsidRDefault="00FB5371">
            <w:pPr>
              <w:spacing w:line="260" w:lineRule="auto"/>
              <w:rPr>
                <w:ins w:id="459" w:author="Li, Chandler Changjun" w:date="2026-10-19T21:35:00Z" w16du:dateUtc="2026-10-19T13:35:00Z"/>
                <w:sz w:val="16"/>
                <w:szCs w:val="16"/>
              </w:rPr>
            </w:pPr>
            <w:ins w:id="460" w:author="Li, Chandler Changjun" w:date="2026-10-19T21:35:00Z">
              <w:r w:rsidRPr="00FB5371">
                <w:rPr>
                  <w:sz w:val="16"/>
                  <w:szCs w:val="16"/>
                </w:rPr>
                <w:t>任务重跑：从第一个节点重新执行全部节点；</w:t>
              </w:r>
            </w:ins>
          </w:p>
          <w:p w14:paraId="130B09A5" w14:textId="77777777" w:rsidR="000944C1" w:rsidRDefault="00FB5371">
            <w:pPr>
              <w:spacing w:line="260" w:lineRule="auto"/>
              <w:rPr>
                <w:ins w:id="461" w:author="Li, Chandler Changjun" w:date="2026-10-19T21:36:00Z" w16du:dateUtc="2026-10-19T13:36:00Z"/>
                <w:sz w:val="16"/>
                <w:szCs w:val="16"/>
              </w:rPr>
            </w:pPr>
            <w:ins w:id="462" w:author="Li, Chandler Changjun" w:date="2026-10-19T21:35:00Z">
              <w:r w:rsidRPr="00FB5371">
                <w:rPr>
                  <w:sz w:val="16"/>
                  <w:szCs w:val="16"/>
                </w:rPr>
                <w:t>节点重跑：从选中节点开始执行，之前的节点沿用原结果；</w:t>
              </w:r>
            </w:ins>
          </w:p>
          <w:p w14:paraId="09380E99" w14:textId="1948A5BD" w:rsidR="00D1328D" w:rsidRDefault="00FB5371">
            <w:pPr>
              <w:spacing w:line="260" w:lineRule="auto"/>
            </w:pPr>
            <w:ins w:id="463" w:author="Li, Chandler Changjun" w:date="2026-10-19T21:35:00Z">
              <w:r w:rsidRPr="00FB5371">
                <w:rPr>
                  <w:sz w:val="16"/>
                  <w:szCs w:val="16"/>
                </w:rPr>
                <w:t>两者都生成新的执行实例</w:t>
              </w:r>
            </w:ins>
            <w:del w:id="464" w:author="Li, Chandler Changjun" w:date="2026-10-19T21:35:00Z" w16du:dateUtc="2026-10-19T13:35:00Z">
              <w:r w:rsidR="003C487A" w:rsidDel="00FB5371">
                <w:rPr>
                  <w:sz w:val="16"/>
                  <w:szCs w:val="16"/>
                </w:rPr>
                <w:delText>系统处理该邮件的日期</w:delText>
              </w:r>
            </w:del>
          </w:p>
        </w:tc>
      </w:tr>
    </w:tbl>
    <w:p w14:paraId="09380E9B" w14:textId="77777777" w:rsidR="00D1328D" w:rsidRDefault="00D1328D">
      <w:pPr>
        <w:spacing w:after="80"/>
      </w:pPr>
    </w:p>
    <w:p w14:paraId="09380E9C" w14:textId="77777777" w:rsidR="00D1328D" w:rsidRDefault="003C487A">
      <w:r>
        <w:br w:type="page"/>
      </w:r>
    </w:p>
    <w:p w14:paraId="09380E9D" w14:textId="77777777" w:rsidR="00D1328D" w:rsidRDefault="003C487A">
      <w:pPr>
        <w:pStyle w:val="Heading1"/>
      </w:pPr>
      <w:bookmarkStart w:id="465" w:name="_Toc242459636"/>
      <w:r>
        <w:t>第五部分：用户故事</w:t>
      </w:r>
      <w:bookmarkEnd w:id="465"/>
    </w:p>
    <w:p w14:paraId="5C3208A6" w14:textId="77777777" w:rsidR="00632D55" w:rsidRDefault="00632D55" w:rsidP="00632D55">
      <w:pPr>
        <w:pStyle w:val="Heading3"/>
        <w:rPr>
          <w:ins w:id="466" w:author="Li, Chandler Changjun" w:date="2026-10-21T14:56:00Z" w16du:dateUtc="2026-10-21T06:56:00Z"/>
        </w:rPr>
      </w:pPr>
      <w:bookmarkStart w:id="467" w:name="_Toc242459637"/>
      <w:ins w:id="468" w:author="Li, Chandler Changjun" w:date="2026-10-21T14:56:00Z" w16du:dateUtc="2026-10-21T06:56:00Z">
        <w:r>
          <w:t>US-01：自动处理预报邮件</w:t>
        </w:r>
      </w:ins>
    </w:p>
    <w:p w14:paraId="06829F27" w14:textId="77777777" w:rsidR="00632D55" w:rsidRDefault="00632D55" w:rsidP="00632D55">
      <w:pPr>
        <w:spacing w:after="80"/>
        <w:rPr>
          <w:ins w:id="469" w:author="Li, Chandler Changjun" w:date="2026-10-21T14:56:00Z" w16du:dateUtc="2026-10-21T06:56:00Z"/>
        </w:rPr>
      </w:pPr>
      <w:ins w:id="470" w:author="Li, Chandler Changjun" w:date="2026-10-21T14:56:00Z" w16du:dateUtc="2026-10-21T06:56:00Z">
        <w:r w:rsidRPr="006B58E2">
          <w:rPr>
            <w:rFonts w:hint="eastAsia"/>
            <w:b/>
          </w:rPr>
          <w:t>场景：</w:t>
        </w:r>
        <w:r>
          <w:t>Forwarder 发来 MBPLAP 预报邮件。</w:t>
        </w:r>
      </w:ins>
    </w:p>
    <w:p w14:paraId="5C203C49" w14:textId="77777777" w:rsidR="00632D55" w:rsidRDefault="00632D55" w:rsidP="00632D55">
      <w:pPr>
        <w:spacing w:after="80"/>
        <w:rPr>
          <w:ins w:id="471" w:author="Li, Chandler Changjun" w:date="2026-10-21T14:56:00Z" w16du:dateUtc="2026-10-21T06:56:00Z"/>
        </w:rPr>
      </w:pPr>
      <w:ins w:id="472" w:author="Li, Chandler Changjun" w:date="2026-10-21T14:56:00Z" w16du:dateUtc="2026-10-21T06:56:00Z">
        <w:r w:rsidRPr="006B58E2">
          <w:rPr>
            <w:rFonts w:hint="eastAsia"/>
            <w:b/>
          </w:rPr>
          <w:t>目标：</w:t>
        </w:r>
        <w:r>
          <w:t>业务人员不再手工逐票操作，由系统自动完成发票创建、预报创建和回信。</w:t>
        </w:r>
      </w:ins>
    </w:p>
    <w:p w14:paraId="5BB5A14C" w14:textId="77777777" w:rsidR="00632D55" w:rsidRPr="006B58E2" w:rsidRDefault="00632D55" w:rsidP="00632D55">
      <w:pPr>
        <w:spacing w:after="80"/>
        <w:rPr>
          <w:ins w:id="473" w:author="Li, Chandler Changjun" w:date="2026-10-21T14:56:00Z" w16du:dateUtc="2026-10-21T06:56:00Z"/>
          <w:b/>
        </w:rPr>
      </w:pPr>
      <w:ins w:id="474" w:author="Li, Chandler Changjun" w:date="2026-10-21T14:56:00Z" w16du:dateUtc="2026-10-21T06:56:00Z">
        <w:r w:rsidRPr="006B58E2">
          <w:rPr>
            <w:rFonts w:hint="eastAsia"/>
            <w:b/>
          </w:rPr>
          <w:t>验收标准：</w:t>
        </w:r>
      </w:ins>
    </w:p>
    <w:p w14:paraId="61F9C636" w14:textId="77777777" w:rsidR="00632D55" w:rsidRDefault="00632D55" w:rsidP="00632D55">
      <w:pPr>
        <w:pStyle w:val="ListParagraph"/>
        <w:numPr>
          <w:ilvl w:val="0"/>
          <w:numId w:val="5"/>
        </w:numPr>
        <w:spacing w:after="80"/>
        <w:rPr>
          <w:ins w:id="475" w:author="Li, Chandler Changjun" w:date="2026-10-21T14:56:00Z" w16du:dateUtc="2026-10-21T06:56:00Z"/>
        </w:rPr>
      </w:pPr>
      <w:ins w:id="476" w:author="Li, Chandler Changjun" w:date="2026-10-21T14:56:00Z" w16du:dateUtc="2026-10-21T06:56:00Z">
        <w:r>
          <w:t>邮件标题含“MBPLAP Pre-alert”，且发件人邮箱后缀为 @tvsscs.com 时，系统创建任务；不满足任一条件的邮件不处理。</w:t>
        </w:r>
      </w:ins>
    </w:p>
    <w:p w14:paraId="4635EB25" w14:textId="77777777" w:rsidR="00632D55" w:rsidRDefault="00632D55" w:rsidP="00632D55">
      <w:pPr>
        <w:pStyle w:val="ListParagraph"/>
        <w:numPr>
          <w:ilvl w:val="0"/>
          <w:numId w:val="5"/>
        </w:numPr>
        <w:spacing w:after="80"/>
        <w:rPr>
          <w:ins w:id="477" w:author="Li, Chandler Changjun" w:date="2026-10-21T14:56:00Z" w16du:dateUtc="2026-10-21T06:56:00Z"/>
        </w:rPr>
      </w:pPr>
      <w:ins w:id="478" w:author="Li, Chandler Changjun" w:date="2026-10-21T14:56:00Z" w16du:dateUtc="2026-10-21T06:56:00Z">
        <w:r>
          <w:t>任务依次执行 7 个节点：捕捉邮件 → 下载附件重命名并归档 → OCR识别 → 填写发票导入模板 → 导入发票 → 创建预报 → 发送邮件通知；每个节点的状态可在任务详情查看。</w:t>
        </w:r>
      </w:ins>
    </w:p>
    <w:p w14:paraId="1D8AC901" w14:textId="77777777" w:rsidR="00632D55" w:rsidRPr="006B58E2" w:rsidRDefault="00632D55" w:rsidP="00632D55">
      <w:pPr>
        <w:spacing w:after="80"/>
        <w:rPr>
          <w:ins w:id="479" w:author="Li, Chandler Changjun" w:date="2026-10-21T14:56:00Z" w16du:dateUtc="2026-10-21T06:56:00Z"/>
          <w:b/>
        </w:rPr>
      </w:pPr>
      <w:ins w:id="480" w:author="Li, Chandler Changjun" w:date="2026-10-21T14:56:00Z" w16du:dateUtc="2026-10-21T06:56:00Z">
        <w:r w:rsidRPr="006B58E2">
          <w:rPr>
            <w:rFonts w:hint="eastAsia"/>
            <w:b/>
          </w:rPr>
          <w:t>异常情况：</w:t>
        </w:r>
      </w:ins>
    </w:p>
    <w:p w14:paraId="704DE7AE" w14:textId="77777777" w:rsidR="00632D55" w:rsidRPr="002C3893" w:rsidRDefault="00632D55" w:rsidP="00632D55">
      <w:pPr>
        <w:pStyle w:val="ListParagraph"/>
        <w:numPr>
          <w:ilvl w:val="0"/>
          <w:numId w:val="6"/>
        </w:numPr>
        <w:spacing w:after="80"/>
        <w:rPr>
          <w:ins w:id="481" w:author="Li, Chandler Changjun" w:date="2026-10-21T14:56:00Z" w16du:dateUtc="2026-10-21T06:56:00Z"/>
        </w:rPr>
      </w:pPr>
      <w:ins w:id="482" w:author="Li, Chandler Changjun" w:date="2026-10-21T14:56:00Z" w16du:dateUtc="2026-10-21T06:56:00Z">
        <w:r w:rsidRPr="00442669">
          <w:t>同一 HAWB 已导入 IES+ 后又收到新邮件：不自动处理，新邮件关联到原任务，</w:t>
        </w:r>
        <w:r>
          <w:t>原任务转“待人工处理”</w:t>
        </w:r>
        <w:r w:rsidRPr="00442669">
          <w:t>，提示“收到重复 / 更正邮件”。</w:t>
        </w:r>
      </w:ins>
    </w:p>
    <w:p w14:paraId="77BDE084" w14:textId="77777777" w:rsidR="00632D55" w:rsidRDefault="00632D55" w:rsidP="00632D55">
      <w:pPr>
        <w:pStyle w:val="Heading3"/>
        <w:rPr>
          <w:ins w:id="483" w:author="Li, Chandler Changjun" w:date="2026-10-21T14:56:00Z" w16du:dateUtc="2026-10-21T06:56:00Z"/>
        </w:rPr>
      </w:pPr>
      <w:ins w:id="484" w:author="Li, Chandler Changjun" w:date="2026-10-21T14:56:00Z" w16du:dateUtc="2026-10-21T06:56:00Z">
        <w:r>
          <w:t>US-02：处理异常票</w:t>
        </w:r>
      </w:ins>
    </w:p>
    <w:p w14:paraId="4A5B0DC8" w14:textId="77777777" w:rsidR="00632D55" w:rsidRDefault="00632D55" w:rsidP="00632D55">
      <w:pPr>
        <w:spacing w:after="40"/>
        <w:rPr>
          <w:ins w:id="485" w:author="Li, Chandler Changjun" w:date="2026-10-21T14:56:00Z" w16du:dateUtc="2026-10-21T06:56:00Z"/>
        </w:rPr>
      </w:pPr>
      <w:ins w:id="486" w:author="Li, Chandler Changjun" w:date="2026-10-21T14:56:00Z" w16du:dateUtc="2026-10-21T06:56:00Z">
        <w:r>
          <w:rPr>
            <w:rFonts w:hint="eastAsia"/>
            <w:b/>
          </w:rPr>
          <w:t>场景：任务待人工处理（模板校验不通过、缺发票或 HAWB、发票未创建等）。</w:t>
        </w:r>
      </w:ins>
    </w:p>
    <w:p w14:paraId="222C85CE" w14:textId="77777777" w:rsidR="00632D55" w:rsidRDefault="00632D55" w:rsidP="00632D55">
      <w:pPr>
        <w:spacing w:after="40"/>
        <w:rPr>
          <w:ins w:id="487" w:author="Li, Chandler Changjun" w:date="2026-10-21T14:56:00Z" w16du:dateUtc="2026-10-21T06:56:00Z"/>
        </w:rPr>
      </w:pPr>
      <w:ins w:id="488" w:author="Li, Chandler Changjun" w:date="2026-10-21T14:56:00Z" w16du:dateUtc="2026-10-21T06:56:00Z">
        <w:r w:rsidRPr="006B58E2">
          <w:rPr>
            <w:rFonts w:hint="eastAsia"/>
            <w:b/>
          </w:rPr>
          <w:t>目标：</w:t>
        </w:r>
        <w:r>
          <w:t>业务人员在任务详情看到停止原因，处理后重跑，让该票继续完成。</w:t>
        </w:r>
      </w:ins>
    </w:p>
    <w:p w14:paraId="2115E2A4" w14:textId="77777777" w:rsidR="00632D55" w:rsidRPr="006B58E2" w:rsidRDefault="00632D55" w:rsidP="00632D55">
      <w:pPr>
        <w:spacing w:after="40"/>
        <w:rPr>
          <w:ins w:id="489" w:author="Li, Chandler Changjun" w:date="2026-10-21T14:56:00Z" w16du:dateUtc="2026-10-21T06:56:00Z"/>
          <w:b/>
        </w:rPr>
      </w:pPr>
      <w:ins w:id="490" w:author="Li, Chandler Changjun" w:date="2026-10-21T14:56:00Z" w16du:dateUtc="2026-10-21T06:56:00Z">
        <w:r w:rsidRPr="006B58E2">
          <w:rPr>
            <w:rFonts w:hint="eastAsia"/>
            <w:b/>
          </w:rPr>
          <w:t>验收标准</w:t>
        </w:r>
      </w:ins>
    </w:p>
    <w:p w14:paraId="5FA466E6" w14:textId="77777777" w:rsidR="00632D55" w:rsidRDefault="00632D55" w:rsidP="00632D55">
      <w:pPr>
        <w:spacing w:after="40"/>
        <w:rPr>
          <w:ins w:id="491" w:author="Li, Chandler Changjun" w:date="2026-10-21T14:56:00Z" w16du:dateUtc="2026-10-21T06:56:00Z"/>
        </w:rPr>
      </w:pPr>
      <w:ins w:id="492" w:author="Li, Chandler Changjun" w:date="2026-10-21T14:56:00Z" w16du:dateUtc="2026-10-21T06:56:00Z">
        <w:r>
          <w:t>1. 任务详情显示停止的节点和原因。</w:t>
        </w:r>
      </w:ins>
    </w:p>
    <w:p w14:paraId="410C5DAC" w14:textId="77777777" w:rsidR="00632D55" w:rsidRDefault="00632D55" w:rsidP="00632D55">
      <w:pPr>
        <w:spacing w:after="40"/>
        <w:rPr>
          <w:ins w:id="493" w:author="Li, Chandler Changjun" w:date="2026-10-21T14:56:00Z" w16du:dateUtc="2026-10-21T06:56:00Z"/>
        </w:rPr>
      </w:pPr>
      <w:ins w:id="494" w:author="Li, Chandler Changjun" w:date="2026-10-21T14:56:00Z" w16du:dateUtc="2026-10-21T06:56:00Z">
        <w:r>
          <w:t>2. 识别不准的字段可在任务详情修正；修正留痕，不需审批，重跑时带上修正值。</w:t>
        </w:r>
      </w:ins>
    </w:p>
    <w:p w14:paraId="12725A57" w14:textId="77777777" w:rsidR="00632D55" w:rsidRDefault="00632D55" w:rsidP="00632D55">
      <w:pPr>
        <w:spacing w:after="40"/>
        <w:rPr>
          <w:ins w:id="495" w:author="Li, Chandler Changjun" w:date="2026-10-21T14:56:00Z" w16du:dateUtc="2026-10-21T06:56:00Z"/>
        </w:rPr>
      </w:pPr>
      <w:ins w:id="496" w:author="Li, Chandler Changjun" w:date="2026-10-21T14:56:00Z" w16du:dateUtc="2026-10-21T06:56:00Z">
        <w:r>
          <w:t>3. 重跑生成新的执行实例，历史执行实例只读。</w:t>
        </w:r>
      </w:ins>
    </w:p>
    <w:p w14:paraId="480080B0" w14:textId="77777777" w:rsidR="00632D55" w:rsidRPr="006B58E2" w:rsidRDefault="00632D55" w:rsidP="00632D55">
      <w:pPr>
        <w:spacing w:after="40"/>
        <w:rPr>
          <w:ins w:id="497" w:author="Li, Chandler Changjun" w:date="2026-10-21T14:56:00Z" w16du:dateUtc="2026-10-21T06:56:00Z"/>
          <w:b/>
        </w:rPr>
      </w:pPr>
      <w:ins w:id="498" w:author="Li, Chandler Changjun" w:date="2026-10-21T14:56:00Z" w16du:dateUtc="2026-10-21T06:56:00Z">
        <w:r w:rsidRPr="006B58E2">
          <w:rPr>
            <w:rFonts w:hint="eastAsia"/>
            <w:b/>
          </w:rPr>
          <w:t>异常情况</w:t>
        </w:r>
      </w:ins>
    </w:p>
    <w:p w14:paraId="5655CBE8" w14:textId="77777777" w:rsidR="00632D55" w:rsidRDefault="00632D55" w:rsidP="00632D55">
      <w:pPr>
        <w:spacing w:after="40"/>
        <w:rPr>
          <w:ins w:id="499" w:author="Li, Chandler Changjun" w:date="2026-10-21T14:56:00Z" w16du:dateUtc="2026-10-21T06:56:00Z"/>
        </w:rPr>
      </w:pPr>
      <w:ins w:id="500" w:author="Li, Chandler Changjun" w:date="2026-10-21T14:56:00Z" w16du:dateUtc="2026-10-21T06:56:00Z">
        <w:r>
          <w:t>- MBZ/DN No. : PID 为多对一：系统停止操作并提醒业务；业务在 IES+ 处理后，在 Portal 重跑该票。</w:t>
        </w:r>
      </w:ins>
    </w:p>
    <w:p w14:paraId="347C79AB" w14:textId="77777777" w:rsidR="00632D55" w:rsidRDefault="00632D55" w:rsidP="00632D55">
      <w:pPr>
        <w:pStyle w:val="Heading3"/>
        <w:rPr>
          <w:ins w:id="501" w:author="Li, Chandler Changjun" w:date="2026-10-21T14:56:00Z" w16du:dateUtc="2026-10-21T06:56:00Z"/>
        </w:rPr>
      </w:pPr>
      <w:ins w:id="502" w:author="Li, Chandler Changjun" w:date="2026-10-21T14:56:00Z" w16du:dateUtc="2026-10-21T06:56:00Z">
        <w:r>
          <w:t>US-03：记录 Difference 结果</w:t>
        </w:r>
      </w:ins>
    </w:p>
    <w:p w14:paraId="26546EAA" w14:textId="77777777" w:rsidR="00632D55" w:rsidRPr="00FE4795" w:rsidRDefault="00632D55" w:rsidP="00632D55">
      <w:pPr>
        <w:spacing w:after="40"/>
        <w:rPr>
          <w:ins w:id="503" w:author="Li, Chandler Changjun" w:date="2026-10-21T14:56:00Z" w16du:dateUtc="2026-10-21T06:56:00Z"/>
        </w:rPr>
      </w:pPr>
      <w:ins w:id="504" w:author="Li, Chandler Changjun" w:date="2026-10-21T14:56:00Z" w16du:dateUtc="2026-10-21T06:56:00Z">
        <w:r w:rsidRPr="006B58E2">
          <w:rPr>
            <w:rFonts w:hint="eastAsia"/>
            <w:b/>
          </w:rPr>
          <w:t>场景：</w:t>
        </w:r>
        <w:r w:rsidRPr="00FE4795">
          <w:t>预报创建后，IES+ 的 Difference 为 Y。</w:t>
        </w:r>
      </w:ins>
    </w:p>
    <w:p w14:paraId="1026258F" w14:textId="77777777" w:rsidR="00632D55" w:rsidRPr="00FE4795" w:rsidRDefault="00632D55" w:rsidP="00632D55">
      <w:pPr>
        <w:spacing w:after="40"/>
        <w:rPr>
          <w:ins w:id="505" w:author="Li, Chandler Changjun" w:date="2026-10-21T14:56:00Z" w16du:dateUtc="2026-10-21T06:56:00Z"/>
        </w:rPr>
      </w:pPr>
      <w:ins w:id="506" w:author="Li, Chandler Changjun" w:date="2026-10-21T14:56:00Z" w16du:dateUtc="2026-10-21T06:56:00Z">
        <w:r>
          <w:rPr>
            <w:rFonts w:hint="eastAsia"/>
            <w:b/>
          </w:rPr>
          <w:t>目标：业务人员在运行记录中看到 Difference 结果，需要时在 IES+ 核对。</w:t>
        </w:r>
      </w:ins>
    </w:p>
    <w:p w14:paraId="227BA276" w14:textId="77777777" w:rsidR="00632D55" w:rsidRPr="00FE4795" w:rsidRDefault="00632D55" w:rsidP="00632D55">
      <w:pPr>
        <w:spacing w:after="40"/>
        <w:rPr>
          <w:ins w:id="507" w:author="Li, Chandler Changjun" w:date="2026-10-21T14:56:00Z" w16du:dateUtc="2026-10-21T06:56:00Z"/>
        </w:rPr>
      </w:pPr>
    </w:p>
    <w:p w14:paraId="7C145597" w14:textId="77777777" w:rsidR="00632D55" w:rsidRPr="006B58E2" w:rsidRDefault="00632D55" w:rsidP="00632D55">
      <w:pPr>
        <w:spacing w:after="40"/>
        <w:rPr>
          <w:ins w:id="508" w:author="Li, Chandler Changjun" w:date="2026-10-21T14:56:00Z" w16du:dateUtc="2026-10-21T06:56:00Z"/>
          <w:b/>
        </w:rPr>
      </w:pPr>
      <w:ins w:id="509" w:author="Li, Chandler Changjun" w:date="2026-10-21T14:56:00Z" w16du:dateUtc="2026-10-21T06:56:00Z">
        <w:r w:rsidRPr="006B58E2">
          <w:rPr>
            <w:rFonts w:hint="eastAsia"/>
            <w:b/>
          </w:rPr>
          <w:t>验收标准</w:t>
        </w:r>
      </w:ins>
    </w:p>
    <w:p w14:paraId="3324820F" w14:textId="77777777" w:rsidR="00632D55" w:rsidRPr="00FE4795" w:rsidRDefault="00632D55" w:rsidP="00632D55">
      <w:pPr>
        <w:spacing w:after="40"/>
        <w:rPr>
          <w:ins w:id="510" w:author="Li, Chandler Changjun" w:date="2026-10-21T14:56:00Z" w16du:dateUtc="2026-10-21T06:56:00Z"/>
        </w:rPr>
      </w:pPr>
      <w:ins w:id="511" w:author="Li, Chandler Changjun" w:date="2026-10-21T14:56:00Z" w16du:dateUtc="2026-10-21T06:56:00Z">
        <w:r>
          <w:t>1. Difference 结果记入运行记录“Pre-alert data creation result difference（Y/N）”列。</w:t>
        </w:r>
      </w:ins>
    </w:p>
    <w:p w14:paraId="1A9E4B33" w14:textId="77777777" w:rsidR="00632D55" w:rsidRDefault="00632D55" w:rsidP="00632D55">
      <w:pPr>
        <w:spacing w:after="40"/>
        <w:rPr>
          <w:ins w:id="512" w:author="Li, Chandler Changjun" w:date="2026-10-21T14:56:00Z" w16du:dateUtc="2026-10-21T06:56:00Z"/>
        </w:rPr>
      </w:pPr>
      <w:ins w:id="513" w:author="Li, Chandler Changjun" w:date="2026-10-21T14:56:00Z" w16du:dateUtc="2026-10-21T06:56:00Z">
        <w:r>
          <w:t>2. Difference = Y 时流程不暂停，回信照常发送。</w:t>
        </w:r>
      </w:ins>
    </w:p>
    <w:p w14:paraId="45B79D86" w14:textId="77777777" w:rsidR="00632D55" w:rsidRDefault="00632D55" w:rsidP="00632D55">
      <w:pPr>
        <w:pStyle w:val="Heading3"/>
        <w:rPr>
          <w:ins w:id="514" w:author="Li, Chandler Changjun" w:date="2026-10-21T14:56:00Z" w16du:dateUtc="2026-10-21T06:56:00Z"/>
        </w:rPr>
      </w:pPr>
      <w:ins w:id="515" w:author="Li, Chandler Changjun" w:date="2026-10-21T14:56:00Z" w16du:dateUtc="2026-10-21T06:56:00Z">
        <w:r>
          <w:t>US-04：维护导入模板</w:t>
        </w:r>
      </w:ins>
    </w:p>
    <w:p w14:paraId="3022E7C9" w14:textId="77777777" w:rsidR="00632D55" w:rsidRDefault="00632D55" w:rsidP="00632D55">
      <w:pPr>
        <w:spacing w:after="80"/>
        <w:rPr>
          <w:ins w:id="516" w:author="Li, Chandler Changjun" w:date="2026-10-21T14:56:00Z" w16du:dateUtc="2026-10-21T06:56:00Z"/>
        </w:rPr>
      </w:pPr>
      <w:ins w:id="517" w:author="Li, Chandler Changjun" w:date="2026-10-21T14:56:00Z" w16du:dateUtc="2026-10-21T06:56:00Z">
        <w:r w:rsidRPr="006B58E2">
          <w:rPr>
            <w:rFonts w:hint="eastAsia"/>
            <w:b/>
          </w:rPr>
          <w:t>场景：</w:t>
        </w:r>
        <w:r>
          <w:t>IES+ 的 INV&amp;DN 导入模板调整。</w:t>
        </w:r>
      </w:ins>
    </w:p>
    <w:p w14:paraId="4622D626" w14:textId="77777777" w:rsidR="00632D55" w:rsidRDefault="00632D55" w:rsidP="00632D55">
      <w:pPr>
        <w:spacing w:after="80"/>
        <w:rPr>
          <w:ins w:id="518" w:author="Li, Chandler Changjun" w:date="2026-10-21T14:56:00Z" w16du:dateUtc="2026-10-21T06:56:00Z"/>
        </w:rPr>
      </w:pPr>
      <w:ins w:id="519" w:author="Li, Chandler Changjun" w:date="2026-10-21T14:56:00Z" w16du:dateUtc="2026-10-21T06:56:00Z">
        <w:r w:rsidRPr="006B58E2">
          <w:rPr>
            <w:rFonts w:hint="eastAsia"/>
            <w:b/>
          </w:rPr>
          <w:t>目标：</w:t>
        </w:r>
        <w:r>
          <w:t>业务人员在配置中心更新模板，后续任务按最新模板填写，无需改程序。</w:t>
        </w:r>
      </w:ins>
    </w:p>
    <w:p w14:paraId="417E3843" w14:textId="77777777" w:rsidR="00632D55" w:rsidRPr="006B58E2" w:rsidRDefault="00632D55" w:rsidP="00632D55">
      <w:pPr>
        <w:spacing w:after="80"/>
        <w:rPr>
          <w:ins w:id="520" w:author="Li, Chandler Changjun" w:date="2026-10-21T14:56:00Z" w16du:dateUtc="2026-10-21T06:56:00Z"/>
          <w:b/>
        </w:rPr>
      </w:pPr>
      <w:ins w:id="521" w:author="Li, Chandler Changjun" w:date="2026-10-21T14:56:00Z" w16du:dateUtc="2026-10-21T06:56:00Z">
        <w:r w:rsidRPr="006B58E2">
          <w:rPr>
            <w:rFonts w:hint="eastAsia"/>
            <w:b/>
          </w:rPr>
          <w:t>验收标准</w:t>
        </w:r>
      </w:ins>
    </w:p>
    <w:p w14:paraId="22412E9E" w14:textId="77777777" w:rsidR="00632D55" w:rsidRDefault="00632D55" w:rsidP="00632D55">
      <w:pPr>
        <w:spacing w:after="80"/>
        <w:rPr>
          <w:ins w:id="522" w:author="Li, Chandler Changjun" w:date="2026-10-21T14:56:00Z" w16du:dateUtc="2026-10-21T06:56:00Z"/>
        </w:rPr>
      </w:pPr>
      <w:ins w:id="523" w:author="Li, Chandler Changjun" w:date="2026-10-21T14:56:00Z" w16du:dateUtc="2026-10-21T06:56:00Z">
        <w:r>
          <w:t>1. 默认模板为导入模板-INV 表头 / 导入模板-INV 表体 / 导入模板-DN表头 / 导入模板-DN表体 4 个 sheet。</w:t>
        </w:r>
      </w:ins>
    </w:p>
    <w:p w14:paraId="39A639CB" w14:textId="77777777" w:rsidR="00632D55" w:rsidRDefault="00632D55" w:rsidP="00632D55">
      <w:pPr>
        <w:spacing w:after="80"/>
        <w:rPr>
          <w:ins w:id="524" w:author="Li, Chandler Changjun" w:date="2026-10-21T14:56:00Z" w16du:dateUtc="2026-10-21T06:56:00Z"/>
        </w:rPr>
      </w:pPr>
      <w:ins w:id="525" w:author="Li, Chandler Changjun" w:date="2026-10-21T14:56:00Z" w16du:dateUtc="2026-10-21T06:56:00Z">
        <w:r>
          <w:t>2. 可预览模板列结构，可上传新模板；上传成功后版本号 +1。</w:t>
        </w:r>
      </w:ins>
    </w:p>
    <w:p w14:paraId="3903E4C8" w14:textId="77777777" w:rsidR="00632D55" w:rsidRPr="002C3893" w:rsidRDefault="00632D55" w:rsidP="00632D55">
      <w:pPr>
        <w:spacing w:after="80"/>
        <w:rPr>
          <w:ins w:id="526" w:author="Li, Chandler Changjun" w:date="2026-10-21T14:56:00Z" w16du:dateUtc="2026-10-21T06:56:00Z"/>
        </w:rPr>
      </w:pPr>
      <w:ins w:id="527" w:author="Li, Chandler Changjun" w:date="2026-10-21T14:56:00Z" w16du:dateUtc="2026-10-21T06:56:00Z">
        <w:r>
          <w:t>3. 后续任务使用最新版本。</w:t>
        </w:r>
      </w:ins>
    </w:p>
    <w:p w14:paraId="656CA3CC" w14:textId="77777777" w:rsidR="00632D55" w:rsidRDefault="00632D55" w:rsidP="00632D55">
      <w:pPr>
        <w:pStyle w:val="Heading3"/>
        <w:rPr>
          <w:ins w:id="528" w:author="Li, Chandler Changjun" w:date="2026-10-21T14:56:00Z" w16du:dateUtc="2026-10-21T06:56:00Z"/>
        </w:rPr>
      </w:pPr>
      <w:ins w:id="529" w:author="Li, Chandler Changjun" w:date="2026-10-21T14:56:00Z" w16du:dateUtc="2026-10-21T06:56:00Z">
        <w:r>
          <w:t>US-05：维护邮件模板</w:t>
        </w:r>
      </w:ins>
    </w:p>
    <w:p w14:paraId="13D4AC78" w14:textId="77777777" w:rsidR="00632D55" w:rsidRDefault="00632D55" w:rsidP="00632D55">
      <w:pPr>
        <w:spacing w:after="80"/>
        <w:rPr>
          <w:ins w:id="530" w:author="Li, Chandler Changjun" w:date="2026-10-21T14:56:00Z" w16du:dateUtc="2026-10-21T06:56:00Z"/>
        </w:rPr>
      </w:pPr>
      <w:ins w:id="531" w:author="Li, Chandler Changjun" w:date="2026-10-21T14:56:00Z" w16du:dateUtc="2026-10-21T06:56:00Z">
        <w:r w:rsidRPr="006B58E2">
          <w:rPr>
            <w:rFonts w:hint="eastAsia"/>
            <w:b/>
          </w:rPr>
          <w:t>场景：</w:t>
        </w:r>
        <w:r>
          <w:t>回信的通知范围或文案需要调整。</w:t>
        </w:r>
      </w:ins>
    </w:p>
    <w:p w14:paraId="60E92586" w14:textId="77777777" w:rsidR="00632D55" w:rsidRDefault="00632D55" w:rsidP="00632D55">
      <w:pPr>
        <w:spacing w:after="80"/>
        <w:rPr>
          <w:ins w:id="532" w:author="Li, Chandler Changjun" w:date="2026-10-21T14:56:00Z" w16du:dateUtc="2026-10-21T06:56:00Z"/>
        </w:rPr>
      </w:pPr>
      <w:ins w:id="533" w:author="Li, Chandler Changjun" w:date="2026-10-21T14:56:00Z" w16du:dateUtc="2026-10-21T06:56:00Z">
        <w:r w:rsidRPr="006B58E2">
          <w:rPr>
            <w:rFonts w:hint="eastAsia"/>
            <w:b/>
          </w:rPr>
          <w:t>目标：</w:t>
        </w:r>
        <w:r>
          <w:t>业务人员在邮件中心修改回信模板。</w:t>
        </w:r>
      </w:ins>
    </w:p>
    <w:p w14:paraId="6B516CC7" w14:textId="77777777" w:rsidR="00632D55" w:rsidRPr="006B58E2" w:rsidRDefault="00632D55" w:rsidP="00632D55">
      <w:pPr>
        <w:spacing w:after="80"/>
        <w:rPr>
          <w:ins w:id="534" w:author="Li, Chandler Changjun" w:date="2026-10-21T14:56:00Z" w16du:dateUtc="2026-10-21T06:56:00Z"/>
          <w:b/>
        </w:rPr>
      </w:pPr>
      <w:ins w:id="535" w:author="Li, Chandler Changjun" w:date="2026-10-21T14:56:00Z" w16du:dateUtc="2026-10-21T06:56:00Z">
        <w:r w:rsidRPr="006B58E2">
          <w:rPr>
            <w:rFonts w:hint="eastAsia"/>
            <w:b/>
          </w:rPr>
          <w:t>验收标准</w:t>
        </w:r>
      </w:ins>
    </w:p>
    <w:p w14:paraId="2DC70C19" w14:textId="77777777" w:rsidR="00632D55" w:rsidRDefault="00632D55" w:rsidP="00632D55">
      <w:pPr>
        <w:spacing w:after="80"/>
        <w:rPr>
          <w:ins w:id="536" w:author="Li, Chandler Changjun" w:date="2026-10-21T14:56:00Z" w16du:dateUtc="2026-10-21T06:56:00Z"/>
        </w:rPr>
      </w:pPr>
      <w:ins w:id="537" w:author="Li, Chandler Changjun" w:date="2026-10-21T14:56:00Z" w16du:dateUtc="2026-10-21T06:56:00Z">
        <w:r>
          <w:t>1. 收件人默认为 Email Mapping List 中该 PDC 的收件人，可增减。</w:t>
        </w:r>
      </w:ins>
    </w:p>
    <w:p w14:paraId="4827F406" w14:textId="77777777" w:rsidR="00632D55" w:rsidRDefault="00632D55" w:rsidP="00632D55">
      <w:pPr>
        <w:spacing w:after="80"/>
        <w:rPr>
          <w:ins w:id="538" w:author="Li, Chandler Changjun" w:date="2026-10-21T14:56:00Z" w16du:dateUtc="2026-10-21T06:56:00Z"/>
        </w:rPr>
      </w:pPr>
      <w:ins w:id="539" w:author="Li, Chandler Changjun" w:date="2026-10-21T14:56:00Z" w16du:dateUtc="2026-10-21T06:56:00Z">
        <w:r>
          <w:t>2. 回信直接发送，不区分 To / CC；附件为运行记录 Excel，上传一次后不可修改。</w:t>
        </w:r>
      </w:ins>
    </w:p>
    <w:p w14:paraId="3FC954F5" w14:textId="77777777" w:rsidR="00632D55" w:rsidRPr="002C3893" w:rsidRDefault="00632D55" w:rsidP="00632D55">
      <w:pPr>
        <w:spacing w:after="80"/>
        <w:rPr>
          <w:ins w:id="540" w:author="Li, Chandler Changjun" w:date="2026-10-21T14:56:00Z" w16du:dateUtc="2026-10-21T06:56:00Z"/>
        </w:rPr>
      </w:pPr>
      <w:ins w:id="541" w:author="Li, Chandler Changjun" w:date="2026-10-21T14:56:00Z" w16du:dateUtc="2026-10-21T06:56:00Z">
        <w:r>
          <w:t>3. 主题、正文可修改，不能为空</w:t>
        </w:r>
      </w:ins>
    </w:p>
    <w:p w14:paraId="29CD1F7C" w14:textId="77777777" w:rsidR="00632D55" w:rsidRDefault="00632D55" w:rsidP="00632D55">
      <w:pPr>
        <w:pStyle w:val="Heading3"/>
        <w:rPr>
          <w:ins w:id="542" w:author="Li, Chandler Changjun" w:date="2026-10-21T14:56:00Z" w16du:dateUtc="2026-10-21T06:56:00Z"/>
        </w:rPr>
      </w:pPr>
      <w:ins w:id="543" w:author="Li, Chandler Changjun" w:date="2026-10-21T14:56:00Z" w16du:dateUtc="2026-10-21T06:56:00Z">
        <w:r>
          <w:t>US-06：查看归档与运行记录</w:t>
        </w:r>
      </w:ins>
    </w:p>
    <w:p w14:paraId="3D3DA1C7" w14:textId="77777777" w:rsidR="00632D55" w:rsidRDefault="00632D55" w:rsidP="00632D55">
      <w:pPr>
        <w:spacing w:after="80"/>
        <w:rPr>
          <w:ins w:id="544" w:author="Li, Chandler Changjun" w:date="2026-10-21T14:56:00Z" w16du:dateUtc="2026-10-21T06:56:00Z"/>
        </w:rPr>
      </w:pPr>
      <w:ins w:id="545" w:author="Li, Chandler Changjun" w:date="2026-10-21T14:56:00Z" w16du:dateUtc="2026-10-21T06:56:00Z">
        <w:r w:rsidRPr="006B58E2">
          <w:rPr>
            <w:rFonts w:hint="eastAsia"/>
            <w:b/>
          </w:rPr>
          <w:t>场景：</w:t>
        </w:r>
        <w:r>
          <w:t>需要核对某票的原件、导入模板或处理结果。</w:t>
        </w:r>
      </w:ins>
    </w:p>
    <w:p w14:paraId="00741EF2" w14:textId="77777777" w:rsidR="00632D55" w:rsidRDefault="00632D55" w:rsidP="00632D55">
      <w:pPr>
        <w:spacing w:after="80"/>
        <w:rPr>
          <w:ins w:id="546" w:author="Li, Chandler Changjun" w:date="2026-10-21T14:56:00Z" w16du:dateUtc="2026-10-21T06:56:00Z"/>
        </w:rPr>
      </w:pPr>
      <w:ins w:id="547" w:author="Li, Chandler Changjun" w:date="2026-10-21T14:56:00Z" w16du:dateUtc="2026-10-21T06:56:00Z">
        <w:r w:rsidRPr="006B58E2">
          <w:rPr>
            <w:rFonts w:hint="eastAsia"/>
            <w:b/>
          </w:rPr>
          <w:t>目标：</w:t>
        </w:r>
        <w:r>
          <w:t>业务人员在 Share Point 按操作日期 / HAWB 找到归档文件和年度运行记录。</w:t>
        </w:r>
      </w:ins>
    </w:p>
    <w:p w14:paraId="01D3E09E" w14:textId="77777777" w:rsidR="00632D55" w:rsidRPr="00F155B4" w:rsidRDefault="00632D55" w:rsidP="00632D55">
      <w:pPr>
        <w:spacing w:after="80"/>
        <w:rPr>
          <w:ins w:id="548" w:author="Li, Chandler Changjun" w:date="2026-10-21T14:56:00Z" w16du:dateUtc="2026-10-21T06:56:00Z"/>
        </w:rPr>
      </w:pPr>
      <w:ins w:id="549" w:author="Li, Chandler Changjun" w:date="2026-10-21T14:56:00Z" w16du:dateUtc="2026-10-21T06:56:00Z">
        <w:r>
          <w:t>*</w:t>
        </w:r>
        <w:r w:rsidRPr="006B58E2">
          <w:rPr>
            <w:rFonts w:hint="eastAsia"/>
            <w:b/>
          </w:rPr>
          <w:t>验收标准</w:t>
        </w:r>
      </w:ins>
    </w:p>
    <w:p w14:paraId="385CB171" w14:textId="77777777" w:rsidR="00632D55" w:rsidRDefault="00632D55" w:rsidP="00632D55">
      <w:pPr>
        <w:spacing w:after="80"/>
        <w:rPr>
          <w:ins w:id="550" w:author="Li, Chandler Changjun" w:date="2026-10-21T14:56:00Z" w16du:dateUtc="2026-10-21T06:56:00Z"/>
        </w:rPr>
      </w:pPr>
      <w:ins w:id="551" w:author="Li, Chandler Changjun" w:date="2026-10-21T14:56:00Z" w16du:dateUtc="2026-10-21T06:56:00Z">
        <w:r>
          <w:t>1. 一级目录为操作日期（YYYYMMDD），二级目录为 HAWB_分单号。</w:t>
        </w:r>
      </w:ins>
    </w:p>
    <w:p w14:paraId="57100930" w14:textId="77777777" w:rsidR="00632D55" w:rsidRDefault="00632D55" w:rsidP="00632D55">
      <w:pPr>
        <w:spacing w:after="80"/>
        <w:rPr>
          <w:ins w:id="552" w:author="Li, Chandler Changjun" w:date="2026-10-21T14:56:00Z" w16du:dateUtc="2026-10-21T06:56:00Z"/>
        </w:rPr>
      </w:pPr>
      <w:ins w:id="553" w:author="Li, Chandler Changjun" w:date="2026-10-21T14:56:00Z" w16du:dateUtc="2026-10-21T06:56:00Z">
        <w:r>
          <w:t>2. 根目录按年份存放年度运行记录。</w:t>
        </w:r>
      </w:ins>
    </w:p>
    <w:p w14:paraId="09380E9E" w14:textId="3B76686E" w:rsidR="00D1328D" w:rsidDel="00632D55" w:rsidRDefault="00632D55" w:rsidP="00632D55">
      <w:pPr>
        <w:pStyle w:val="Heading3"/>
        <w:spacing w:after="80"/>
        <w:rPr>
          <w:del w:id="554" w:author="Li, Chandler Changjun" w:date="2026-10-21T14:56:00Z" w16du:dateUtc="2026-10-21T06:56:00Z"/>
        </w:rPr>
        <w:pPrChange w:id="555" w:author="Li, Chandler Changjun" w:date="2026-10-21T14:56:00Z" w16du:dateUtc="2026-10-21T06:56:00Z">
          <w:pPr>
            <w:pStyle w:val="Heading3"/>
          </w:pPr>
        </w:pPrChange>
      </w:pPr>
      <w:ins w:id="556" w:author="Li, Chandler Changjun" w:date="2026-10-21T14:56:00Z" w16du:dateUtc="2026-10-21T06:56:00Z">
        <w:r>
          <w:t>3. 文件可下载、可复制路径；页面只读。</w:t>
        </w:r>
      </w:ins>
      <w:del w:id="557" w:author="Li, Chandler Changjun" w:date="2026-10-21T14:56:00Z" w16du:dateUtc="2026-10-21T06:56:00Z">
        <w:r w:rsidR="003C487A" w:rsidDel="00632D55">
          <w:delText>US-01：自动处理预报邮件</w:delText>
        </w:r>
        <w:bookmarkEnd w:id="467"/>
      </w:del>
    </w:p>
    <w:p w14:paraId="292B59B0" w14:textId="7320EC77" w:rsidR="00FD4676" w:rsidDel="00632D55" w:rsidRDefault="00FD4676" w:rsidP="00FD4676">
      <w:pPr>
        <w:spacing w:after="80"/>
        <w:rPr>
          <w:del w:id="558" w:author="Li, Chandler Changjun" w:date="2026-10-21T14:56:00Z" w16du:dateUtc="2026-10-21T06:56:00Z"/>
        </w:rPr>
      </w:pPr>
      <w:del w:id="559" w:author="Li, Chandler Changjun" w:date="2026-10-19T21:36:00Z" w16du:dateUtc="2026-10-19T13:36:00Z">
        <w:r w:rsidDel="00B12B98">
          <w:delText>**</w:delText>
        </w:r>
      </w:del>
      <w:del w:id="560" w:author="Li, Chandler Changjun" w:date="2026-10-21T14:56:00Z" w16du:dateUtc="2026-10-21T06:56:00Z">
        <w:r w:rsidRPr="006B58E2" w:rsidDel="00632D55">
          <w:rPr>
            <w:rFonts w:hint="eastAsia"/>
            <w:b/>
          </w:rPr>
          <w:delText>场景：</w:delText>
        </w:r>
        <w:r w:rsidDel="00632D55">
          <w:delText>Forwarder 发来 MBPLAP 预报邮件。</w:delText>
        </w:r>
      </w:del>
    </w:p>
    <w:p w14:paraId="452D9025" w14:textId="2069F4BA" w:rsidR="00FD4676" w:rsidDel="00632D55" w:rsidRDefault="00FD4676" w:rsidP="00FD4676">
      <w:pPr>
        <w:spacing w:after="80"/>
        <w:rPr>
          <w:del w:id="561" w:author="Li, Chandler Changjun" w:date="2026-10-21T14:56:00Z" w16du:dateUtc="2026-10-21T06:56:00Z"/>
        </w:rPr>
      </w:pPr>
      <w:del w:id="562" w:author="Li, Chandler Changjun" w:date="2026-10-21T14:56:00Z" w16du:dateUtc="2026-10-21T06:56:00Z">
        <w:r w:rsidRPr="006B58E2" w:rsidDel="00632D55">
          <w:rPr>
            <w:rFonts w:hint="eastAsia"/>
            <w:b/>
          </w:rPr>
          <w:delText>目标：</w:delText>
        </w:r>
        <w:r w:rsidDel="00632D55">
          <w:delText>业务人员不再手工逐票操作，由系统自动完成发票创建、预报创建和回信。</w:delText>
        </w:r>
      </w:del>
    </w:p>
    <w:p w14:paraId="2993A00C" w14:textId="371AD739" w:rsidR="00821023" w:rsidRPr="006B58E2" w:rsidDel="00632D55" w:rsidRDefault="00821023" w:rsidP="00821023">
      <w:pPr>
        <w:spacing w:after="80"/>
        <w:rPr>
          <w:del w:id="563" w:author="Li, Chandler Changjun" w:date="2026-10-21T14:56:00Z" w16du:dateUtc="2026-10-21T06:56:00Z"/>
          <w:b/>
        </w:rPr>
      </w:pPr>
      <w:del w:id="564" w:author="Li, Chandler Changjun" w:date="2026-10-21T14:56:00Z" w16du:dateUtc="2026-10-21T06:56:00Z">
        <w:r w:rsidRPr="006B58E2" w:rsidDel="00632D55">
          <w:rPr>
            <w:rFonts w:hint="eastAsia"/>
            <w:b/>
          </w:rPr>
          <w:delText>验收标准：</w:delText>
        </w:r>
      </w:del>
    </w:p>
    <w:p w14:paraId="0D873ED8" w14:textId="4302DA50" w:rsidR="00821023" w:rsidDel="00632D55" w:rsidRDefault="00821023" w:rsidP="006B58E2">
      <w:pPr>
        <w:pStyle w:val="ListParagraph"/>
        <w:numPr>
          <w:ilvl w:val="0"/>
          <w:numId w:val="5"/>
        </w:numPr>
        <w:spacing w:after="80"/>
        <w:rPr>
          <w:del w:id="565" w:author="Li, Chandler Changjun" w:date="2026-10-21T14:56:00Z" w16du:dateUtc="2026-10-21T06:56:00Z"/>
        </w:rPr>
      </w:pPr>
      <w:del w:id="566" w:author="Li, Chandler Changjun" w:date="2026-10-21T14:56:00Z" w16du:dateUtc="2026-10-21T06:56:00Z">
        <w:r w:rsidDel="00632D55">
          <w:delText>邮件标题含“MBPLAP Pre-alert”，且发件人邮箱后缀为 @tvsscs.com 时，系统创建任务；不满足任一条件的邮件不处理。</w:delText>
        </w:r>
      </w:del>
    </w:p>
    <w:p w14:paraId="458AC08D" w14:textId="43B3DE87" w:rsidR="00821023" w:rsidDel="00632D55" w:rsidRDefault="00821023" w:rsidP="00821023">
      <w:pPr>
        <w:pStyle w:val="ListParagraph"/>
        <w:numPr>
          <w:ilvl w:val="0"/>
          <w:numId w:val="5"/>
        </w:numPr>
        <w:spacing w:after="80"/>
        <w:rPr>
          <w:del w:id="567" w:author="Li, Chandler Changjun" w:date="2026-10-21T14:56:00Z" w16du:dateUtc="2026-10-21T06:56:00Z"/>
        </w:rPr>
      </w:pPr>
      <w:del w:id="568" w:author="Li, Chandler Changjun" w:date="2026-10-21T14:56:00Z" w16du:dateUtc="2026-10-21T06:56:00Z">
        <w:r w:rsidDel="00632D55">
          <w:delText>任务依次执行 N1 ~ N7，每个节点的状态可在任务详情查看。</w:delText>
        </w:r>
      </w:del>
    </w:p>
    <w:p w14:paraId="5481578D" w14:textId="76FA2A67" w:rsidR="00821023" w:rsidRPr="006B58E2" w:rsidDel="00632D55" w:rsidRDefault="00821023" w:rsidP="00821023">
      <w:pPr>
        <w:spacing w:after="80"/>
        <w:rPr>
          <w:del w:id="569" w:author="Li, Chandler Changjun" w:date="2026-10-21T14:56:00Z" w16du:dateUtc="2026-10-21T06:56:00Z"/>
          <w:b/>
        </w:rPr>
      </w:pPr>
      <w:del w:id="570" w:author="Li, Chandler Changjun" w:date="2026-10-21T14:56:00Z" w16du:dateUtc="2026-10-21T06:56:00Z">
        <w:r w:rsidRPr="006B58E2" w:rsidDel="00632D55">
          <w:rPr>
            <w:rFonts w:hint="eastAsia"/>
            <w:b/>
          </w:rPr>
          <w:delText>异常情况</w:delText>
        </w:r>
        <w:r w:rsidR="00442669" w:rsidRPr="006B58E2" w:rsidDel="00632D55">
          <w:rPr>
            <w:rFonts w:hint="eastAsia"/>
            <w:b/>
          </w:rPr>
          <w:delText>：</w:delText>
        </w:r>
      </w:del>
    </w:p>
    <w:p w14:paraId="740C5052" w14:textId="6CE1B368" w:rsidR="00442669" w:rsidRPr="002C3893" w:rsidDel="00632D55" w:rsidRDefault="00442669" w:rsidP="006B58E2">
      <w:pPr>
        <w:pStyle w:val="ListParagraph"/>
        <w:numPr>
          <w:ilvl w:val="0"/>
          <w:numId w:val="6"/>
        </w:numPr>
        <w:spacing w:after="80"/>
        <w:rPr>
          <w:del w:id="571" w:author="Li, Chandler Changjun" w:date="2026-10-21T14:56:00Z" w16du:dateUtc="2026-10-21T06:56:00Z"/>
        </w:rPr>
      </w:pPr>
      <w:del w:id="572" w:author="Li, Chandler Changjun" w:date="2026-10-21T14:56:00Z" w16du:dateUtc="2026-10-21T06:56:00Z">
        <w:r w:rsidRPr="00442669" w:rsidDel="00632D55">
          <w:delText>同一 HAWB 已导入 IES+ 后又收到新邮件：不自动处理，新邮件关联到原任务，原任务状态改为“有差异”，提示“收到重复 / 更正邮件”。</w:delText>
        </w:r>
      </w:del>
    </w:p>
    <w:p w14:paraId="11FF1780" w14:textId="4F6FB4D8" w:rsidR="00A8489C" w:rsidDel="00632D55" w:rsidRDefault="003C487A">
      <w:pPr>
        <w:pStyle w:val="Heading3"/>
        <w:rPr>
          <w:del w:id="573" w:author="Li, Chandler Changjun" w:date="2026-10-21T14:56:00Z" w16du:dateUtc="2026-10-21T06:56:00Z"/>
        </w:rPr>
      </w:pPr>
      <w:bookmarkStart w:id="574" w:name="_Toc242459638"/>
      <w:del w:id="575" w:author="Li, Chandler Changjun" w:date="2026-10-21T14:56:00Z" w16du:dateUtc="2026-10-21T06:56:00Z">
        <w:r w:rsidDel="00632D55">
          <w:delText>US-02：处理异常票</w:delText>
        </w:r>
        <w:bookmarkEnd w:id="574"/>
      </w:del>
    </w:p>
    <w:p w14:paraId="466D7BA1" w14:textId="7F962203" w:rsidR="000C0509" w:rsidDel="00632D55" w:rsidRDefault="000C0509" w:rsidP="000C0509">
      <w:pPr>
        <w:spacing w:after="40"/>
        <w:rPr>
          <w:del w:id="576" w:author="Li, Chandler Changjun" w:date="2026-10-21T14:56:00Z" w16du:dateUtc="2026-10-21T06:56:00Z"/>
        </w:rPr>
      </w:pPr>
      <w:del w:id="577" w:author="Li, Chandler Changjun" w:date="2026-10-21T14:56:00Z" w16du:dateUtc="2026-10-21T06:56:00Z">
        <w:r w:rsidRPr="006B58E2" w:rsidDel="00632D55">
          <w:rPr>
            <w:rFonts w:hint="eastAsia"/>
            <w:b/>
          </w:rPr>
          <w:delText>场景：</w:delText>
        </w:r>
        <w:r w:rsidDel="00632D55">
          <w:delText>任务状态为待上传、有差异或失败。</w:delText>
        </w:r>
      </w:del>
    </w:p>
    <w:p w14:paraId="5046E6F4" w14:textId="032BBF22" w:rsidR="000C0509" w:rsidDel="00632D55" w:rsidRDefault="000C0509" w:rsidP="000C0509">
      <w:pPr>
        <w:spacing w:after="40"/>
        <w:rPr>
          <w:del w:id="578" w:author="Li, Chandler Changjun" w:date="2026-10-21T14:56:00Z" w16du:dateUtc="2026-10-21T06:56:00Z"/>
        </w:rPr>
      </w:pPr>
      <w:del w:id="579" w:author="Li, Chandler Changjun" w:date="2026-10-21T14:56:00Z" w16du:dateUtc="2026-10-21T06:56:00Z">
        <w:r w:rsidRPr="006B58E2" w:rsidDel="00632D55">
          <w:rPr>
            <w:rFonts w:hint="eastAsia"/>
            <w:b/>
          </w:rPr>
          <w:delText>目标：</w:delText>
        </w:r>
        <w:r w:rsidDel="00632D55">
          <w:delText>业务人员在任务详情看到停止原因，处理后重跑，让该票继续完成。</w:delText>
        </w:r>
      </w:del>
    </w:p>
    <w:p w14:paraId="4A392483" w14:textId="60B97A53" w:rsidR="000C0509" w:rsidRPr="006B58E2" w:rsidDel="00632D55" w:rsidRDefault="000C0509" w:rsidP="000C0509">
      <w:pPr>
        <w:spacing w:after="40"/>
        <w:rPr>
          <w:del w:id="580" w:author="Li, Chandler Changjun" w:date="2026-10-21T14:56:00Z" w16du:dateUtc="2026-10-21T06:56:00Z"/>
          <w:b/>
        </w:rPr>
      </w:pPr>
      <w:del w:id="581" w:author="Li, Chandler Changjun" w:date="2026-10-21T14:56:00Z" w16du:dateUtc="2026-10-21T06:56:00Z">
        <w:r w:rsidRPr="006B58E2" w:rsidDel="00632D55">
          <w:rPr>
            <w:rFonts w:hint="eastAsia"/>
            <w:b/>
          </w:rPr>
          <w:delText>验收标准</w:delText>
        </w:r>
      </w:del>
    </w:p>
    <w:p w14:paraId="0D3A92BB" w14:textId="74CA489B" w:rsidR="000C0509" w:rsidDel="00632D55" w:rsidRDefault="000C0509" w:rsidP="000C0509">
      <w:pPr>
        <w:spacing w:after="40"/>
        <w:rPr>
          <w:del w:id="582" w:author="Li, Chandler Changjun" w:date="2026-10-21T14:56:00Z" w16du:dateUtc="2026-10-21T06:56:00Z"/>
        </w:rPr>
      </w:pPr>
      <w:del w:id="583" w:author="Li, Chandler Changjun" w:date="2026-10-21T14:56:00Z" w16du:dateUtc="2026-10-21T06:56:00Z">
        <w:r w:rsidDel="00632D55">
          <w:delText>1. 任务详情显示停止的节点和原因。</w:delText>
        </w:r>
      </w:del>
    </w:p>
    <w:p w14:paraId="1B1BBAF2" w14:textId="324E7807" w:rsidR="000C0509" w:rsidDel="00632D55" w:rsidRDefault="000C0509" w:rsidP="000C0509">
      <w:pPr>
        <w:spacing w:after="40"/>
        <w:rPr>
          <w:del w:id="584" w:author="Li, Chandler Changjun" w:date="2026-10-21T14:56:00Z" w16du:dateUtc="2026-10-21T06:56:00Z"/>
        </w:rPr>
      </w:pPr>
      <w:del w:id="585" w:author="Li, Chandler Changjun" w:date="2026-10-21T14:56:00Z" w16du:dateUtc="2026-10-21T06:56:00Z">
        <w:r w:rsidDel="00632D55">
          <w:delText>2. 识别不准的字段可在任务详情修正；修正留痕，不需审批，重跑时带上修正值。</w:delText>
        </w:r>
      </w:del>
    </w:p>
    <w:p w14:paraId="4927C1AC" w14:textId="305D85F7" w:rsidR="000C0509" w:rsidDel="00632D55" w:rsidRDefault="000C0509" w:rsidP="000C0509">
      <w:pPr>
        <w:spacing w:after="40"/>
        <w:rPr>
          <w:del w:id="586" w:author="Li, Chandler Changjun" w:date="2026-10-21T14:56:00Z" w16du:dateUtc="2026-10-21T06:56:00Z"/>
        </w:rPr>
      </w:pPr>
      <w:del w:id="587" w:author="Li, Chandler Changjun" w:date="2026-10-21T14:56:00Z" w16du:dateUtc="2026-10-21T06:56:00Z">
        <w:r w:rsidDel="00632D55">
          <w:delText>3. 重跑生成新的执行实例，历史执行实例只读。</w:delText>
        </w:r>
      </w:del>
    </w:p>
    <w:p w14:paraId="7A3F05B9" w14:textId="21AF7418" w:rsidR="000C0509" w:rsidRPr="006B58E2" w:rsidDel="00632D55" w:rsidRDefault="000C0509" w:rsidP="000C0509">
      <w:pPr>
        <w:spacing w:after="40"/>
        <w:rPr>
          <w:del w:id="588" w:author="Li, Chandler Changjun" w:date="2026-10-21T14:56:00Z" w16du:dateUtc="2026-10-21T06:56:00Z"/>
          <w:b/>
        </w:rPr>
      </w:pPr>
      <w:del w:id="589" w:author="Li, Chandler Changjun" w:date="2026-10-21T14:56:00Z" w16du:dateUtc="2026-10-21T06:56:00Z">
        <w:r w:rsidRPr="006B58E2" w:rsidDel="00632D55">
          <w:rPr>
            <w:rFonts w:hint="eastAsia"/>
            <w:b/>
          </w:rPr>
          <w:delText>异常情况</w:delText>
        </w:r>
      </w:del>
    </w:p>
    <w:p w14:paraId="74E11598" w14:textId="0CCF400A" w:rsidR="00A8489C" w:rsidDel="00632D55" w:rsidRDefault="000C0509" w:rsidP="006B58E2">
      <w:pPr>
        <w:spacing w:after="40"/>
        <w:rPr>
          <w:del w:id="590" w:author="Li, Chandler Changjun" w:date="2026-10-21T14:56:00Z" w16du:dateUtc="2026-10-21T06:56:00Z"/>
        </w:rPr>
      </w:pPr>
      <w:del w:id="591" w:author="Li, Chandler Changjun" w:date="2026-10-21T14:56:00Z" w16du:dateUtc="2026-10-21T06:56:00Z">
        <w:r w:rsidDel="00632D55">
          <w:delText>- MBZ/DN No. : PID 为多对一：系统停止操作并提醒业务；业务在 IES+ 处理后，在 Portal 重跑该票。</w:delText>
        </w:r>
      </w:del>
    </w:p>
    <w:p w14:paraId="09380EA8" w14:textId="2C8AADEC" w:rsidR="00D1328D" w:rsidDel="00632D55" w:rsidRDefault="003C487A">
      <w:pPr>
        <w:pStyle w:val="Heading3"/>
        <w:rPr>
          <w:del w:id="592" w:author="Li, Chandler Changjun" w:date="2026-10-21T14:56:00Z" w16du:dateUtc="2026-10-21T06:56:00Z"/>
        </w:rPr>
      </w:pPr>
      <w:bookmarkStart w:id="593" w:name="_Toc242459639"/>
      <w:del w:id="594" w:author="Li, Chandler Changjun" w:date="2026-10-21T14:56:00Z" w16du:dateUtc="2026-10-21T06:56:00Z">
        <w:r w:rsidDel="00632D55">
          <w:delText>US-03：Difference = Y 时确认回信</w:delText>
        </w:r>
        <w:bookmarkEnd w:id="593"/>
      </w:del>
    </w:p>
    <w:p w14:paraId="4E24A31C" w14:textId="5215ADBA" w:rsidR="00FE4795" w:rsidRPr="00FE4795" w:rsidDel="00632D55" w:rsidRDefault="00FE4795" w:rsidP="00FE4795">
      <w:pPr>
        <w:spacing w:after="40"/>
        <w:rPr>
          <w:del w:id="595" w:author="Li, Chandler Changjun" w:date="2026-10-21T14:56:00Z" w16du:dateUtc="2026-10-21T06:56:00Z"/>
        </w:rPr>
      </w:pPr>
      <w:del w:id="596" w:author="Li, Chandler Changjun" w:date="2026-10-21T14:56:00Z" w16du:dateUtc="2026-10-21T06:56:00Z">
        <w:r w:rsidRPr="006B58E2" w:rsidDel="00632D55">
          <w:rPr>
            <w:rFonts w:hint="eastAsia"/>
            <w:b/>
          </w:rPr>
          <w:delText>场景：</w:delText>
        </w:r>
        <w:r w:rsidRPr="00FE4795" w:rsidDel="00632D55">
          <w:delText>预报创建后，IES+ 的 Difference 为 Y。</w:delText>
        </w:r>
      </w:del>
    </w:p>
    <w:p w14:paraId="6E92384B" w14:textId="3201C3AB" w:rsidR="00FE4795" w:rsidRPr="00FE4795" w:rsidDel="00632D55" w:rsidRDefault="00FE4795" w:rsidP="00FE4795">
      <w:pPr>
        <w:spacing w:after="40"/>
        <w:rPr>
          <w:del w:id="597" w:author="Li, Chandler Changjun" w:date="2026-10-21T14:56:00Z" w16du:dateUtc="2026-10-21T06:56:00Z"/>
        </w:rPr>
      </w:pPr>
      <w:del w:id="598" w:author="Li, Chandler Changjun" w:date="2026-10-21T14:56:00Z" w16du:dateUtc="2026-10-21T06:56:00Z">
        <w:r w:rsidRPr="006B58E2" w:rsidDel="00632D55">
          <w:rPr>
            <w:rFonts w:hint="eastAsia"/>
            <w:b/>
          </w:rPr>
          <w:delText>目标：</w:delText>
        </w:r>
        <w:r w:rsidRPr="00FE4795" w:rsidDel="00632D55">
          <w:delText>业务人员在 IES+ 核对后再放行回信，避免发出未核对的结果。</w:delText>
        </w:r>
      </w:del>
    </w:p>
    <w:p w14:paraId="7A868E41" w14:textId="08BC33D1" w:rsidR="00FE4795" w:rsidRPr="00FE4795" w:rsidDel="00632D55" w:rsidRDefault="00FE4795" w:rsidP="00FE4795">
      <w:pPr>
        <w:spacing w:after="40"/>
        <w:rPr>
          <w:del w:id="599" w:author="Li, Chandler Changjun" w:date="2026-10-21T14:56:00Z" w16du:dateUtc="2026-10-21T06:56:00Z"/>
        </w:rPr>
      </w:pPr>
    </w:p>
    <w:p w14:paraId="4B3DF59C" w14:textId="5E00D48E" w:rsidR="00FE4795" w:rsidRPr="006B58E2" w:rsidDel="00632D55" w:rsidRDefault="00FE4795" w:rsidP="00FE4795">
      <w:pPr>
        <w:spacing w:after="40"/>
        <w:rPr>
          <w:del w:id="600" w:author="Li, Chandler Changjun" w:date="2026-10-21T14:56:00Z" w16du:dateUtc="2026-10-21T06:56:00Z"/>
          <w:b/>
        </w:rPr>
      </w:pPr>
      <w:del w:id="601" w:author="Li, Chandler Changjun" w:date="2026-10-21T14:56:00Z" w16du:dateUtc="2026-10-21T06:56:00Z">
        <w:r w:rsidRPr="006B58E2" w:rsidDel="00632D55">
          <w:rPr>
            <w:rFonts w:hint="eastAsia"/>
            <w:b/>
          </w:rPr>
          <w:delText>验收标准</w:delText>
        </w:r>
      </w:del>
    </w:p>
    <w:p w14:paraId="23043525" w14:textId="3E3837DC" w:rsidR="00FE4795" w:rsidRPr="00FE4795" w:rsidDel="00632D55" w:rsidRDefault="00FE4795" w:rsidP="00FE4795">
      <w:pPr>
        <w:spacing w:after="40"/>
        <w:rPr>
          <w:del w:id="602" w:author="Li, Chandler Changjun" w:date="2026-10-21T14:56:00Z" w16du:dateUtc="2026-10-21T06:56:00Z"/>
        </w:rPr>
      </w:pPr>
      <w:del w:id="603" w:author="Li, Chandler Changjun" w:date="2026-10-21T14:56:00Z" w16du:dateUtc="2026-10-21T06:56:00Z">
        <w:r w:rsidRPr="00FE4795" w:rsidDel="00632D55">
          <w:delText>1. Difference = Y 时，系统完成文档资料上传后暂停，不发回信，任务状态为“有差异”。</w:delText>
        </w:r>
      </w:del>
    </w:p>
    <w:p w14:paraId="17CF6443" w14:textId="1AC1F974" w:rsidR="000C0509" w:rsidDel="00632D55" w:rsidRDefault="00FE4795" w:rsidP="006B58E2">
      <w:pPr>
        <w:spacing w:after="40"/>
        <w:rPr>
          <w:del w:id="604" w:author="Li, Chandler Changjun" w:date="2026-10-21T14:56:00Z" w16du:dateUtc="2026-10-21T06:56:00Z"/>
        </w:rPr>
      </w:pPr>
      <w:del w:id="605" w:author="Li, Chandler Changjun" w:date="2026-10-21T14:56:00Z" w16du:dateUtc="2026-10-21T06:56:00Z">
        <w:r w:rsidRPr="00FE4795" w:rsidDel="00632D55">
          <w:delText>2. 业务人员在任务详情点击“确认并发送回信”后，系统发送回信，任务完成。</w:delText>
        </w:r>
      </w:del>
    </w:p>
    <w:p w14:paraId="09380EAC" w14:textId="415929A7" w:rsidR="00D1328D" w:rsidDel="00632D55" w:rsidRDefault="003C487A">
      <w:pPr>
        <w:pStyle w:val="Heading3"/>
        <w:rPr>
          <w:del w:id="606" w:author="Li, Chandler Changjun" w:date="2026-10-21T14:56:00Z" w16du:dateUtc="2026-10-21T06:56:00Z"/>
        </w:rPr>
      </w:pPr>
      <w:bookmarkStart w:id="607" w:name="_Toc242459640"/>
      <w:del w:id="608" w:author="Li, Chandler Changjun" w:date="2026-10-21T14:56:00Z" w16du:dateUtc="2026-10-21T06:56:00Z">
        <w:r w:rsidDel="00632D55">
          <w:delText>US-04：维护导入模板</w:delText>
        </w:r>
        <w:bookmarkEnd w:id="607"/>
      </w:del>
    </w:p>
    <w:p w14:paraId="16F1D724" w14:textId="1CA9CF05" w:rsidR="00FE4795" w:rsidDel="00632D55" w:rsidRDefault="00FE4795" w:rsidP="00FE4795">
      <w:pPr>
        <w:spacing w:after="80"/>
        <w:rPr>
          <w:del w:id="609" w:author="Li, Chandler Changjun" w:date="2026-10-21T14:56:00Z" w16du:dateUtc="2026-10-21T06:56:00Z"/>
        </w:rPr>
      </w:pPr>
      <w:del w:id="610" w:author="Li, Chandler Changjun" w:date="2026-10-21T14:56:00Z" w16du:dateUtc="2026-10-21T06:56:00Z">
        <w:r w:rsidRPr="006B58E2" w:rsidDel="00632D55">
          <w:rPr>
            <w:rFonts w:hint="eastAsia"/>
            <w:b/>
          </w:rPr>
          <w:delText>场景：</w:delText>
        </w:r>
        <w:r w:rsidDel="00632D55">
          <w:delText>IES+ 的 INV&amp;DN 导入模板调整。</w:delText>
        </w:r>
      </w:del>
    </w:p>
    <w:p w14:paraId="18B96212" w14:textId="7E701C20" w:rsidR="00FE4795" w:rsidDel="00632D55" w:rsidRDefault="00FE4795" w:rsidP="00FE4795">
      <w:pPr>
        <w:spacing w:after="80"/>
        <w:rPr>
          <w:del w:id="611" w:author="Li, Chandler Changjun" w:date="2026-10-21T14:56:00Z" w16du:dateUtc="2026-10-21T06:56:00Z"/>
        </w:rPr>
      </w:pPr>
      <w:del w:id="612" w:author="Li, Chandler Changjun" w:date="2026-10-21T14:56:00Z" w16du:dateUtc="2026-10-21T06:56:00Z">
        <w:r w:rsidRPr="006B58E2" w:rsidDel="00632D55">
          <w:rPr>
            <w:rFonts w:hint="eastAsia"/>
            <w:b/>
          </w:rPr>
          <w:delText>目标：</w:delText>
        </w:r>
        <w:r w:rsidDel="00632D55">
          <w:delText>业务人员在配置中心更新模板，后续任务按最新模板填写，无需改程序。</w:delText>
        </w:r>
      </w:del>
    </w:p>
    <w:p w14:paraId="2085CA89" w14:textId="01D96464" w:rsidR="00FE4795" w:rsidRPr="006B58E2" w:rsidDel="00632D55" w:rsidRDefault="00FE4795" w:rsidP="00FE4795">
      <w:pPr>
        <w:spacing w:after="80"/>
        <w:rPr>
          <w:del w:id="613" w:author="Li, Chandler Changjun" w:date="2026-10-21T14:56:00Z" w16du:dateUtc="2026-10-21T06:56:00Z"/>
          <w:b/>
        </w:rPr>
      </w:pPr>
      <w:del w:id="614" w:author="Li, Chandler Changjun" w:date="2026-10-21T14:56:00Z" w16du:dateUtc="2026-10-21T06:56:00Z">
        <w:r w:rsidRPr="006B58E2" w:rsidDel="00632D55">
          <w:rPr>
            <w:rFonts w:hint="eastAsia"/>
            <w:b/>
          </w:rPr>
          <w:delText>验收标准</w:delText>
        </w:r>
      </w:del>
    </w:p>
    <w:p w14:paraId="47B7C076" w14:textId="23B5EE5B" w:rsidR="00FE4795" w:rsidDel="00632D55" w:rsidRDefault="00FE4795" w:rsidP="00FE4795">
      <w:pPr>
        <w:spacing w:after="80"/>
        <w:rPr>
          <w:del w:id="615" w:author="Li, Chandler Changjun" w:date="2026-10-21T14:56:00Z" w16du:dateUtc="2026-10-21T06:56:00Z"/>
        </w:rPr>
      </w:pPr>
      <w:del w:id="616" w:author="Li, Chandler Changjun" w:date="2026-10-21T14:56:00Z" w16du:dateUtc="2026-10-21T06:56:00Z">
        <w:r w:rsidDel="00632D55">
          <w:delText>1. 默认模板为导入模板-INV 表头 / 导入模板-INV 表体 / 导入模板-DN表头 / 导入模板-DN表体 4 个 sheet。</w:delText>
        </w:r>
      </w:del>
    </w:p>
    <w:p w14:paraId="6F5F4EC6" w14:textId="50E05DD3" w:rsidR="00FE4795" w:rsidDel="00632D55" w:rsidRDefault="00FE4795" w:rsidP="00FE4795">
      <w:pPr>
        <w:spacing w:after="80"/>
        <w:rPr>
          <w:del w:id="617" w:author="Li, Chandler Changjun" w:date="2026-10-21T14:56:00Z" w16du:dateUtc="2026-10-21T06:56:00Z"/>
        </w:rPr>
      </w:pPr>
      <w:del w:id="618" w:author="Li, Chandler Changjun" w:date="2026-10-21T14:56:00Z" w16du:dateUtc="2026-10-21T06:56:00Z">
        <w:r w:rsidDel="00632D55">
          <w:delText>2. 可删除不需要的字段，也可上传新模板；保存或上传成功后版本号 +1。</w:delText>
        </w:r>
      </w:del>
    </w:p>
    <w:p w14:paraId="0395CC3C" w14:textId="4CE14A6B" w:rsidR="00FE4795" w:rsidRPr="002C3893" w:rsidDel="00632D55" w:rsidRDefault="00FE4795" w:rsidP="00FE4795">
      <w:pPr>
        <w:spacing w:after="80"/>
        <w:rPr>
          <w:del w:id="619" w:author="Li, Chandler Changjun" w:date="2026-10-21T14:56:00Z" w16du:dateUtc="2026-10-21T06:56:00Z"/>
        </w:rPr>
      </w:pPr>
      <w:del w:id="620" w:author="Li, Chandler Changjun" w:date="2026-10-21T14:56:00Z" w16du:dateUtc="2026-10-21T06:56:00Z">
        <w:r w:rsidDel="00632D55">
          <w:delText>3. 后续任务使用最新版本。</w:delText>
        </w:r>
      </w:del>
    </w:p>
    <w:p w14:paraId="09380EAE" w14:textId="737A472A" w:rsidR="00D1328D" w:rsidDel="00632D55" w:rsidRDefault="003C487A">
      <w:pPr>
        <w:pStyle w:val="Heading3"/>
        <w:rPr>
          <w:del w:id="621" w:author="Li, Chandler Changjun" w:date="2026-10-21T14:56:00Z" w16du:dateUtc="2026-10-21T06:56:00Z"/>
        </w:rPr>
      </w:pPr>
      <w:bookmarkStart w:id="622" w:name="_Toc242459641"/>
      <w:del w:id="623" w:author="Li, Chandler Changjun" w:date="2026-10-21T14:56:00Z" w16du:dateUtc="2026-10-21T06:56:00Z">
        <w:r w:rsidDel="00632D55">
          <w:delText>US-05：维护邮件模板</w:delText>
        </w:r>
        <w:bookmarkEnd w:id="622"/>
      </w:del>
    </w:p>
    <w:p w14:paraId="33630551" w14:textId="31CC7C85" w:rsidR="000023B1" w:rsidDel="00632D55" w:rsidRDefault="000023B1" w:rsidP="000023B1">
      <w:pPr>
        <w:spacing w:after="80"/>
        <w:rPr>
          <w:del w:id="624" w:author="Li, Chandler Changjun" w:date="2026-10-21T14:56:00Z" w16du:dateUtc="2026-10-21T06:56:00Z"/>
        </w:rPr>
      </w:pPr>
      <w:del w:id="625" w:author="Li, Chandler Changjun" w:date="2026-10-21T14:56:00Z" w16du:dateUtc="2026-10-21T06:56:00Z">
        <w:r w:rsidRPr="006B58E2" w:rsidDel="00632D55">
          <w:rPr>
            <w:rFonts w:hint="eastAsia"/>
            <w:b/>
          </w:rPr>
          <w:delText>场景：</w:delText>
        </w:r>
        <w:r w:rsidDel="00632D55">
          <w:delText>回信的通知范围或文案需要调整。</w:delText>
        </w:r>
      </w:del>
    </w:p>
    <w:p w14:paraId="55A4C9D5" w14:textId="274B56DF" w:rsidR="000023B1" w:rsidDel="00632D55" w:rsidRDefault="000023B1" w:rsidP="000023B1">
      <w:pPr>
        <w:spacing w:after="80"/>
        <w:rPr>
          <w:del w:id="626" w:author="Li, Chandler Changjun" w:date="2026-10-21T14:56:00Z" w16du:dateUtc="2026-10-21T06:56:00Z"/>
        </w:rPr>
      </w:pPr>
      <w:del w:id="627" w:author="Li, Chandler Changjun" w:date="2026-10-21T14:56:00Z" w16du:dateUtc="2026-10-21T06:56:00Z">
        <w:r w:rsidRPr="006B58E2" w:rsidDel="00632D55">
          <w:rPr>
            <w:rFonts w:hint="eastAsia"/>
            <w:b/>
          </w:rPr>
          <w:delText>目标：</w:delText>
        </w:r>
        <w:r w:rsidDel="00632D55">
          <w:delText>业务人员在邮件中心修改回信模板。</w:delText>
        </w:r>
      </w:del>
    </w:p>
    <w:p w14:paraId="0031F76E" w14:textId="762F969F" w:rsidR="000023B1" w:rsidRPr="006B58E2" w:rsidDel="00632D55" w:rsidRDefault="000023B1" w:rsidP="000023B1">
      <w:pPr>
        <w:spacing w:after="80"/>
        <w:rPr>
          <w:del w:id="628" w:author="Li, Chandler Changjun" w:date="2026-10-21T14:56:00Z" w16du:dateUtc="2026-10-21T06:56:00Z"/>
          <w:b/>
        </w:rPr>
      </w:pPr>
      <w:del w:id="629" w:author="Li, Chandler Changjun" w:date="2026-10-21T14:56:00Z" w16du:dateUtc="2026-10-21T06:56:00Z">
        <w:r w:rsidRPr="006B58E2" w:rsidDel="00632D55">
          <w:rPr>
            <w:rFonts w:hint="eastAsia"/>
            <w:b/>
          </w:rPr>
          <w:delText>验收标准</w:delText>
        </w:r>
      </w:del>
    </w:p>
    <w:p w14:paraId="17EDE74B" w14:textId="17F87533" w:rsidR="000023B1" w:rsidDel="00632D55" w:rsidRDefault="000023B1" w:rsidP="000023B1">
      <w:pPr>
        <w:spacing w:after="80"/>
        <w:rPr>
          <w:del w:id="630" w:author="Li, Chandler Changjun" w:date="2026-10-21T14:56:00Z" w16du:dateUtc="2026-10-21T06:56:00Z"/>
        </w:rPr>
      </w:pPr>
      <w:del w:id="631" w:author="Li, Chandler Changjun" w:date="2026-10-21T14:56:00Z" w16du:dateUtc="2026-10-21T06:56:00Z">
        <w:r w:rsidDel="00632D55">
          <w:delText>1. 收件人默认为 Email Mapping List 中该 PDC 的收件人，可增减勾选。</w:delText>
        </w:r>
      </w:del>
    </w:p>
    <w:p w14:paraId="1CCEE1CC" w14:textId="4D897172" w:rsidR="000023B1" w:rsidDel="00632D55" w:rsidRDefault="000023B1" w:rsidP="000023B1">
      <w:pPr>
        <w:spacing w:after="80"/>
        <w:rPr>
          <w:del w:id="632" w:author="Li, Chandler Changjun" w:date="2026-10-21T14:56:00Z" w16du:dateUtc="2026-10-21T06:56:00Z"/>
        </w:rPr>
      </w:pPr>
      <w:del w:id="633" w:author="Li, Chandler Changjun" w:date="2026-10-21T14:56:00Z" w16du:dateUtc="2026-10-21T06:56:00Z">
        <w:r w:rsidDel="00632D55">
          <w:delText>2. 抄送可填写。</w:delText>
        </w:r>
      </w:del>
    </w:p>
    <w:p w14:paraId="60569A85" w14:textId="34C190C5" w:rsidR="000023B1" w:rsidRPr="002C3893" w:rsidDel="00632D55" w:rsidRDefault="000023B1" w:rsidP="000023B1">
      <w:pPr>
        <w:spacing w:after="80"/>
        <w:rPr>
          <w:del w:id="634" w:author="Li, Chandler Changjun" w:date="2026-10-21T14:56:00Z" w16du:dateUtc="2026-10-21T06:56:00Z"/>
        </w:rPr>
      </w:pPr>
      <w:del w:id="635" w:author="Li, Chandler Changjun" w:date="2026-10-21T14:56:00Z" w16du:dateUtc="2026-10-21T06:56:00Z">
        <w:r w:rsidDel="00632D55">
          <w:delText>3. 主题、正文可修改，不能为空</w:delText>
        </w:r>
      </w:del>
    </w:p>
    <w:p w14:paraId="09380EB0" w14:textId="1EA52163" w:rsidR="00D1328D" w:rsidDel="00632D55" w:rsidRDefault="003C487A">
      <w:pPr>
        <w:pStyle w:val="Heading3"/>
        <w:rPr>
          <w:del w:id="636" w:author="Li, Chandler Changjun" w:date="2026-10-21T14:56:00Z" w16du:dateUtc="2026-10-21T06:56:00Z"/>
        </w:rPr>
      </w:pPr>
      <w:bookmarkStart w:id="637" w:name="_Toc242459642"/>
      <w:del w:id="638" w:author="Li, Chandler Changjun" w:date="2026-10-21T14:56:00Z" w16du:dateUtc="2026-10-21T06:56:00Z">
        <w:r w:rsidDel="00632D55">
          <w:delText>US-06：查看归档与运行记录</w:delText>
        </w:r>
        <w:bookmarkEnd w:id="637"/>
      </w:del>
    </w:p>
    <w:p w14:paraId="5F6264F4" w14:textId="0A2572E0" w:rsidR="00F155B4" w:rsidDel="00632D55" w:rsidRDefault="00F155B4" w:rsidP="00F155B4">
      <w:pPr>
        <w:spacing w:after="80"/>
        <w:rPr>
          <w:del w:id="639" w:author="Li, Chandler Changjun" w:date="2026-10-21T14:56:00Z" w16du:dateUtc="2026-10-21T06:56:00Z"/>
        </w:rPr>
      </w:pPr>
      <w:del w:id="640" w:author="Li, Chandler Changjun" w:date="2026-10-21T14:56:00Z" w16du:dateUtc="2026-10-21T06:56:00Z">
        <w:r w:rsidRPr="006B58E2" w:rsidDel="00632D55">
          <w:rPr>
            <w:rFonts w:hint="eastAsia"/>
            <w:b/>
          </w:rPr>
          <w:delText>场景：</w:delText>
        </w:r>
        <w:r w:rsidDel="00632D55">
          <w:delText>需要核对某票的原件、导入模板或处理结果。</w:delText>
        </w:r>
      </w:del>
    </w:p>
    <w:p w14:paraId="799D9B6B" w14:textId="5F93BEEE" w:rsidR="00F155B4" w:rsidDel="00632D55" w:rsidRDefault="00F155B4" w:rsidP="00F155B4">
      <w:pPr>
        <w:spacing w:after="80"/>
        <w:rPr>
          <w:del w:id="641" w:author="Li, Chandler Changjun" w:date="2026-10-21T14:56:00Z" w16du:dateUtc="2026-10-21T06:56:00Z"/>
        </w:rPr>
      </w:pPr>
      <w:del w:id="642" w:author="Li, Chandler Changjun" w:date="2026-10-21T14:56:00Z" w16du:dateUtc="2026-10-21T06:56:00Z">
        <w:r w:rsidRPr="006B58E2" w:rsidDel="00632D55">
          <w:rPr>
            <w:rFonts w:hint="eastAsia"/>
            <w:b/>
          </w:rPr>
          <w:delText>目标：</w:delText>
        </w:r>
        <w:r w:rsidDel="00632D55">
          <w:delText>业务人员在 Share Point 按操作日期 / HAWB 找到归档文件和年度运行记录。</w:delText>
        </w:r>
      </w:del>
    </w:p>
    <w:p w14:paraId="3D3D0F65" w14:textId="08EAB795" w:rsidR="00F155B4" w:rsidRPr="00F155B4" w:rsidDel="00632D55" w:rsidRDefault="00F155B4" w:rsidP="00F155B4">
      <w:pPr>
        <w:spacing w:after="80"/>
        <w:rPr>
          <w:del w:id="643" w:author="Li, Chandler Changjun" w:date="2026-10-21T14:56:00Z" w16du:dateUtc="2026-10-21T06:56:00Z"/>
        </w:rPr>
      </w:pPr>
      <w:del w:id="644" w:author="Li, Chandler Changjun" w:date="2026-10-21T14:56:00Z" w16du:dateUtc="2026-10-21T06:56:00Z">
        <w:r w:rsidDel="00632D55">
          <w:delText>*</w:delText>
        </w:r>
        <w:r w:rsidRPr="006B58E2" w:rsidDel="00632D55">
          <w:rPr>
            <w:rFonts w:hint="eastAsia"/>
            <w:b/>
          </w:rPr>
          <w:delText>验收标准</w:delText>
        </w:r>
      </w:del>
    </w:p>
    <w:p w14:paraId="6A847C7E" w14:textId="5A60325D" w:rsidR="00F155B4" w:rsidDel="00632D55" w:rsidRDefault="00F155B4" w:rsidP="00F155B4">
      <w:pPr>
        <w:spacing w:after="80"/>
        <w:rPr>
          <w:del w:id="645" w:author="Li, Chandler Changjun" w:date="2026-10-21T14:56:00Z" w16du:dateUtc="2026-10-21T06:56:00Z"/>
        </w:rPr>
      </w:pPr>
      <w:del w:id="646" w:author="Li, Chandler Changjun" w:date="2026-10-21T14:56:00Z" w16du:dateUtc="2026-10-21T06:56:00Z">
        <w:r w:rsidDel="00632D55">
          <w:delText>1. 一级目录为操作日期（YYYYMMDD），二级目录为 HAWB_分单号。</w:delText>
        </w:r>
      </w:del>
    </w:p>
    <w:p w14:paraId="77A8CFB4" w14:textId="2DBB7330" w:rsidR="00F155B4" w:rsidDel="00632D55" w:rsidRDefault="00F155B4" w:rsidP="00F155B4">
      <w:pPr>
        <w:spacing w:after="80"/>
        <w:rPr>
          <w:del w:id="647" w:author="Li, Chandler Changjun" w:date="2026-10-21T14:56:00Z" w16du:dateUtc="2026-10-21T06:56:00Z"/>
        </w:rPr>
      </w:pPr>
      <w:del w:id="648" w:author="Li, Chandler Changjun" w:date="2026-10-21T14:56:00Z" w16du:dateUtc="2026-10-21T06:56:00Z">
        <w:r w:rsidDel="00632D55">
          <w:delText>2. 根目录按年份存放年度运行记录。</w:delText>
        </w:r>
      </w:del>
    </w:p>
    <w:p w14:paraId="26EEC21F" w14:textId="0D396900" w:rsidR="00F155B4" w:rsidRPr="002C3893" w:rsidDel="00632D55" w:rsidRDefault="00F155B4" w:rsidP="00F155B4">
      <w:pPr>
        <w:spacing w:after="80"/>
        <w:rPr>
          <w:del w:id="649" w:author="Li, Chandler Changjun" w:date="2026-10-21T14:56:00Z" w16du:dateUtc="2026-10-21T06:56:00Z"/>
        </w:rPr>
      </w:pPr>
      <w:del w:id="650" w:author="Li, Chandler Changjun" w:date="2026-10-21T14:56:00Z" w16du:dateUtc="2026-10-21T06:56:00Z">
        <w:r w:rsidDel="00632D55">
          <w:delText>3. 文件可下载、可复制路径；页面只读。</w:delText>
        </w:r>
      </w:del>
    </w:p>
    <w:p w14:paraId="09380EB2" w14:textId="77777777" w:rsidR="00D1328D" w:rsidRDefault="003C487A">
      <w:del w:id="651" w:author="Li, Chandler Changjun" w:date="2026-10-21T14:56:00Z" w16du:dateUtc="2026-10-21T06:56:00Z">
        <w:r w:rsidDel="00632D55">
          <w:br w:type="page"/>
        </w:r>
      </w:del>
    </w:p>
    <w:p w14:paraId="09380EB3" w14:textId="143CD244" w:rsidR="00D1328D" w:rsidRDefault="003C487A">
      <w:pPr>
        <w:pStyle w:val="Heading1"/>
      </w:pPr>
      <w:bookmarkStart w:id="652" w:name="_Toc242459643"/>
      <w:bookmarkStart w:id="653" w:name="OLE_LINK10"/>
      <w:del w:id="654" w:author="Li, Chandler Changjun" w:date="2026-10-20T14:38:00Z" w16du:dateUtc="2026-10-20T06:38:00Z">
        <w:r w:rsidDel="00760D27">
          <w:delText>第六部分：</w:delText>
        </w:r>
      </w:del>
      <w:r>
        <w:t>业务流程</w:t>
      </w:r>
      <w:bookmarkEnd w:id="652"/>
    </w:p>
    <w:p w14:paraId="09380EB4" w14:textId="05959142" w:rsidR="00D1328D" w:rsidRDefault="003C487A">
      <w:pPr>
        <w:pStyle w:val="Heading2"/>
      </w:pPr>
      <w:bookmarkStart w:id="655" w:name="_Toc242459644"/>
      <w:bookmarkEnd w:id="653"/>
      <w:del w:id="656" w:author="Li, Chandler Changjun" w:date="2026-10-20T14:38:00Z" w16du:dateUtc="2026-10-20T06:38:00Z">
        <w:r w:rsidDel="00760D27">
          <w:delText xml:space="preserve">6.1 </w:delText>
        </w:r>
      </w:del>
      <w:r>
        <w:t>整体流程</w:t>
      </w:r>
      <w:bookmarkEnd w:id="655"/>
    </w:p>
    <w:p w14:paraId="09380EB5" w14:textId="77777777" w:rsidR="00D1328D" w:rsidRDefault="003C487A">
      <w:pPr>
        <w:pStyle w:val="Heading3"/>
      </w:pPr>
      <w:bookmarkStart w:id="657" w:name="_Toc242459645"/>
      <w:r>
        <w:t>业务流程图</w:t>
      </w:r>
      <w:bookmarkEnd w:id="657"/>
    </w:p>
    <w:p w14:paraId="09380EB6" w14:textId="43C6704B" w:rsidR="00D1328D" w:rsidRDefault="003C487A">
      <w:pPr>
        <w:keepNext/>
        <w:spacing w:before="120" w:after="40"/>
        <w:jc w:val="center"/>
      </w:pPr>
      <w:del w:id="658" w:author="Li, Mint Xinyue" w:date="2026-10-21T08:15:00Z" w16du:dateUtc="2026-10-21T08:15:00Z">
        <w:r>
          <w:rPr>
            <w:noProof/>
          </w:rPr>
          <w:drawing>
            <wp:inline distT="0" distB="0" distL="0" distR="0" wp14:anchorId="093813D8" wp14:editId="093813D9">
              <wp:extent cx="6286500" cy="3543300"/>
              <wp:effectExtent l="0" t="0" r="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>
                        <a:picLocks noChangeAspect="1" noChangeArrowheads="1"/>
                      </pic:cNvPicPr>
                    </pic:nvPicPr>
                    <pic:blipFill>
                      <a:blip r:embed="rId11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286500" cy="35433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659" w:author="Li, Mint Xinyue" w:date="2026-10-21T08:15:00Z" w16du:dateUtc="2026-10-21T08:15:02Z">
        <w:r w:rsidR="1D30D66B">
          <w:rPr>
            <w:noProof/>
          </w:rPr>
          <w:drawing>
            <wp:inline distT="0" distB="0" distL="0" distR="0" wp14:anchorId="3DF14231" wp14:editId="19853648">
              <wp:extent cx="6296025" cy="2819400"/>
              <wp:effectExtent l="0" t="0" r="0" b="0"/>
              <wp:docPr id="682479337" name="drawi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2479337" name="Picture 682479337"/>
                      <pic:cNvPicPr/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96025" cy="2819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9380EB7" w14:textId="77777777" w:rsidR="00D1328D" w:rsidRDefault="003C487A">
      <w:pPr>
        <w:spacing w:after="160"/>
        <w:jc w:val="center"/>
      </w:pPr>
      <w:r>
        <w:rPr>
          <w:color w:val="595959"/>
          <w:sz w:val="16"/>
          <w:szCs w:val="16"/>
        </w:rPr>
        <w:t>业务流程图</w:t>
      </w:r>
    </w:p>
    <w:p w14:paraId="09380EB8" w14:textId="77777777" w:rsidR="00D1328D" w:rsidRDefault="003C487A">
      <w:pPr>
        <w:pStyle w:val="Heading3"/>
      </w:pPr>
      <w:bookmarkStart w:id="660" w:name="_Toc242459646"/>
      <w:r>
        <w:t>系统泳道图</w:t>
      </w:r>
      <w:bookmarkEnd w:id="660"/>
    </w:p>
    <w:p w14:paraId="09380EB9" w14:textId="77777777" w:rsidR="00D1328D" w:rsidRDefault="003C487A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93813DA" wp14:editId="093813DB">
            <wp:extent cx="4762500" cy="8562975"/>
            <wp:effectExtent l="0" t="0" r="0" b="0"/>
            <wp:docPr id="1628260366" name="Picture 1628260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56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0EBA" w14:textId="77777777" w:rsidR="00D1328D" w:rsidDel="008A2C0E" w:rsidRDefault="003C487A">
      <w:pPr>
        <w:spacing w:after="160"/>
        <w:jc w:val="center"/>
        <w:rPr>
          <w:del w:id="661" w:author="Li, Chandler Changjun" w:date="2026-10-21T14:45:00Z" w16du:dateUtc="2026-10-21T06:45:00Z"/>
        </w:rPr>
      </w:pPr>
      <w:r>
        <w:rPr>
          <w:color w:val="595959"/>
          <w:sz w:val="16"/>
          <w:szCs w:val="16"/>
        </w:rPr>
        <w:t>系统泳道图</w:t>
      </w:r>
    </w:p>
    <w:p w14:paraId="09380EBB" w14:textId="69EB7965" w:rsidR="00D1328D" w:rsidDel="008A2C0E" w:rsidRDefault="003C487A">
      <w:pPr>
        <w:pStyle w:val="Heading3"/>
        <w:rPr>
          <w:del w:id="662" w:author="Li, Chandler Changjun" w:date="2026-10-21T14:45:00Z" w16du:dateUtc="2026-10-21T06:45:00Z"/>
        </w:rPr>
      </w:pPr>
      <w:bookmarkStart w:id="663" w:name="_Toc242459647"/>
      <w:del w:id="664" w:author="Li, Chandler Changjun" w:date="2026-10-21T14:45:00Z" w16du:dateUtc="2026-10-21T06:45:00Z">
        <w:r w:rsidDel="008A2C0E">
          <w:delText>分阶段说明</w:delText>
        </w:r>
        <w:bookmarkEnd w:id="663"/>
      </w:del>
    </w:p>
    <w:p w14:paraId="29485618" w14:textId="7003AC0D" w:rsidR="00C9318D" w:rsidRPr="006B58E2" w:rsidDel="008A2C0E" w:rsidRDefault="00C9318D">
      <w:pPr>
        <w:pStyle w:val="Heading3"/>
        <w:rPr>
          <w:del w:id="665" w:author="Li, Chandler Changjun" w:date="2026-10-21T14:45:00Z" w16du:dateUtc="2026-10-21T06:45:00Z"/>
          <w:sz w:val="21"/>
          <w:szCs w:val="21"/>
        </w:rPr>
      </w:pPr>
      <w:del w:id="666" w:author="Li, Chandler Changjun" w:date="2026-10-21T14:45:00Z" w16du:dateUtc="2026-10-21T06:45:00Z">
        <w:r w:rsidRPr="006B58E2" w:rsidDel="008A2C0E">
          <w:rPr>
            <w:rFonts w:hint="eastAsia"/>
            <w:sz w:val="21"/>
            <w:szCs w:val="21"/>
          </w:rPr>
          <w:delText>对</w:delText>
        </w:r>
        <w:r w:rsidRPr="006B58E2" w:rsidDel="008A2C0E">
          <w:rPr>
            <w:sz w:val="21"/>
            <w:szCs w:val="21"/>
          </w:rPr>
          <w:delText>RPA的后台操作流程，分为N1-N7</w:delText>
        </w:r>
      </w:del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2"/>
        <w:gridCol w:w="7454"/>
      </w:tblGrid>
      <w:tr w:rsidR="00D1328D" w:rsidDel="008A2C0E" w14:paraId="09380EBE" w14:textId="4775F8D7">
        <w:trPr>
          <w:cantSplit/>
          <w:tblHeader/>
          <w:del w:id="667" w:author="Li, Chandler Changjun" w:date="2026-10-21T14:45:00Z" w16du:dateUtc="2026-10-21T06:45:00Z"/>
        </w:trPr>
        <w:tc>
          <w:tcPr>
            <w:tcW w:w="2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BC" w14:textId="20941806" w:rsidR="00D1328D" w:rsidDel="008A2C0E" w:rsidRDefault="003C487A">
            <w:pPr>
              <w:spacing w:line="260" w:lineRule="auto"/>
              <w:rPr>
                <w:del w:id="668" w:author="Li, Chandler Changjun" w:date="2026-10-21T14:45:00Z" w16du:dateUtc="2026-10-21T06:45:00Z"/>
              </w:rPr>
            </w:pPr>
            <w:del w:id="669" w:author="Li, Chandler Changjun" w:date="2026-10-21T14:45:00Z" w16du:dateUtc="2026-10-21T06:45:00Z">
              <w:r w:rsidDel="008A2C0E">
                <w:rPr>
                  <w:b/>
                  <w:bCs/>
                  <w:sz w:val="16"/>
                  <w:szCs w:val="16"/>
                </w:rPr>
                <w:delText>节点</w:delText>
              </w:r>
            </w:del>
          </w:p>
        </w:tc>
        <w:tc>
          <w:tcPr>
            <w:tcW w:w="7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BD" w14:textId="45B18CDE" w:rsidR="00D1328D" w:rsidDel="008A2C0E" w:rsidRDefault="003C487A">
            <w:pPr>
              <w:spacing w:line="260" w:lineRule="auto"/>
              <w:rPr>
                <w:del w:id="670" w:author="Li, Chandler Changjun" w:date="2026-10-21T14:45:00Z" w16du:dateUtc="2026-10-21T06:45:00Z"/>
              </w:rPr>
            </w:pPr>
            <w:del w:id="671" w:author="Li, Chandler Changjun" w:date="2026-10-21T14:45:00Z" w16du:dateUtc="2026-10-21T06:45:00Z">
              <w:r w:rsidDel="008A2C0E">
                <w:rPr>
                  <w:b/>
                  <w:bCs/>
                  <w:sz w:val="16"/>
                  <w:szCs w:val="16"/>
                </w:rPr>
                <w:delText>内容</w:delText>
              </w:r>
            </w:del>
          </w:p>
        </w:tc>
      </w:tr>
      <w:tr w:rsidR="00D1328D" w:rsidDel="008A2C0E" w14:paraId="09380EC1" w14:textId="3F994603">
        <w:trPr>
          <w:cantSplit/>
          <w:del w:id="672" w:author="Li, Chandler Changjun" w:date="2026-10-21T14:45:00Z" w16du:dateUtc="2026-10-21T06:45:00Z"/>
        </w:trPr>
        <w:tc>
          <w:tcPr>
            <w:tcW w:w="2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BF" w14:textId="6FA4E394" w:rsidR="00D1328D" w:rsidDel="008A2C0E" w:rsidRDefault="003C487A">
            <w:pPr>
              <w:spacing w:line="260" w:lineRule="auto"/>
              <w:rPr>
                <w:del w:id="673" w:author="Li, Chandler Changjun" w:date="2026-10-21T14:45:00Z" w16du:dateUtc="2026-10-21T06:45:00Z"/>
              </w:rPr>
            </w:pPr>
            <w:del w:id="674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N1 捕捉邮件</w:delText>
              </w:r>
            </w:del>
          </w:p>
        </w:tc>
        <w:tc>
          <w:tcPr>
            <w:tcW w:w="7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C0" w14:textId="3CE1DAF2" w:rsidR="00D1328D" w:rsidDel="008A2C0E" w:rsidRDefault="003C487A">
            <w:pPr>
              <w:spacing w:line="260" w:lineRule="auto"/>
              <w:rPr>
                <w:del w:id="675" w:author="Li, Chandler Changjun" w:date="2026-10-21T14:45:00Z" w16du:dateUtc="2026-10-21T06:45:00Z"/>
              </w:rPr>
            </w:pPr>
            <w:del w:id="676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邮件规则命中 → 按 HAWB 查重 → 建任务 / 新执行实例</w:delText>
              </w:r>
            </w:del>
          </w:p>
        </w:tc>
      </w:tr>
      <w:tr w:rsidR="00D1328D" w:rsidDel="008A2C0E" w14:paraId="09380EC4" w14:textId="41C04D4F">
        <w:trPr>
          <w:cantSplit/>
          <w:del w:id="677" w:author="Li, Chandler Changjun" w:date="2026-10-21T14:45:00Z" w16du:dateUtc="2026-10-21T06:45:00Z"/>
        </w:trPr>
        <w:tc>
          <w:tcPr>
            <w:tcW w:w="2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C2" w14:textId="75CCD815" w:rsidR="00D1328D" w:rsidDel="008A2C0E" w:rsidRDefault="003C487A">
            <w:pPr>
              <w:spacing w:line="260" w:lineRule="auto"/>
              <w:rPr>
                <w:del w:id="678" w:author="Li, Chandler Changjun" w:date="2026-10-21T14:45:00Z" w16du:dateUtc="2026-10-21T06:45:00Z"/>
              </w:rPr>
            </w:pPr>
            <w:del w:id="679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N2 下载附件重命名并归档</w:delText>
              </w:r>
            </w:del>
          </w:p>
        </w:tc>
        <w:tc>
          <w:tcPr>
            <w:tcW w:w="7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C3" w14:textId="3CC7381C" w:rsidR="00D1328D" w:rsidDel="008A2C0E" w:rsidRDefault="003C487A">
            <w:pPr>
              <w:spacing w:line="260" w:lineRule="auto"/>
              <w:rPr>
                <w:del w:id="680" w:author="Li, Chandler Changjun" w:date="2026-10-21T14:45:00Z" w16du:dateUtc="2026-10-21T06:45:00Z"/>
              </w:rPr>
            </w:pPr>
            <w:del w:id="681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识别附件种类 → 附件齐全校验 → 重命名 → 归档</w:delText>
              </w:r>
            </w:del>
          </w:p>
        </w:tc>
      </w:tr>
      <w:tr w:rsidR="00D1328D" w:rsidDel="008A2C0E" w14:paraId="09380EC7" w14:textId="68833591">
        <w:trPr>
          <w:cantSplit/>
          <w:del w:id="682" w:author="Li, Chandler Changjun" w:date="2026-10-21T14:45:00Z" w16du:dateUtc="2026-10-21T06:45:00Z"/>
        </w:trPr>
        <w:tc>
          <w:tcPr>
            <w:tcW w:w="2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C5" w14:textId="18379A39" w:rsidR="00D1328D" w:rsidDel="008A2C0E" w:rsidRDefault="003C487A">
            <w:pPr>
              <w:spacing w:line="260" w:lineRule="auto"/>
              <w:rPr>
                <w:del w:id="683" w:author="Li, Chandler Changjun" w:date="2026-10-21T14:45:00Z" w16du:dateUtc="2026-10-21T06:45:00Z"/>
              </w:rPr>
            </w:pPr>
            <w:del w:id="684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N3 OCR识别</w:delText>
              </w:r>
            </w:del>
          </w:p>
        </w:tc>
        <w:tc>
          <w:tcPr>
            <w:tcW w:w="7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C6" w14:textId="4287A2F4" w:rsidR="00D1328D" w:rsidDel="008A2C0E" w:rsidRDefault="003C487A">
            <w:pPr>
              <w:spacing w:line="260" w:lineRule="auto"/>
              <w:rPr>
                <w:del w:id="685" w:author="Li, Chandler Changjun" w:date="2026-10-21T14:45:00Z" w16du:dateUtc="2026-10-21T06:45:00Z"/>
              </w:rPr>
            </w:pPr>
            <w:del w:id="686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识别发票箱单与运单（PDF 或图片）</w:delText>
              </w:r>
            </w:del>
          </w:p>
        </w:tc>
      </w:tr>
      <w:tr w:rsidR="00D1328D" w:rsidDel="008A2C0E" w14:paraId="09380ECA" w14:textId="628A1760">
        <w:trPr>
          <w:cantSplit/>
          <w:del w:id="687" w:author="Li, Chandler Changjun" w:date="2026-10-21T14:45:00Z" w16du:dateUtc="2026-10-21T06:45:00Z"/>
        </w:trPr>
        <w:tc>
          <w:tcPr>
            <w:tcW w:w="2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C8" w14:textId="134C51A8" w:rsidR="00D1328D" w:rsidDel="008A2C0E" w:rsidRDefault="003C487A">
            <w:pPr>
              <w:spacing w:line="260" w:lineRule="auto"/>
              <w:rPr>
                <w:del w:id="688" w:author="Li, Chandler Changjun" w:date="2026-10-21T14:45:00Z" w16du:dateUtc="2026-10-21T06:45:00Z"/>
              </w:rPr>
            </w:pPr>
            <w:del w:id="689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N4 填写发票导入模板</w:delText>
              </w:r>
            </w:del>
          </w:p>
        </w:tc>
        <w:tc>
          <w:tcPr>
            <w:tcW w:w="7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C9" w14:textId="54C69D37" w:rsidR="00D1328D" w:rsidDel="008A2C0E" w:rsidRDefault="003C487A">
            <w:pPr>
              <w:spacing w:line="260" w:lineRule="auto"/>
              <w:rPr>
                <w:del w:id="690" w:author="Li, Chandler Changjun" w:date="2026-10-21T14:45:00Z" w16du:dateUtc="2026-10-21T06:45:00Z"/>
              </w:rPr>
            </w:pPr>
            <w:del w:id="691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填 INV&amp;DN 4 个 sheet → 校验；不通过则停止，不导入 IES+</w:delText>
              </w:r>
            </w:del>
          </w:p>
        </w:tc>
      </w:tr>
      <w:tr w:rsidR="00D1328D" w:rsidDel="008A2C0E" w14:paraId="09380ECD" w14:textId="08D1C480">
        <w:trPr>
          <w:cantSplit/>
          <w:del w:id="692" w:author="Li, Chandler Changjun" w:date="2026-10-21T14:45:00Z" w16du:dateUtc="2026-10-21T06:45:00Z"/>
        </w:trPr>
        <w:tc>
          <w:tcPr>
            <w:tcW w:w="2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CB" w14:textId="720A7627" w:rsidR="00D1328D" w:rsidDel="008A2C0E" w:rsidRDefault="003C487A">
            <w:pPr>
              <w:spacing w:line="260" w:lineRule="auto"/>
              <w:rPr>
                <w:del w:id="693" w:author="Li, Chandler Changjun" w:date="2026-10-21T14:45:00Z" w16du:dateUtc="2026-10-21T06:45:00Z"/>
              </w:rPr>
            </w:pPr>
            <w:del w:id="694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N5 导入发票</w:delText>
              </w:r>
            </w:del>
          </w:p>
        </w:tc>
        <w:tc>
          <w:tcPr>
            <w:tcW w:w="7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CC" w14:textId="5C717CE8" w:rsidR="00D1328D" w:rsidDel="008A2C0E" w:rsidRDefault="003C487A">
            <w:pPr>
              <w:spacing w:line="260" w:lineRule="auto"/>
              <w:rPr>
                <w:del w:id="695" w:author="Li, Chandler Changjun" w:date="2026-10-21T14:45:00Z" w16du:dateUtc="2026-10-21T06:45:00Z"/>
              </w:rPr>
            </w:pPr>
            <w:del w:id="696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导入 INV&amp;DN → 批量上传发票 PDF</w:delText>
              </w:r>
            </w:del>
          </w:p>
        </w:tc>
      </w:tr>
      <w:tr w:rsidR="00D1328D" w:rsidDel="008A2C0E" w14:paraId="09380ED0" w14:textId="0B7F3FA5">
        <w:trPr>
          <w:cantSplit/>
          <w:del w:id="697" w:author="Li, Chandler Changjun" w:date="2026-10-21T14:45:00Z" w16du:dateUtc="2026-10-21T06:45:00Z"/>
        </w:trPr>
        <w:tc>
          <w:tcPr>
            <w:tcW w:w="2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CE" w14:textId="03A90DA9" w:rsidR="00D1328D" w:rsidDel="008A2C0E" w:rsidRDefault="003C487A">
            <w:pPr>
              <w:spacing w:line="260" w:lineRule="auto"/>
              <w:rPr>
                <w:del w:id="698" w:author="Li, Chandler Changjun" w:date="2026-10-21T14:45:00Z" w16du:dateUtc="2026-10-21T06:45:00Z"/>
              </w:rPr>
            </w:pPr>
            <w:del w:id="699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N6 创建预报</w:delText>
              </w:r>
            </w:del>
          </w:p>
        </w:tc>
        <w:tc>
          <w:tcPr>
            <w:tcW w:w="7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CF" w14:textId="3FCF370A" w:rsidR="00D1328D" w:rsidDel="008A2C0E" w:rsidRDefault="003C487A">
            <w:pPr>
              <w:spacing w:line="260" w:lineRule="auto"/>
              <w:rPr>
                <w:del w:id="700" w:author="Li, Chandler Changjun" w:date="2026-10-21T14:45:00Z" w16du:dateUtc="2026-10-21T06:45:00Z"/>
              </w:rPr>
            </w:pPr>
            <w:del w:id="701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生成预报 → 填写预报字段 → 上传文档资料 → 判断 Difference</w:delText>
              </w:r>
            </w:del>
          </w:p>
        </w:tc>
      </w:tr>
      <w:tr w:rsidR="00D1328D" w:rsidDel="008A2C0E" w14:paraId="09380ED3" w14:textId="4B3F2071">
        <w:trPr>
          <w:cantSplit/>
          <w:del w:id="702" w:author="Li, Chandler Changjun" w:date="2026-10-21T14:45:00Z" w16du:dateUtc="2026-10-21T06:45:00Z"/>
        </w:trPr>
        <w:tc>
          <w:tcPr>
            <w:tcW w:w="2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D1" w14:textId="40845198" w:rsidR="00D1328D" w:rsidDel="008A2C0E" w:rsidRDefault="003C487A">
            <w:pPr>
              <w:spacing w:line="260" w:lineRule="auto"/>
              <w:rPr>
                <w:del w:id="703" w:author="Li, Chandler Changjun" w:date="2026-10-21T14:45:00Z" w16du:dateUtc="2026-10-21T06:45:00Z"/>
              </w:rPr>
            </w:pPr>
            <w:del w:id="704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N7 发送邮件通知</w:delText>
              </w:r>
            </w:del>
          </w:p>
        </w:tc>
        <w:tc>
          <w:tcPr>
            <w:tcW w:w="7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D2" w14:textId="57D6170D" w:rsidR="00D1328D" w:rsidDel="008A2C0E" w:rsidRDefault="003C487A">
            <w:pPr>
              <w:spacing w:line="260" w:lineRule="auto"/>
              <w:rPr>
                <w:del w:id="705" w:author="Li, Chandler Changjun" w:date="2026-10-21T14:45:00Z" w16du:dateUtc="2026-10-21T06:45:00Z"/>
              </w:rPr>
            </w:pPr>
            <w:del w:id="706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回复原邮件 → 写入年度运行记录 → 完成</w:delText>
              </w:r>
            </w:del>
          </w:p>
        </w:tc>
      </w:tr>
    </w:tbl>
    <w:p w14:paraId="09380ED4" w14:textId="77777777" w:rsidR="00D1328D" w:rsidRDefault="00D1328D" w:rsidP="008A2C0E">
      <w:pPr>
        <w:spacing w:after="160"/>
        <w:rPr>
          <w:rFonts w:hint="eastAsia"/>
        </w:rPr>
        <w:pPrChange w:id="707" w:author="Li, Chandler Changjun" w:date="2026-10-21T14:45:00Z" w16du:dateUtc="2026-10-21T06:45:00Z">
          <w:pPr>
            <w:spacing w:after="80"/>
          </w:pPr>
        </w:pPrChange>
      </w:pPr>
    </w:p>
    <w:p w14:paraId="09380ED5" w14:textId="77777777" w:rsidR="00D1328D" w:rsidRDefault="003C487A">
      <w:pPr>
        <w:pStyle w:val="Heading3"/>
      </w:pPr>
      <w:bookmarkStart w:id="708" w:name="_Toc242459648"/>
      <w:r>
        <w:t>归档结构</w:t>
      </w:r>
      <w:bookmarkEnd w:id="708"/>
    </w:p>
    <w:p w14:paraId="09380ED6" w14:textId="77777777" w:rsidR="00D1328D" w:rsidRDefault="003C487A">
      <w:pPr>
        <w:shd w:val="clear" w:color="auto" w:fill="F2F2F2"/>
        <w:spacing w:before="80" w:line="240" w:lineRule="auto"/>
        <w:ind w:left="200"/>
      </w:pPr>
      <w:r>
        <w:rPr>
          <w:rFonts w:ascii="Consolas" w:hAnsi="Consolas"/>
          <w:sz w:val="16"/>
          <w:szCs w:val="16"/>
        </w:rPr>
        <w:t>&lt;</w:t>
      </w:r>
      <w:r>
        <w:rPr>
          <w:rFonts w:ascii="Consolas" w:hAnsi="Consolas"/>
          <w:sz w:val="16"/>
          <w:szCs w:val="16"/>
        </w:rPr>
        <w:t>归档根目录（默认</w:t>
      </w:r>
      <w:r>
        <w:rPr>
          <w:rFonts w:ascii="Consolas" w:hAnsi="Consolas"/>
          <w:sz w:val="16"/>
          <w:szCs w:val="16"/>
        </w:rPr>
        <w:t xml:space="preserve"> Portal Share Point</w:t>
      </w:r>
      <w:r>
        <w:rPr>
          <w:rFonts w:ascii="Consolas" w:hAnsi="Consolas"/>
          <w:sz w:val="16"/>
          <w:szCs w:val="16"/>
        </w:rPr>
        <w:t>，可改为</w:t>
      </w:r>
      <w:r>
        <w:rPr>
          <w:rFonts w:ascii="Consolas" w:hAnsi="Consolas"/>
          <w:sz w:val="16"/>
          <w:szCs w:val="16"/>
        </w:rPr>
        <w:t xml:space="preserve"> T </w:t>
      </w:r>
      <w:r>
        <w:rPr>
          <w:rFonts w:ascii="Consolas" w:hAnsi="Consolas"/>
          <w:sz w:val="16"/>
          <w:szCs w:val="16"/>
        </w:rPr>
        <w:t>盘）</w:t>
      </w:r>
      <w:r>
        <w:rPr>
          <w:rFonts w:ascii="Consolas" w:hAnsi="Consolas"/>
          <w:sz w:val="16"/>
          <w:szCs w:val="16"/>
        </w:rPr>
        <w:t>&gt;</w:t>
      </w:r>
    </w:p>
    <w:p w14:paraId="09380ED7" w14:textId="77777777" w:rsidR="00D1328D" w:rsidRDefault="003C487A">
      <w:pPr>
        <w:shd w:val="clear" w:color="auto" w:fill="F2F2F2"/>
        <w:spacing w:line="240" w:lineRule="auto"/>
        <w:ind w:left="200"/>
      </w:pPr>
      <w:r>
        <w:rPr>
          <w:rFonts w:ascii="Consolas" w:hAnsi="Consolas"/>
          <w:sz w:val="16"/>
          <w:szCs w:val="16"/>
        </w:rPr>
        <w:t>├─ &lt;</w:t>
      </w:r>
      <w:r>
        <w:rPr>
          <w:rFonts w:ascii="Consolas" w:hAnsi="Consolas"/>
          <w:sz w:val="16"/>
          <w:szCs w:val="16"/>
        </w:rPr>
        <w:t>年份</w:t>
      </w:r>
      <w:r>
        <w:rPr>
          <w:rFonts w:ascii="Consolas" w:hAnsi="Consolas"/>
          <w:sz w:val="16"/>
          <w:szCs w:val="16"/>
        </w:rPr>
        <w:t xml:space="preserve">&gt;.xlsx                      </w:t>
      </w:r>
      <w:r>
        <w:rPr>
          <w:rFonts w:ascii="Consolas" w:hAnsi="Consolas"/>
          <w:sz w:val="16"/>
          <w:szCs w:val="16"/>
        </w:rPr>
        <w:t>年度运行记录</w:t>
      </w:r>
    </w:p>
    <w:p w14:paraId="09380ED8" w14:textId="77777777" w:rsidR="00D1328D" w:rsidRDefault="003C487A">
      <w:pPr>
        <w:shd w:val="clear" w:color="auto" w:fill="F2F2F2"/>
        <w:spacing w:line="240" w:lineRule="auto"/>
        <w:ind w:left="200"/>
      </w:pPr>
      <w:r>
        <w:rPr>
          <w:rFonts w:ascii="Consolas" w:hAnsi="Consolas"/>
          <w:sz w:val="16"/>
          <w:szCs w:val="16"/>
        </w:rPr>
        <w:t>└─ &lt;</w:t>
      </w:r>
      <w:r>
        <w:rPr>
          <w:rFonts w:ascii="Consolas" w:hAnsi="Consolas"/>
          <w:sz w:val="16"/>
          <w:szCs w:val="16"/>
        </w:rPr>
        <w:t>操作日期</w:t>
      </w:r>
      <w:r>
        <w:rPr>
          <w:rFonts w:ascii="Consolas" w:hAnsi="Consolas"/>
          <w:sz w:val="16"/>
          <w:szCs w:val="16"/>
        </w:rPr>
        <w:t xml:space="preserve"> YYYYMMDD&gt;</w:t>
      </w:r>
    </w:p>
    <w:p w14:paraId="09380ED9" w14:textId="77777777" w:rsidR="00D1328D" w:rsidRDefault="003C487A">
      <w:pPr>
        <w:shd w:val="clear" w:color="auto" w:fill="F2F2F2"/>
        <w:spacing w:line="240" w:lineRule="auto"/>
        <w:ind w:left="200"/>
      </w:pPr>
      <w:r>
        <w:rPr>
          <w:rFonts w:ascii="Consolas" w:hAnsi="Consolas"/>
          <w:sz w:val="16"/>
          <w:szCs w:val="16"/>
        </w:rPr>
        <w:t xml:space="preserve">   └─ HAWB_&lt;</w:t>
      </w:r>
      <w:r>
        <w:rPr>
          <w:rFonts w:ascii="Consolas" w:hAnsi="Consolas"/>
          <w:sz w:val="16"/>
          <w:szCs w:val="16"/>
        </w:rPr>
        <w:t>分单号</w:t>
      </w:r>
      <w:r>
        <w:rPr>
          <w:rFonts w:ascii="Consolas" w:hAnsi="Consolas"/>
          <w:sz w:val="16"/>
          <w:szCs w:val="16"/>
        </w:rPr>
        <w:t xml:space="preserve">&gt;                 </w:t>
      </w:r>
      <w:r>
        <w:rPr>
          <w:rFonts w:ascii="Consolas" w:hAnsi="Consolas"/>
          <w:sz w:val="16"/>
          <w:szCs w:val="16"/>
        </w:rPr>
        <w:t>无分单号用主单号</w:t>
      </w:r>
    </w:p>
    <w:p w14:paraId="09380EDA" w14:textId="77777777" w:rsidR="00D1328D" w:rsidRDefault="003C487A">
      <w:pPr>
        <w:shd w:val="clear" w:color="auto" w:fill="F2F2F2"/>
        <w:spacing w:line="240" w:lineRule="auto"/>
        <w:ind w:left="200"/>
      </w:pPr>
      <w:r>
        <w:rPr>
          <w:rFonts w:ascii="Consolas" w:hAnsi="Consolas"/>
          <w:sz w:val="16"/>
          <w:szCs w:val="16"/>
        </w:rPr>
        <w:t xml:space="preserve">      ├─ &lt;</w:t>
      </w:r>
      <w:r>
        <w:rPr>
          <w:rFonts w:ascii="Consolas" w:hAnsi="Consolas"/>
          <w:sz w:val="16"/>
          <w:szCs w:val="16"/>
        </w:rPr>
        <w:t>发票号</w:t>
      </w:r>
      <w:r>
        <w:rPr>
          <w:rFonts w:ascii="Consolas" w:hAnsi="Consolas"/>
          <w:sz w:val="16"/>
          <w:szCs w:val="16"/>
        </w:rPr>
        <w:t xml:space="preserve">&gt;.pdf               </w:t>
      </w:r>
      <w:r>
        <w:rPr>
          <w:rFonts w:ascii="Consolas" w:hAnsi="Consolas"/>
          <w:sz w:val="16"/>
          <w:szCs w:val="16"/>
        </w:rPr>
        <w:t>发票</w:t>
      </w:r>
    </w:p>
    <w:p w14:paraId="09380EDB" w14:textId="77777777" w:rsidR="00D1328D" w:rsidRDefault="003C487A">
      <w:pPr>
        <w:shd w:val="clear" w:color="auto" w:fill="F2F2F2"/>
        <w:spacing w:line="240" w:lineRule="auto"/>
        <w:ind w:left="200"/>
      </w:pPr>
      <w:r>
        <w:rPr>
          <w:rFonts w:ascii="Consolas" w:hAnsi="Consolas"/>
          <w:sz w:val="16"/>
          <w:szCs w:val="16"/>
        </w:rPr>
        <w:t xml:space="preserve">      ├─ HAWB_&lt;</w:t>
      </w:r>
      <w:r>
        <w:rPr>
          <w:rFonts w:ascii="Consolas" w:hAnsi="Consolas"/>
          <w:sz w:val="16"/>
          <w:szCs w:val="16"/>
        </w:rPr>
        <w:t>分单号</w:t>
      </w:r>
      <w:r>
        <w:rPr>
          <w:rFonts w:ascii="Consolas" w:hAnsi="Consolas"/>
          <w:sz w:val="16"/>
          <w:szCs w:val="16"/>
        </w:rPr>
        <w:t xml:space="preserve">&gt;              </w:t>
      </w:r>
      <w:r>
        <w:rPr>
          <w:rFonts w:ascii="Consolas" w:hAnsi="Consolas"/>
          <w:sz w:val="16"/>
          <w:szCs w:val="16"/>
        </w:rPr>
        <w:t>主</w:t>
      </w:r>
      <w:r>
        <w:rPr>
          <w:rFonts w:ascii="Consolas" w:hAnsi="Consolas"/>
          <w:sz w:val="16"/>
          <w:szCs w:val="16"/>
        </w:rPr>
        <w:t xml:space="preserve"> / </w:t>
      </w:r>
      <w:r>
        <w:rPr>
          <w:rFonts w:ascii="Consolas" w:hAnsi="Consolas"/>
          <w:sz w:val="16"/>
          <w:szCs w:val="16"/>
        </w:rPr>
        <w:t>分单</w:t>
      </w:r>
    </w:p>
    <w:p w14:paraId="09380EDC" w14:textId="77777777" w:rsidR="00D1328D" w:rsidRDefault="003C487A">
      <w:pPr>
        <w:shd w:val="clear" w:color="auto" w:fill="F2F2F2"/>
        <w:spacing w:line="240" w:lineRule="auto"/>
        <w:ind w:left="200"/>
      </w:pPr>
      <w:r>
        <w:rPr>
          <w:rFonts w:ascii="Consolas" w:hAnsi="Consolas"/>
          <w:sz w:val="16"/>
          <w:szCs w:val="16"/>
        </w:rPr>
        <w:t xml:space="preserve">      ├─ INV&amp;DN </w:t>
      </w:r>
      <w:r>
        <w:rPr>
          <w:rFonts w:ascii="Consolas" w:hAnsi="Consolas"/>
          <w:sz w:val="16"/>
          <w:szCs w:val="16"/>
        </w:rPr>
        <w:t>导入模板</w:t>
      </w:r>
    </w:p>
    <w:p w14:paraId="09380EDD" w14:textId="77777777" w:rsidR="00D1328D" w:rsidRDefault="003C487A">
      <w:pPr>
        <w:shd w:val="clear" w:color="auto" w:fill="F2F2F2"/>
        <w:spacing w:line="240" w:lineRule="auto"/>
        <w:ind w:left="200"/>
      </w:pPr>
      <w:r>
        <w:rPr>
          <w:rFonts w:ascii="Consolas" w:hAnsi="Consolas"/>
          <w:sz w:val="16"/>
          <w:szCs w:val="16"/>
        </w:rPr>
        <w:t xml:space="preserve">      ├─ MSDS_&lt;</w:t>
      </w:r>
      <w:r>
        <w:rPr>
          <w:rFonts w:ascii="Consolas" w:hAnsi="Consolas"/>
          <w:sz w:val="16"/>
          <w:szCs w:val="16"/>
        </w:rPr>
        <w:t>分单号</w:t>
      </w:r>
      <w:r>
        <w:rPr>
          <w:rFonts w:ascii="Consolas" w:hAnsi="Consolas"/>
          <w:sz w:val="16"/>
          <w:szCs w:val="16"/>
        </w:rPr>
        <w:t xml:space="preserve">&gt;              </w:t>
      </w:r>
      <w:r>
        <w:rPr>
          <w:rFonts w:ascii="Consolas" w:hAnsi="Consolas"/>
          <w:sz w:val="16"/>
          <w:szCs w:val="16"/>
        </w:rPr>
        <w:t>如有</w:t>
      </w:r>
    </w:p>
    <w:p w14:paraId="09380EDE" w14:textId="77777777" w:rsidR="00D1328D" w:rsidRDefault="003C487A">
      <w:pPr>
        <w:shd w:val="clear" w:color="auto" w:fill="F2F2F2"/>
        <w:spacing w:after="120" w:line="240" w:lineRule="auto"/>
        <w:ind w:left="200"/>
      </w:pPr>
      <w:r>
        <w:rPr>
          <w:rFonts w:ascii="Consolas" w:hAnsi="Consolas"/>
          <w:sz w:val="16"/>
          <w:szCs w:val="16"/>
        </w:rPr>
        <w:t xml:space="preserve">      └─ shippers_Decl_&lt;</w:t>
      </w:r>
      <w:r>
        <w:rPr>
          <w:rFonts w:ascii="Consolas" w:hAnsi="Consolas"/>
          <w:sz w:val="16"/>
          <w:szCs w:val="16"/>
        </w:rPr>
        <w:t>分单号</w:t>
      </w:r>
      <w:r>
        <w:rPr>
          <w:rFonts w:ascii="Consolas" w:hAnsi="Consolas"/>
          <w:sz w:val="16"/>
          <w:szCs w:val="16"/>
        </w:rPr>
        <w:t xml:space="preserve">&gt;     </w:t>
      </w:r>
      <w:r>
        <w:rPr>
          <w:rFonts w:ascii="Consolas" w:hAnsi="Consolas"/>
          <w:sz w:val="16"/>
          <w:szCs w:val="16"/>
        </w:rPr>
        <w:t>如有</w:t>
      </w:r>
    </w:p>
    <w:p w14:paraId="09380EDF" w14:textId="366CBA24" w:rsidR="00D1328D" w:rsidRDefault="003C487A">
      <w:pPr>
        <w:pStyle w:val="Heading2"/>
      </w:pPr>
      <w:bookmarkStart w:id="709" w:name="_Toc242459649"/>
      <w:del w:id="710" w:author="Li, Chandler Changjun" w:date="2026-10-20T14:38:00Z" w16du:dateUtc="2026-10-20T06:38:00Z">
        <w:r w:rsidDel="005E25DB">
          <w:delText xml:space="preserve">6.2 </w:delText>
        </w:r>
      </w:del>
      <w:r>
        <w:t>系统交互时序</w:t>
      </w:r>
      <w:bookmarkEnd w:id="709"/>
    </w:p>
    <w:p w14:paraId="09380EE0" w14:textId="77777777" w:rsidR="00D1328D" w:rsidRDefault="003C487A" w:rsidP="00517636">
      <w:pPr>
        <w:pPrChange w:id="711" w:author="Li, Chandler Changjun" w:date="2026-10-21T17:52:00Z" w16du:dateUtc="2026-10-21T09:52:00Z">
          <w:pPr>
            <w:keepNext/>
            <w:spacing w:before="120" w:after="40"/>
            <w:jc w:val="center"/>
          </w:pPr>
        </w:pPrChange>
      </w:pPr>
      <w:del w:id="712" w:author="Li, Mint Xinyue" w:date="2026-10-21T08:10:00Z" w16du:dateUtc="2026-10-21T08:10:13Z">
        <w:r>
          <w:rPr>
            <w:noProof/>
          </w:rPr>
          <w:drawing>
            <wp:inline distT="0" distB="0" distL="0" distR="0" wp14:anchorId="093813DC" wp14:editId="093813DD">
              <wp:extent cx="6286500" cy="5876925"/>
              <wp:effectExtent l="0" t="0" r="0" b="0"/>
              <wp:docPr id="284387166" name="Picture 28438716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>
                        <a:picLocks noChangeAspect="1" noChangeArrowheads="1"/>
                      </pic:cNvPicPr>
                    </pic:nvPicPr>
                    <pic:blipFill>
                      <a:blip r:embed="rId14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286500" cy="58769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3568C9DA" w14:textId="49864AC2" w:rsidR="00D1328D" w:rsidRDefault="383F14EF" w:rsidP="72431397">
      <w:pPr>
        <w:spacing w:after="160"/>
        <w:jc w:val="center"/>
        <w:rPr>
          <w:ins w:id="713" w:author="Li, Mint Xinyue" w:date="2026-10-21T08:10:00Z" w16du:dateUtc="2026-10-21T08:10:17Z"/>
        </w:rPr>
      </w:pPr>
      <w:ins w:id="714" w:author="Li, Mint Xinyue" w:date="2026-10-21T08:10:00Z" w16du:dateUtc="2026-10-21T08:10:31Z">
        <w:r>
          <w:rPr>
            <w:noProof/>
          </w:rPr>
          <w:drawing>
            <wp:inline distT="0" distB="0" distL="0" distR="0" wp14:anchorId="3706C487" wp14:editId="55E5EE70">
              <wp:extent cx="5857875" cy="6296025"/>
              <wp:effectExtent l="0" t="0" r="0" b="0"/>
              <wp:docPr id="354856600" name="drawi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54856600" name="Picture 354856600"/>
                      <pic:cNvPicPr/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57875" cy="62960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9380EE1" w14:textId="66F847E8" w:rsidR="00D1328D" w:rsidRDefault="003C487A">
      <w:pPr>
        <w:spacing w:after="160"/>
        <w:jc w:val="center"/>
      </w:pPr>
      <w:r w:rsidRPr="6D0B7ED0">
        <w:rPr>
          <w:color w:val="595959" w:themeColor="text1" w:themeTint="A6"/>
          <w:sz w:val="16"/>
          <w:szCs w:val="16"/>
        </w:rPr>
        <w:t>系统交互时序图</w:t>
      </w:r>
    </w:p>
    <w:p w14:paraId="09380EE2" w14:textId="5C1AED9C" w:rsidR="00D1328D" w:rsidDel="008A2C0E" w:rsidRDefault="003C487A">
      <w:pPr>
        <w:pStyle w:val="Heading3"/>
        <w:rPr>
          <w:del w:id="715" w:author="Li, Chandler Changjun" w:date="2026-10-21T14:45:00Z" w16du:dateUtc="2026-10-21T06:45:00Z"/>
        </w:rPr>
      </w:pPr>
      <w:bookmarkStart w:id="716" w:name="_Toc242459650"/>
      <w:del w:id="717" w:author="Li, Chandler Changjun" w:date="2026-10-21T14:45:00Z" w16du:dateUtc="2026-10-21T06:45:00Z">
        <w:r w:rsidDel="008A2C0E">
          <w:delText>6.2.1 任务状态与重跑</w:delText>
        </w:r>
        <w:bookmarkEnd w:id="716"/>
      </w:del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4"/>
        <w:gridCol w:w="4521"/>
        <w:gridCol w:w="2024"/>
        <w:gridCol w:w="2277"/>
      </w:tblGrid>
      <w:tr w:rsidR="00D1328D" w:rsidDel="008A2C0E" w14:paraId="09380EE7" w14:textId="22858F93">
        <w:trPr>
          <w:cantSplit/>
          <w:tblHeader/>
          <w:del w:id="718" w:author="Li, Chandler Changjun" w:date="2026-10-21T14:45:00Z" w16du:dateUtc="2026-10-21T06:45:00Z"/>
        </w:trPr>
        <w:tc>
          <w:tcPr>
            <w:tcW w:w="1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E3" w14:textId="5E3ECC09" w:rsidR="00D1328D" w:rsidDel="008A2C0E" w:rsidRDefault="003C487A">
            <w:pPr>
              <w:spacing w:line="260" w:lineRule="auto"/>
              <w:rPr>
                <w:del w:id="719" w:author="Li, Chandler Changjun" w:date="2026-10-21T14:45:00Z" w16du:dateUtc="2026-10-21T06:45:00Z"/>
              </w:rPr>
            </w:pPr>
            <w:del w:id="720" w:author="Li, Chandler Changjun" w:date="2026-10-21T14:45:00Z" w16du:dateUtc="2026-10-21T06:45:00Z">
              <w:r w:rsidDel="008A2C0E">
                <w:rPr>
                  <w:b/>
                  <w:bCs/>
                  <w:sz w:val="16"/>
                  <w:szCs w:val="16"/>
                </w:rPr>
                <w:delText>状态</w:delText>
              </w:r>
            </w:del>
          </w:p>
        </w:tc>
        <w:tc>
          <w:tcPr>
            <w:tcW w:w="4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E4" w14:textId="1BB2AB77" w:rsidR="00D1328D" w:rsidDel="008A2C0E" w:rsidRDefault="003C487A">
            <w:pPr>
              <w:spacing w:line="260" w:lineRule="auto"/>
              <w:rPr>
                <w:del w:id="721" w:author="Li, Chandler Changjun" w:date="2026-10-21T14:45:00Z" w16du:dateUtc="2026-10-21T06:45:00Z"/>
              </w:rPr>
            </w:pPr>
            <w:del w:id="722" w:author="Li, Chandler Changjun" w:date="2026-10-21T14:45:00Z" w16du:dateUtc="2026-10-21T06:45:00Z">
              <w:r w:rsidDel="008A2C0E">
                <w:rPr>
                  <w:b/>
                  <w:bCs/>
                  <w:sz w:val="16"/>
                  <w:szCs w:val="16"/>
                </w:rPr>
                <w:delText>进入条件</w:delText>
              </w:r>
            </w:del>
          </w:p>
        </w:tc>
        <w:tc>
          <w:tcPr>
            <w:tcW w:w="2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E5" w14:textId="3D0A38FE" w:rsidR="00D1328D" w:rsidDel="008A2C0E" w:rsidRDefault="003C487A">
            <w:pPr>
              <w:spacing w:line="260" w:lineRule="auto"/>
              <w:rPr>
                <w:del w:id="723" w:author="Li, Chandler Changjun" w:date="2026-10-21T14:45:00Z" w16du:dateUtc="2026-10-21T06:45:00Z"/>
              </w:rPr>
            </w:pPr>
            <w:del w:id="724" w:author="Li, Chandler Changjun" w:date="2026-10-21T14:45:00Z" w16du:dateUtc="2026-10-21T06:45:00Z">
              <w:r w:rsidDel="008A2C0E">
                <w:rPr>
                  <w:b/>
                  <w:bCs/>
                  <w:sz w:val="16"/>
                  <w:szCs w:val="16"/>
                </w:rPr>
                <w:delText>处理方式</w:delText>
              </w:r>
            </w:del>
          </w:p>
        </w:tc>
        <w:tc>
          <w:tcPr>
            <w:tcW w:w="2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E6" w14:textId="491AC1B1" w:rsidR="00D1328D" w:rsidDel="008A2C0E" w:rsidRDefault="003C487A">
            <w:pPr>
              <w:spacing w:line="260" w:lineRule="auto"/>
              <w:rPr>
                <w:del w:id="725" w:author="Li, Chandler Changjun" w:date="2026-10-21T14:45:00Z" w16du:dateUtc="2026-10-21T06:45:00Z"/>
              </w:rPr>
            </w:pPr>
            <w:del w:id="726" w:author="Li, Chandler Changjun" w:date="2026-10-21T14:45:00Z" w16du:dateUtc="2026-10-21T06:45:00Z">
              <w:r w:rsidDel="008A2C0E">
                <w:rPr>
                  <w:b/>
                  <w:bCs/>
                  <w:sz w:val="16"/>
                  <w:szCs w:val="16"/>
                </w:rPr>
                <w:delText>工作台归类</w:delText>
              </w:r>
            </w:del>
          </w:p>
        </w:tc>
      </w:tr>
      <w:tr w:rsidR="00D1328D" w:rsidDel="008A2C0E" w14:paraId="09380EEC" w14:textId="05F22263">
        <w:trPr>
          <w:cantSplit/>
          <w:del w:id="727" w:author="Li, Chandler Changjun" w:date="2026-10-21T14:45:00Z" w16du:dateUtc="2026-10-21T06:45:00Z"/>
        </w:trPr>
        <w:tc>
          <w:tcPr>
            <w:tcW w:w="1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E8" w14:textId="078D233F" w:rsidR="00D1328D" w:rsidDel="008A2C0E" w:rsidRDefault="003C487A">
            <w:pPr>
              <w:spacing w:line="260" w:lineRule="auto"/>
              <w:rPr>
                <w:del w:id="728" w:author="Li, Chandler Changjun" w:date="2026-10-21T14:45:00Z" w16du:dateUtc="2026-10-21T06:45:00Z"/>
              </w:rPr>
            </w:pPr>
            <w:del w:id="729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执行中</w:delText>
              </w:r>
            </w:del>
          </w:p>
        </w:tc>
        <w:tc>
          <w:tcPr>
            <w:tcW w:w="4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E9" w14:textId="79BAC9BB" w:rsidR="00D1328D" w:rsidDel="008A2C0E" w:rsidRDefault="003C487A">
            <w:pPr>
              <w:spacing w:line="260" w:lineRule="auto"/>
              <w:rPr>
                <w:del w:id="730" w:author="Li, Chandler Changjun" w:date="2026-10-21T14:45:00Z" w16du:dateUtc="2026-10-21T06:45:00Z"/>
              </w:rPr>
            </w:pPr>
            <w:del w:id="731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执行实例创建后</w:delText>
              </w:r>
            </w:del>
          </w:p>
        </w:tc>
        <w:tc>
          <w:tcPr>
            <w:tcW w:w="2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EA" w14:textId="7D7A7708" w:rsidR="00D1328D" w:rsidDel="008A2C0E" w:rsidRDefault="003C487A">
            <w:pPr>
              <w:spacing w:line="260" w:lineRule="auto"/>
              <w:rPr>
                <w:del w:id="732" w:author="Li, Chandler Changjun" w:date="2026-10-21T14:45:00Z" w16du:dateUtc="2026-10-21T06:45:00Z"/>
              </w:rPr>
            </w:pPr>
            <w:del w:id="733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—</w:delText>
              </w:r>
            </w:del>
          </w:p>
        </w:tc>
        <w:tc>
          <w:tcPr>
            <w:tcW w:w="2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EB" w14:textId="4194D668" w:rsidR="00D1328D" w:rsidDel="008A2C0E" w:rsidRDefault="003C487A">
            <w:pPr>
              <w:spacing w:line="260" w:lineRule="auto"/>
              <w:rPr>
                <w:del w:id="734" w:author="Li, Chandler Changjun" w:date="2026-10-21T14:45:00Z" w16du:dateUtc="2026-10-21T06:45:00Z"/>
              </w:rPr>
            </w:pPr>
            <w:del w:id="735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执行中（N6 未完成时）</w:delText>
              </w:r>
            </w:del>
          </w:p>
        </w:tc>
      </w:tr>
      <w:tr w:rsidR="00D1328D" w:rsidDel="008A2C0E" w14:paraId="09380EF1" w14:textId="7597C721">
        <w:trPr>
          <w:cantSplit/>
          <w:del w:id="736" w:author="Li, Chandler Changjun" w:date="2026-10-21T14:45:00Z" w16du:dateUtc="2026-10-21T06:45:00Z"/>
        </w:trPr>
        <w:tc>
          <w:tcPr>
            <w:tcW w:w="1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ED" w14:textId="5407B61D" w:rsidR="00D1328D" w:rsidDel="008A2C0E" w:rsidRDefault="003C487A">
            <w:pPr>
              <w:spacing w:line="260" w:lineRule="auto"/>
              <w:rPr>
                <w:del w:id="737" w:author="Li, Chandler Changjun" w:date="2026-10-21T14:45:00Z" w16du:dateUtc="2026-10-21T06:45:00Z"/>
              </w:rPr>
            </w:pPr>
            <w:del w:id="738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待上传</w:delText>
              </w:r>
            </w:del>
          </w:p>
        </w:tc>
        <w:tc>
          <w:tcPr>
            <w:tcW w:w="4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EE" w14:textId="2D37C13D" w:rsidR="00D1328D" w:rsidDel="008A2C0E" w:rsidRDefault="003C487A">
            <w:pPr>
              <w:spacing w:line="260" w:lineRule="auto"/>
              <w:rPr>
                <w:del w:id="739" w:author="Li, Chandler Changjun" w:date="2026-10-21T14:45:00Z" w16du:dateUtc="2026-10-21T06:45:00Z"/>
              </w:rPr>
            </w:pPr>
            <w:del w:id="740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缺发票或 HAWB</w:delText>
              </w:r>
            </w:del>
          </w:p>
        </w:tc>
        <w:tc>
          <w:tcPr>
            <w:tcW w:w="2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EF" w14:textId="5E32A9FB" w:rsidR="00D1328D" w:rsidDel="008A2C0E" w:rsidRDefault="003C487A">
            <w:pPr>
              <w:spacing w:line="260" w:lineRule="auto"/>
              <w:rPr>
                <w:del w:id="741" w:author="Li, Chandler Changjun" w:date="2026-10-21T14:45:00Z" w16du:dateUtc="2026-10-21T06:45:00Z"/>
              </w:rPr>
            </w:pPr>
            <w:del w:id="742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补传附件后续跑</w:delText>
              </w:r>
            </w:del>
          </w:p>
        </w:tc>
        <w:tc>
          <w:tcPr>
            <w:tcW w:w="2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F0" w14:textId="71C03400" w:rsidR="00D1328D" w:rsidDel="008A2C0E" w:rsidRDefault="003C487A">
            <w:pPr>
              <w:spacing w:line="260" w:lineRule="auto"/>
              <w:rPr>
                <w:del w:id="743" w:author="Li, Chandler Changjun" w:date="2026-10-21T14:45:00Z" w16du:dateUtc="2026-10-21T06:45:00Z"/>
              </w:rPr>
            </w:pPr>
            <w:del w:id="744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待人工处理</w:delText>
              </w:r>
            </w:del>
          </w:p>
        </w:tc>
      </w:tr>
      <w:tr w:rsidR="00D1328D" w:rsidDel="008A2C0E" w14:paraId="09380EF6" w14:textId="576E27A1">
        <w:trPr>
          <w:cantSplit/>
          <w:del w:id="745" w:author="Li, Chandler Changjun" w:date="2026-10-21T14:45:00Z" w16du:dateUtc="2026-10-21T06:45:00Z"/>
        </w:trPr>
        <w:tc>
          <w:tcPr>
            <w:tcW w:w="1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F2" w14:textId="71A78011" w:rsidR="00D1328D" w:rsidDel="008A2C0E" w:rsidRDefault="003C487A">
            <w:pPr>
              <w:spacing w:line="260" w:lineRule="auto"/>
              <w:rPr>
                <w:del w:id="746" w:author="Li, Chandler Changjun" w:date="2026-10-21T14:45:00Z" w16du:dateUtc="2026-10-21T06:45:00Z"/>
              </w:rPr>
            </w:pPr>
            <w:del w:id="747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有差异</w:delText>
              </w:r>
            </w:del>
          </w:p>
        </w:tc>
        <w:tc>
          <w:tcPr>
            <w:tcW w:w="4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F3" w14:textId="38FC8C5D" w:rsidR="00D1328D" w:rsidDel="008A2C0E" w:rsidRDefault="003C487A">
            <w:pPr>
              <w:spacing w:line="260" w:lineRule="auto"/>
              <w:rPr>
                <w:del w:id="748" w:author="Li, Chandler Changjun" w:date="2026-10-21T14:45:00Z" w16du:dateUtc="2026-10-21T06:45:00Z"/>
              </w:rPr>
            </w:pPr>
            <w:del w:id="749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模板校验不通过；Difference = Y；同 HAWB 收到重复 / 更正邮件</w:delText>
              </w:r>
            </w:del>
          </w:p>
        </w:tc>
        <w:tc>
          <w:tcPr>
            <w:tcW w:w="2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F4" w14:textId="1430733B" w:rsidR="00D1328D" w:rsidDel="008A2C0E" w:rsidRDefault="003C487A">
            <w:pPr>
              <w:spacing w:line="260" w:lineRule="auto"/>
              <w:rPr>
                <w:del w:id="750" w:author="Li, Chandler Changjun" w:date="2026-10-21T14:45:00Z" w16du:dateUtc="2026-10-21T06:45:00Z"/>
              </w:rPr>
            </w:pPr>
            <w:del w:id="751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修正后重跑；确认并发送回信</w:delText>
              </w:r>
            </w:del>
          </w:p>
        </w:tc>
        <w:tc>
          <w:tcPr>
            <w:tcW w:w="2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F5" w14:textId="10A9A6BC" w:rsidR="00D1328D" w:rsidDel="008A2C0E" w:rsidRDefault="003C487A">
            <w:pPr>
              <w:spacing w:line="260" w:lineRule="auto"/>
              <w:rPr>
                <w:del w:id="752" w:author="Li, Chandler Changjun" w:date="2026-10-21T14:45:00Z" w16du:dateUtc="2026-10-21T06:45:00Z"/>
              </w:rPr>
            </w:pPr>
            <w:del w:id="753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待人工处理</w:delText>
              </w:r>
            </w:del>
          </w:p>
        </w:tc>
      </w:tr>
      <w:tr w:rsidR="00D1328D" w:rsidDel="008A2C0E" w14:paraId="09380EFB" w14:textId="2FB2BF60">
        <w:trPr>
          <w:cantSplit/>
          <w:del w:id="754" w:author="Li, Chandler Changjun" w:date="2026-10-21T14:45:00Z" w16du:dateUtc="2026-10-21T06:45:00Z"/>
        </w:trPr>
        <w:tc>
          <w:tcPr>
            <w:tcW w:w="1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F7" w14:textId="054DC04E" w:rsidR="00D1328D" w:rsidDel="008A2C0E" w:rsidRDefault="003C487A">
            <w:pPr>
              <w:spacing w:line="260" w:lineRule="auto"/>
              <w:rPr>
                <w:del w:id="755" w:author="Li, Chandler Changjun" w:date="2026-10-21T14:45:00Z" w16du:dateUtc="2026-10-21T06:45:00Z"/>
              </w:rPr>
            </w:pPr>
            <w:del w:id="756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失败</w:delText>
              </w:r>
            </w:del>
          </w:p>
        </w:tc>
        <w:tc>
          <w:tcPr>
            <w:tcW w:w="4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F8" w14:textId="61ED5B16" w:rsidR="00D1328D" w:rsidDel="008A2C0E" w:rsidRDefault="003C487A">
            <w:pPr>
              <w:spacing w:line="260" w:lineRule="auto"/>
              <w:rPr>
                <w:del w:id="757" w:author="Li, Chandler Changjun" w:date="2026-10-21T14:45:00Z" w16du:dateUtc="2026-10-21T06:45:00Z"/>
              </w:rPr>
            </w:pPr>
            <w:del w:id="758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发票未创建；系统执行失败</w:delText>
              </w:r>
            </w:del>
          </w:p>
        </w:tc>
        <w:tc>
          <w:tcPr>
            <w:tcW w:w="2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F9" w14:textId="5DFED3EA" w:rsidR="00D1328D" w:rsidDel="008A2C0E" w:rsidRDefault="003C487A">
            <w:pPr>
              <w:spacing w:line="260" w:lineRule="auto"/>
              <w:rPr>
                <w:del w:id="759" w:author="Li, Chandler Changjun" w:date="2026-10-21T14:45:00Z" w16du:dateUtc="2026-10-21T06:45:00Z"/>
              </w:rPr>
            </w:pPr>
            <w:del w:id="760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重跑</w:delText>
              </w:r>
            </w:del>
          </w:p>
        </w:tc>
        <w:tc>
          <w:tcPr>
            <w:tcW w:w="2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FA" w14:textId="77090286" w:rsidR="00D1328D" w:rsidDel="008A2C0E" w:rsidRDefault="003C487A">
            <w:pPr>
              <w:spacing w:line="260" w:lineRule="auto"/>
              <w:rPr>
                <w:del w:id="761" w:author="Li, Chandler Changjun" w:date="2026-10-21T14:45:00Z" w16du:dateUtc="2026-10-21T06:45:00Z"/>
              </w:rPr>
            </w:pPr>
            <w:del w:id="762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待人工处理</w:delText>
              </w:r>
            </w:del>
          </w:p>
        </w:tc>
      </w:tr>
      <w:tr w:rsidR="00D1328D" w:rsidDel="008A2C0E" w14:paraId="09380F00" w14:textId="6F2ACCEC">
        <w:trPr>
          <w:cantSplit/>
          <w:del w:id="763" w:author="Li, Chandler Changjun" w:date="2026-10-21T14:45:00Z" w16du:dateUtc="2026-10-21T06:45:00Z"/>
        </w:trPr>
        <w:tc>
          <w:tcPr>
            <w:tcW w:w="1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FC" w14:textId="65A436F3" w:rsidR="00D1328D" w:rsidDel="008A2C0E" w:rsidRDefault="003C487A">
            <w:pPr>
              <w:spacing w:line="260" w:lineRule="auto"/>
              <w:rPr>
                <w:del w:id="764" w:author="Li, Chandler Changjun" w:date="2026-10-21T14:45:00Z" w16du:dateUtc="2026-10-21T06:45:00Z"/>
              </w:rPr>
            </w:pPr>
            <w:del w:id="765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成功</w:delText>
              </w:r>
            </w:del>
          </w:p>
        </w:tc>
        <w:tc>
          <w:tcPr>
            <w:tcW w:w="4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FD" w14:textId="274C2E62" w:rsidR="00D1328D" w:rsidDel="008A2C0E" w:rsidRDefault="003C487A">
            <w:pPr>
              <w:spacing w:line="260" w:lineRule="auto"/>
              <w:rPr>
                <w:del w:id="766" w:author="Li, Chandler Changjun" w:date="2026-10-21T14:45:00Z" w16du:dateUtc="2026-10-21T06:45:00Z"/>
              </w:rPr>
            </w:pPr>
            <w:del w:id="767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N7 完成</w:delText>
              </w:r>
            </w:del>
          </w:p>
        </w:tc>
        <w:tc>
          <w:tcPr>
            <w:tcW w:w="2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FE" w14:textId="7007BF99" w:rsidR="00D1328D" w:rsidDel="008A2C0E" w:rsidRDefault="003C487A">
            <w:pPr>
              <w:spacing w:line="260" w:lineRule="auto"/>
              <w:rPr>
                <w:del w:id="768" w:author="Li, Chandler Changjun" w:date="2026-10-21T14:45:00Z" w16du:dateUtc="2026-10-21T06:45:00Z"/>
              </w:rPr>
            </w:pPr>
            <w:del w:id="769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—</w:delText>
              </w:r>
            </w:del>
          </w:p>
        </w:tc>
        <w:tc>
          <w:tcPr>
            <w:tcW w:w="2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FF" w14:textId="79E8B313" w:rsidR="00D1328D" w:rsidDel="008A2C0E" w:rsidRDefault="003C487A">
            <w:pPr>
              <w:spacing w:line="260" w:lineRule="auto"/>
              <w:rPr>
                <w:del w:id="770" w:author="Li, Chandler Changjun" w:date="2026-10-21T14:45:00Z" w16du:dateUtc="2026-10-21T06:45:00Z"/>
              </w:rPr>
            </w:pPr>
            <w:del w:id="771" w:author="Li, Chandler Changjun" w:date="2026-10-21T14:45:00Z" w16du:dateUtc="2026-10-21T06:45:00Z">
              <w:r w:rsidDel="008A2C0E">
                <w:rPr>
                  <w:sz w:val="16"/>
                  <w:szCs w:val="16"/>
                </w:rPr>
                <w:delText>—</w:delText>
              </w:r>
            </w:del>
          </w:p>
        </w:tc>
      </w:tr>
    </w:tbl>
    <w:p w14:paraId="09380F01" w14:textId="58045EA9" w:rsidR="00D1328D" w:rsidDel="008A2C0E" w:rsidRDefault="00D1328D" w:rsidP="008A2C0E">
      <w:pPr>
        <w:spacing w:after="80"/>
        <w:ind w:left="567"/>
        <w:rPr>
          <w:del w:id="772" w:author="Li, Chandler Changjun" w:date="2026-10-21T14:45:00Z" w16du:dateUtc="2026-10-21T06:45:00Z"/>
          <w:rFonts w:hint="eastAsia"/>
        </w:rPr>
        <w:pPrChange w:id="773" w:author="Li, Chandler Changjun" w:date="2026-10-21T14:45:00Z" w16du:dateUtc="2026-10-21T06:45:00Z">
          <w:pPr>
            <w:spacing w:after="80"/>
          </w:pPr>
        </w:pPrChange>
      </w:pPr>
    </w:p>
    <w:p w14:paraId="09380F02" w14:textId="1D52C9FC" w:rsidR="00D1328D" w:rsidDel="008A2C0E" w:rsidRDefault="003C487A" w:rsidP="008A2C0E">
      <w:pPr>
        <w:pStyle w:val="ListParagraph"/>
        <w:spacing w:after="40"/>
        <w:ind w:left="567"/>
        <w:rPr>
          <w:del w:id="774" w:author="Li, Chandler Changjun" w:date="2026-10-21T14:45:00Z" w16du:dateUtc="2026-10-21T06:45:00Z"/>
        </w:rPr>
        <w:pPrChange w:id="775" w:author="Li, Chandler Changjun" w:date="2026-10-21T14:45:00Z" w16du:dateUtc="2026-10-21T06:45:00Z">
          <w:pPr>
            <w:pStyle w:val="ListParagraph"/>
            <w:numPr>
              <w:numId w:val="2"/>
            </w:numPr>
            <w:spacing w:after="40"/>
            <w:ind w:left="360" w:hanging="240"/>
          </w:pPr>
        </w:pPrChange>
      </w:pPr>
      <w:del w:id="776" w:author="Li, Chandler Changjun" w:date="2026-10-21T14:45:00Z" w16du:dateUtc="2026-10-21T06:45:00Z">
        <w:r w:rsidDel="008A2C0E">
          <w:delText>任务状态取最新执行实例的状态。</w:delText>
        </w:r>
      </w:del>
    </w:p>
    <w:p w14:paraId="09380F03" w14:textId="47EAFB5E" w:rsidR="00D1328D" w:rsidDel="008A2C0E" w:rsidRDefault="003C487A" w:rsidP="008A2C0E">
      <w:pPr>
        <w:pStyle w:val="ListParagraph"/>
        <w:spacing w:after="40"/>
        <w:ind w:left="567"/>
        <w:rPr>
          <w:del w:id="777" w:author="Li, Chandler Changjun" w:date="2026-10-21T14:45:00Z" w16du:dateUtc="2026-10-21T06:45:00Z"/>
        </w:rPr>
        <w:pPrChange w:id="778" w:author="Li, Chandler Changjun" w:date="2026-10-21T14:45:00Z" w16du:dateUtc="2026-10-21T06:45:00Z">
          <w:pPr>
            <w:pStyle w:val="ListParagraph"/>
            <w:numPr>
              <w:numId w:val="2"/>
            </w:numPr>
            <w:spacing w:after="40"/>
            <w:ind w:left="360" w:hanging="240"/>
          </w:pPr>
        </w:pPrChange>
      </w:pPr>
      <w:del w:id="779" w:author="Li, Chandler Changjun" w:date="2026-10-21T14:45:00Z" w16du:dateUtc="2026-10-21T06:45:00Z">
        <w:r w:rsidDel="008A2C0E">
          <w:delText>整单重跑从 N1 开始；从此节点重跑从选定节点开始；均生成新执行实例，历史实例只读。</w:delText>
        </w:r>
      </w:del>
    </w:p>
    <w:p w14:paraId="09380F04" w14:textId="2B26E2E0" w:rsidR="00D1328D" w:rsidDel="008A2C0E" w:rsidRDefault="003C487A" w:rsidP="008A2C0E">
      <w:pPr>
        <w:pStyle w:val="ListParagraph"/>
        <w:spacing w:after="40"/>
        <w:ind w:left="567"/>
        <w:rPr>
          <w:del w:id="780" w:author="Li, Chandler Changjun" w:date="2026-10-21T14:45:00Z" w16du:dateUtc="2026-10-21T06:45:00Z"/>
        </w:rPr>
        <w:pPrChange w:id="781" w:author="Li, Chandler Changjun" w:date="2026-10-21T14:45:00Z" w16du:dateUtc="2026-10-21T06:45:00Z">
          <w:pPr>
            <w:pStyle w:val="ListParagraph"/>
            <w:numPr>
              <w:numId w:val="2"/>
            </w:numPr>
            <w:spacing w:after="40"/>
            <w:ind w:left="360" w:hanging="240"/>
          </w:pPr>
        </w:pPrChange>
      </w:pPr>
      <w:del w:id="782" w:author="Li, Chandler Changjun" w:date="2026-10-21T14:45:00Z" w16du:dateUtc="2026-10-21T06:45:00Z">
        <w:r w:rsidDel="008A2C0E">
          <w:delText>批量重跑跳过执行中的任务。</w:delText>
        </w:r>
      </w:del>
    </w:p>
    <w:p w14:paraId="09380F05" w14:textId="54CE3818" w:rsidR="00D1328D" w:rsidRDefault="003C487A" w:rsidP="008A2C0E">
      <w:pPr>
        <w:pStyle w:val="Heading2"/>
      </w:pPr>
      <w:bookmarkStart w:id="783" w:name="_Toc242459651"/>
      <w:del w:id="784" w:author="Li, Chandler Changjun" w:date="2026-10-20T14:38:00Z" w16du:dateUtc="2026-10-20T06:38:00Z">
        <w:r w:rsidDel="005E25DB">
          <w:delText xml:space="preserve">6.3 </w:delText>
        </w:r>
      </w:del>
      <w:r>
        <w:t>页面跳转与业务闭环</w:t>
      </w:r>
      <w:bookmarkEnd w:id="783"/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0"/>
        <w:gridCol w:w="4399"/>
        <w:gridCol w:w="3505"/>
        <w:gridCol w:w="6"/>
      </w:tblGrid>
      <w:tr w:rsidR="00D1328D" w:rsidRPr="00C2723C" w:rsidDel="00C2723C" w14:paraId="09380F09" w14:textId="5F8FD148" w:rsidTr="00C2723C">
        <w:trPr>
          <w:cantSplit/>
          <w:tblHeader/>
          <w:del w:id="785" w:author="Li, Chandler Changjun" w:date="2026-10-21T14:57:00Z" w16du:dateUtc="2026-10-21T06:57:00Z"/>
        </w:trPr>
        <w:tc>
          <w:tcPr>
            <w:tcW w:w="1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tbl>
            <w:tblPr>
              <w:tblW w:w="99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90"/>
              <w:gridCol w:w="4401"/>
              <w:gridCol w:w="3509"/>
            </w:tblGrid>
            <w:tr w:rsidR="00C2723C" w:rsidRPr="00C2723C" w14:paraId="757B6C26" w14:textId="77777777">
              <w:trPr>
                <w:cantSplit/>
                <w:tblHeader/>
                <w:ins w:id="786" w:author="Li, Chandler Changjun" w:date="2026-10-21T14:57:00Z" w16du:dateUtc="2026-10-21T06:57:00Z"/>
              </w:trPr>
              <w:tc>
                <w:tcPr>
                  <w:tcW w:w="1991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DCE6F1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  <w:hideMark/>
                </w:tcPr>
                <w:p w14:paraId="35498003" w14:textId="77777777" w:rsidR="00C2723C" w:rsidRPr="00C2723C" w:rsidRDefault="00C2723C">
                  <w:pPr>
                    <w:spacing w:line="259" w:lineRule="auto"/>
                    <w:rPr>
                      <w:ins w:id="787" w:author="Li, Chandler Changjun" w:date="2026-10-21T14:57:00Z" w16du:dateUtc="2026-10-21T06:57:00Z"/>
                      <w:sz w:val="15"/>
                      <w:szCs w:val="15"/>
                      <w:rPrChange w:id="788" w:author="Li, Chandler Changjun" w:date="2026-10-21T14:57:00Z" w16du:dateUtc="2026-10-21T06:57:00Z">
                        <w:rPr>
                          <w:ins w:id="789" w:author="Li, Chandler Changjun" w:date="2026-10-21T14:57:00Z" w16du:dateUtc="2026-10-21T06:57:00Z"/>
                        </w:rPr>
                      </w:rPrChange>
                    </w:rPr>
                  </w:pPr>
                  <w:ins w:id="790" w:author="Li, Chandler Changjun" w:date="2026-10-21T14:57:00Z" w16du:dateUtc="2026-10-21T06:57:00Z">
                    <w:r w:rsidRPr="00C2723C">
                      <w:rPr>
                        <w:rFonts w:hint="eastAsia"/>
                        <w:b/>
                        <w:bCs/>
                        <w:sz w:val="15"/>
                        <w:szCs w:val="15"/>
                        <w:rPrChange w:id="791" w:author="Li, Chandler Changjun" w:date="2026-10-21T14:57:00Z" w16du:dateUtc="2026-10-21T06:57:00Z">
                          <w:rPr>
                            <w:rFonts w:hint="eastAsia"/>
                            <w:b/>
                            <w:bCs/>
                            <w:sz w:val="16"/>
                            <w:szCs w:val="16"/>
                          </w:rPr>
                        </w:rPrChange>
                      </w:rPr>
                      <w:t>从</w:t>
                    </w:r>
                  </w:ins>
                </w:p>
              </w:tc>
              <w:tc>
                <w:tcPr>
                  <w:tcW w:w="440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DCE6F1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  <w:hideMark/>
                </w:tcPr>
                <w:p w14:paraId="5FC0B3FA" w14:textId="77777777" w:rsidR="00C2723C" w:rsidRPr="00C2723C" w:rsidRDefault="00C2723C">
                  <w:pPr>
                    <w:spacing w:line="259" w:lineRule="auto"/>
                    <w:rPr>
                      <w:ins w:id="792" w:author="Li, Chandler Changjun" w:date="2026-10-21T14:57:00Z" w16du:dateUtc="2026-10-21T06:57:00Z"/>
                      <w:rFonts w:hint="eastAsia"/>
                      <w:sz w:val="15"/>
                      <w:szCs w:val="15"/>
                      <w:rPrChange w:id="793" w:author="Li, Chandler Changjun" w:date="2026-10-21T14:57:00Z" w16du:dateUtc="2026-10-21T06:57:00Z">
                        <w:rPr>
                          <w:ins w:id="794" w:author="Li, Chandler Changjun" w:date="2026-10-21T14:57:00Z" w16du:dateUtc="2026-10-21T06:57:00Z"/>
                          <w:rFonts w:hint="eastAsia"/>
                        </w:rPr>
                      </w:rPrChange>
                    </w:rPr>
                  </w:pPr>
                  <w:ins w:id="795" w:author="Li, Chandler Changjun" w:date="2026-10-21T14:57:00Z" w16du:dateUtc="2026-10-21T06:57:00Z">
                    <w:r w:rsidRPr="00C2723C">
                      <w:rPr>
                        <w:rFonts w:hint="eastAsia"/>
                        <w:b/>
                        <w:bCs/>
                        <w:sz w:val="15"/>
                        <w:szCs w:val="15"/>
                        <w:rPrChange w:id="796" w:author="Li, Chandler Changjun" w:date="2026-10-21T14:57:00Z" w16du:dateUtc="2026-10-21T06:57:00Z">
                          <w:rPr>
                            <w:rFonts w:hint="eastAsia"/>
                            <w:b/>
                            <w:bCs/>
                            <w:sz w:val="16"/>
                            <w:szCs w:val="16"/>
                          </w:rPr>
                        </w:rPrChange>
                      </w:rPr>
                      <w:t>操作</w:t>
                    </w:r>
                  </w:ins>
                </w:p>
              </w:tc>
              <w:tc>
                <w:tcPr>
                  <w:tcW w:w="3511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DCE6F1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  <w:hideMark/>
                </w:tcPr>
                <w:p w14:paraId="7EC56332" w14:textId="77777777" w:rsidR="00C2723C" w:rsidRPr="00C2723C" w:rsidRDefault="00C2723C">
                  <w:pPr>
                    <w:spacing w:line="259" w:lineRule="auto"/>
                    <w:rPr>
                      <w:ins w:id="797" w:author="Li, Chandler Changjun" w:date="2026-10-21T14:57:00Z" w16du:dateUtc="2026-10-21T06:57:00Z"/>
                      <w:rFonts w:hint="eastAsia"/>
                      <w:sz w:val="15"/>
                      <w:szCs w:val="15"/>
                      <w:rPrChange w:id="798" w:author="Li, Chandler Changjun" w:date="2026-10-21T14:57:00Z" w16du:dateUtc="2026-10-21T06:57:00Z">
                        <w:rPr>
                          <w:ins w:id="799" w:author="Li, Chandler Changjun" w:date="2026-10-21T14:57:00Z" w16du:dateUtc="2026-10-21T06:57:00Z"/>
                          <w:rFonts w:hint="eastAsia"/>
                        </w:rPr>
                      </w:rPrChange>
                    </w:rPr>
                  </w:pPr>
                  <w:ins w:id="800" w:author="Li, Chandler Changjun" w:date="2026-10-21T14:57:00Z" w16du:dateUtc="2026-10-21T06:57:00Z">
                    <w:r w:rsidRPr="00C2723C">
                      <w:rPr>
                        <w:rFonts w:hint="eastAsia"/>
                        <w:b/>
                        <w:bCs/>
                        <w:sz w:val="15"/>
                        <w:szCs w:val="15"/>
                        <w:rPrChange w:id="801" w:author="Li, Chandler Changjun" w:date="2026-10-21T14:57:00Z" w16du:dateUtc="2026-10-21T06:57:00Z">
                          <w:rPr>
                            <w:rFonts w:hint="eastAsia"/>
                            <w:b/>
                            <w:bCs/>
                            <w:sz w:val="16"/>
                            <w:szCs w:val="16"/>
                          </w:rPr>
                        </w:rPrChange>
                      </w:rPr>
                      <w:t>到</w:t>
                    </w:r>
                  </w:ins>
                </w:p>
              </w:tc>
            </w:tr>
            <w:tr w:rsidR="00C2723C" w:rsidRPr="00C2723C" w14:paraId="2016E1F2" w14:textId="77777777">
              <w:trPr>
                <w:cantSplit/>
                <w:ins w:id="802" w:author="Li, Chandler Changjun" w:date="2026-10-21T14:57:00Z" w16du:dateUtc="2026-10-21T06:57:00Z"/>
              </w:trPr>
              <w:tc>
                <w:tcPr>
                  <w:tcW w:w="1991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  <w:hideMark/>
                </w:tcPr>
                <w:p w14:paraId="1AF0D8BB" w14:textId="77777777" w:rsidR="00C2723C" w:rsidRPr="00C2723C" w:rsidRDefault="00C2723C">
                  <w:pPr>
                    <w:spacing w:line="259" w:lineRule="auto"/>
                    <w:rPr>
                      <w:ins w:id="803" w:author="Li, Chandler Changjun" w:date="2026-10-21T14:57:00Z" w16du:dateUtc="2026-10-21T06:57:00Z"/>
                      <w:rFonts w:hint="eastAsia"/>
                      <w:sz w:val="15"/>
                      <w:szCs w:val="15"/>
                      <w:rPrChange w:id="804" w:author="Li, Chandler Changjun" w:date="2026-10-21T14:57:00Z" w16du:dateUtc="2026-10-21T06:57:00Z">
                        <w:rPr>
                          <w:ins w:id="805" w:author="Li, Chandler Changjun" w:date="2026-10-21T14:57:00Z" w16du:dateUtc="2026-10-21T06:57:00Z"/>
                          <w:rFonts w:hint="eastAsia"/>
                        </w:rPr>
                      </w:rPrChange>
                    </w:rPr>
                  </w:pPr>
                  <w:ins w:id="806" w:author="Li, Chandler Changjun" w:date="2026-10-21T14:57:00Z" w16du:dateUtc="2026-10-21T06:57:00Z">
                    <w:r w:rsidRPr="00C2723C">
                      <w:rPr>
                        <w:rFonts w:hint="eastAsia"/>
                        <w:sz w:val="15"/>
                        <w:szCs w:val="15"/>
                        <w:rPrChange w:id="807" w:author="Li, Chandler Changjun" w:date="2026-10-21T14:57:00Z" w16du:dateUtc="2026-10-21T06:57:00Z">
                          <w:rPr>
                            <w:rFonts w:hint="eastAsia"/>
                            <w:sz w:val="16"/>
                            <w:szCs w:val="16"/>
                          </w:rPr>
                        </w:rPrChange>
                      </w:rPr>
                      <w:t>工作台</w:t>
                    </w:r>
                  </w:ins>
                </w:p>
              </w:tc>
              <w:tc>
                <w:tcPr>
                  <w:tcW w:w="440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  <w:hideMark/>
                </w:tcPr>
                <w:p w14:paraId="24B73934" w14:textId="77777777" w:rsidR="00C2723C" w:rsidRPr="00C2723C" w:rsidRDefault="00C2723C">
                  <w:pPr>
                    <w:spacing w:line="259" w:lineRule="auto"/>
                    <w:rPr>
                      <w:ins w:id="808" w:author="Li, Chandler Changjun" w:date="2026-10-21T14:57:00Z" w16du:dateUtc="2026-10-21T06:57:00Z"/>
                      <w:rFonts w:hint="eastAsia"/>
                      <w:sz w:val="15"/>
                      <w:szCs w:val="15"/>
                      <w:rPrChange w:id="809" w:author="Li, Chandler Changjun" w:date="2026-10-21T14:57:00Z" w16du:dateUtc="2026-10-21T06:57:00Z">
                        <w:rPr>
                          <w:ins w:id="810" w:author="Li, Chandler Changjun" w:date="2026-10-21T14:57:00Z" w16du:dateUtc="2026-10-21T06:57:00Z"/>
                          <w:rFonts w:hint="eastAsia"/>
                        </w:rPr>
                      </w:rPrChange>
                    </w:rPr>
                  </w:pPr>
                  <w:ins w:id="811" w:author="Li, Chandler Changjun" w:date="2026-10-21T14:57:00Z" w16du:dateUtc="2026-10-21T06:57:00Z">
                    <w:r w:rsidRPr="00C2723C">
                      <w:rPr>
                        <w:rFonts w:hint="eastAsia"/>
                        <w:sz w:val="15"/>
                        <w:szCs w:val="15"/>
                        <w:rPrChange w:id="812" w:author="Li, Chandler Changjun" w:date="2026-10-21T14:57:00Z" w16du:dateUtc="2026-10-21T06:57:00Z">
                          <w:rPr>
                            <w:rFonts w:hint="eastAsia"/>
                            <w:sz w:val="16"/>
                            <w:szCs w:val="16"/>
                          </w:rPr>
                        </w:rPrChange>
                      </w:rPr>
                      <w:t>点“总任务数 / 已完成数 / 执行中 / 待人工处理”</w:t>
                    </w:r>
                  </w:ins>
                </w:p>
              </w:tc>
              <w:tc>
                <w:tcPr>
                  <w:tcW w:w="3511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  <w:hideMark/>
                </w:tcPr>
                <w:p w14:paraId="241A4D5E" w14:textId="77777777" w:rsidR="00C2723C" w:rsidRPr="00C2723C" w:rsidRDefault="00C2723C">
                  <w:pPr>
                    <w:spacing w:line="259" w:lineRule="auto"/>
                    <w:rPr>
                      <w:ins w:id="813" w:author="Li, Chandler Changjun" w:date="2026-10-21T14:57:00Z" w16du:dateUtc="2026-10-21T06:57:00Z"/>
                      <w:rFonts w:hint="eastAsia"/>
                      <w:sz w:val="15"/>
                      <w:szCs w:val="15"/>
                      <w:rPrChange w:id="814" w:author="Li, Chandler Changjun" w:date="2026-10-21T14:57:00Z" w16du:dateUtc="2026-10-21T06:57:00Z">
                        <w:rPr>
                          <w:ins w:id="815" w:author="Li, Chandler Changjun" w:date="2026-10-21T14:57:00Z" w16du:dateUtc="2026-10-21T06:57:00Z"/>
                          <w:rFonts w:hint="eastAsia"/>
                        </w:rPr>
                      </w:rPrChange>
                    </w:rPr>
                  </w:pPr>
                  <w:ins w:id="816" w:author="Li, Chandler Changjun" w:date="2026-10-21T14:57:00Z" w16du:dateUtc="2026-10-21T06:57:00Z">
                    <w:r w:rsidRPr="00C2723C">
                      <w:rPr>
                        <w:rFonts w:hint="eastAsia"/>
                        <w:sz w:val="15"/>
                        <w:szCs w:val="15"/>
                        <w:rPrChange w:id="817" w:author="Li, Chandler Changjun" w:date="2026-10-21T14:57:00Z" w16du:dateUtc="2026-10-21T06:57:00Z">
                          <w:rPr>
                            <w:rFonts w:hint="eastAsia"/>
                            <w:sz w:val="16"/>
                            <w:szCs w:val="16"/>
                          </w:rPr>
                        </w:rPrChange>
                      </w:rPr>
                      <w:t>Case3-MBPLAP 任务列表，带对应状态和执行时间</w:t>
                    </w:r>
                  </w:ins>
                </w:p>
              </w:tc>
            </w:tr>
            <w:tr w:rsidR="00C2723C" w:rsidRPr="00C2723C" w14:paraId="71D73B8F" w14:textId="77777777">
              <w:trPr>
                <w:cantSplit/>
                <w:ins w:id="818" w:author="Li, Chandler Changjun" w:date="2026-10-21T14:57:00Z" w16du:dateUtc="2026-10-21T06:57:00Z"/>
              </w:trPr>
              <w:tc>
                <w:tcPr>
                  <w:tcW w:w="1991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  <w:hideMark/>
                </w:tcPr>
                <w:p w14:paraId="28E6CFBE" w14:textId="77777777" w:rsidR="00C2723C" w:rsidRPr="00C2723C" w:rsidRDefault="00C2723C">
                  <w:pPr>
                    <w:spacing w:line="259" w:lineRule="auto"/>
                    <w:rPr>
                      <w:ins w:id="819" w:author="Li, Chandler Changjun" w:date="2026-10-21T14:57:00Z" w16du:dateUtc="2026-10-21T06:57:00Z"/>
                      <w:rFonts w:hint="eastAsia"/>
                      <w:sz w:val="15"/>
                      <w:szCs w:val="15"/>
                      <w:rPrChange w:id="820" w:author="Li, Chandler Changjun" w:date="2026-10-21T14:57:00Z" w16du:dateUtc="2026-10-21T06:57:00Z">
                        <w:rPr>
                          <w:ins w:id="821" w:author="Li, Chandler Changjun" w:date="2026-10-21T14:57:00Z" w16du:dateUtc="2026-10-21T06:57:00Z"/>
                          <w:rFonts w:hint="eastAsia"/>
                        </w:rPr>
                      </w:rPrChange>
                    </w:rPr>
                  </w:pPr>
                  <w:ins w:id="822" w:author="Li, Chandler Changjun" w:date="2026-10-21T14:57:00Z" w16du:dateUtc="2026-10-21T06:57:00Z">
                    <w:r w:rsidRPr="00C2723C">
                      <w:rPr>
                        <w:rFonts w:hint="eastAsia"/>
                        <w:sz w:val="15"/>
                        <w:szCs w:val="15"/>
                        <w:rPrChange w:id="823" w:author="Li, Chandler Changjun" w:date="2026-10-21T14:57:00Z" w16du:dateUtc="2026-10-21T06:57:00Z">
                          <w:rPr>
                            <w:rFonts w:hint="eastAsia"/>
                            <w:sz w:val="16"/>
                            <w:szCs w:val="16"/>
                          </w:rPr>
                        </w:rPrChange>
                      </w:rPr>
                      <w:t>任务中心</w:t>
                    </w:r>
                  </w:ins>
                </w:p>
              </w:tc>
              <w:tc>
                <w:tcPr>
                  <w:tcW w:w="440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  <w:hideMark/>
                </w:tcPr>
                <w:p w14:paraId="39BC62CC" w14:textId="77777777" w:rsidR="00C2723C" w:rsidRPr="00C2723C" w:rsidRDefault="00C2723C">
                  <w:pPr>
                    <w:spacing w:line="259" w:lineRule="auto"/>
                    <w:rPr>
                      <w:ins w:id="824" w:author="Li, Chandler Changjun" w:date="2026-10-21T14:57:00Z" w16du:dateUtc="2026-10-21T06:57:00Z"/>
                      <w:rFonts w:hint="eastAsia"/>
                      <w:sz w:val="15"/>
                      <w:szCs w:val="15"/>
                      <w:rPrChange w:id="825" w:author="Li, Chandler Changjun" w:date="2026-10-21T14:57:00Z" w16du:dateUtc="2026-10-21T06:57:00Z">
                        <w:rPr>
                          <w:ins w:id="826" w:author="Li, Chandler Changjun" w:date="2026-10-21T14:57:00Z" w16du:dateUtc="2026-10-21T06:57:00Z"/>
                          <w:rFonts w:hint="eastAsia"/>
                        </w:rPr>
                      </w:rPrChange>
                    </w:rPr>
                  </w:pPr>
                  <w:ins w:id="827" w:author="Li, Chandler Changjun" w:date="2026-10-21T14:57:00Z" w16du:dateUtc="2026-10-21T06:57:00Z">
                    <w:r w:rsidRPr="00C2723C">
                      <w:rPr>
                        <w:rFonts w:hint="eastAsia"/>
                        <w:sz w:val="15"/>
                        <w:szCs w:val="15"/>
                        <w:rPrChange w:id="828" w:author="Li, Chandler Changjun" w:date="2026-10-21T14:57:00Z" w16du:dateUtc="2026-10-21T06:57:00Z">
                          <w:rPr>
                            <w:rFonts w:hint="eastAsia"/>
                            <w:sz w:val="16"/>
                            <w:szCs w:val="16"/>
                          </w:rPr>
                        </w:rPrChange>
                      </w:rPr>
                      <w:t>点任务行</w:t>
                    </w:r>
                  </w:ins>
                </w:p>
              </w:tc>
              <w:tc>
                <w:tcPr>
                  <w:tcW w:w="3511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  <w:hideMark/>
                </w:tcPr>
                <w:p w14:paraId="0B26FD7C" w14:textId="77777777" w:rsidR="00C2723C" w:rsidRPr="00C2723C" w:rsidRDefault="00C2723C">
                  <w:pPr>
                    <w:spacing w:line="259" w:lineRule="auto"/>
                    <w:rPr>
                      <w:ins w:id="829" w:author="Li, Chandler Changjun" w:date="2026-10-21T14:57:00Z" w16du:dateUtc="2026-10-21T06:57:00Z"/>
                      <w:rFonts w:hint="eastAsia"/>
                      <w:sz w:val="15"/>
                      <w:szCs w:val="15"/>
                      <w:rPrChange w:id="830" w:author="Li, Chandler Changjun" w:date="2026-10-21T14:57:00Z" w16du:dateUtc="2026-10-21T06:57:00Z">
                        <w:rPr>
                          <w:ins w:id="831" w:author="Li, Chandler Changjun" w:date="2026-10-21T14:57:00Z" w16du:dateUtc="2026-10-21T06:57:00Z"/>
                          <w:rFonts w:hint="eastAsia"/>
                        </w:rPr>
                      </w:rPrChange>
                    </w:rPr>
                  </w:pPr>
                  <w:ins w:id="832" w:author="Li, Chandler Changjun" w:date="2026-10-21T14:57:00Z" w16du:dateUtc="2026-10-21T06:57:00Z">
                    <w:r w:rsidRPr="00C2723C">
                      <w:rPr>
                        <w:rFonts w:hint="eastAsia"/>
                        <w:sz w:val="15"/>
                        <w:szCs w:val="15"/>
                        <w:rPrChange w:id="833" w:author="Li, Chandler Changjun" w:date="2026-10-21T14:57:00Z" w16du:dateUtc="2026-10-21T06:57:00Z">
                          <w:rPr>
                            <w:rFonts w:hint="eastAsia"/>
                            <w:sz w:val="16"/>
                            <w:szCs w:val="16"/>
                          </w:rPr>
                        </w:rPrChange>
                      </w:rPr>
                      <w:t>任务详情</w:t>
                    </w:r>
                  </w:ins>
                </w:p>
              </w:tc>
            </w:tr>
            <w:tr w:rsidR="00C2723C" w:rsidRPr="00C2723C" w14:paraId="21E1628B" w14:textId="77777777">
              <w:trPr>
                <w:cantSplit/>
                <w:ins w:id="834" w:author="Li, Chandler Changjun" w:date="2026-10-21T14:57:00Z" w16du:dateUtc="2026-10-21T06:57:00Z"/>
              </w:trPr>
              <w:tc>
                <w:tcPr>
                  <w:tcW w:w="1991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  <w:hideMark/>
                </w:tcPr>
                <w:p w14:paraId="6914E205" w14:textId="77777777" w:rsidR="00C2723C" w:rsidRPr="00C2723C" w:rsidRDefault="00C2723C">
                  <w:pPr>
                    <w:spacing w:line="259" w:lineRule="auto"/>
                    <w:rPr>
                      <w:ins w:id="835" w:author="Li, Chandler Changjun" w:date="2026-10-21T14:57:00Z" w16du:dateUtc="2026-10-21T06:57:00Z"/>
                      <w:rFonts w:hint="eastAsia"/>
                      <w:sz w:val="15"/>
                      <w:szCs w:val="15"/>
                      <w:rPrChange w:id="836" w:author="Li, Chandler Changjun" w:date="2026-10-21T14:57:00Z" w16du:dateUtc="2026-10-21T06:57:00Z">
                        <w:rPr>
                          <w:ins w:id="837" w:author="Li, Chandler Changjun" w:date="2026-10-21T14:57:00Z" w16du:dateUtc="2026-10-21T06:57:00Z"/>
                          <w:rFonts w:hint="eastAsia"/>
                        </w:rPr>
                      </w:rPrChange>
                    </w:rPr>
                  </w:pPr>
                  <w:ins w:id="838" w:author="Li, Chandler Changjun" w:date="2026-10-21T14:57:00Z" w16du:dateUtc="2026-10-21T06:57:00Z">
                    <w:r w:rsidRPr="00C2723C">
                      <w:rPr>
                        <w:rFonts w:hint="eastAsia"/>
                        <w:sz w:val="15"/>
                        <w:szCs w:val="15"/>
                        <w:rPrChange w:id="839" w:author="Li, Chandler Changjun" w:date="2026-10-21T14:57:00Z" w16du:dateUtc="2026-10-21T06:57:00Z">
                          <w:rPr>
                            <w:rFonts w:hint="eastAsia"/>
                            <w:sz w:val="16"/>
                            <w:szCs w:val="16"/>
                          </w:rPr>
                        </w:rPrChange>
                      </w:rPr>
                      <w:t>提醒中心</w:t>
                    </w:r>
                  </w:ins>
                </w:p>
              </w:tc>
              <w:tc>
                <w:tcPr>
                  <w:tcW w:w="440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  <w:hideMark/>
                </w:tcPr>
                <w:p w14:paraId="612FCA6F" w14:textId="77777777" w:rsidR="00C2723C" w:rsidRPr="00C2723C" w:rsidRDefault="00C2723C">
                  <w:pPr>
                    <w:spacing w:line="259" w:lineRule="auto"/>
                    <w:rPr>
                      <w:ins w:id="840" w:author="Li, Chandler Changjun" w:date="2026-10-21T14:57:00Z" w16du:dateUtc="2026-10-21T06:57:00Z"/>
                      <w:rFonts w:hint="eastAsia"/>
                      <w:sz w:val="15"/>
                      <w:szCs w:val="15"/>
                      <w:rPrChange w:id="841" w:author="Li, Chandler Changjun" w:date="2026-10-21T14:57:00Z" w16du:dateUtc="2026-10-21T06:57:00Z">
                        <w:rPr>
                          <w:ins w:id="842" w:author="Li, Chandler Changjun" w:date="2026-10-21T14:57:00Z" w16du:dateUtc="2026-10-21T06:57:00Z"/>
                          <w:rFonts w:hint="eastAsia"/>
                        </w:rPr>
                      </w:rPrChange>
                    </w:rPr>
                  </w:pPr>
                  <w:ins w:id="843" w:author="Li, Chandler Changjun" w:date="2026-10-21T14:57:00Z" w16du:dateUtc="2026-10-21T06:57:00Z">
                    <w:r w:rsidRPr="00C2723C">
                      <w:rPr>
                        <w:rFonts w:hint="eastAsia"/>
                        <w:sz w:val="15"/>
                        <w:szCs w:val="15"/>
                        <w:rPrChange w:id="844" w:author="Li, Chandler Changjun" w:date="2026-10-21T14:57:00Z" w16du:dateUtc="2026-10-21T06:57:00Z">
                          <w:rPr>
                            <w:rFonts w:hint="eastAsia"/>
                            <w:sz w:val="16"/>
                            <w:szCs w:val="16"/>
                          </w:rPr>
                        </w:rPrChange>
                      </w:rPr>
                      <w:t>点提醒</w:t>
                    </w:r>
                  </w:ins>
                </w:p>
              </w:tc>
              <w:tc>
                <w:tcPr>
                  <w:tcW w:w="3511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  <w:hideMark/>
                </w:tcPr>
                <w:p w14:paraId="0175DE64" w14:textId="77777777" w:rsidR="00C2723C" w:rsidRPr="00C2723C" w:rsidRDefault="00C2723C">
                  <w:pPr>
                    <w:spacing w:line="259" w:lineRule="auto"/>
                    <w:rPr>
                      <w:ins w:id="845" w:author="Li, Chandler Changjun" w:date="2026-10-21T14:57:00Z" w16du:dateUtc="2026-10-21T06:57:00Z"/>
                      <w:rFonts w:hint="eastAsia"/>
                      <w:sz w:val="15"/>
                      <w:szCs w:val="15"/>
                      <w:rPrChange w:id="846" w:author="Li, Chandler Changjun" w:date="2026-10-21T14:57:00Z" w16du:dateUtc="2026-10-21T06:57:00Z">
                        <w:rPr>
                          <w:ins w:id="847" w:author="Li, Chandler Changjun" w:date="2026-10-21T14:57:00Z" w16du:dateUtc="2026-10-21T06:57:00Z"/>
                          <w:rFonts w:hint="eastAsia"/>
                        </w:rPr>
                      </w:rPrChange>
                    </w:rPr>
                  </w:pPr>
                  <w:ins w:id="848" w:author="Li, Chandler Changjun" w:date="2026-10-21T14:57:00Z" w16du:dateUtc="2026-10-21T06:57:00Z">
                    <w:r w:rsidRPr="00C2723C">
                      <w:rPr>
                        <w:rFonts w:hint="eastAsia"/>
                        <w:sz w:val="15"/>
                        <w:szCs w:val="15"/>
                        <w:rPrChange w:id="849" w:author="Li, Chandler Changjun" w:date="2026-10-21T14:57:00Z" w16du:dateUtc="2026-10-21T06:57:00Z">
                          <w:rPr>
                            <w:rFonts w:hint="eastAsia"/>
                            <w:sz w:val="16"/>
                            <w:szCs w:val="16"/>
                          </w:rPr>
                        </w:rPrChange>
                      </w:rPr>
                      <w:t>任务详情</w:t>
                    </w:r>
                  </w:ins>
                </w:p>
              </w:tc>
            </w:tr>
            <w:tr w:rsidR="00C2723C" w:rsidRPr="00C2723C" w14:paraId="699A30C2" w14:textId="77777777">
              <w:trPr>
                <w:cantSplit/>
                <w:ins w:id="850" w:author="Li, Chandler Changjun" w:date="2026-10-21T14:57:00Z" w16du:dateUtc="2026-10-21T06:57:00Z"/>
              </w:trPr>
              <w:tc>
                <w:tcPr>
                  <w:tcW w:w="1991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  <w:hideMark/>
                </w:tcPr>
                <w:p w14:paraId="5E8E3B86" w14:textId="77777777" w:rsidR="00C2723C" w:rsidRPr="00C2723C" w:rsidRDefault="00C2723C">
                  <w:pPr>
                    <w:spacing w:line="259" w:lineRule="auto"/>
                    <w:rPr>
                      <w:ins w:id="851" w:author="Li, Chandler Changjun" w:date="2026-10-21T14:57:00Z" w16du:dateUtc="2026-10-21T06:57:00Z"/>
                      <w:rFonts w:hint="eastAsia"/>
                      <w:sz w:val="15"/>
                      <w:szCs w:val="15"/>
                      <w:rPrChange w:id="852" w:author="Li, Chandler Changjun" w:date="2026-10-21T14:57:00Z" w16du:dateUtc="2026-10-21T06:57:00Z">
                        <w:rPr>
                          <w:ins w:id="853" w:author="Li, Chandler Changjun" w:date="2026-10-21T14:57:00Z" w16du:dateUtc="2026-10-21T06:57:00Z"/>
                          <w:rFonts w:hint="eastAsia"/>
                        </w:rPr>
                      </w:rPrChange>
                    </w:rPr>
                  </w:pPr>
                  <w:ins w:id="854" w:author="Li, Chandler Changjun" w:date="2026-10-21T14:57:00Z" w16du:dateUtc="2026-10-21T06:57:00Z">
                    <w:r w:rsidRPr="00C2723C">
                      <w:rPr>
                        <w:rFonts w:hint="eastAsia"/>
                        <w:sz w:val="15"/>
                        <w:szCs w:val="15"/>
                        <w:rPrChange w:id="855" w:author="Li, Chandler Changjun" w:date="2026-10-21T14:57:00Z" w16du:dateUtc="2026-10-21T06:57:00Z">
                          <w:rPr>
                            <w:rFonts w:hint="eastAsia"/>
                            <w:sz w:val="16"/>
                            <w:szCs w:val="16"/>
                          </w:rPr>
                        </w:rPrChange>
                      </w:rPr>
                      <w:t>任务详情</w:t>
                    </w:r>
                  </w:ins>
                </w:p>
              </w:tc>
              <w:tc>
                <w:tcPr>
                  <w:tcW w:w="440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  <w:hideMark/>
                </w:tcPr>
                <w:p w14:paraId="118E5E89" w14:textId="77777777" w:rsidR="00C2723C" w:rsidRPr="00C2723C" w:rsidRDefault="00C2723C">
                  <w:pPr>
                    <w:spacing w:line="259" w:lineRule="auto"/>
                    <w:rPr>
                      <w:ins w:id="856" w:author="Li, Chandler Changjun" w:date="2026-10-21T14:57:00Z" w16du:dateUtc="2026-10-21T06:57:00Z"/>
                      <w:rFonts w:hint="eastAsia"/>
                      <w:sz w:val="15"/>
                      <w:szCs w:val="15"/>
                      <w:rPrChange w:id="857" w:author="Li, Chandler Changjun" w:date="2026-10-21T14:57:00Z" w16du:dateUtc="2026-10-21T06:57:00Z">
                        <w:rPr>
                          <w:ins w:id="858" w:author="Li, Chandler Changjun" w:date="2026-10-21T14:57:00Z" w16du:dateUtc="2026-10-21T06:57:00Z"/>
                          <w:rFonts w:hint="eastAsia"/>
                        </w:rPr>
                      </w:rPrChange>
                    </w:rPr>
                  </w:pPr>
                  <w:ins w:id="859" w:author="Li, Chandler Changjun" w:date="2026-10-21T14:57:00Z" w16du:dateUtc="2026-10-21T06:57:00Z">
                    <w:r w:rsidRPr="00C2723C">
                      <w:rPr>
                        <w:rFonts w:hint="eastAsia"/>
                        <w:sz w:val="15"/>
                        <w:szCs w:val="15"/>
                        <w:rPrChange w:id="860" w:author="Li, Chandler Changjun" w:date="2026-10-21T14:57:00Z" w16du:dateUtc="2026-10-21T06:57:00Z">
                          <w:rPr>
                            <w:rFonts w:hint="eastAsia"/>
                            <w:sz w:val="16"/>
                            <w:szCs w:val="16"/>
                          </w:rPr>
                        </w:rPrChange>
                      </w:rPr>
                      <w:t>返回 Case3-MBPLAP 任务列表</w:t>
                    </w:r>
                  </w:ins>
                </w:p>
              </w:tc>
              <w:tc>
                <w:tcPr>
                  <w:tcW w:w="3511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  <w:hideMark/>
                </w:tcPr>
                <w:p w14:paraId="1DCD5748" w14:textId="77777777" w:rsidR="00C2723C" w:rsidRPr="00C2723C" w:rsidRDefault="00C2723C">
                  <w:pPr>
                    <w:spacing w:line="259" w:lineRule="auto"/>
                    <w:rPr>
                      <w:ins w:id="861" w:author="Li, Chandler Changjun" w:date="2026-10-21T14:57:00Z" w16du:dateUtc="2026-10-21T06:57:00Z"/>
                      <w:rFonts w:hint="eastAsia"/>
                      <w:sz w:val="15"/>
                      <w:szCs w:val="15"/>
                      <w:rPrChange w:id="862" w:author="Li, Chandler Changjun" w:date="2026-10-21T14:57:00Z" w16du:dateUtc="2026-10-21T06:57:00Z">
                        <w:rPr>
                          <w:ins w:id="863" w:author="Li, Chandler Changjun" w:date="2026-10-21T14:57:00Z" w16du:dateUtc="2026-10-21T06:57:00Z"/>
                          <w:rFonts w:hint="eastAsia"/>
                        </w:rPr>
                      </w:rPrChange>
                    </w:rPr>
                  </w:pPr>
                  <w:ins w:id="864" w:author="Li, Chandler Changjun" w:date="2026-10-21T14:57:00Z" w16du:dateUtc="2026-10-21T06:57:00Z">
                    <w:r w:rsidRPr="00C2723C">
                      <w:rPr>
                        <w:rFonts w:hint="eastAsia"/>
                        <w:sz w:val="15"/>
                        <w:szCs w:val="15"/>
                        <w:rPrChange w:id="865" w:author="Li, Chandler Changjun" w:date="2026-10-21T14:57:00Z" w16du:dateUtc="2026-10-21T06:57:00Z">
                          <w:rPr>
                            <w:rFonts w:hint="eastAsia"/>
                            <w:sz w:val="16"/>
                            <w:szCs w:val="16"/>
                          </w:rPr>
                        </w:rPrChange>
                      </w:rPr>
                      <w:t>任务中心</w:t>
                    </w:r>
                  </w:ins>
                </w:p>
              </w:tc>
            </w:tr>
          </w:tbl>
          <w:p w14:paraId="5B4D66E1" w14:textId="77777777" w:rsidR="00C2723C" w:rsidRPr="00C2723C" w:rsidRDefault="00C2723C" w:rsidP="00C2723C">
            <w:pPr>
              <w:spacing w:after="80"/>
              <w:rPr>
                <w:ins w:id="866" w:author="Li, Chandler Changjun" w:date="2026-10-21T14:57:00Z" w16du:dateUtc="2026-10-21T06:57:00Z"/>
                <w:rFonts w:hint="eastAsia"/>
                <w:sz w:val="15"/>
                <w:szCs w:val="15"/>
                <w:rPrChange w:id="867" w:author="Li, Chandler Changjun" w:date="2026-10-21T14:57:00Z" w16du:dateUtc="2026-10-21T06:57:00Z">
                  <w:rPr>
                    <w:ins w:id="868" w:author="Li, Chandler Changjun" w:date="2026-10-21T14:57:00Z" w16du:dateUtc="2026-10-21T06:57:00Z"/>
                    <w:rFonts w:hint="eastAsia"/>
                  </w:rPr>
                </w:rPrChange>
              </w:rPr>
            </w:pPr>
          </w:p>
          <w:p w14:paraId="4370AEDD" w14:textId="77777777" w:rsidR="00C2723C" w:rsidRPr="00C2723C" w:rsidRDefault="00C2723C" w:rsidP="00C2723C">
            <w:pPr>
              <w:spacing w:after="80"/>
              <w:rPr>
                <w:ins w:id="869" w:author="Li, Chandler Changjun" w:date="2026-10-21T14:57:00Z" w16du:dateUtc="2026-10-21T06:57:00Z"/>
                <w:rFonts w:hint="eastAsia"/>
                <w:sz w:val="15"/>
                <w:szCs w:val="15"/>
                <w:rPrChange w:id="870" w:author="Li, Chandler Changjun" w:date="2026-10-21T14:57:00Z" w16du:dateUtc="2026-10-21T06:57:00Z">
                  <w:rPr>
                    <w:ins w:id="871" w:author="Li, Chandler Changjun" w:date="2026-10-21T14:57:00Z" w16du:dateUtc="2026-10-21T06:57:00Z"/>
                    <w:rFonts w:hint="eastAsia"/>
                  </w:rPr>
                </w:rPrChange>
              </w:rPr>
            </w:pPr>
            <w:ins w:id="872" w:author="Li, Chandler Changjun" w:date="2026-10-21T14:57:00Z" w16du:dateUtc="2026-10-21T06:57:00Z">
              <w:r w:rsidRPr="00C2723C">
                <w:rPr>
                  <w:rFonts w:hint="eastAsia"/>
                  <w:sz w:val="15"/>
                  <w:szCs w:val="15"/>
                  <w:rPrChange w:id="873" w:author="Li, Chandler Changjun" w:date="2026-10-21T14:57:00Z" w16du:dateUtc="2026-10-21T06:57:00Z">
                    <w:rPr>
                      <w:rFonts w:hint="eastAsia"/>
                    </w:rPr>
                  </w:rPrChange>
                </w:rPr>
                <w:t>闭环：预报邮件 → 任务创建 → 7 个节点 → 已完成；异常时 → 提醒中心 → 任务详情处理 → 重跑 → 已完成。</w:t>
              </w:r>
            </w:ins>
          </w:p>
          <w:p w14:paraId="09380F06" w14:textId="77777777" w:rsidR="00D1328D" w:rsidRPr="00C2723C" w:rsidDel="00C2723C" w:rsidRDefault="003C487A">
            <w:pPr>
              <w:spacing w:line="260" w:lineRule="auto"/>
              <w:rPr>
                <w:del w:id="874" w:author="Li, Chandler Changjun" w:date="2026-10-21T14:57:00Z" w16du:dateUtc="2026-10-21T06:57:00Z"/>
                <w:sz w:val="15"/>
                <w:szCs w:val="15"/>
                <w:rPrChange w:id="875" w:author="Li, Chandler Changjun" w:date="2026-10-21T14:57:00Z" w16du:dateUtc="2026-10-21T06:57:00Z">
                  <w:rPr>
                    <w:del w:id="876" w:author="Li, Chandler Changjun" w:date="2026-10-21T14:57:00Z" w16du:dateUtc="2026-10-21T06:57:00Z"/>
                  </w:rPr>
                </w:rPrChange>
              </w:rPr>
            </w:pPr>
            <w:del w:id="877" w:author="Li, Chandler Changjun" w:date="2026-10-21T14:57:00Z" w16du:dateUtc="2026-10-21T06:57:00Z">
              <w:r w:rsidRPr="00C2723C" w:rsidDel="00C2723C">
                <w:rPr>
                  <w:b/>
                  <w:bCs/>
                  <w:sz w:val="15"/>
                  <w:szCs w:val="15"/>
                  <w:rPrChange w:id="878" w:author="Li, Chandler Changjun" w:date="2026-10-21T14:57:00Z" w16du:dateUtc="2026-10-21T06:57:00Z">
                    <w:rPr>
                      <w:b/>
                      <w:bCs/>
                      <w:sz w:val="16"/>
                      <w:szCs w:val="16"/>
                    </w:rPr>
                  </w:rPrChange>
                </w:rPr>
                <w:delText>从</w:delText>
              </w:r>
            </w:del>
          </w:p>
        </w:tc>
        <w:tc>
          <w:tcPr>
            <w:tcW w:w="4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07" w14:textId="77777777" w:rsidR="00D1328D" w:rsidRPr="00C2723C" w:rsidDel="00C2723C" w:rsidRDefault="003C487A">
            <w:pPr>
              <w:spacing w:line="260" w:lineRule="auto"/>
              <w:rPr>
                <w:del w:id="879" w:author="Li, Chandler Changjun" w:date="2026-10-21T14:57:00Z" w16du:dateUtc="2026-10-21T06:57:00Z"/>
                <w:sz w:val="15"/>
                <w:szCs w:val="15"/>
                <w:rPrChange w:id="880" w:author="Li, Chandler Changjun" w:date="2026-10-21T14:57:00Z" w16du:dateUtc="2026-10-21T06:57:00Z">
                  <w:rPr>
                    <w:del w:id="881" w:author="Li, Chandler Changjun" w:date="2026-10-21T14:57:00Z" w16du:dateUtc="2026-10-21T06:57:00Z"/>
                  </w:rPr>
                </w:rPrChange>
              </w:rPr>
            </w:pPr>
            <w:del w:id="882" w:author="Li, Chandler Changjun" w:date="2026-10-21T14:57:00Z" w16du:dateUtc="2026-10-21T06:57:00Z">
              <w:r w:rsidRPr="00C2723C" w:rsidDel="00C2723C">
                <w:rPr>
                  <w:b/>
                  <w:bCs/>
                  <w:sz w:val="15"/>
                  <w:szCs w:val="15"/>
                  <w:rPrChange w:id="883" w:author="Li, Chandler Changjun" w:date="2026-10-21T14:57:00Z" w16du:dateUtc="2026-10-21T06:57:00Z">
                    <w:rPr>
                      <w:b/>
                      <w:bCs/>
                      <w:sz w:val="16"/>
                      <w:szCs w:val="16"/>
                    </w:rPr>
                  </w:rPrChange>
                </w:rPr>
                <w:delText>操作</w:delText>
              </w:r>
            </w:del>
          </w:p>
        </w:tc>
        <w:tc>
          <w:tcPr>
            <w:tcW w:w="351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08" w14:textId="77777777" w:rsidR="00D1328D" w:rsidRPr="00C2723C" w:rsidDel="00C2723C" w:rsidRDefault="003C487A">
            <w:pPr>
              <w:spacing w:line="260" w:lineRule="auto"/>
              <w:rPr>
                <w:del w:id="884" w:author="Li, Chandler Changjun" w:date="2026-10-21T14:57:00Z" w16du:dateUtc="2026-10-21T06:57:00Z"/>
                <w:sz w:val="15"/>
                <w:szCs w:val="15"/>
                <w:rPrChange w:id="885" w:author="Li, Chandler Changjun" w:date="2026-10-21T14:57:00Z" w16du:dateUtc="2026-10-21T06:57:00Z">
                  <w:rPr>
                    <w:del w:id="886" w:author="Li, Chandler Changjun" w:date="2026-10-21T14:57:00Z" w16du:dateUtc="2026-10-21T06:57:00Z"/>
                  </w:rPr>
                </w:rPrChange>
              </w:rPr>
            </w:pPr>
            <w:del w:id="887" w:author="Li, Chandler Changjun" w:date="2026-10-21T14:57:00Z" w16du:dateUtc="2026-10-21T06:57:00Z">
              <w:r w:rsidRPr="00C2723C" w:rsidDel="00C2723C">
                <w:rPr>
                  <w:b/>
                  <w:bCs/>
                  <w:sz w:val="15"/>
                  <w:szCs w:val="15"/>
                  <w:rPrChange w:id="888" w:author="Li, Chandler Changjun" w:date="2026-10-21T14:57:00Z" w16du:dateUtc="2026-10-21T06:57:00Z">
                    <w:rPr>
                      <w:b/>
                      <w:bCs/>
                      <w:sz w:val="16"/>
                      <w:szCs w:val="16"/>
                    </w:rPr>
                  </w:rPrChange>
                </w:rPr>
                <w:delText>到</w:delText>
              </w:r>
            </w:del>
          </w:p>
        </w:tc>
      </w:tr>
      <w:tr w:rsidR="00D1328D" w:rsidRPr="00C2723C" w:rsidDel="00C2723C" w14:paraId="09380F0D" w14:textId="3B6F507B" w:rsidTr="00C2723C">
        <w:trPr>
          <w:cantSplit/>
          <w:del w:id="889" w:author="Li, Chandler Changjun" w:date="2026-10-21T14:57:00Z" w16du:dateUtc="2026-10-21T06:57:00Z"/>
        </w:trPr>
        <w:tc>
          <w:tcPr>
            <w:tcW w:w="1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0A" w14:textId="77777777" w:rsidR="00D1328D" w:rsidRPr="00C2723C" w:rsidDel="00C2723C" w:rsidRDefault="003C487A">
            <w:pPr>
              <w:spacing w:line="260" w:lineRule="auto"/>
              <w:rPr>
                <w:del w:id="890" w:author="Li, Chandler Changjun" w:date="2026-10-21T14:57:00Z" w16du:dateUtc="2026-10-21T06:57:00Z"/>
                <w:sz w:val="15"/>
                <w:szCs w:val="15"/>
                <w:rPrChange w:id="891" w:author="Li, Chandler Changjun" w:date="2026-10-21T14:57:00Z" w16du:dateUtc="2026-10-21T06:57:00Z">
                  <w:rPr>
                    <w:del w:id="892" w:author="Li, Chandler Changjun" w:date="2026-10-21T14:57:00Z" w16du:dateUtc="2026-10-21T06:57:00Z"/>
                  </w:rPr>
                </w:rPrChange>
              </w:rPr>
            </w:pPr>
            <w:del w:id="893" w:author="Li, Chandler Changjun" w:date="2026-10-21T14:57:00Z" w16du:dateUtc="2026-10-21T06:57:00Z">
              <w:r w:rsidRPr="00C2723C" w:rsidDel="00C2723C">
                <w:rPr>
                  <w:sz w:val="15"/>
                  <w:szCs w:val="15"/>
                  <w:rPrChange w:id="894" w:author="Li, Chandler Changjun" w:date="2026-10-21T14:57:00Z" w16du:dateUtc="2026-10-21T06:57:00Z">
                    <w:rPr>
                      <w:sz w:val="16"/>
                      <w:szCs w:val="16"/>
                    </w:rPr>
                  </w:rPrChange>
                </w:rPr>
                <w:delText>工作台</w:delText>
              </w:r>
            </w:del>
          </w:p>
        </w:tc>
        <w:tc>
          <w:tcPr>
            <w:tcW w:w="4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0B" w14:textId="77777777" w:rsidR="00D1328D" w:rsidRPr="00C2723C" w:rsidDel="00C2723C" w:rsidRDefault="003C487A">
            <w:pPr>
              <w:spacing w:line="260" w:lineRule="auto"/>
              <w:rPr>
                <w:del w:id="895" w:author="Li, Chandler Changjun" w:date="2026-10-21T14:57:00Z" w16du:dateUtc="2026-10-21T06:57:00Z"/>
                <w:sz w:val="15"/>
                <w:szCs w:val="15"/>
                <w:rPrChange w:id="896" w:author="Li, Chandler Changjun" w:date="2026-10-21T14:57:00Z" w16du:dateUtc="2026-10-21T06:57:00Z">
                  <w:rPr>
                    <w:del w:id="897" w:author="Li, Chandler Changjun" w:date="2026-10-21T14:57:00Z" w16du:dateUtc="2026-10-21T06:57:00Z"/>
                  </w:rPr>
                </w:rPrChange>
              </w:rPr>
            </w:pPr>
            <w:del w:id="898" w:author="Li, Chandler Changjun" w:date="2026-10-21T14:57:00Z" w16du:dateUtc="2026-10-21T06:57:00Z">
              <w:r w:rsidRPr="00C2723C" w:rsidDel="00C2723C">
                <w:rPr>
                  <w:sz w:val="15"/>
                  <w:szCs w:val="15"/>
                  <w:rPrChange w:id="899" w:author="Li, Chandler Changjun" w:date="2026-10-21T14:57:00Z" w16du:dateUtc="2026-10-21T06:57:00Z">
                    <w:rPr>
                      <w:sz w:val="16"/>
                      <w:szCs w:val="16"/>
                    </w:rPr>
                  </w:rPrChange>
                </w:rPr>
                <w:delText>点“已完成数 / 执行中 / 待人工处理”</w:delText>
              </w:r>
            </w:del>
          </w:p>
        </w:tc>
        <w:tc>
          <w:tcPr>
            <w:tcW w:w="351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0C" w14:textId="77777777" w:rsidR="00D1328D" w:rsidRPr="00C2723C" w:rsidDel="00C2723C" w:rsidRDefault="003C487A">
            <w:pPr>
              <w:spacing w:line="260" w:lineRule="auto"/>
              <w:rPr>
                <w:del w:id="900" w:author="Li, Chandler Changjun" w:date="2026-10-21T14:57:00Z" w16du:dateUtc="2026-10-21T06:57:00Z"/>
                <w:sz w:val="15"/>
                <w:szCs w:val="15"/>
                <w:rPrChange w:id="901" w:author="Li, Chandler Changjun" w:date="2026-10-21T14:57:00Z" w16du:dateUtc="2026-10-21T06:57:00Z">
                  <w:rPr>
                    <w:del w:id="902" w:author="Li, Chandler Changjun" w:date="2026-10-21T14:57:00Z" w16du:dateUtc="2026-10-21T06:57:00Z"/>
                  </w:rPr>
                </w:rPrChange>
              </w:rPr>
            </w:pPr>
            <w:del w:id="903" w:author="Li, Chandler Changjun" w:date="2026-10-21T14:57:00Z" w16du:dateUtc="2026-10-21T06:57:00Z">
              <w:r w:rsidRPr="00C2723C" w:rsidDel="00C2723C">
                <w:rPr>
                  <w:sz w:val="15"/>
                  <w:szCs w:val="15"/>
                  <w:rPrChange w:id="904" w:author="Li, Chandler Changjun" w:date="2026-10-21T14:57:00Z" w16du:dateUtc="2026-10-21T06:57:00Z">
                    <w:rPr>
                      <w:sz w:val="16"/>
                      <w:szCs w:val="16"/>
                    </w:rPr>
                  </w:rPrChange>
                </w:rPr>
                <w:delText>任务中心，带对应筛选</w:delText>
              </w:r>
            </w:del>
          </w:p>
        </w:tc>
      </w:tr>
      <w:tr w:rsidR="00D1328D" w:rsidRPr="00C2723C" w:rsidDel="00C2723C" w14:paraId="09380F11" w14:textId="2CA1348B" w:rsidTr="00C2723C">
        <w:trPr>
          <w:cantSplit/>
          <w:del w:id="905" w:author="Li, Chandler Changjun" w:date="2026-10-21T14:57:00Z" w16du:dateUtc="2026-10-21T06:57:00Z"/>
        </w:trPr>
        <w:tc>
          <w:tcPr>
            <w:tcW w:w="1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0E" w14:textId="77777777" w:rsidR="00D1328D" w:rsidRPr="00C2723C" w:rsidDel="00C2723C" w:rsidRDefault="003C487A">
            <w:pPr>
              <w:spacing w:line="260" w:lineRule="auto"/>
              <w:rPr>
                <w:del w:id="906" w:author="Li, Chandler Changjun" w:date="2026-10-21T14:57:00Z" w16du:dateUtc="2026-10-21T06:57:00Z"/>
                <w:sz w:val="15"/>
                <w:szCs w:val="15"/>
                <w:rPrChange w:id="907" w:author="Li, Chandler Changjun" w:date="2026-10-21T14:57:00Z" w16du:dateUtc="2026-10-21T06:57:00Z">
                  <w:rPr>
                    <w:del w:id="908" w:author="Li, Chandler Changjun" w:date="2026-10-21T14:57:00Z" w16du:dateUtc="2026-10-21T06:57:00Z"/>
                  </w:rPr>
                </w:rPrChange>
              </w:rPr>
            </w:pPr>
            <w:del w:id="909" w:author="Li, Chandler Changjun" w:date="2026-10-21T14:57:00Z" w16du:dateUtc="2026-10-21T06:57:00Z">
              <w:r w:rsidRPr="00C2723C" w:rsidDel="00C2723C">
                <w:rPr>
                  <w:sz w:val="15"/>
                  <w:szCs w:val="15"/>
                  <w:rPrChange w:id="910" w:author="Li, Chandler Changjun" w:date="2026-10-21T14:57:00Z" w16du:dateUtc="2026-10-21T06:57:00Z">
                    <w:rPr>
                      <w:sz w:val="16"/>
                      <w:szCs w:val="16"/>
                    </w:rPr>
                  </w:rPrChange>
                </w:rPr>
                <w:delText>工作台</w:delText>
              </w:r>
            </w:del>
          </w:p>
        </w:tc>
        <w:tc>
          <w:tcPr>
            <w:tcW w:w="4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0F" w14:textId="77777777" w:rsidR="00D1328D" w:rsidRPr="00C2723C" w:rsidDel="00C2723C" w:rsidRDefault="003C487A">
            <w:pPr>
              <w:spacing w:line="260" w:lineRule="auto"/>
              <w:rPr>
                <w:del w:id="911" w:author="Li, Chandler Changjun" w:date="2026-10-21T14:57:00Z" w16du:dateUtc="2026-10-21T06:57:00Z"/>
                <w:sz w:val="15"/>
                <w:szCs w:val="15"/>
                <w:rPrChange w:id="912" w:author="Li, Chandler Changjun" w:date="2026-10-21T14:57:00Z" w16du:dateUtc="2026-10-21T06:57:00Z">
                  <w:rPr>
                    <w:del w:id="913" w:author="Li, Chandler Changjun" w:date="2026-10-21T14:57:00Z" w16du:dateUtc="2026-10-21T06:57:00Z"/>
                  </w:rPr>
                </w:rPrChange>
              </w:rPr>
            </w:pPr>
            <w:del w:id="914" w:author="Li, Chandler Changjun" w:date="2026-10-21T14:57:00Z" w16du:dateUtc="2026-10-21T06:57:00Z">
              <w:r w:rsidRPr="00C2723C" w:rsidDel="00C2723C">
                <w:rPr>
                  <w:sz w:val="15"/>
                  <w:szCs w:val="15"/>
                  <w:rPrChange w:id="915" w:author="Li, Chandler Changjun" w:date="2026-10-21T14:57:00Z" w16du:dateUtc="2026-10-21T06:57:00Z">
                    <w:rPr>
                      <w:sz w:val="16"/>
                      <w:szCs w:val="16"/>
                    </w:rPr>
                  </w:rPrChange>
                </w:rPr>
                <w:delText>点“已发送邮件数”</w:delText>
              </w:r>
            </w:del>
          </w:p>
        </w:tc>
        <w:tc>
          <w:tcPr>
            <w:tcW w:w="351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10" w14:textId="77777777" w:rsidR="00D1328D" w:rsidRPr="00C2723C" w:rsidDel="00C2723C" w:rsidRDefault="003C487A">
            <w:pPr>
              <w:spacing w:line="260" w:lineRule="auto"/>
              <w:rPr>
                <w:del w:id="916" w:author="Li, Chandler Changjun" w:date="2026-10-21T14:57:00Z" w16du:dateUtc="2026-10-21T06:57:00Z"/>
                <w:sz w:val="15"/>
                <w:szCs w:val="15"/>
                <w:rPrChange w:id="917" w:author="Li, Chandler Changjun" w:date="2026-10-21T14:57:00Z" w16du:dateUtc="2026-10-21T06:57:00Z">
                  <w:rPr>
                    <w:del w:id="918" w:author="Li, Chandler Changjun" w:date="2026-10-21T14:57:00Z" w16du:dateUtc="2026-10-21T06:57:00Z"/>
                  </w:rPr>
                </w:rPrChange>
              </w:rPr>
            </w:pPr>
            <w:del w:id="919" w:author="Li, Chandler Changjun" w:date="2026-10-21T14:57:00Z" w16du:dateUtc="2026-10-21T06:57:00Z">
              <w:r w:rsidRPr="00C2723C" w:rsidDel="00C2723C">
                <w:rPr>
                  <w:sz w:val="15"/>
                  <w:szCs w:val="15"/>
                  <w:rPrChange w:id="920" w:author="Li, Chandler Changjun" w:date="2026-10-21T14:57:00Z" w16du:dateUtc="2026-10-21T06:57:00Z">
                    <w:rPr>
                      <w:sz w:val="16"/>
                      <w:szCs w:val="16"/>
                    </w:rPr>
                  </w:rPrChange>
                </w:rPr>
                <w:delText>邮件中心 · 已发送列表</w:delText>
              </w:r>
            </w:del>
          </w:p>
        </w:tc>
      </w:tr>
      <w:tr w:rsidR="00D1328D" w:rsidRPr="00C2723C" w:rsidDel="00C2723C" w14:paraId="09380F15" w14:textId="7BA2D032" w:rsidTr="00C2723C">
        <w:trPr>
          <w:cantSplit/>
          <w:del w:id="921" w:author="Li, Chandler Changjun" w:date="2026-10-21T14:57:00Z" w16du:dateUtc="2026-10-21T06:57:00Z"/>
        </w:trPr>
        <w:tc>
          <w:tcPr>
            <w:tcW w:w="1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12" w14:textId="77777777" w:rsidR="00D1328D" w:rsidRPr="00C2723C" w:rsidDel="00C2723C" w:rsidRDefault="003C487A">
            <w:pPr>
              <w:spacing w:line="260" w:lineRule="auto"/>
              <w:rPr>
                <w:del w:id="922" w:author="Li, Chandler Changjun" w:date="2026-10-21T14:57:00Z" w16du:dateUtc="2026-10-21T06:57:00Z"/>
                <w:sz w:val="15"/>
                <w:szCs w:val="15"/>
                <w:rPrChange w:id="923" w:author="Li, Chandler Changjun" w:date="2026-10-21T14:57:00Z" w16du:dateUtc="2026-10-21T06:57:00Z">
                  <w:rPr>
                    <w:del w:id="924" w:author="Li, Chandler Changjun" w:date="2026-10-21T14:57:00Z" w16du:dateUtc="2026-10-21T06:57:00Z"/>
                  </w:rPr>
                </w:rPrChange>
              </w:rPr>
            </w:pPr>
            <w:del w:id="925" w:author="Li, Chandler Changjun" w:date="2026-10-21T14:57:00Z" w16du:dateUtc="2026-10-21T06:57:00Z">
              <w:r w:rsidRPr="00C2723C" w:rsidDel="00C2723C">
                <w:rPr>
                  <w:sz w:val="15"/>
                  <w:szCs w:val="15"/>
                  <w:rPrChange w:id="926" w:author="Li, Chandler Changjun" w:date="2026-10-21T14:57:00Z" w16du:dateUtc="2026-10-21T06:57:00Z">
                    <w:rPr>
                      <w:sz w:val="16"/>
                      <w:szCs w:val="16"/>
                    </w:rPr>
                  </w:rPrChange>
                </w:rPr>
                <w:delText>任务中心</w:delText>
              </w:r>
            </w:del>
          </w:p>
        </w:tc>
        <w:tc>
          <w:tcPr>
            <w:tcW w:w="4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13" w14:textId="77777777" w:rsidR="00D1328D" w:rsidRPr="00C2723C" w:rsidDel="00C2723C" w:rsidRDefault="003C487A">
            <w:pPr>
              <w:spacing w:line="260" w:lineRule="auto"/>
              <w:rPr>
                <w:del w:id="927" w:author="Li, Chandler Changjun" w:date="2026-10-21T14:57:00Z" w16du:dateUtc="2026-10-21T06:57:00Z"/>
                <w:sz w:val="15"/>
                <w:szCs w:val="15"/>
                <w:rPrChange w:id="928" w:author="Li, Chandler Changjun" w:date="2026-10-21T14:57:00Z" w16du:dateUtc="2026-10-21T06:57:00Z">
                  <w:rPr>
                    <w:del w:id="929" w:author="Li, Chandler Changjun" w:date="2026-10-21T14:57:00Z" w16du:dateUtc="2026-10-21T06:57:00Z"/>
                  </w:rPr>
                </w:rPrChange>
              </w:rPr>
            </w:pPr>
            <w:del w:id="930" w:author="Li, Chandler Changjun" w:date="2026-10-21T14:57:00Z" w16du:dateUtc="2026-10-21T06:57:00Z">
              <w:r w:rsidRPr="00C2723C" w:rsidDel="00C2723C">
                <w:rPr>
                  <w:sz w:val="15"/>
                  <w:szCs w:val="15"/>
                  <w:rPrChange w:id="931" w:author="Li, Chandler Changjun" w:date="2026-10-21T14:57:00Z" w16du:dateUtc="2026-10-21T06:57:00Z">
                    <w:rPr>
                      <w:sz w:val="16"/>
                      <w:szCs w:val="16"/>
                    </w:rPr>
                  </w:rPrChange>
                </w:rPr>
                <w:delText>点任务行</w:delText>
              </w:r>
            </w:del>
          </w:p>
        </w:tc>
        <w:tc>
          <w:tcPr>
            <w:tcW w:w="351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14" w14:textId="77777777" w:rsidR="00D1328D" w:rsidRPr="00C2723C" w:rsidDel="00C2723C" w:rsidRDefault="003C487A">
            <w:pPr>
              <w:spacing w:line="260" w:lineRule="auto"/>
              <w:rPr>
                <w:del w:id="932" w:author="Li, Chandler Changjun" w:date="2026-10-21T14:57:00Z" w16du:dateUtc="2026-10-21T06:57:00Z"/>
                <w:sz w:val="15"/>
                <w:szCs w:val="15"/>
                <w:rPrChange w:id="933" w:author="Li, Chandler Changjun" w:date="2026-10-21T14:57:00Z" w16du:dateUtc="2026-10-21T06:57:00Z">
                  <w:rPr>
                    <w:del w:id="934" w:author="Li, Chandler Changjun" w:date="2026-10-21T14:57:00Z" w16du:dateUtc="2026-10-21T06:57:00Z"/>
                  </w:rPr>
                </w:rPrChange>
              </w:rPr>
            </w:pPr>
            <w:del w:id="935" w:author="Li, Chandler Changjun" w:date="2026-10-21T14:57:00Z" w16du:dateUtc="2026-10-21T06:57:00Z">
              <w:r w:rsidRPr="00C2723C" w:rsidDel="00C2723C">
                <w:rPr>
                  <w:sz w:val="15"/>
                  <w:szCs w:val="15"/>
                  <w:rPrChange w:id="936" w:author="Li, Chandler Changjun" w:date="2026-10-21T14:57:00Z" w16du:dateUtc="2026-10-21T06:57:00Z">
                    <w:rPr>
                      <w:sz w:val="16"/>
                      <w:szCs w:val="16"/>
                    </w:rPr>
                  </w:rPrChange>
                </w:rPr>
                <w:delText>任务详情</w:delText>
              </w:r>
            </w:del>
          </w:p>
        </w:tc>
      </w:tr>
      <w:tr w:rsidR="00D1328D" w:rsidRPr="00C2723C" w:rsidDel="00C2723C" w14:paraId="09380F19" w14:textId="1431A353" w:rsidTr="00C2723C">
        <w:trPr>
          <w:cantSplit/>
          <w:del w:id="937" w:author="Li, Chandler Changjun" w:date="2026-10-21T14:57:00Z" w16du:dateUtc="2026-10-21T06:57:00Z"/>
        </w:trPr>
        <w:tc>
          <w:tcPr>
            <w:tcW w:w="1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16" w14:textId="77777777" w:rsidR="00D1328D" w:rsidRPr="00C2723C" w:rsidDel="00C2723C" w:rsidRDefault="003C487A">
            <w:pPr>
              <w:spacing w:line="260" w:lineRule="auto"/>
              <w:rPr>
                <w:del w:id="938" w:author="Li, Chandler Changjun" w:date="2026-10-21T14:57:00Z" w16du:dateUtc="2026-10-21T06:57:00Z"/>
                <w:sz w:val="15"/>
                <w:szCs w:val="15"/>
                <w:rPrChange w:id="939" w:author="Li, Chandler Changjun" w:date="2026-10-21T14:57:00Z" w16du:dateUtc="2026-10-21T06:57:00Z">
                  <w:rPr>
                    <w:del w:id="940" w:author="Li, Chandler Changjun" w:date="2026-10-21T14:57:00Z" w16du:dateUtc="2026-10-21T06:57:00Z"/>
                  </w:rPr>
                </w:rPrChange>
              </w:rPr>
            </w:pPr>
            <w:del w:id="941" w:author="Li, Chandler Changjun" w:date="2026-10-21T14:57:00Z" w16du:dateUtc="2026-10-21T06:57:00Z">
              <w:r w:rsidRPr="00C2723C" w:rsidDel="00C2723C">
                <w:rPr>
                  <w:sz w:val="15"/>
                  <w:szCs w:val="15"/>
                  <w:rPrChange w:id="942" w:author="Li, Chandler Changjun" w:date="2026-10-21T14:57:00Z" w16du:dateUtc="2026-10-21T06:57:00Z">
                    <w:rPr>
                      <w:sz w:val="16"/>
                      <w:szCs w:val="16"/>
                    </w:rPr>
                  </w:rPrChange>
                </w:rPr>
                <w:delText>提醒中心</w:delText>
              </w:r>
            </w:del>
          </w:p>
        </w:tc>
        <w:tc>
          <w:tcPr>
            <w:tcW w:w="4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17" w14:textId="77777777" w:rsidR="00D1328D" w:rsidRPr="00C2723C" w:rsidDel="00C2723C" w:rsidRDefault="003C487A">
            <w:pPr>
              <w:spacing w:line="260" w:lineRule="auto"/>
              <w:rPr>
                <w:del w:id="943" w:author="Li, Chandler Changjun" w:date="2026-10-21T14:57:00Z" w16du:dateUtc="2026-10-21T06:57:00Z"/>
                <w:sz w:val="15"/>
                <w:szCs w:val="15"/>
                <w:rPrChange w:id="944" w:author="Li, Chandler Changjun" w:date="2026-10-21T14:57:00Z" w16du:dateUtc="2026-10-21T06:57:00Z">
                  <w:rPr>
                    <w:del w:id="945" w:author="Li, Chandler Changjun" w:date="2026-10-21T14:57:00Z" w16du:dateUtc="2026-10-21T06:57:00Z"/>
                  </w:rPr>
                </w:rPrChange>
              </w:rPr>
            </w:pPr>
            <w:del w:id="946" w:author="Li, Chandler Changjun" w:date="2026-10-21T14:57:00Z" w16du:dateUtc="2026-10-21T06:57:00Z">
              <w:r w:rsidRPr="00C2723C" w:rsidDel="00C2723C">
                <w:rPr>
                  <w:sz w:val="15"/>
                  <w:szCs w:val="15"/>
                  <w:rPrChange w:id="947" w:author="Li, Chandler Changjun" w:date="2026-10-21T14:57:00Z" w16du:dateUtc="2026-10-21T06:57:00Z">
                    <w:rPr>
                      <w:sz w:val="16"/>
                      <w:szCs w:val="16"/>
                    </w:rPr>
                  </w:rPrChange>
                </w:rPr>
                <w:delText>点提醒</w:delText>
              </w:r>
            </w:del>
          </w:p>
        </w:tc>
        <w:tc>
          <w:tcPr>
            <w:tcW w:w="351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18" w14:textId="77777777" w:rsidR="00D1328D" w:rsidRPr="00C2723C" w:rsidDel="00C2723C" w:rsidRDefault="003C487A">
            <w:pPr>
              <w:spacing w:line="260" w:lineRule="auto"/>
              <w:rPr>
                <w:del w:id="948" w:author="Li, Chandler Changjun" w:date="2026-10-21T14:57:00Z" w16du:dateUtc="2026-10-21T06:57:00Z"/>
                <w:sz w:val="15"/>
                <w:szCs w:val="15"/>
                <w:rPrChange w:id="949" w:author="Li, Chandler Changjun" w:date="2026-10-21T14:57:00Z" w16du:dateUtc="2026-10-21T06:57:00Z">
                  <w:rPr>
                    <w:del w:id="950" w:author="Li, Chandler Changjun" w:date="2026-10-21T14:57:00Z" w16du:dateUtc="2026-10-21T06:57:00Z"/>
                  </w:rPr>
                </w:rPrChange>
              </w:rPr>
            </w:pPr>
            <w:del w:id="951" w:author="Li, Chandler Changjun" w:date="2026-10-21T14:57:00Z" w16du:dateUtc="2026-10-21T06:57:00Z">
              <w:r w:rsidRPr="00C2723C" w:rsidDel="00C2723C">
                <w:rPr>
                  <w:sz w:val="15"/>
                  <w:szCs w:val="15"/>
                  <w:rPrChange w:id="952" w:author="Li, Chandler Changjun" w:date="2026-10-21T14:57:00Z" w16du:dateUtc="2026-10-21T06:57:00Z">
                    <w:rPr>
                      <w:sz w:val="16"/>
                      <w:szCs w:val="16"/>
                    </w:rPr>
                  </w:rPrChange>
                </w:rPr>
                <w:delText>任务详情</w:delText>
              </w:r>
            </w:del>
          </w:p>
        </w:tc>
      </w:tr>
      <w:tr w:rsidR="00D1328D" w:rsidRPr="00C2723C" w:rsidDel="00C2723C" w14:paraId="09380F1D" w14:textId="5FC0D354" w:rsidTr="00C2723C">
        <w:trPr>
          <w:cantSplit/>
          <w:del w:id="953" w:author="Li, Chandler Changjun" w:date="2026-10-21T14:57:00Z" w16du:dateUtc="2026-10-21T06:57:00Z"/>
        </w:trPr>
        <w:tc>
          <w:tcPr>
            <w:tcW w:w="1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1A" w14:textId="77777777" w:rsidR="00D1328D" w:rsidRPr="00C2723C" w:rsidDel="00C2723C" w:rsidRDefault="003C487A">
            <w:pPr>
              <w:spacing w:line="260" w:lineRule="auto"/>
              <w:rPr>
                <w:del w:id="954" w:author="Li, Chandler Changjun" w:date="2026-10-21T14:57:00Z" w16du:dateUtc="2026-10-21T06:57:00Z"/>
                <w:sz w:val="15"/>
                <w:szCs w:val="15"/>
                <w:rPrChange w:id="955" w:author="Li, Chandler Changjun" w:date="2026-10-21T14:57:00Z" w16du:dateUtc="2026-10-21T06:57:00Z">
                  <w:rPr>
                    <w:del w:id="956" w:author="Li, Chandler Changjun" w:date="2026-10-21T14:57:00Z" w16du:dateUtc="2026-10-21T06:57:00Z"/>
                  </w:rPr>
                </w:rPrChange>
              </w:rPr>
            </w:pPr>
            <w:del w:id="957" w:author="Li, Chandler Changjun" w:date="2026-10-21T14:57:00Z" w16du:dateUtc="2026-10-21T06:57:00Z">
              <w:r w:rsidRPr="00C2723C" w:rsidDel="00C2723C">
                <w:rPr>
                  <w:sz w:val="15"/>
                  <w:szCs w:val="15"/>
                  <w:rPrChange w:id="958" w:author="Li, Chandler Changjun" w:date="2026-10-21T14:57:00Z" w16du:dateUtc="2026-10-21T06:57:00Z">
                    <w:rPr>
                      <w:sz w:val="16"/>
                      <w:szCs w:val="16"/>
                    </w:rPr>
                  </w:rPrChange>
                </w:rPr>
                <w:delText>任务详情</w:delText>
              </w:r>
            </w:del>
          </w:p>
        </w:tc>
        <w:tc>
          <w:tcPr>
            <w:tcW w:w="4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1B" w14:textId="77777777" w:rsidR="00D1328D" w:rsidRPr="00C2723C" w:rsidDel="00C2723C" w:rsidRDefault="003C487A">
            <w:pPr>
              <w:spacing w:line="260" w:lineRule="auto"/>
              <w:rPr>
                <w:del w:id="959" w:author="Li, Chandler Changjun" w:date="2026-10-21T14:57:00Z" w16du:dateUtc="2026-10-21T06:57:00Z"/>
                <w:sz w:val="15"/>
                <w:szCs w:val="15"/>
                <w:rPrChange w:id="960" w:author="Li, Chandler Changjun" w:date="2026-10-21T14:57:00Z" w16du:dateUtc="2026-10-21T06:57:00Z">
                  <w:rPr>
                    <w:del w:id="961" w:author="Li, Chandler Changjun" w:date="2026-10-21T14:57:00Z" w16du:dateUtc="2026-10-21T06:57:00Z"/>
                  </w:rPr>
                </w:rPrChange>
              </w:rPr>
            </w:pPr>
            <w:del w:id="962" w:author="Li, Chandler Changjun" w:date="2026-10-21T14:57:00Z" w16du:dateUtc="2026-10-21T06:57:00Z">
              <w:r w:rsidRPr="00C2723C" w:rsidDel="00C2723C">
                <w:rPr>
                  <w:sz w:val="15"/>
                  <w:szCs w:val="15"/>
                  <w:rPrChange w:id="963" w:author="Li, Chandler Changjun" w:date="2026-10-21T14:57:00Z" w16du:dateUtc="2026-10-21T06:57:00Z">
                    <w:rPr>
                      <w:sz w:val="16"/>
                      <w:szCs w:val="16"/>
                    </w:rPr>
                  </w:rPrChange>
                </w:rPr>
                <w:delText>返回任务中心</w:delText>
              </w:r>
            </w:del>
          </w:p>
        </w:tc>
        <w:tc>
          <w:tcPr>
            <w:tcW w:w="351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1C" w14:textId="77777777" w:rsidR="00D1328D" w:rsidRPr="00C2723C" w:rsidDel="00C2723C" w:rsidRDefault="003C487A">
            <w:pPr>
              <w:spacing w:line="260" w:lineRule="auto"/>
              <w:rPr>
                <w:del w:id="964" w:author="Li, Chandler Changjun" w:date="2026-10-21T14:57:00Z" w16du:dateUtc="2026-10-21T06:57:00Z"/>
                <w:sz w:val="15"/>
                <w:szCs w:val="15"/>
                <w:rPrChange w:id="965" w:author="Li, Chandler Changjun" w:date="2026-10-21T14:57:00Z" w16du:dateUtc="2026-10-21T06:57:00Z">
                  <w:rPr>
                    <w:del w:id="966" w:author="Li, Chandler Changjun" w:date="2026-10-21T14:57:00Z" w16du:dateUtc="2026-10-21T06:57:00Z"/>
                  </w:rPr>
                </w:rPrChange>
              </w:rPr>
            </w:pPr>
            <w:del w:id="967" w:author="Li, Chandler Changjun" w:date="2026-10-21T14:57:00Z" w16du:dateUtc="2026-10-21T06:57:00Z">
              <w:r w:rsidRPr="00C2723C" w:rsidDel="00C2723C">
                <w:rPr>
                  <w:sz w:val="15"/>
                  <w:szCs w:val="15"/>
                  <w:rPrChange w:id="968" w:author="Li, Chandler Changjun" w:date="2026-10-21T14:57:00Z" w16du:dateUtc="2026-10-21T06:57:00Z">
                    <w:rPr>
                      <w:sz w:val="16"/>
                      <w:szCs w:val="16"/>
                    </w:rPr>
                  </w:rPrChange>
                </w:rPr>
                <w:delText>任务中心</w:delText>
              </w:r>
            </w:del>
          </w:p>
        </w:tc>
      </w:tr>
      <w:tr w:rsidR="00C2723C" w:rsidRPr="00C2723C" w14:paraId="5A66E602" w14:textId="77777777" w:rsidTr="00C2723C">
        <w:trPr>
          <w:gridAfter w:val="1"/>
          <w:wAfter w:w="6" w:type="dxa"/>
          <w:cantSplit/>
          <w:tblHeader/>
          <w:ins w:id="969" w:author="Li, Chandler Changjun" w:date="2026-10-21T14:57:00Z"/>
        </w:trPr>
        <w:tc>
          <w:tcPr>
            <w:tcW w:w="19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32A27E8" w14:textId="77777777" w:rsidR="00C2723C" w:rsidRPr="00C2723C" w:rsidRDefault="00C2723C" w:rsidP="00C2723C">
            <w:pPr>
              <w:rPr>
                <w:ins w:id="970" w:author="Li, Chandler Changjun" w:date="2026-10-21T14:57:00Z"/>
                <w:sz w:val="15"/>
                <w:szCs w:val="15"/>
                <w:rPrChange w:id="971" w:author="Li, Chandler Changjun" w:date="2026-10-21T14:57:00Z" w16du:dateUtc="2026-10-21T06:57:00Z">
                  <w:rPr>
                    <w:ins w:id="972" w:author="Li, Chandler Changjun" w:date="2026-10-21T14:57:00Z"/>
                  </w:rPr>
                </w:rPrChange>
              </w:rPr>
            </w:pPr>
            <w:ins w:id="973" w:author="Li, Chandler Changjun" w:date="2026-10-21T14:57:00Z">
              <w:r w:rsidRPr="00C2723C">
                <w:rPr>
                  <w:b/>
                  <w:bCs/>
                  <w:sz w:val="15"/>
                  <w:szCs w:val="15"/>
                  <w:rPrChange w:id="974" w:author="Li, Chandler Changjun" w:date="2026-10-21T14:57:00Z" w16du:dateUtc="2026-10-21T06:57:00Z">
                    <w:rPr>
                      <w:b/>
                      <w:bCs/>
                    </w:rPr>
                  </w:rPrChange>
                </w:rPr>
                <w:t>从</w:t>
              </w:r>
            </w:ins>
          </w:p>
        </w:tc>
        <w:tc>
          <w:tcPr>
            <w:tcW w:w="4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349C9F3" w14:textId="77777777" w:rsidR="00C2723C" w:rsidRPr="00C2723C" w:rsidRDefault="00C2723C" w:rsidP="00C2723C">
            <w:pPr>
              <w:rPr>
                <w:ins w:id="975" w:author="Li, Chandler Changjun" w:date="2026-10-21T14:57:00Z"/>
                <w:sz w:val="15"/>
                <w:szCs w:val="15"/>
                <w:rPrChange w:id="976" w:author="Li, Chandler Changjun" w:date="2026-10-21T14:57:00Z" w16du:dateUtc="2026-10-21T06:57:00Z">
                  <w:rPr>
                    <w:ins w:id="977" w:author="Li, Chandler Changjun" w:date="2026-10-21T14:57:00Z"/>
                  </w:rPr>
                </w:rPrChange>
              </w:rPr>
            </w:pPr>
            <w:ins w:id="978" w:author="Li, Chandler Changjun" w:date="2026-10-21T14:57:00Z">
              <w:r w:rsidRPr="00C2723C">
                <w:rPr>
                  <w:b/>
                  <w:bCs/>
                  <w:sz w:val="15"/>
                  <w:szCs w:val="15"/>
                  <w:rPrChange w:id="979" w:author="Li, Chandler Changjun" w:date="2026-10-21T14:57:00Z" w16du:dateUtc="2026-10-21T06:57:00Z">
                    <w:rPr>
                      <w:b/>
                      <w:bCs/>
                    </w:rPr>
                  </w:rPrChange>
                </w:rPr>
                <w:t>操作</w:t>
              </w:r>
            </w:ins>
          </w:p>
        </w:tc>
        <w:tc>
          <w:tcPr>
            <w:tcW w:w="3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0D51A84" w14:textId="77777777" w:rsidR="00C2723C" w:rsidRPr="00C2723C" w:rsidRDefault="00C2723C" w:rsidP="00C2723C">
            <w:pPr>
              <w:rPr>
                <w:ins w:id="980" w:author="Li, Chandler Changjun" w:date="2026-10-21T14:57:00Z"/>
                <w:sz w:val="15"/>
                <w:szCs w:val="15"/>
                <w:rPrChange w:id="981" w:author="Li, Chandler Changjun" w:date="2026-10-21T14:57:00Z" w16du:dateUtc="2026-10-21T06:57:00Z">
                  <w:rPr>
                    <w:ins w:id="982" w:author="Li, Chandler Changjun" w:date="2026-10-21T14:57:00Z"/>
                  </w:rPr>
                </w:rPrChange>
              </w:rPr>
            </w:pPr>
            <w:ins w:id="983" w:author="Li, Chandler Changjun" w:date="2026-10-21T14:57:00Z">
              <w:r w:rsidRPr="00C2723C">
                <w:rPr>
                  <w:b/>
                  <w:bCs/>
                  <w:sz w:val="15"/>
                  <w:szCs w:val="15"/>
                  <w:rPrChange w:id="984" w:author="Li, Chandler Changjun" w:date="2026-10-21T14:57:00Z" w16du:dateUtc="2026-10-21T06:57:00Z">
                    <w:rPr>
                      <w:b/>
                      <w:bCs/>
                    </w:rPr>
                  </w:rPrChange>
                </w:rPr>
                <w:t>到</w:t>
              </w:r>
            </w:ins>
          </w:p>
        </w:tc>
      </w:tr>
      <w:tr w:rsidR="00C2723C" w:rsidRPr="00C2723C" w14:paraId="7C701E0B" w14:textId="77777777" w:rsidTr="00C2723C">
        <w:trPr>
          <w:gridAfter w:val="1"/>
          <w:wAfter w:w="6" w:type="dxa"/>
          <w:cantSplit/>
          <w:ins w:id="985" w:author="Li, Chandler Changjun" w:date="2026-10-21T14:57:00Z"/>
        </w:trPr>
        <w:tc>
          <w:tcPr>
            <w:tcW w:w="19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892D370" w14:textId="77777777" w:rsidR="00C2723C" w:rsidRPr="00C2723C" w:rsidRDefault="00C2723C" w:rsidP="00C2723C">
            <w:pPr>
              <w:rPr>
                <w:ins w:id="986" w:author="Li, Chandler Changjun" w:date="2026-10-21T14:57:00Z"/>
                <w:sz w:val="15"/>
                <w:szCs w:val="15"/>
                <w:rPrChange w:id="987" w:author="Li, Chandler Changjun" w:date="2026-10-21T14:57:00Z" w16du:dateUtc="2026-10-21T06:57:00Z">
                  <w:rPr>
                    <w:ins w:id="988" w:author="Li, Chandler Changjun" w:date="2026-10-21T14:57:00Z"/>
                  </w:rPr>
                </w:rPrChange>
              </w:rPr>
            </w:pPr>
            <w:ins w:id="989" w:author="Li, Chandler Changjun" w:date="2026-10-21T14:57:00Z">
              <w:r w:rsidRPr="00C2723C">
                <w:rPr>
                  <w:sz w:val="15"/>
                  <w:szCs w:val="15"/>
                  <w:rPrChange w:id="990" w:author="Li, Chandler Changjun" w:date="2026-10-21T14:57:00Z" w16du:dateUtc="2026-10-21T06:57:00Z">
                    <w:rPr/>
                  </w:rPrChange>
                </w:rPr>
                <w:t>工作台</w:t>
              </w:r>
            </w:ins>
          </w:p>
        </w:tc>
        <w:tc>
          <w:tcPr>
            <w:tcW w:w="4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3C63B10" w14:textId="77777777" w:rsidR="00C2723C" w:rsidRPr="00C2723C" w:rsidRDefault="00C2723C" w:rsidP="00C2723C">
            <w:pPr>
              <w:rPr>
                <w:ins w:id="991" w:author="Li, Chandler Changjun" w:date="2026-10-21T14:57:00Z"/>
                <w:sz w:val="15"/>
                <w:szCs w:val="15"/>
                <w:rPrChange w:id="992" w:author="Li, Chandler Changjun" w:date="2026-10-21T14:57:00Z" w16du:dateUtc="2026-10-21T06:57:00Z">
                  <w:rPr>
                    <w:ins w:id="993" w:author="Li, Chandler Changjun" w:date="2026-10-21T14:57:00Z"/>
                  </w:rPr>
                </w:rPrChange>
              </w:rPr>
            </w:pPr>
            <w:ins w:id="994" w:author="Li, Chandler Changjun" w:date="2026-10-21T14:57:00Z">
              <w:r w:rsidRPr="00C2723C">
                <w:rPr>
                  <w:sz w:val="15"/>
                  <w:szCs w:val="15"/>
                  <w:rPrChange w:id="995" w:author="Li, Chandler Changjun" w:date="2026-10-21T14:57:00Z" w16du:dateUtc="2026-10-21T06:57:00Z">
                    <w:rPr/>
                  </w:rPrChange>
                </w:rPr>
                <w:t>点“总任务数 / 已完成数 / 执行中 / 待人工处理”</w:t>
              </w:r>
            </w:ins>
          </w:p>
        </w:tc>
        <w:tc>
          <w:tcPr>
            <w:tcW w:w="3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6D4CAAD" w14:textId="77777777" w:rsidR="00C2723C" w:rsidRPr="00C2723C" w:rsidRDefault="00C2723C" w:rsidP="00C2723C">
            <w:pPr>
              <w:rPr>
                <w:ins w:id="996" w:author="Li, Chandler Changjun" w:date="2026-10-21T14:57:00Z"/>
                <w:sz w:val="15"/>
                <w:szCs w:val="15"/>
                <w:rPrChange w:id="997" w:author="Li, Chandler Changjun" w:date="2026-10-21T14:57:00Z" w16du:dateUtc="2026-10-21T06:57:00Z">
                  <w:rPr>
                    <w:ins w:id="998" w:author="Li, Chandler Changjun" w:date="2026-10-21T14:57:00Z"/>
                  </w:rPr>
                </w:rPrChange>
              </w:rPr>
            </w:pPr>
            <w:ins w:id="999" w:author="Li, Chandler Changjun" w:date="2026-10-21T14:57:00Z">
              <w:r w:rsidRPr="00C2723C">
                <w:rPr>
                  <w:sz w:val="15"/>
                  <w:szCs w:val="15"/>
                  <w:rPrChange w:id="1000" w:author="Li, Chandler Changjun" w:date="2026-10-21T14:57:00Z" w16du:dateUtc="2026-10-21T06:57:00Z">
                    <w:rPr/>
                  </w:rPrChange>
                </w:rPr>
                <w:t>Case3-MBPLAP 任务列表，带对应状态和执行时间</w:t>
              </w:r>
            </w:ins>
          </w:p>
        </w:tc>
      </w:tr>
      <w:tr w:rsidR="00C2723C" w:rsidRPr="00C2723C" w14:paraId="190FBFF0" w14:textId="77777777" w:rsidTr="00C2723C">
        <w:trPr>
          <w:gridAfter w:val="1"/>
          <w:wAfter w:w="6" w:type="dxa"/>
          <w:cantSplit/>
          <w:ins w:id="1001" w:author="Li, Chandler Changjun" w:date="2026-10-21T14:57:00Z"/>
        </w:trPr>
        <w:tc>
          <w:tcPr>
            <w:tcW w:w="19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43D8BF9" w14:textId="77777777" w:rsidR="00C2723C" w:rsidRPr="00C2723C" w:rsidRDefault="00C2723C" w:rsidP="00C2723C">
            <w:pPr>
              <w:rPr>
                <w:ins w:id="1002" w:author="Li, Chandler Changjun" w:date="2026-10-21T14:57:00Z"/>
                <w:sz w:val="15"/>
                <w:szCs w:val="15"/>
                <w:rPrChange w:id="1003" w:author="Li, Chandler Changjun" w:date="2026-10-21T14:57:00Z" w16du:dateUtc="2026-10-21T06:57:00Z">
                  <w:rPr>
                    <w:ins w:id="1004" w:author="Li, Chandler Changjun" w:date="2026-10-21T14:57:00Z"/>
                  </w:rPr>
                </w:rPrChange>
              </w:rPr>
            </w:pPr>
            <w:ins w:id="1005" w:author="Li, Chandler Changjun" w:date="2026-10-21T14:57:00Z">
              <w:r w:rsidRPr="00C2723C">
                <w:rPr>
                  <w:sz w:val="15"/>
                  <w:szCs w:val="15"/>
                  <w:rPrChange w:id="1006" w:author="Li, Chandler Changjun" w:date="2026-10-21T14:57:00Z" w16du:dateUtc="2026-10-21T06:57:00Z">
                    <w:rPr/>
                  </w:rPrChange>
                </w:rPr>
                <w:t>任务中心</w:t>
              </w:r>
            </w:ins>
          </w:p>
        </w:tc>
        <w:tc>
          <w:tcPr>
            <w:tcW w:w="4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82FB296" w14:textId="77777777" w:rsidR="00C2723C" w:rsidRPr="00C2723C" w:rsidRDefault="00C2723C" w:rsidP="00C2723C">
            <w:pPr>
              <w:rPr>
                <w:ins w:id="1007" w:author="Li, Chandler Changjun" w:date="2026-10-21T14:57:00Z"/>
                <w:sz w:val="15"/>
                <w:szCs w:val="15"/>
                <w:rPrChange w:id="1008" w:author="Li, Chandler Changjun" w:date="2026-10-21T14:57:00Z" w16du:dateUtc="2026-10-21T06:57:00Z">
                  <w:rPr>
                    <w:ins w:id="1009" w:author="Li, Chandler Changjun" w:date="2026-10-21T14:57:00Z"/>
                  </w:rPr>
                </w:rPrChange>
              </w:rPr>
            </w:pPr>
            <w:ins w:id="1010" w:author="Li, Chandler Changjun" w:date="2026-10-21T14:57:00Z">
              <w:r w:rsidRPr="00C2723C">
                <w:rPr>
                  <w:sz w:val="15"/>
                  <w:szCs w:val="15"/>
                  <w:rPrChange w:id="1011" w:author="Li, Chandler Changjun" w:date="2026-10-21T14:57:00Z" w16du:dateUtc="2026-10-21T06:57:00Z">
                    <w:rPr/>
                  </w:rPrChange>
                </w:rPr>
                <w:t>点任务行</w:t>
              </w:r>
            </w:ins>
          </w:p>
        </w:tc>
        <w:tc>
          <w:tcPr>
            <w:tcW w:w="3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8E30A52" w14:textId="77777777" w:rsidR="00C2723C" w:rsidRPr="00C2723C" w:rsidRDefault="00C2723C" w:rsidP="00C2723C">
            <w:pPr>
              <w:rPr>
                <w:ins w:id="1012" w:author="Li, Chandler Changjun" w:date="2026-10-21T14:57:00Z"/>
                <w:sz w:val="15"/>
                <w:szCs w:val="15"/>
                <w:rPrChange w:id="1013" w:author="Li, Chandler Changjun" w:date="2026-10-21T14:57:00Z" w16du:dateUtc="2026-10-21T06:57:00Z">
                  <w:rPr>
                    <w:ins w:id="1014" w:author="Li, Chandler Changjun" w:date="2026-10-21T14:57:00Z"/>
                  </w:rPr>
                </w:rPrChange>
              </w:rPr>
            </w:pPr>
            <w:ins w:id="1015" w:author="Li, Chandler Changjun" w:date="2026-10-21T14:57:00Z">
              <w:r w:rsidRPr="00C2723C">
                <w:rPr>
                  <w:sz w:val="15"/>
                  <w:szCs w:val="15"/>
                  <w:rPrChange w:id="1016" w:author="Li, Chandler Changjun" w:date="2026-10-21T14:57:00Z" w16du:dateUtc="2026-10-21T06:57:00Z">
                    <w:rPr/>
                  </w:rPrChange>
                </w:rPr>
                <w:t>任务详情</w:t>
              </w:r>
            </w:ins>
          </w:p>
        </w:tc>
      </w:tr>
      <w:tr w:rsidR="00C2723C" w:rsidRPr="00C2723C" w14:paraId="13987E19" w14:textId="77777777" w:rsidTr="00C2723C">
        <w:trPr>
          <w:gridAfter w:val="1"/>
          <w:wAfter w:w="6" w:type="dxa"/>
          <w:cantSplit/>
          <w:ins w:id="1017" w:author="Li, Chandler Changjun" w:date="2026-10-21T14:57:00Z"/>
        </w:trPr>
        <w:tc>
          <w:tcPr>
            <w:tcW w:w="19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C430CFE" w14:textId="77777777" w:rsidR="00C2723C" w:rsidRPr="00C2723C" w:rsidRDefault="00C2723C" w:rsidP="00C2723C">
            <w:pPr>
              <w:rPr>
                <w:ins w:id="1018" w:author="Li, Chandler Changjun" w:date="2026-10-21T14:57:00Z"/>
                <w:sz w:val="15"/>
                <w:szCs w:val="15"/>
                <w:rPrChange w:id="1019" w:author="Li, Chandler Changjun" w:date="2026-10-21T14:57:00Z" w16du:dateUtc="2026-10-21T06:57:00Z">
                  <w:rPr>
                    <w:ins w:id="1020" w:author="Li, Chandler Changjun" w:date="2026-10-21T14:57:00Z"/>
                  </w:rPr>
                </w:rPrChange>
              </w:rPr>
            </w:pPr>
            <w:ins w:id="1021" w:author="Li, Chandler Changjun" w:date="2026-10-21T14:57:00Z">
              <w:r w:rsidRPr="00C2723C">
                <w:rPr>
                  <w:sz w:val="15"/>
                  <w:szCs w:val="15"/>
                  <w:rPrChange w:id="1022" w:author="Li, Chandler Changjun" w:date="2026-10-21T14:57:00Z" w16du:dateUtc="2026-10-21T06:57:00Z">
                    <w:rPr/>
                  </w:rPrChange>
                </w:rPr>
                <w:t>提醒中心</w:t>
              </w:r>
            </w:ins>
          </w:p>
        </w:tc>
        <w:tc>
          <w:tcPr>
            <w:tcW w:w="4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3562599" w14:textId="77777777" w:rsidR="00C2723C" w:rsidRPr="00C2723C" w:rsidRDefault="00C2723C" w:rsidP="00C2723C">
            <w:pPr>
              <w:rPr>
                <w:ins w:id="1023" w:author="Li, Chandler Changjun" w:date="2026-10-21T14:57:00Z"/>
                <w:sz w:val="15"/>
                <w:szCs w:val="15"/>
                <w:rPrChange w:id="1024" w:author="Li, Chandler Changjun" w:date="2026-10-21T14:57:00Z" w16du:dateUtc="2026-10-21T06:57:00Z">
                  <w:rPr>
                    <w:ins w:id="1025" w:author="Li, Chandler Changjun" w:date="2026-10-21T14:57:00Z"/>
                  </w:rPr>
                </w:rPrChange>
              </w:rPr>
            </w:pPr>
            <w:ins w:id="1026" w:author="Li, Chandler Changjun" w:date="2026-10-21T14:57:00Z">
              <w:r w:rsidRPr="00C2723C">
                <w:rPr>
                  <w:sz w:val="15"/>
                  <w:szCs w:val="15"/>
                  <w:rPrChange w:id="1027" w:author="Li, Chandler Changjun" w:date="2026-10-21T14:57:00Z" w16du:dateUtc="2026-10-21T06:57:00Z">
                    <w:rPr/>
                  </w:rPrChange>
                </w:rPr>
                <w:t>点提醒</w:t>
              </w:r>
            </w:ins>
          </w:p>
        </w:tc>
        <w:tc>
          <w:tcPr>
            <w:tcW w:w="3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AED1056" w14:textId="77777777" w:rsidR="00C2723C" w:rsidRPr="00C2723C" w:rsidRDefault="00C2723C" w:rsidP="00C2723C">
            <w:pPr>
              <w:rPr>
                <w:ins w:id="1028" w:author="Li, Chandler Changjun" w:date="2026-10-21T14:57:00Z"/>
                <w:sz w:val="15"/>
                <w:szCs w:val="15"/>
                <w:rPrChange w:id="1029" w:author="Li, Chandler Changjun" w:date="2026-10-21T14:57:00Z" w16du:dateUtc="2026-10-21T06:57:00Z">
                  <w:rPr>
                    <w:ins w:id="1030" w:author="Li, Chandler Changjun" w:date="2026-10-21T14:57:00Z"/>
                  </w:rPr>
                </w:rPrChange>
              </w:rPr>
            </w:pPr>
            <w:ins w:id="1031" w:author="Li, Chandler Changjun" w:date="2026-10-21T14:57:00Z">
              <w:r w:rsidRPr="00C2723C">
                <w:rPr>
                  <w:sz w:val="15"/>
                  <w:szCs w:val="15"/>
                  <w:rPrChange w:id="1032" w:author="Li, Chandler Changjun" w:date="2026-10-21T14:57:00Z" w16du:dateUtc="2026-10-21T06:57:00Z">
                    <w:rPr/>
                  </w:rPrChange>
                </w:rPr>
                <w:t>任务详情</w:t>
              </w:r>
            </w:ins>
          </w:p>
        </w:tc>
      </w:tr>
      <w:tr w:rsidR="00C2723C" w:rsidRPr="00C2723C" w14:paraId="781AAE0A" w14:textId="77777777" w:rsidTr="00C2723C">
        <w:trPr>
          <w:gridAfter w:val="1"/>
          <w:wAfter w:w="6" w:type="dxa"/>
          <w:cantSplit/>
          <w:ins w:id="1033" w:author="Li, Chandler Changjun" w:date="2026-10-21T14:57:00Z"/>
        </w:trPr>
        <w:tc>
          <w:tcPr>
            <w:tcW w:w="19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C2A4A2A" w14:textId="77777777" w:rsidR="00C2723C" w:rsidRPr="00C2723C" w:rsidRDefault="00C2723C" w:rsidP="00C2723C">
            <w:pPr>
              <w:rPr>
                <w:ins w:id="1034" w:author="Li, Chandler Changjun" w:date="2026-10-21T14:57:00Z"/>
                <w:sz w:val="15"/>
                <w:szCs w:val="15"/>
                <w:rPrChange w:id="1035" w:author="Li, Chandler Changjun" w:date="2026-10-21T14:57:00Z" w16du:dateUtc="2026-10-21T06:57:00Z">
                  <w:rPr>
                    <w:ins w:id="1036" w:author="Li, Chandler Changjun" w:date="2026-10-21T14:57:00Z"/>
                  </w:rPr>
                </w:rPrChange>
              </w:rPr>
            </w:pPr>
            <w:ins w:id="1037" w:author="Li, Chandler Changjun" w:date="2026-10-21T14:57:00Z">
              <w:r w:rsidRPr="00C2723C">
                <w:rPr>
                  <w:sz w:val="15"/>
                  <w:szCs w:val="15"/>
                  <w:rPrChange w:id="1038" w:author="Li, Chandler Changjun" w:date="2026-10-21T14:57:00Z" w16du:dateUtc="2026-10-21T06:57:00Z">
                    <w:rPr/>
                  </w:rPrChange>
                </w:rPr>
                <w:t>任务详情</w:t>
              </w:r>
            </w:ins>
          </w:p>
        </w:tc>
        <w:tc>
          <w:tcPr>
            <w:tcW w:w="4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D6C193A" w14:textId="77777777" w:rsidR="00C2723C" w:rsidRPr="00C2723C" w:rsidRDefault="00C2723C" w:rsidP="00C2723C">
            <w:pPr>
              <w:rPr>
                <w:ins w:id="1039" w:author="Li, Chandler Changjun" w:date="2026-10-21T14:57:00Z"/>
                <w:sz w:val="15"/>
                <w:szCs w:val="15"/>
                <w:rPrChange w:id="1040" w:author="Li, Chandler Changjun" w:date="2026-10-21T14:57:00Z" w16du:dateUtc="2026-10-21T06:57:00Z">
                  <w:rPr>
                    <w:ins w:id="1041" w:author="Li, Chandler Changjun" w:date="2026-10-21T14:57:00Z"/>
                  </w:rPr>
                </w:rPrChange>
              </w:rPr>
            </w:pPr>
            <w:ins w:id="1042" w:author="Li, Chandler Changjun" w:date="2026-10-21T14:57:00Z">
              <w:r w:rsidRPr="00C2723C">
                <w:rPr>
                  <w:sz w:val="15"/>
                  <w:szCs w:val="15"/>
                  <w:rPrChange w:id="1043" w:author="Li, Chandler Changjun" w:date="2026-10-21T14:57:00Z" w16du:dateUtc="2026-10-21T06:57:00Z">
                    <w:rPr/>
                  </w:rPrChange>
                </w:rPr>
                <w:t>返回 Case3-MBPLAP 任务列表</w:t>
              </w:r>
            </w:ins>
          </w:p>
        </w:tc>
        <w:tc>
          <w:tcPr>
            <w:tcW w:w="3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710BC76" w14:textId="77777777" w:rsidR="00C2723C" w:rsidRPr="00C2723C" w:rsidRDefault="00C2723C" w:rsidP="00C2723C">
            <w:pPr>
              <w:rPr>
                <w:ins w:id="1044" w:author="Li, Chandler Changjun" w:date="2026-10-21T14:57:00Z"/>
                <w:sz w:val="15"/>
                <w:szCs w:val="15"/>
                <w:rPrChange w:id="1045" w:author="Li, Chandler Changjun" w:date="2026-10-21T14:57:00Z" w16du:dateUtc="2026-10-21T06:57:00Z">
                  <w:rPr>
                    <w:ins w:id="1046" w:author="Li, Chandler Changjun" w:date="2026-10-21T14:57:00Z"/>
                  </w:rPr>
                </w:rPrChange>
              </w:rPr>
            </w:pPr>
            <w:ins w:id="1047" w:author="Li, Chandler Changjun" w:date="2026-10-21T14:57:00Z">
              <w:r w:rsidRPr="00C2723C">
                <w:rPr>
                  <w:sz w:val="15"/>
                  <w:szCs w:val="15"/>
                  <w:rPrChange w:id="1048" w:author="Li, Chandler Changjun" w:date="2026-10-21T14:57:00Z" w16du:dateUtc="2026-10-21T06:57:00Z">
                    <w:rPr/>
                  </w:rPrChange>
                </w:rPr>
                <w:t>任务中心</w:t>
              </w:r>
            </w:ins>
          </w:p>
        </w:tc>
      </w:tr>
    </w:tbl>
    <w:p w14:paraId="3293B829" w14:textId="77777777" w:rsidR="00C2723C" w:rsidRPr="00C2723C" w:rsidRDefault="00C2723C" w:rsidP="00C2723C">
      <w:pPr>
        <w:rPr>
          <w:ins w:id="1049" w:author="Li, Chandler Changjun" w:date="2026-10-21T14:57:00Z"/>
        </w:rPr>
      </w:pPr>
    </w:p>
    <w:p w14:paraId="680CC08D" w14:textId="77777777" w:rsidR="00C2723C" w:rsidRPr="00C2723C" w:rsidRDefault="00C2723C" w:rsidP="00C2723C">
      <w:pPr>
        <w:rPr>
          <w:ins w:id="1050" w:author="Li, Chandler Changjun" w:date="2026-10-21T14:57:00Z"/>
        </w:rPr>
      </w:pPr>
      <w:ins w:id="1051" w:author="Li, Chandler Changjun" w:date="2026-10-21T14:57:00Z">
        <w:r w:rsidRPr="00C2723C">
          <w:t>闭环：预报邮件 → 任务创建 → 7 个节点 → 已完成；异常时 → 提醒中心 → 任务详情处理 → 重跑 → 已完成。</w:t>
        </w:r>
      </w:ins>
    </w:p>
    <w:p w14:paraId="09380F1E" w14:textId="77777777" w:rsidR="00D1328D" w:rsidDel="00C40895" w:rsidRDefault="00D1328D">
      <w:pPr>
        <w:rPr>
          <w:del w:id="1052" w:author="Li, Chandler Changjun" w:date="2026-10-21T14:57:00Z" w16du:dateUtc="2026-10-21T06:57:00Z"/>
        </w:rPr>
      </w:pPr>
    </w:p>
    <w:p w14:paraId="04AFE71D" w14:textId="77777777" w:rsidR="00C40895" w:rsidRDefault="00C40895">
      <w:pPr>
        <w:spacing w:after="80"/>
        <w:rPr>
          <w:ins w:id="1053" w:author="Li, Chandler Changjun" w:date="2026-10-21T15:38:00Z" w16du:dateUtc="2026-10-21T07:38:00Z"/>
        </w:rPr>
      </w:pPr>
    </w:p>
    <w:p w14:paraId="5C8B8150" w14:textId="77777777" w:rsidR="00C40895" w:rsidRDefault="00C40895">
      <w:pPr>
        <w:spacing w:after="80"/>
        <w:rPr>
          <w:ins w:id="1054" w:author="Li, Chandler Changjun" w:date="2026-10-21T15:38:00Z" w16du:dateUtc="2026-10-21T07:38:00Z"/>
        </w:rPr>
      </w:pPr>
    </w:p>
    <w:p w14:paraId="0B5C63F8" w14:textId="77777777" w:rsidR="00C40895" w:rsidRDefault="00C40895">
      <w:pPr>
        <w:spacing w:after="80"/>
        <w:rPr>
          <w:ins w:id="1055" w:author="Li, Chandler Changjun" w:date="2026-10-21T15:38:00Z" w16du:dateUtc="2026-10-21T07:38:00Z"/>
        </w:rPr>
      </w:pPr>
    </w:p>
    <w:p w14:paraId="63B1140D" w14:textId="77777777" w:rsidR="00C40895" w:rsidRDefault="00C40895">
      <w:pPr>
        <w:spacing w:after="80"/>
        <w:rPr>
          <w:ins w:id="1056" w:author="Li, Chandler Changjun" w:date="2026-10-21T15:38:00Z" w16du:dateUtc="2026-10-21T07:38:00Z"/>
        </w:rPr>
      </w:pPr>
    </w:p>
    <w:p w14:paraId="10C2288A" w14:textId="77777777" w:rsidR="00C40895" w:rsidRDefault="00C40895">
      <w:pPr>
        <w:spacing w:after="80"/>
        <w:rPr>
          <w:ins w:id="1057" w:author="Li, Chandler Changjun" w:date="2026-10-21T15:38:00Z" w16du:dateUtc="2026-10-21T07:38:00Z"/>
        </w:rPr>
      </w:pPr>
    </w:p>
    <w:p w14:paraId="4195A380" w14:textId="77777777" w:rsidR="00C40895" w:rsidRPr="00C2723C" w:rsidRDefault="00C40895">
      <w:pPr>
        <w:spacing w:after="80"/>
        <w:rPr>
          <w:ins w:id="1058" w:author="Li, Chandler Changjun" w:date="2026-10-21T15:38:00Z" w16du:dateUtc="2026-10-21T07:38:00Z"/>
          <w:rFonts w:hint="eastAsia"/>
        </w:rPr>
      </w:pPr>
    </w:p>
    <w:p w14:paraId="09380F1F" w14:textId="0856AC0B" w:rsidR="00D1328D" w:rsidDel="00C40895" w:rsidRDefault="003C487A">
      <w:pPr>
        <w:rPr>
          <w:del w:id="1059" w:author="Li, Chandler Changjun" w:date="2026-10-21T14:45:00Z" w16du:dateUtc="2026-10-21T06:45:00Z"/>
        </w:rPr>
      </w:pPr>
      <w:del w:id="1060" w:author="Li, Chandler Changjun" w:date="2026-10-21T14:45:00Z" w16du:dateUtc="2026-10-21T06:45:00Z">
        <w:r w:rsidDel="008A2C0E">
          <w:delText>闭环：预报邮件 → 任务创建 → N1 ~ N7 → 成功；异常时 → 提醒中心 → 任务详情处理 → 重跑 → 成功。</w:delText>
        </w:r>
      </w:del>
    </w:p>
    <w:p w14:paraId="27AF4E6B" w14:textId="77777777" w:rsidR="00C40895" w:rsidRDefault="00C40895">
      <w:pPr>
        <w:spacing w:after="80"/>
        <w:rPr>
          <w:ins w:id="1061" w:author="Li, Chandler Changjun" w:date="2026-10-21T15:38:00Z" w16du:dateUtc="2026-10-21T07:38:00Z"/>
        </w:rPr>
      </w:pPr>
    </w:p>
    <w:p w14:paraId="7C758A56" w14:textId="77777777" w:rsidR="00C40895" w:rsidRDefault="00C40895">
      <w:pPr>
        <w:spacing w:after="80"/>
        <w:rPr>
          <w:ins w:id="1062" w:author="Li, Chandler Changjun" w:date="2026-10-21T15:38:00Z" w16du:dateUtc="2026-10-21T07:38:00Z"/>
        </w:rPr>
      </w:pPr>
    </w:p>
    <w:p w14:paraId="39F1630E" w14:textId="77777777" w:rsidR="00C40895" w:rsidRDefault="00C40895">
      <w:pPr>
        <w:spacing w:after="80"/>
        <w:rPr>
          <w:ins w:id="1063" w:author="Li, Chandler Changjun" w:date="2026-10-21T15:38:00Z" w16du:dateUtc="2026-10-21T07:38:00Z"/>
        </w:rPr>
      </w:pPr>
    </w:p>
    <w:p w14:paraId="36EED460" w14:textId="77777777" w:rsidR="00C40895" w:rsidRDefault="00C40895">
      <w:pPr>
        <w:spacing w:after="80"/>
        <w:rPr>
          <w:ins w:id="1064" w:author="Li, Chandler Changjun" w:date="2026-10-21T15:38:00Z" w16du:dateUtc="2026-10-21T07:38:00Z"/>
        </w:rPr>
      </w:pPr>
    </w:p>
    <w:p w14:paraId="2078ED15" w14:textId="77777777" w:rsidR="00C40895" w:rsidRDefault="00C40895">
      <w:pPr>
        <w:spacing w:after="80"/>
        <w:rPr>
          <w:ins w:id="1065" w:author="Li, Chandler Changjun" w:date="2026-10-21T15:38:00Z" w16du:dateUtc="2026-10-21T07:38:00Z"/>
        </w:rPr>
      </w:pPr>
    </w:p>
    <w:p w14:paraId="6F3E7DD2" w14:textId="77777777" w:rsidR="00C40895" w:rsidRDefault="00C40895">
      <w:pPr>
        <w:spacing w:after="80"/>
        <w:rPr>
          <w:ins w:id="1066" w:author="Li, Chandler Changjun" w:date="2026-10-21T15:38:00Z" w16du:dateUtc="2026-10-21T07:38:00Z"/>
        </w:rPr>
      </w:pPr>
    </w:p>
    <w:p w14:paraId="19331F02" w14:textId="77777777" w:rsidR="00C40895" w:rsidRDefault="00C40895">
      <w:pPr>
        <w:spacing w:after="80"/>
        <w:rPr>
          <w:ins w:id="1067" w:author="Li, Chandler Changjun" w:date="2026-10-21T15:38:00Z" w16du:dateUtc="2026-10-21T07:38:00Z"/>
        </w:rPr>
      </w:pPr>
    </w:p>
    <w:p w14:paraId="598645CB" w14:textId="77777777" w:rsidR="00C40895" w:rsidRDefault="00C40895">
      <w:pPr>
        <w:spacing w:after="80"/>
        <w:rPr>
          <w:ins w:id="1068" w:author="Li, Chandler Changjun" w:date="2026-10-21T15:38:00Z" w16du:dateUtc="2026-10-21T07:38:00Z"/>
        </w:rPr>
      </w:pPr>
    </w:p>
    <w:p w14:paraId="4B965440" w14:textId="77777777" w:rsidR="00C40895" w:rsidRDefault="00C40895">
      <w:pPr>
        <w:spacing w:after="80"/>
        <w:rPr>
          <w:ins w:id="1069" w:author="Li, Chandler Changjun" w:date="2026-10-21T15:38:00Z" w16du:dateUtc="2026-10-21T07:38:00Z"/>
        </w:rPr>
      </w:pPr>
    </w:p>
    <w:p w14:paraId="4A25ACB7" w14:textId="77777777" w:rsidR="00C40895" w:rsidRDefault="00C40895">
      <w:pPr>
        <w:spacing w:after="80"/>
        <w:rPr>
          <w:ins w:id="1070" w:author="Li, Chandler Changjun" w:date="2026-10-21T15:38:00Z" w16du:dateUtc="2026-10-21T07:38:00Z"/>
        </w:rPr>
      </w:pPr>
    </w:p>
    <w:p w14:paraId="4D7DE32B" w14:textId="77777777" w:rsidR="00C40895" w:rsidRDefault="00C40895">
      <w:pPr>
        <w:spacing w:after="80"/>
        <w:rPr>
          <w:ins w:id="1071" w:author="Li, Chandler Changjun" w:date="2026-10-21T15:38:00Z" w16du:dateUtc="2026-10-21T07:38:00Z"/>
          <w:rFonts w:hint="eastAsia"/>
        </w:rPr>
      </w:pPr>
    </w:p>
    <w:p w14:paraId="09380F20" w14:textId="77777777" w:rsidR="00D1328D" w:rsidRDefault="003C487A">
      <w:pPr>
        <w:rPr>
          <w:ins w:id="1072" w:author="Li, Chandler Changjun" w:date="2026-10-21T17:52:00Z" w16du:dateUtc="2026-10-21T09:52:00Z"/>
        </w:rPr>
      </w:pPr>
      <w:del w:id="1073" w:author="Li, Chandler Changjun" w:date="2026-10-21T14:57:00Z" w16du:dateUtc="2026-10-21T06:57:00Z">
        <w:r w:rsidDel="00C2723C">
          <w:br w:type="page"/>
        </w:r>
      </w:del>
    </w:p>
    <w:p w14:paraId="19CF4343" w14:textId="77777777" w:rsidR="00517636" w:rsidRDefault="00517636">
      <w:pPr>
        <w:rPr>
          <w:ins w:id="1074" w:author="Li, Chandler Changjun" w:date="2026-10-21T17:52:00Z" w16du:dateUtc="2026-10-21T09:52:00Z"/>
        </w:rPr>
      </w:pPr>
    </w:p>
    <w:p w14:paraId="1A500957" w14:textId="77777777" w:rsidR="00517636" w:rsidRDefault="00517636">
      <w:pPr>
        <w:rPr>
          <w:ins w:id="1075" w:author="Li, Chandler Changjun" w:date="2026-10-21T17:52:00Z" w16du:dateUtc="2026-10-21T09:52:00Z"/>
        </w:rPr>
      </w:pPr>
    </w:p>
    <w:p w14:paraId="03AC092E" w14:textId="77777777" w:rsidR="00517636" w:rsidRDefault="00517636">
      <w:pPr>
        <w:rPr>
          <w:ins w:id="1076" w:author="Li, Chandler Changjun" w:date="2026-10-21T17:52:00Z" w16du:dateUtc="2026-10-21T09:52:00Z"/>
        </w:rPr>
      </w:pPr>
    </w:p>
    <w:p w14:paraId="54AF71C3" w14:textId="77777777" w:rsidR="00517636" w:rsidRDefault="00517636">
      <w:pPr>
        <w:rPr>
          <w:ins w:id="1077" w:author="Li, Chandler Changjun" w:date="2026-10-21T17:52:00Z" w16du:dateUtc="2026-10-21T09:52:00Z"/>
        </w:rPr>
      </w:pPr>
    </w:p>
    <w:p w14:paraId="4FD04168" w14:textId="77777777" w:rsidR="00517636" w:rsidRDefault="00517636">
      <w:pPr>
        <w:rPr>
          <w:ins w:id="1078" w:author="Li, Chandler Changjun" w:date="2026-10-21T17:52:00Z" w16du:dateUtc="2026-10-21T09:52:00Z"/>
        </w:rPr>
      </w:pPr>
    </w:p>
    <w:p w14:paraId="24F05A1E" w14:textId="77777777" w:rsidR="00517636" w:rsidRDefault="00517636">
      <w:pPr>
        <w:rPr>
          <w:ins w:id="1079" w:author="Li, Chandler Changjun" w:date="2026-10-21T17:52:00Z" w16du:dateUtc="2026-10-21T09:52:00Z"/>
        </w:rPr>
      </w:pPr>
    </w:p>
    <w:p w14:paraId="05A2D396" w14:textId="77777777" w:rsidR="00517636" w:rsidRDefault="00517636">
      <w:pPr>
        <w:rPr>
          <w:ins w:id="1080" w:author="Li, Chandler Changjun" w:date="2026-10-21T17:52:00Z" w16du:dateUtc="2026-10-21T09:52:00Z"/>
        </w:rPr>
      </w:pPr>
    </w:p>
    <w:p w14:paraId="38A6F70F" w14:textId="77777777" w:rsidR="00517636" w:rsidRDefault="00517636">
      <w:pPr>
        <w:rPr>
          <w:ins w:id="1081" w:author="Li, Chandler Changjun" w:date="2026-10-21T17:52:00Z" w16du:dateUtc="2026-10-21T09:52:00Z"/>
        </w:rPr>
      </w:pPr>
    </w:p>
    <w:p w14:paraId="3CBF1F31" w14:textId="77777777" w:rsidR="00517636" w:rsidRDefault="00517636">
      <w:pPr>
        <w:rPr>
          <w:rFonts w:hint="eastAsia"/>
        </w:rPr>
      </w:pPr>
    </w:p>
    <w:p w14:paraId="09380F21" w14:textId="0840E3EF" w:rsidR="00D1328D" w:rsidDel="007353BA" w:rsidRDefault="003C487A">
      <w:pPr>
        <w:pStyle w:val="Heading1"/>
        <w:rPr>
          <w:del w:id="1082" w:author="Li, Chandler Changjun" w:date="2026-10-21T14:20:00Z" w16du:dateUtc="2026-10-21T06:20:00Z"/>
        </w:rPr>
      </w:pPr>
      <w:bookmarkStart w:id="1083" w:name="_Toc242459652"/>
      <w:del w:id="1084" w:author="Li, Chandler Changjun" w:date="2026-10-21T14:20:00Z" w16du:dateUtc="2026-10-21T06:20:00Z">
        <w:r w:rsidDel="007353BA">
          <w:delText>功能设计</w:delText>
        </w:r>
        <w:bookmarkEnd w:id="1083"/>
      </w:del>
    </w:p>
    <w:p w14:paraId="4D3624BF" w14:textId="43C32462" w:rsidR="004D55D5" w:rsidDel="007353BA" w:rsidRDefault="003C487A">
      <w:pPr>
        <w:pStyle w:val="Heading2"/>
        <w:rPr>
          <w:del w:id="1085" w:author="Li, Chandler Changjun" w:date="2026-10-21T14:20:00Z" w16du:dateUtc="2026-10-21T06:20:00Z"/>
        </w:rPr>
      </w:pPr>
      <w:bookmarkStart w:id="1086" w:name="_Toc242459653"/>
      <w:del w:id="1087" w:author="Li, Chandler Changjun" w:date="2026-10-21T14:20:00Z" w16du:dateUtc="2026-10-21T06:20:00Z">
        <w:r w:rsidDel="007353BA">
          <w:delText>功能清单</w:delText>
        </w:r>
        <w:bookmarkEnd w:id="1086"/>
      </w:del>
    </w:p>
    <w:p w14:paraId="2A58E826" w14:textId="19081301" w:rsidR="004D55D5" w:rsidRPr="00CA3E08" w:rsidDel="007353BA" w:rsidRDefault="004D55D5" w:rsidP="006B58E2">
      <w:pPr>
        <w:rPr>
          <w:del w:id="1088" w:author="Li, Chandler Changjun" w:date="2026-10-21T14:20:00Z" w16du:dateUtc="2026-10-21T06:20:00Z"/>
        </w:rPr>
      </w:pPr>
      <w:del w:id="1089" w:author="Li, Chandler Changjun" w:date="2026-10-21T14:20:00Z" w16du:dateUtc="2026-10-21T06:20:00Z">
        <w:r w:rsidRPr="006B58E2" w:rsidDel="007353BA">
          <w:rPr>
            <w:rFonts w:hint="eastAsia"/>
          </w:rPr>
          <w:delText>产品总功能，包含面向用户的</w:delText>
        </w:r>
        <w:r w:rsidRPr="006B58E2" w:rsidDel="007353BA">
          <w:delText>Portal 和 流程RPA</w:delText>
        </w:r>
      </w:del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3"/>
        <w:gridCol w:w="5186"/>
        <w:gridCol w:w="3147"/>
      </w:tblGrid>
      <w:tr w:rsidR="00D1328D" w:rsidDel="007353BA" w14:paraId="09380F26" w14:textId="1E7B0CE8">
        <w:trPr>
          <w:cantSplit/>
          <w:tblHeader/>
          <w:del w:id="1090" w:author="Li, Chandler Changjun" w:date="2026-10-21T14:20:00Z" w16du:dateUtc="2026-10-21T06:20:00Z"/>
        </w:trPr>
        <w:tc>
          <w:tcPr>
            <w:tcW w:w="1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23" w14:textId="240C6B84" w:rsidR="00D1328D" w:rsidDel="007353BA" w:rsidRDefault="003C487A">
            <w:pPr>
              <w:spacing w:line="260" w:lineRule="auto"/>
              <w:rPr>
                <w:del w:id="1091" w:author="Li, Chandler Changjun" w:date="2026-10-21T14:20:00Z" w16du:dateUtc="2026-10-21T06:20:00Z"/>
              </w:rPr>
            </w:pPr>
            <w:del w:id="1092" w:author="Li, Chandler Changjun" w:date="2026-10-21T14:20:00Z" w16du:dateUtc="2026-10-21T06:20:00Z">
              <w:r w:rsidDel="007353BA">
                <w:rPr>
                  <w:b/>
                  <w:bCs/>
                  <w:sz w:val="16"/>
                  <w:szCs w:val="16"/>
                </w:rPr>
                <w:delText>编号</w:delText>
              </w:r>
            </w:del>
          </w:p>
        </w:tc>
        <w:tc>
          <w:tcPr>
            <w:tcW w:w="5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24" w14:textId="1AD04740" w:rsidR="00D1328D" w:rsidDel="007353BA" w:rsidRDefault="003C487A">
            <w:pPr>
              <w:spacing w:line="260" w:lineRule="auto"/>
              <w:rPr>
                <w:del w:id="1093" w:author="Li, Chandler Changjun" w:date="2026-10-21T14:20:00Z" w16du:dateUtc="2026-10-21T06:20:00Z"/>
              </w:rPr>
            </w:pPr>
            <w:del w:id="1094" w:author="Li, Chandler Changjun" w:date="2026-10-21T14:20:00Z" w16du:dateUtc="2026-10-21T06:20:00Z">
              <w:r w:rsidDel="007353BA">
                <w:rPr>
                  <w:b/>
                  <w:bCs/>
                  <w:sz w:val="16"/>
                  <w:szCs w:val="16"/>
                </w:rPr>
                <w:delText>功能</w:delText>
              </w:r>
            </w:del>
          </w:p>
        </w:tc>
        <w:tc>
          <w:tcPr>
            <w:tcW w:w="3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25" w14:textId="67CF8054" w:rsidR="00D1328D" w:rsidDel="007353BA" w:rsidRDefault="003C487A">
            <w:pPr>
              <w:spacing w:line="260" w:lineRule="auto"/>
              <w:rPr>
                <w:del w:id="1095" w:author="Li, Chandler Changjun" w:date="2026-10-21T14:20:00Z" w16du:dateUtc="2026-10-21T06:20:00Z"/>
              </w:rPr>
            </w:pPr>
            <w:del w:id="1096" w:author="Li, Chandler Changjun" w:date="2026-10-21T14:20:00Z" w16du:dateUtc="2026-10-21T06:20:00Z">
              <w:r w:rsidDel="007353BA">
                <w:rPr>
                  <w:b/>
                  <w:bCs/>
                  <w:sz w:val="16"/>
                  <w:szCs w:val="16"/>
                </w:rPr>
                <w:delText>原型</w:delText>
              </w:r>
              <w:r w:rsidR="004D55D5" w:rsidDel="007353BA">
                <w:rPr>
                  <w:rFonts w:hint="eastAsia"/>
                  <w:b/>
                  <w:bCs/>
                  <w:sz w:val="16"/>
                  <w:szCs w:val="16"/>
                </w:rPr>
                <w:delText>（见后图，后续</w:delText>
              </w:r>
              <w:r w:rsidR="00E25691" w:rsidDel="007353BA">
                <w:rPr>
                  <w:rFonts w:hint="eastAsia"/>
                  <w:b/>
                  <w:bCs/>
                  <w:sz w:val="16"/>
                  <w:szCs w:val="16"/>
                </w:rPr>
                <w:delText>可</w:delText>
              </w:r>
              <w:r w:rsidR="004D55D5" w:rsidDel="007353BA">
                <w:rPr>
                  <w:rFonts w:hint="eastAsia"/>
                  <w:b/>
                  <w:bCs/>
                  <w:sz w:val="16"/>
                  <w:szCs w:val="16"/>
                </w:rPr>
                <w:delText>待补充）</w:delText>
              </w:r>
            </w:del>
          </w:p>
        </w:tc>
      </w:tr>
      <w:tr w:rsidR="00D1328D" w:rsidDel="007353BA" w14:paraId="09380F2A" w14:textId="3BDA3C71">
        <w:trPr>
          <w:cantSplit/>
          <w:del w:id="1097" w:author="Li, Chandler Changjun" w:date="2026-10-21T14:20:00Z" w16du:dateUtc="2026-10-21T06:20:00Z"/>
        </w:trPr>
        <w:tc>
          <w:tcPr>
            <w:tcW w:w="1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27" w14:textId="417F0BAA" w:rsidR="00D1328D" w:rsidDel="007353BA" w:rsidRDefault="003C487A">
            <w:pPr>
              <w:spacing w:line="260" w:lineRule="auto"/>
              <w:rPr>
                <w:del w:id="1098" w:author="Li, Chandler Changjun" w:date="2026-10-21T14:20:00Z" w16du:dateUtc="2026-10-21T06:20:00Z"/>
              </w:rPr>
            </w:pPr>
            <w:del w:id="1099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F-01</w:delText>
              </w:r>
            </w:del>
          </w:p>
        </w:tc>
        <w:tc>
          <w:tcPr>
            <w:tcW w:w="5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28" w14:textId="17AD6D53" w:rsidR="00D1328D" w:rsidDel="007353BA" w:rsidRDefault="003C487A">
            <w:pPr>
              <w:spacing w:line="260" w:lineRule="auto"/>
              <w:rPr>
                <w:del w:id="1100" w:author="Li, Chandler Changjun" w:date="2026-10-21T14:20:00Z" w16du:dateUtc="2026-10-21T06:20:00Z"/>
              </w:rPr>
            </w:pPr>
            <w:del w:id="1101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工作台</w:delText>
              </w:r>
            </w:del>
          </w:p>
        </w:tc>
        <w:tc>
          <w:tcPr>
            <w:tcW w:w="3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29" w14:textId="4E48044F" w:rsidR="00D1328D" w:rsidDel="007353BA" w:rsidRDefault="003C487A">
            <w:pPr>
              <w:spacing w:line="260" w:lineRule="auto"/>
              <w:rPr>
                <w:del w:id="1102" w:author="Li, Chandler Changjun" w:date="2026-10-21T14:20:00Z" w16du:dateUtc="2026-10-21T06:20:00Z"/>
              </w:rPr>
            </w:pPr>
            <w:del w:id="1103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原型-01</w:delText>
              </w:r>
            </w:del>
          </w:p>
        </w:tc>
      </w:tr>
      <w:tr w:rsidR="00D1328D" w:rsidDel="007353BA" w14:paraId="09380F2E" w14:textId="66CC88B8">
        <w:trPr>
          <w:cantSplit/>
          <w:del w:id="1104" w:author="Li, Chandler Changjun" w:date="2026-10-21T14:20:00Z" w16du:dateUtc="2026-10-21T06:20:00Z"/>
        </w:trPr>
        <w:tc>
          <w:tcPr>
            <w:tcW w:w="1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2B" w14:textId="3FC91259" w:rsidR="00D1328D" w:rsidDel="007353BA" w:rsidRDefault="003C487A">
            <w:pPr>
              <w:spacing w:line="260" w:lineRule="auto"/>
              <w:rPr>
                <w:del w:id="1105" w:author="Li, Chandler Changjun" w:date="2026-10-21T14:20:00Z" w16du:dateUtc="2026-10-21T06:20:00Z"/>
              </w:rPr>
            </w:pPr>
            <w:del w:id="1106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F-02</w:delText>
              </w:r>
            </w:del>
          </w:p>
        </w:tc>
        <w:tc>
          <w:tcPr>
            <w:tcW w:w="5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2C" w14:textId="4ACC0812" w:rsidR="00D1328D" w:rsidDel="007353BA" w:rsidRDefault="003C487A">
            <w:pPr>
              <w:spacing w:line="260" w:lineRule="auto"/>
              <w:rPr>
                <w:del w:id="1107" w:author="Li, Chandler Changjun" w:date="2026-10-21T14:20:00Z" w16du:dateUtc="2026-10-21T06:20:00Z"/>
              </w:rPr>
            </w:pPr>
            <w:del w:id="1108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任务中心</w:delText>
              </w:r>
            </w:del>
          </w:p>
        </w:tc>
        <w:tc>
          <w:tcPr>
            <w:tcW w:w="3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2D" w14:textId="7BA43D31" w:rsidR="00D1328D" w:rsidDel="007353BA" w:rsidRDefault="003C487A">
            <w:pPr>
              <w:spacing w:line="260" w:lineRule="auto"/>
              <w:rPr>
                <w:del w:id="1109" w:author="Li, Chandler Changjun" w:date="2026-10-21T14:20:00Z" w16du:dateUtc="2026-10-21T06:20:00Z"/>
              </w:rPr>
            </w:pPr>
            <w:del w:id="1110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原型-02</w:delText>
              </w:r>
            </w:del>
          </w:p>
        </w:tc>
      </w:tr>
      <w:tr w:rsidR="00D1328D" w:rsidDel="007353BA" w14:paraId="09380F32" w14:textId="01F08FE9">
        <w:trPr>
          <w:cantSplit/>
          <w:del w:id="1111" w:author="Li, Chandler Changjun" w:date="2026-10-21T14:20:00Z" w16du:dateUtc="2026-10-21T06:20:00Z"/>
        </w:trPr>
        <w:tc>
          <w:tcPr>
            <w:tcW w:w="1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2F" w14:textId="2ABCEE24" w:rsidR="00D1328D" w:rsidDel="007353BA" w:rsidRDefault="003C487A">
            <w:pPr>
              <w:spacing w:line="260" w:lineRule="auto"/>
              <w:rPr>
                <w:del w:id="1112" w:author="Li, Chandler Changjun" w:date="2026-10-21T14:20:00Z" w16du:dateUtc="2026-10-21T06:20:00Z"/>
              </w:rPr>
            </w:pPr>
            <w:del w:id="1113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F-03</w:delText>
              </w:r>
            </w:del>
          </w:p>
        </w:tc>
        <w:tc>
          <w:tcPr>
            <w:tcW w:w="5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30" w14:textId="3F204EED" w:rsidR="00D1328D" w:rsidDel="007353BA" w:rsidRDefault="003C487A">
            <w:pPr>
              <w:spacing w:line="260" w:lineRule="auto"/>
              <w:rPr>
                <w:del w:id="1114" w:author="Li, Chandler Changjun" w:date="2026-10-21T14:20:00Z" w16du:dateUtc="2026-10-21T06:20:00Z"/>
              </w:rPr>
            </w:pPr>
            <w:del w:id="1115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任务详情</w:delText>
              </w:r>
            </w:del>
          </w:p>
        </w:tc>
        <w:tc>
          <w:tcPr>
            <w:tcW w:w="3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31" w14:textId="6F85FAB9" w:rsidR="00D1328D" w:rsidDel="007353BA" w:rsidRDefault="003C487A">
            <w:pPr>
              <w:spacing w:line="260" w:lineRule="auto"/>
              <w:rPr>
                <w:del w:id="1116" w:author="Li, Chandler Changjun" w:date="2026-10-21T14:20:00Z" w16du:dateUtc="2026-10-21T06:20:00Z"/>
              </w:rPr>
            </w:pPr>
            <w:del w:id="1117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原型-03、原型-04</w:delText>
              </w:r>
            </w:del>
          </w:p>
        </w:tc>
      </w:tr>
      <w:tr w:rsidR="00D1328D" w:rsidDel="007353BA" w14:paraId="09380F36" w14:textId="68736B88">
        <w:trPr>
          <w:cantSplit/>
          <w:del w:id="1118" w:author="Li, Chandler Changjun" w:date="2026-10-21T14:20:00Z" w16du:dateUtc="2026-10-21T06:20:00Z"/>
        </w:trPr>
        <w:tc>
          <w:tcPr>
            <w:tcW w:w="1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33" w14:textId="5B7938A0" w:rsidR="00D1328D" w:rsidDel="007353BA" w:rsidRDefault="003C487A">
            <w:pPr>
              <w:spacing w:line="260" w:lineRule="auto"/>
              <w:rPr>
                <w:del w:id="1119" w:author="Li, Chandler Changjun" w:date="2026-10-21T14:20:00Z" w16du:dateUtc="2026-10-21T06:20:00Z"/>
              </w:rPr>
            </w:pPr>
            <w:del w:id="1120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F-04</w:delText>
              </w:r>
            </w:del>
          </w:p>
        </w:tc>
        <w:tc>
          <w:tcPr>
            <w:tcW w:w="5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34" w14:textId="03267E31" w:rsidR="00D1328D" w:rsidDel="007353BA" w:rsidRDefault="003C487A">
            <w:pPr>
              <w:spacing w:line="260" w:lineRule="auto"/>
              <w:rPr>
                <w:del w:id="1121" w:author="Li, Chandler Changjun" w:date="2026-10-21T14:20:00Z" w16du:dateUtc="2026-10-21T06:20:00Z"/>
              </w:rPr>
            </w:pPr>
            <w:del w:id="1122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邮件中心 · 监听规则</w:delText>
              </w:r>
            </w:del>
          </w:p>
        </w:tc>
        <w:tc>
          <w:tcPr>
            <w:tcW w:w="3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35" w14:textId="2FABAF5E" w:rsidR="00D1328D" w:rsidDel="007353BA" w:rsidRDefault="003C487A">
            <w:pPr>
              <w:spacing w:line="260" w:lineRule="auto"/>
              <w:rPr>
                <w:del w:id="1123" w:author="Li, Chandler Changjun" w:date="2026-10-21T14:20:00Z" w16du:dateUtc="2026-10-21T06:20:00Z"/>
              </w:rPr>
            </w:pPr>
            <w:del w:id="1124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原型-06、原型-07</w:delText>
              </w:r>
            </w:del>
          </w:p>
        </w:tc>
      </w:tr>
      <w:tr w:rsidR="00D1328D" w:rsidDel="007353BA" w14:paraId="09380F3A" w14:textId="07DF18FE">
        <w:trPr>
          <w:cantSplit/>
          <w:del w:id="1125" w:author="Li, Chandler Changjun" w:date="2026-10-21T14:20:00Z" w16du:dateUtc="2026-10-21T06:20:00Z"/>
        </w:trPr>
        <w:tc>
          <w:tcPr>
            <w:tcW w:w="1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37" w14:textId="77E6B6BD" w:rsidR="00D1328D" w:rsidDel="007353BA" w:rsidRDefault="003C487A">
            <w:pPr>
              <w:spacing w:line="260" w:lineRule="auto"/>
              <w:rPr>
                <w:del w:id="1126" w:author="Li, Chandler Changjun" w:date="2026-10-21T14:20:00Z" w16du:dateUtc="2026-10-21T06:20:00Z"/>
              </w:rPr>
            </w:pPr>
            <w:del w:id="1127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F-05</w:delText>
              </w:r>
            </w:del>
          </w:p>
        </w:tc>
        <w:tc>
          <w:tcPr>
            <w:tcW w:w="5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38" w14:textId="54E0DC7F" w:rsidR="00D1328D" w:rsidDel="007353BA" w:rsidRDefault="003C487A">
            <w:pPr>
              <w:spacing w:line="260" w:lineRule="auto"/>
              <w:rPr>
                <w:del w:id="1128" w:author="Li, Chandler Changjun" w:date="2026-10-21T14:20:00Z" w16du:dateUtc="2026-10-21T06:20:00Z"/>
              </w:rPr>
            </w:pPr>
            <w:del w:id="1129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邮件中心 · 邮件模板</w:delText>
              </w:r>
            </w:del>
          </w:p>
        </w:tc>
        <w:tc>
          <w:tcPr>
            <w:tcW w:w="3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39" w14:textId="6893C450" w:rsidR="00D1328D" w:rsidDel="007353BA" w:rsidRDefault="003C487A">
            <w:pPr>
              <w:spacing w:line="260" w:lineRule="auto"/>
              <w:rPr>
                <w:del w:id="1130" w:author="Li, Chandler Changjun" w:date="2026-10-21T14:20:00Z" w16du:dateUtc="2026-10-21T06:20:00Z"/>
              </w:rPr>
            </w:pPr>
            <w:del w:id="1131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原型-06</w:delText>
              </w:r>
            </w:del>
          </w:p>
        </w:tc>
      </w:tr>
      <w:tr w:rsidR="00D1328D" w:rsidDel="007353BA" w14:paraId="09380F3E" w14:textId="7ABBA8A4">
        <w:trPr>
          <w:cantSplit/>
          <w:del w:id="1132" w:author="Li, Chandler Changjun" w:date="2026-10-21T14:20:00Z" w16du:dateUtc="2026-10-21T06:20:00Z"/>
        </w:trPr>
        <w:tc>
          <w:tcPr>
            <w:tcW w:w="1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3B" w14:textId="500F6AB0" w:rsidR="00D1328D" w:rsidDel="007353BA" w:rsidRDefault="003C487A">
            <w:pPr>
              <w:spacing w:line="260" w:lineRule="auto"/>
              <w:rPr>
                <w:del w:id="1133" w:author="Li, Chandler Changjun" w:date="2026-10-21T14:20:00Z" w16du:dateUtc="2026-10-21T06:20:00Z"/>
              </w:rPr>
            </w:pPr>
            <w:del w:id="1134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F-06</w:delText>
              </w:r>
            </w:del>
          </w:p>
        </w:tc>
        <w:tc>
          <w:tcPr>
            <w:tcW w:w="5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3C" w14:textId="4AB9C5B6" w:rsidR="00D1328D" w:rsidDel="007353BA" w:rsidRDefault="003C487A">
            <w:pPr>
              <w:spacing w:line="260" w:lineRule="auto"/>
              <w:rPr>
                <w:del w:id="1135" w:author="Li, Chandler Changjun" w:date="2026-10-21T14:20:00Z" w16du:dateUtc="2026-10-21T06:20:00Z"/>
              </w:rPr>
            </w:pPr>
            <w:del w:id="1136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配置中心 · INV&amp;DN 导入模板</w:delText>
              </w:r>
            </w:del>
          </w:p>
        </w:tc>
        <w:tc>
          <w:tcPr>
            <w:tcW w:w="3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3D" w14:textId="64B7D037" w:rsidR="00D1328D" w:rsidDel="007353BA" w:rsidRDefault="003C487A">
            <w:pPr>
              <w:spacing w:line="260" w:lineRule="auto"/>
              <w:rPr>
                <w:del w:id="1137" w:author="Li, Chandler Changjun" w:date="2026-10-21T14:20:00Z" w16du:dateUtc="2026-10-21T06:20:00Z"/>
              </w:rPr>
            </w:pPr>
            <w:del w:id="1138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原型-08</w:delText>
              </w:r>
            </w:del>
          </w:p>
        </w:tc>
      </w:tr>
      <w:tr w:rsidR="00D1328D" w:rsidDel="007353BA" w14:paraId="09380F42" w14:textId="40BD1F6D">
        <w:trPr>
          <w:cantSplit/>
          <w:del w:id="1139" w:author="Li, Chandler Changjun" w:date="2026-10-21T14:20:00Z" w16du:dateUtc="2026-10-21T06:20:00Z"/>
        </w:trPr>
        <w:tc>
          <w:tcPr>
            <w:tcW w:w="1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3F" w14:textId="4AC5E7A1" w:rsidR="00D1328D" w:rsidDel="007353BA" w:rsidRDefault="003C487A">
            <w:pPr>
              <w:spacing w:line="260" w:lineRule="auto"/>
              <w:rPr>
                <w:del w:id="1140" w:author="Li, Chandler Changjun" w:date="2026-10-21T14:20:00Z" w16du:dateUtc="2026-10-21T06:20:00Z"/>
              </w:rPr>
            </w:pPr>
            <w:del w:id="1141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F-07</w:delText>
              </w:r>
            </w:del>
          </w:p>
        </w:tc>
        <w:tc>
          <w:tcPr>
            <w:tcW w:w="5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40" w14:textId="1E7D7A18" w:rsidR="00D1328D" w:rsidDel="007353BA" w:rsidRDefault="003C487A">
            <w:pPr>
              <w:spacing w:line="260" w:lineRule="auto"/>
              <w:rPr>
                <w:del w:id="1142" w:author="Li, Chandler Changjun" w:date="2026-10-21T14:20:00Z" w16du:dateUtc="2026-10-21T06:20:00Z"/>
              </w:rPr>
            </w:pPr>
            <w:del w:id="1143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Share Point</w:delText>
              </w:r>
            </w:del>
          </w:p>
        </w:tc>
        <w:tc>
          <w:tcPr>
            <w:tcW w:w="3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41" w14:textId="613170B1" w:rsidR="00D1328D" w:rsidDel="007353BA" w:rsidRDefault="003C487A">
            <w:pPr>
              <w:spacing w:line="260" w:lineRule="auto"/>
              <w:rPr>
                <w:del w:id="1144" w:author="Li, Chandler Changjun" w:date="2026-10-21T14:20:00Z" w16du:dateUtc="2026-10-21T06:20:00Z"/>
              </w:rPr>
            </w:pPr>
            <w:del w:id="1145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原型-09</w:delText>
              </w:r>
            </w:del>
          </w:p>
        </w:tc>
      </w:tr>
      <w:tr w:rsidR="00D1328D" w:rsidDel="007353BA" w14:paraId="09380F46" w14:textId="106D79C5">
        <w:trPr>
          <w:cantSplit/>
          <w:del w:id="1146" w:author="Li, Chandler Changjun" w:date="2026-10-21T14:20:00Z" w16du:dateUtc="2026-10-21T06:20:00Z"/>
        </w:trPr>
        <w:tc>
          <w:tcPr>
            <w:tcW w:w="1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43" w14:textId="5E292ED5" w:rsidR="00D1328D" w:rsidDel="007353BA" w:rsidRDefault="003C487A">
            <w:pPr>
              <w:spacing w:line="260" w:lineRule="auto"/>
              <w:rPr>
                <w:del w:id="1147" w:author="Li, Chandler Changjun" w:date="2026-10-21T14:20:00Z" w16du:dateUtc="2026-10-21T06:20:00Z"/>
              </w:rPr>
            </w:pPr>
            <w:del w:id="1148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F-08</w:delText>
              </w:r>
            </w:del>
          </w:p>
        </w:tc>
        <w:tc>
          <w:tcPr>
            <w:tcW w:w="5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44" w14:textId="4AD8975D" w:rsidR="00D1328D" w:rsidDel="007353BA" w:rsidRDefault="003C487A">
            <w:pPr>
              <w:spacing w:line="260" w:lineRule="auto"/>
              <w:rPr>
                <w:del w:id="1149" w:author="Li, Chandler Changjun" w:date="2026-10-21T14:20:00Z" w16du:dateUtc="2026-10-21T06:20:00Z"/>
              </w:rPr>
            </w:pPr>
            <w:del w:id="1150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提醒中心</w:delText>
              </w:r>
            </w:del>
          </w:p>
        </w:tc>
        <w:tc>
          <w:tcPr>
            <w:tcW w:w="3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45" w14:textId="1631D2B7" w:rsidR="00D1328D" w:rsidDel="007353BA" w:rsidRDefault="003C487A">
            <w:pPr>
              <w:spacing w:line="260" w:lineRule="auto"/>
              <w:rPr>
                <w:del w:id="1151" w:author="Li, Chandler Changjun" w:date="2026-10-21T14:20:00Z" w16du:dateUtc="2026-10-21T06:20:00Z"/>
              </w:rPr>
            </w:pPr>
            <w:del w:id="1152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原型-10</w:delText>
              </w:r>
            </w:del>
          </w:p>
        </w:tc>
      </w:tr>
      <w:tr w:rsidR="00D1328D" w:rsidDel="007353BA" w14:paraId="09380F4A" w14:textId="50E1AB9F">
        <w:trPr>
          <w:cantSplit/>
          <w:del w:id="1153" w:author="Li, Chandler Changjun" w:date="2026-10-21T14:20:00Z" w16du:dateUtc="2026-10-21T06:20:00Z"/>
        </w:trPr>
        <w:tc>
          <w:tcPr>
            <w:tcW w:w="1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47" w14:textId="3DCAE62B" w:rsidR="00D1328D" w:rsidDel="007353BA" w:rsidRDefault="003C487A">
            <w:pPr>
              <w:spacing w:line="260" w:lineRule="auto"/>
              <w:rPr>
                <w:del w:id="1154" w:author="Li, Chandler Changjun" w:date="2026-10-21T14:20:00Z" w16du:dateUtc="2026-10-21T06:20:00Z"/>
              </w:rPr>
            </w:pPr>
            <w:del w:id="1155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F-09</w:delText>
              </w:r>
            </w:del>
          </w:p>
        </w:tc>
        <w:tc>
          <w:tcPr>
            <w:tcW w:w="5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48" w14:textId="66FCD1C2" w:rsidR="00D1328D" w:rsidDel="007353BA" w:rsidRDefault="003C487A">
            <w:pPr>
              <w:spacing w:line="260" w:lineRule="auto"/>
              <w:rPr>
                <w:del w:id="1156" w:author="Li, Chandler Changjun" w:date="2026-10-21T14:20:00Z" w16du:dateUtc="2026-10-21T06:20:00Z"/>
              </w:rPr>
            </w:pPr>
            <w:del w:id="1157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上传中心（Case 3 不使用）</w:delText>
              </w:r>
            </w:del>
          </w:p>
        </w:tc>
        <w:tc>
          <w:tcPr>
            <w:tcW w:w="3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49" w14:textId="4AE5119E" w:rsidR="00D1328D" w:rsidDel="007353BA" w:rsidRDefault="003C487A">
            <w:pPr>
              <w:spacing w:line="260" w:lineRule="auto"/>
              <w:rPr>
                <w:del w:id="1158" w:author="Li, Chandler Changjun" w:date="2026-10-21T14:20:00Z" w16du:dateUtc="2026-10-21T06:20:00Z"/>
              </w:rPr>
            </w:pPr>
            <w:del w:id="1159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原型-05</w:delText>
              </w:r>
            </w:del>
          </w:p>
        </w:tc>
      </w:tr>
      <w:tr w:rsidR="00D1328D" w:rsidDel="007353BA" w14:paraId="09380F4E" w14:textId="4ED8E6E3">
        <w:trPr>
          <w:cantSplit/>
          <w:del w:id="1160" w:author="Li, Chandler Changjun" w:date="2026-10-21T14:20:00Z" w16du:dateUtc="2026-10-21T06:20:00Z"/>
        </w:trPr>
        <w:tc>
          <w:tcPr>
            <w:tcW w:w="1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4B" w14:textId="19FD8858" w:rsidR="00D1328D" w:rsidDel="007353BA" w:rsidRDefault="003C487A">
            <w:pPr>
              <w:spacing w:line="260" w:lineRule="auto"/>
              <w:rPr>
                <w:del w:id="1161" w:author="Li, Chandler Changjun" w:date="2026-10-21T14:20:00Z" w16du:dateUtc="2026-10-21T06:20:00Z"/>
              </w:rPr>
            </w:pPr>
            <w:del w:id="1162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F-10</w:delText>
              </w:r>
            </w:del>
          </w:p>
        </w:tc>
        <w:tc>
          <w:tcPr>
            <w:tcW w:w="5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4C" w14:textId="5BC9C9FD" w:rsidR="00D1328D" w:rsidDel="007353BA" w:rsidRDefault="003C487A">
            <w:pPr>
              <w:spacing w:line="260" w:lineRule="auto"/>
              <w:rPr>
                <w:del w:id="1163" w:author="Li, Chandler Changjun" w:date="2026-10-21T14:20:00Z" w16du:dateUtc="2026-10-21T06:20:00Z"/>
              </w:rPr>
            </w:pPr>
            <w:del w:id="1164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RPA</w:delText>
              </w:r>
              <w:r w:rsidR="00F40D5E" w:rsidDel="007353BA">
                <w:rPr>
                  <w:rFonts w:hint="eastAsia"/>
                  <w:sz w:val="16"/>
                  <w:szCs w:val="16"/>
                </w:rPr>
                <w:delText xml:space="preserve"> 机器人：</w:delText>
              </w:r>
              <w:r w:rsidDel="007353BA">
                <w:rPr>
                  <w:sz w:val="16"/>
                  <w:szCs w:val="16"/>
                </w:rPr>
                <w:delText xml:space="preserve"> N1 ~ N7</w:delText>
              </w:r>
            </w:del>
          </w:p>
        </w:tc>
        <w:tc>
          <w:tcPr>
            <w:tcW w:w="3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4D" w14:textId="0B2613F9" w:rsidR="00D1328D" w:rsidDel="007353BA" w:rsidRDefault="003C487A">
            <w:pPr>
              <w:spacing w:line="260" w:lineRule="auto"/>
              <w:rPr>
                <w:del w:id="1165" w:author="Li, Chandler Changjun" w:date="2026-10-21T14:20:00Z" w16du:dateUtc="2026-10-21T06:20:00Z"/>
              </w:rPr>
            </w:pPr>
            <w:del w:id="1166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7.4</w:delText>
              </w:r>
            </w:del>
          </w:p>
        </w:tc>
      </w:tr>
    </w:tbl>
    <w:p w14:paraId="09380F4F" w14:textId="721E6B7A" w:rsidR="00D1328D" w:rsidDel="007353BA" w:rsidRDefault="00D1328D">
      <w:pPr>
        <w:spacing w:after="80"/>
        <w:rPr>
          <w:del w:id="1167" w:author="Li, Chandler Changjun" w:date="2026-10-21T14:20:00Z" w16du:dateUtc="2026-10-21T06:20:00Z"/>
        </w:rPr>
      </w:pPr>
    </w:p>
    <w:p w14:paraId="09380F50" w14:textId="1A3CC45E" w:rsidR="00D1328D" w:rsidDel="007353BA" w:rsidRDefault="00455FDB" w:rsidP="00C212F9">
      <w:pPr>
        <w:pStyle w:val="Heading2"/>
        <w:rPr>
          <w:del w:id="1168" w:author="Li, Chandler Changjun" w:date="2026-10-21T14:20:00Z" w16du:dateUtc="2026-10-21T06:20:00Z"/>
        </w:rPr>
      </w:pPr>
      <w:bookmarkStart w:id="1169" w:name="_Toc242459654"/>
      <w:del w:id="1170" w:author="Li, Chandler Changjun" w:date="2026-10-21T14:20:00Z" w16du:dateUtc="2026-10-21T06:20:00Z">
        <w:r w:rsidDel="007353BA">
          <w:rPr>
            <w:rFonts w:hint="eastAsia"/>
          </w:rPr>
          <w:delText>全流程</w:delText>
        </w:r>
        <w:r w:rsidDel="007353BA">
          <w:delText>核心</w:delText>
        </w:r>
        <w:r w:rsidR="003C487A" w:rsidDel="007353BA">
          <w:delText>业务规则</w:delText>
        </w:r>
        <w:bookmarkEnd w:id="1169"/>
      </w:del>
    </w:p>
    <w:p w14:paraId="09380F51" w14:textId="00718CDA" w:rsidR="00D1328D" w:rsidDel="007353BA" w:rsidRDefault="003C487A">
      <w:pPr>
        <w:pStyle w:val="Heading3"/>
        <w:rPr>
          <w:del w:id="1171" w:author="Li, Chandler Changjun" w:date="2026-10-21T14:20:00Z" w16du:dateUtc="2026-10-21T06:20:00Z"/>
        </w:rPr>
      </w:pPr>
      <w:bookmarkStart w:id="1172" w:name="_Toc242459655"/>
      <w:del w:id="1173" w:author="Li, Chandler Changjun" w:date="2026-10-21T14:20:00Z" w16du:dateUtc="2026-10-21T06:20:00Z">
        <w:r w:rsidDel="007353BA">
          <w:delText>触发</w:delText>
        </w:r>
        <w:bookmarkEnd w:id="1172"/>
      </w:del>
    </w:p>
    <w:p w14:paraId="09380F52" w14:textId="5C8A5DF4" w:rsidR="00D1328D" w:rsidDel="007353BA" w:rsidRDefault="003C487A">
      <w:pPr>
        <w:pStyle w:val="ListParagraph"/>
        <w:numPr>
          <w:ilvl w:val="0"/>
          <w:numId w:val="2"/>
        </w:numPr>
        <w:spacing w:after="40"/>
        <w:rPr>
          <w:del w:id="1174" w:author="Li, Chandler Changjun" w:date="2026-10-21T14:20:00Z" w16du:dateUtc="2026-10-21T06:20:00Z"/>
        </w:rPr>
      </w:pPr>
      <w:del w:id="1175" w:author="Li, Chandler Changjun" w:date="2026-10-21T14:20:00Z" w16du:dateUtc="2026-10-21T06:20:00Z">
        <w:r w:rsidRPr="006B58E2" w:rsidDel="007353BA">
          <w:rPr>
            <w:b/>
            <w:bCs/>
          </w:rPr>
          <w:delText>触发</w:delText>
        </w:r>
        <w:r w:rsidR="006B58E2" w:rsidRPr="006B58E2" w:rsidDel="007353BA">
          <w:rPr>
            <w:rFonts w:hint="eastAsia"/>
            <w:b/>
            <w:bCs/>
          </w:rPr>
          <w:delText>机制</w:delText>
        </w:r>
        <w:r w:rsidDel="007353BA">
          <w:delText>：</w:delText>
        </w:r>
        <w:r w:rsidR="00146E5D" w:rsidDel="007353BA">
          <w:rPr>
            <w:rFonts w:hint="eastAsia"/>
          </w:rPr>
          <w:delText>Portal公邮收到邮件</w:delText>
        </w:r>
        <w:r w:rsidR="00B37E9A" w:rsidDel="007353BA">
          <w:rPr>
            <w:rFonts w:hint="eastAsia"/>
          </w:rPr>
          <w:delText>触发</w:delText>
        </w:r>
        <w:r w:rsidR="00146E5D" w:rsidDel="007353BA">
          <w:rPr>
            <w:rFonts w:hint="eastAsia"/>
          </w:rPr>
          <w:delText>，</w:delText>
        </w:r>
        <w:r w:rsidR="004C5107" w:rsidDel="007353BA">
          <w:rPr>
            <w:rFonts w:hint="eastAsia"/>
          </w:rPr>
          <w:delText>捕获逻辑如下</w:delText>
        </w:r>
      </w:del>
    </w:p>
    <w:p w14:paraId="09380F53" w14:textId="627419FB" w:rsidR="00D1328D" w:rsidDel="007353BA" w:rsidRDefault="003C487A">
      <w:pPr>
        <w:pStyle w:val="ListParagraph"/>
        <w:numPr>
          <w:ilvl w:val="1"/>
          <w:numId w:val="2"/>
        </w:numPr>
        <w:spacing w:after="40"/>
        <w:rPr>
          <w:del w:id="1176" w:author="Li, Chandler Changjun" w:date="2026-10-21T14:20:00Z" w16du:dateUtc="2026-10-21T06:20:00Z"/>
        </w:rPr>
      </w:pPr>
      <w:del w:id="1177" w:author="Li, Chandler Changjun" w:date="2026-10-21T14:20:00Z" w16du:dateUtc="2026-10-21T06:20:00Z">
        <w:r w:rsidRPr="00B37E9A" w:rsidDel="007353BA">
          <w:rPr>
            <w:b/>
            <w:bCs/>
          </w:rPr>
          <w:delText>邮件标题</w:delText>
        </w:r>
        <w:r w:rsidR="00B37E9A" w:rsidRPr="00B37E9A" w:rsidDel="007353BA">
          <w:rPr>
            <w:rFonts w:hint="eastAsia"/>
            <w:b/>
            <w:bCs/>
          </w:rPr>
          <w:delText>：</w:delText>
        </w:r>
        <w:r w:rsidDel="007353BA">
          <w:delText>含有“MBPLAP Pre-alert”；</w:delText>
        </w:r>
      </w:del>
    </w:p>
    <w:p w14:paraId="09380F54" w14:textId="3E0AF51F" w:rsidR="00D1328D" w:rsidDel="007353BA" w:rsidRDefault="003C487A">
      <w:pPr>
        <w:pStyle w:val="ListParagraph"/>
        <w:numPr>
          <w:ilvl w:val="1"/>
          <w:numId w:val="2"/>
        </w:numPr>
        <w:spacing w:after="40"/>
        <w:rPr>
          <w:del w:id="1178" w:author="Li, Chandler Changjun" w:date="2026-10-21T14:20:00Z" w16du:dateUtc="2026-10-21T06:20:00Z"/>
        </w:rPr>
      </w:pPr>
      <w:del w:id="1179" w:author="Li, Chandler Changjun" w:date="2026-10-21T14:20:00Z" w16du:dateUtc="2026-10-21T06:20:00Z">
        <w:r w:rsidRPr="00B37E9A" w:rsidDel="007353BA">
          <w:rPr>
            <w:b/>
            <w:bCs/>
          </w:rPr>
          <w:delText>发件人的邮箱后缀</w:delText>
        </w:r>
        <w:r w:rsidR="00B37E9A" w:rsidRPr="00B37E9A" w:rsidDel="007353BA">
          <w:rPr>
            <w:rFonts w:hint="eastAsia"/>
            <w:b/>
            <w:bCs/>
          </w:rPr>
          <w:delText>：</w:delText>
        </w:r>
        <w:r w:rsidDel="007353BA">
          <w:delText xml:space="preserve"> @tvsscs.com（Forwarder 调整时可修改</w:delText>
        </w:r>
        <w:r w:rsidR="007211E7" w:rsidDel="007353BA">
          <w:rPr>
            <w:rFonts w:hint="eastAsia"/>
          </w:rPr>
          <w:delText>可配置</w:delText>
        </w:r>
        <w:r w:rsidDel="007353BA">
          <w:delText>）。</w:delText>
        </w:r>
      </w:del>
    </w:p>
    <w:p w14:paraId="580A50DE" w14:textId="2087E537" w:rsidR="00122470" w:rsidRPr="00122470" w:rsidDel="007353BA" w:rsidRDefault="007A76D4" w:rsidP="004F55C5">
      <w:pPr>
        <w:pStyle w:val="ListParagraph"/>
        <w:numPr>
          <w:ilvl w:val="0"/>
          <w:numId w:val="2"/>
        </w:numPr>
        <w:rPr>
          <w:del w:id="1180" w:author="Li, Chandler Changjun" w:date="2026-10-21T14:20:00Z" w16du:dateUtc="2026-10-21T06:20:00Z"/>
        </w:rPr>
      </w:pPr>
      <w:del w:id="1181" w:author="Li, Chandler Changjun" w:date="2026-10-21T14:20:00Z" w16du:dateUtc="2026-10-21T06:20:00Z">
        <w:r w:rsidRPr="004F55C5" w:rsidDel="007353BA">
          <w:rPr>
            <w:rFonts w:hint="eastAsia"/>
            <w:b/>
            <w:bCs/>
          </w:rPr>
          <w:delText>邮件样例：</w:delText>
        </w:r>
      </w:del>
    </w:p>
    <w:p w14:paraId="4627DACD" w14:textId="6936418D" w:rsidR="007A76D4" w:rsidDel="007353BA" w:rsidRDefault="00FE626F" w:rsidP="00122470">
      <w:pPr>
        <w:pStyle w:val="ListParagraph"/>
        <w:ind w:left="360"/>
        <w:rPr>
          <w:del w:id="1182" w:author="Li, Chandler Changjun" w:date="2026-10-21T14:20:00Z" w16du:dateUtc="2026-10-21T06:20:00Z"/>
        </w:rPr>
      </w:pPr>
      <w:del w:id="1183" w:author="Li, Chandler Changjun" w:date="2026-10-21T14:20:00Z" w16du:dateUtc="2026-10-21T06:20:00Z">
        <w:r w:rsidDel="007353BA">
          <w:object w:dxaOrig="1127" w:dyaOrig="787" w14:anchorId="2CD1D3D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55.5pt;height:39.75pt" o:ole="">
              <v:imagedata r:id="rId16" o:title=""/>
            </v:shape>
            <o:OLEObject Type="Embed" ProgID="Package" ShapeID="_x0000_i1025" DrawAspect="Icon" ObjectID="_1854056380" r:id="rId17"/>
          </w:object>
        </w:r>
      </w:del>
    </w:p>
    <w:p w14:paraId="74D9A087" w14:textId="579FAF86" w:rsidR="007A76D4" w:rsidRPr="004F55C5" w:rsidDel="007353BA" w:rsidRDefault="007A76D4" w:rsidP="004F55C5">
      <w:pPr>
        <w:spacing w:after="40"/>
        <w:ind w:left="120"/>
        <w:rPr>
          <w:del w:id="1184" w:author="Li, Chandler Changjun" w:date="2026-10-21T14:20:00Z" w16du:dateUtc="2026-10-21T06:20:00Z"/>
          <w:b/>
          <w:bCs/>
        </w:rPr>
      </w:pPr>
      <w:del w:id="1185" w:author="Li, Chandler Changjun" w:date="2026-10-21T14:20:00Z" w16du:dateUtc="2026-10-21T06:20:00Z">
        <w:r w:rsidDel="007353BA">
          <w:rPr>
            <w:noProof/>
          </w:rPr>
          <w:drawing>
            <wp:inline distT="0" distB="0" distL="0" distR="0" wp14:anchorId="164B5FF7" wp14:editId="64AD4466">
              <wp:extent cx="5486400" cy="2591435"/>
              <wp:effectExtent l="0" t="0" r="0" b="0"/>
              <wp:docPr id="870509419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70509419" name="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25914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9380F5C" w14:textId="3E4CE8B4" w:rsidR="00D1328D" w:rsidDel="007353BA" w:rsidRDefault="003C487A">
      <w:pPr>
        <w:pStyle w:val="Heading3"/>
        <w:rPr>
          <w:del w:id="1186" w:author="Li, Chandler Changjun" w:date="2026-10-21T14:20:00Z" w16du:dateUtc="2026-10-21T06:20:00Z"/>
        </w:rPr>
      </w:pPr>
      <w:bookmarkStart w:id="1187" w:name="_Toc242459656"/>
      <w:del w:id="1188" w:author="Li, Chandler Changjun" w:date="2026-10-21T14:20:00Z" w16du:dateUtc="2026-10-21T06:20:00Z">
        <w:r w:rsidDel="007353BA">
          <w:delText>附件识别、重命名、归档</w:delText>
        </w:r>
        <w:bookmarkEnd w:id="1187"/>
      </w:del>
    </w:p>
    <w:p w14:paraId="3C8BA511" w14:textId="2CA32B6F" w:rsidR="002024B3" w:rsidDel="007353BA" w:rsidRDefault="002024B3" w:rsidP="002024B3">
      <w:pPr>
        <w:pStyle w:val="Heading4"/>
        <w:rPr>
          <w:del w:id="1189" w:author="Li, Chandler Changjun" w:date="2026-10-21T14:20:00Z" w16du:dateUtc="2026-10-21T06:20:00Z"/>
        </w:rPr>
      </w:pPr>
      <w:del w:id="1190" w:author="Li, Chandler Changjun" w:date="2026-10-21T14:20:00Z" w16du:dateUtc="2026-10-21T06:20:00Z">
        <w:r w:rsidDel="007353BA">
          <w:rPr>
            <w:rFonts w:hint="eastAsia"/>
          </w:rPr>
          <w:delText>附件识别及重命名</w:delText>
        </w:r>
      </w:del>
    </w:p>
    <w:p w14:paraId="09380F5D" w14:textId="3FD9B907" w:rsidR="00D1328D" w:rsidDel="007353BA" w:rsidRDefault="00367F9B">
      <w:pPr>
        <w:pStyle w:val="ListParagraph"/>
        <w:numPr>
          <w:ilvl w:val="0"/>
          <w:numId w:val="2"/>
        </w:numPr>
        <w:spacing w:after="40"/>
        <w:rPr>
          <w:del w:id="1191" w:author="Li, Chandler Changjun" w:date="2026-10-21T14:20:00Z" w16du:dateUtc="2026-10-21T06:20:00Z"/>
        </w:rPr>
      </w:pPr>
      <w:del w:id="1192" w:author="Li, Chandler Changjun" w:date="2026-10-21T14:20:00Z" w16du:dateUtc="2026-10-21T06:20:00Z">
        <w:r w:rsidRPr="00367F9B" w:rsidDel="007353BA">
          <w:rPr>
            <w:rFonts w:hint="eastAsia"/>
            <w:b/>
            <w:bCs/>
          </w:rPr>
          <w:delText>附件通过关键字识别类型：</w:delText>
        </w:r>
        <w:r w:rsidR="003C487A" w:rsidDel="007353BA">
          <w:delText>附件种类按文件名识别</w:delText>
        </w:r>
      </w:del>
    </w:p>
    <w:tbl>
      <w:tblPr>
        <w:tblStyle w:val="GridTable4"/>
        <w:tblW w:w="9896" w:type="dxa"/>
        <w:tblLayout w:type="fixed"/>
        <w:tblLook w:val="04A0" w:firstRow="1" w:lastRow="0" w:firstColumn="1" w:lastColumn="0" w:noHBand="0" w:noVBand="1"/>
      </w:tblPr>
      <w:tblGrid>
        <w:gridCol w:w="1271"/>
        <w:gridCol w:w="2126"/>
        <w:gridCol w:w="2807"/>
        <w:gridCol w:w="3692"/>
      </w:tblGrid>
      <w:tr w:rsidR="00D1328D" w:rsidDel="007353BA" w14:paraId="09380F61" w14:textId="7D2BB000" w:rsidTr="007F24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1193" w:author="Li, Chandler Changjun" w:date="2026-10-21T14:20:00Z" w16du:dateUtc="2026-10-21T06:20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9380F5E" w14:textId="65D63024" w:rsidR="00D1328D" w:rsidDel="007353BA" w:rsidRDefault="003C487A">
            <w:pPr>
              <w:spacing w:line="260" w:lineRule="auto"/>
              <w:rPr>
                <w:del w:id="1194" w:author="Li, Chandler Changjun" w:date="2026-10-21T14:20:00Z" w16du:dateUtc="2026-10-21T06:20:00Z"/>
              </w:rPr>
            </w:pPr>
            <w:del w:id="1195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种类</w:delText>
              </w:r>
            </w:del>
          </w:p>
        </w:tc>
        <w:tc>
          <w:tcPr>
            <w:tcW w:w="2126" w:type="dxa"/>
          </w:tcPr>
          <w:p w14:paraId="09380F5F" w14:textId="11B0A4B8" w:rsidR="00D1328D" w:rsidDel="007353BA" w:rsidRDefault="003C487A">
            <w:pPr>
              <w:spacing w:line="2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196" w:author="Li, Chandler Changjun" w:date="2026-10-21T14:20:00Z" w16du:dateUtc="2026-10-21T06:20:00Z"/>
              </w:rPr>
            </w:pPr>
            <w:del w:id="1197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文件名称提取关键字段</w:delText>
              </w:r>
            </w:del>
          </w:p>
        </w:tc>
        <w:tc>
          <w:tcPr>
            <w:tcW w:w="2807" w:type="dxa"/>
          </w:tcPr>
          <w:p w14:paraId="09380F60" w14:textId="4C5014F8" w:rsidR="00D1328D" w:rsidDel="007353BA" w:rsidRDefault="007F240E">
            <w:pPr>
              <w:spacing w:line="2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198" w:author="Li, Chandler Changjun" w:date="2026-10-21T14:20:00Z" w16du:dateUtc="2026-10-21T06:20:00Z"/>
              </w:rPr>
            </w:pPr>
            <w:del w:id="1199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重命名</w:delText>
              </w:r>
              <w:r w:rsidDel="007353BA">
                <w:rPr>
                  <w:rFonts w:hint="eastAsia"/>
                  <w:sz w:val="16"/>
                  <w:szCs w:val="16"/>
                </w:rPr>
                <w:delText>规则</w:delText>
              </w:r>
            </w:del>
          </w:p>
        </w:tc>
        <w:tc>
          <w:tcPr>
            <w:tcW w:w="3692" w:type="dxa"/>
          </w:tcPr>
          <w:p w14:paraId="0AE61A26" w14:textId="60C192DA" w:rsidR="007F240E" w:rsidDel="007353BA" w:rsidRDefault="007F240E">
            <w:pPr>
              <w:spacing w:line="2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200" w:author="Li, Chandler Changjun" w:date="2026-10-21T14:20:00Z" w16du:dateUtc="2026-10-21T06:20:00Z"/>
                <w:sz w:val="16"/>
                <w:szCs w:val="16"/>
              </w:rPr>
            </w:pPr>
            <w:del w:id="1201" w:author="Li, Chandler Changjun" w:date="2026-10-21T14:20:00Z" w16du:dateUtc="2026-10-21T06:20:00Z">
              <w:r w:rsidDel="007353BA">
                <w:rPr>
                  <w:rFonts w:hint="eastAsia"/>
                  <w:b w:val="0"/>
                  <w:bCs w:val="0"/>
                  <w:sz w:val="16"/>
                  <w:szCs w:val="16"/>
                </w:rPr>
                <w:delText>文件图示</w:delText>
              </w:r>
            </w:del>
          </w:p>
        </w:tc>
      </w:tr>
      <w:tr w:rsidR="00D1328D" w:rsidDel="007353BA" w14:paraId="09380F65" w14:textId="490690CA" w:rsidTr="007F2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202" w:author="Li, Chandler Changjun" w:date="2026-10-21T14:20:00Z" w16du:dateUtc="2026-10-21T06:20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9380F62" w14:textId="335E7FFC" w:rsidR="00D1328D" w:rsidDel="007353BA" w:rsidRDefault="003C487A">
            <w:pPr>
              <w:spacing w:line="260" w:lineRule="auto"/>
              <w:rPr>
                <w:del w:id="1203" w:author="Li, Chandler Changjun" w:date="2026-10-21T14:20:00Z" w16du:dateUtc="2026-10-21T06:20:00Z"/>
              </w:rPr>
            </w:pPr>
            <w:del w:id="1204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发票</w:delText>
              </w:r>
            </w:del>
          </w:p>
        </w:tc>
        <w:tc>
          <w:tcPr>
            <w:tcW w:w="2126" w:type="dxa"/>
          </w:tcPr>
          <w:p w14:paraId="09380F63" w14:textId="5DE442D2" w:rsidR="00D1328D" w:rsidDel="007353BA" w:rsidRDefault="003C487A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205" w:author="Li, Chandler Changjun" w:date="2026-10-21T14:20:00Z" w16du:dateUtc="2026-10-21T06:20:00Z"/>
              </w:rPr>
            </w:pPr>
            <w:del w:id="1206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文件名称的第二个数字字段，以 1100 开头</w:delText>
              </w:r>
            </w:del>
          </w:p>
        </w:tc>
        <w:tc>
          <w:tcPr>
            <w:tcW w:w="2807" w:type="dxa"/>
          </w:tcPr>
          <w:p w14:paraId="09380F64" w14:textId="4E5A4F19" w:rsidR="00D1328D" w:rsidDel="007353BA" w:rsidRDefault="003C487A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207" w:author="Li, Chandler Changjun" w:date="2026-10-21T14:20:00Z" w16du:dateUtc="2026-10-21T06:20:00Z"/>
              </w:rPr>
            </w:pPr>
            <w:del w:id="1208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发票号，如“1100035926”</w:delText>
              </w:r>
            </w:del>
          </w:p>
        </w:tc>
        <w:tc>
          <w:tcPr>
            <w:tcW w:w="3692" w:type="dxa"/>
          </w:tcPr>
          <w:p w14:paraId="05777B59" w14:textId="639AE9C2" w:rsidR="007E1966" w:rsidDel="007353BA" w:rsidRDefault="007E1966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209" w:author="Li, Chandler Changjun" w:date="2026-10-21T14:20:00Z" w16du:dateUtc="2026-10-21T06:20:00Z"/>
                <w:noProof/>
              </w:rPr>
            </w:pPr>
            <w:del w:id="1210" w:author="Li, Chandler Changjun" w:date="2026-10-21T14:20:00Z" w16du:dateUtc="2026-10-21T06:20:00Z">
              <w:r w:rsidDel="007353BA">
                <w:rPr>
                  <w:noProof/>
                </w:rPr>
                <w:drawing>
                  <wp:inline distT="0" distB="0" distL="0" distR="0" wp14:anchorId="6E0B8B7C" wp14:editId="4BF3026A">
                    <wp:extent cx="2207260" cy="1391920"/>
                    <wp:effectExtent l="0" t="0" r="2540" b="0"/>
                    <wp:docPr id="1031074744" name="图片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31074744" name=""/>
                            <pic:cNvPicPr/>
                          </pic:nvPicPr>
                          <pic:blipFill>
                            <a:blip r:embed="rId1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07260" cy="139192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</w:tr>
      <w:tr w:rsidR="00D1328D" w:rsidDel="007353BA" w14:paraId="09380F69" w14:textId="1FD2605D" w:rsidTr="007F240E">
        <w:trPr>
          <w:del w:id="1211" w:author="Li, Chandler Changjun" w:date="2026-10-21T14:20:00Z" w16du:dateUtc="2026-10-21T06:20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9380F66" w14:textId="01C78D3E" w:rsidR="00D1328D" w:rsidDel="007353BA" w:rsidRDefault="007F240E">
            <w:pPr>
              <w:spacing w:line="260" w:lineRule="auto"/>
              <w:rPr>
                <w:del w:id="1212" w:author="Li, Chandler Changjun" w:date="2026-10-21T14:20:00Z" w16du:dateUtc="2026-10-21T06:20:00Z"/>
              </w:rPr>
            </w:pPr>
            <w:del w:id="1213" w:author="Li, Chandler Changjun" w:date="2026-10-21T14:20:00Z" w16du:dateUtc="2026-10-21T06:20:00Z">
              <w:r w:rsidDel="007353BA">
                <w:rPr>
                  <w:rFonts w:hint="eastAsia"/>
                  <w:sz w:val="16"/>
                  <w:szCs w:val="16"/>
                </w:rPr>
                <w:delText>分单</w:delText>
              </w:r>
            </w:del>
          </w:p>
        </w:tc>
        <w:tc>
          <w:tcPr>
            <w:tcW w:w="2126" w:type="dxa"/>
          </w:tcPr>
          <w:p w14:paraId="09380F67" w14:textId="547F405F" w:rsidR="00D1328D" w:rsidDel="007353BA" w:rsidRDefault="003C487A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214" w:author="Li, Chandler Changjun" w:date="2026-10-21T14:20:00Z" w16du:dateUtc="2026-10-21T06:20:00Z"/>
              </w:rPr>
            </w:pPr>
            <w:del w:id="1215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文件名称中含有 HAWB 字样</w:delText>
              </w:r>
            </w:del>
          </w:p>
        </w:tc>
        <w:tc>
          <w:tcPr>
            <w:tcW w:w="2807" w:type="dxa"/>
          </w:tcPr>
          <w:p w14:paraId="09380F68" w14:textId="58D5A85D" w:rsidR="00D1328D" w:rsidDel="007353BA" w:rsidRDefault="003C487A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216" w:author="Li, Chandler Changjun" w:date="2026-10-21T14:20:00Z" w16du:dateUtc="2026-10-21T06:20:00Z"/>
              </w:rPr>
            </w:pPr>
            <w:del w:id="1217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“HAWB_分单号”，如“HAWB_PKLA01580480”；无分单号命名为主单号</w:delText>
              </w:r>
            </w:del>
          </w:p>
        </w:tc>
        <w:tc>
          <w:tcPr>
            <w:tcW w:w="3692" w:type="dxa"/>
          </w:tcPr>
          <w:p w14:paraId="72350C23" w14:textId="01C5E442" w:rsidR="009F1BF9" w:rsidDel="007353BA" w:rsidRDefault="009F1BF9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218" w:author="Li, Chandler Changjun" w:date="2026-10-21T14:20:00Z" w16du:dateUtc="2026-10-21T06:20:00Z"/>
                <w:noProof/>
              </w:rPr>
            </w:pPr>
            <w:del w:id="1219" w:author="Li, Chandler Changjun" w:date="2026-10-21T14:20:00Z" w16du:dateUtc="2026-10-21T06:20:00Z">
              <w:r w:rsidDel="007353BA">
                <w:rPr>
                  <w:noProof/>
                </w:rPr>
                <w:drawing>
                  <wp:inline distT="0" distB="0" distL="0" distR="0" wp14:anchorId="637197A3" wp14:editId="17D33636">
                    <wp:extent cx="2207260" cy="640080"/>
                    <wp:effectExtent l="0" t="0" r="2540" b="7620"/>
                    <wp:docPr id="1643892544" name="图片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643892544" name=""/>
                            <pic:cNvPicPr/>
                          </pic:nvPicPr>
                          <pic:blipFill>
                            <a:blip r:embed="rId2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07260" cy="64008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</w:tr>
      <w:tr w:rsidR="00D1328D" w:rsidDel="007353BA" w14:paraId="09380F6D" w14:textId="6E5BE38E" w:rsidTr="007F2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220" w:author="Li, Chandler Changjun" w:date="2026-10-21T14:20:00Z" w16du:dateUtc="2026-10-21T06:20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9380F6A" w14:textId="5A366E23" w:rsidR="00D1328D" w:rsidDel="007353BA" w:rsidRDefault="003C487A">
            <w:pPr>
              <w:spacing w:line="260" w:lineRule="auto"/>
              <w:rPr>
                <w:del w:id="1221" w:author="Li, Chandler Changjun" w:date="2026-10-21T14:20:00Z" w16du:dateUtc="2026-10-21T06:20:00Z"/>
              </w:rPr>
            </w:pPr>
            <w:del w:id="1222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SDS</w:delText>
              </w:r>
            </w:del>
          </w:p>
        </w:tc>
        <w:tc>
          <w:tcPr>
            <w:tcW w:w="2126" w:type="dxa"/>
          </w:tcPr>
          <w:p w14:paraId="09380F6B" w14:textId="4CDAB5BD" w:rsidR="00D1328D" w:rsidDel="007353BA" w:rsidRDefault="003C487A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223" w:author="Li, Chandler Changjun" w:date="2026-10-21T14:20:00Z" w16du:dateUtc="2026-10-21T06:20:00Z"/>
              </w:rPr>
            </w:pPr>
            <w:del w:id="1224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文件名称中含有 SDS 字样</w:delText>
              </w:r>
            </w:del>
          </w:p>
        </w:tc>
        <w:tc>
          <w:tcPr>
            <w:tcW w:w="2807" w:type="dxa"/>
          </w:tcPr>
          <w:p w14:paraId="09380F6C" w14:textId="03F37E7A" w:rsidR="00D1328D" w:rsidDel="007353BA" w:rsidRDefault="003C487A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225" w:author="Li, Chandler Changjun" w:date="2026-10-21T14:20:00Z" w16du:dateUtc="2026-10-21T06:20:00Z"/>
              </w:rPr>
            </w:pPr>
            <w:del w:id="1226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“MSDS_分单号”</w:delText>
              </w:r>
            </w:del>
          </w:p>
        </w:tc>
        <w:tc>
          <w:tcPr>
            <w:tcW w:w="3692" w:type="dxa"/>
          </w:tcPr>
          <w:p w14:paraId="0729BF57" w14:textId="1EE5BBA1" w:rsidR="007F240E" w:rsidDel="007353BA" w:rsidRDefault="007F240E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227" w:author="Li, Chandler Changjun" w:date="2026-10-21T14:20:00Z" w16du:dateUtc="2026-10-21T06:20:00Z"/>
                <w:noProof/>
              </w:rPr>
            </w:pPr>
            <w:del w:id="1228" w:author="Li, Chandler Changjun" w:date="2026-10-21T14:20:00Z" w16du:dateUtc="2026-10-21T06:20:00Z">
              <w:r w:rsidDel="007353BA">
                <w:rPr>
                  <w:noProof/>
                </w:rPr>
                <w:drawing>
                  <wp:inline distT="0" distB="0" distL="0" distR="0" wp14:anchorId="0D6CAB28" wp14:editId="1CEED7D4">
                    <wp:extent cx="2207260" cy="1181735"/>
                    <wp:effectExtent l="0" t="0" r="2540" b="0"/>
                    <wp:docPr id="1172977421" name="图片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172977421" name=""/>
                            <pic:cNvPicPr/>
                          </pic:nvPicPr>
                          <pic:blipFill>
                            <a:blip r:embed="rId2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07260" cy="118173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</w:tr>
      <w:tr w:rsidR="00D1328D" w:rsidDel="007353BA" w14:paraId="09380F71" w14:textId="41E08467" w:rsidTr="007F240E">
        <w:trPr>
          <w:del w:id="1229" w:author="Li, Chandler Changjun" w:date="2026-10-21T14:20:00Z" w16du:dateUtc="2026-10-21T06:20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9380F6E" w14:textId="65BFEA52" w:rsidR="00D1328D" w:rsidDel="007353BA" w:rsidRDefault="003C487A">
            <w:pPr>
              <w:spacing w:line="260" w:lineRule="auto"/>
              <w:rPr>
                <w:del w:id="1230" w:author="Li, Chandler Changjun" w:date="2026-10-21T14:20:00Z" w16du:dateUtc="2026-10-21T06:20:00Z"/>
              </w:rPr>
            </w:pPr>
            <w:del w:id="1231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shipper decl</w:delText>
              </w:r>
            </w:del>
          </w:p>
        </w:tc>
        <w:tc>
          <w:tcPr>
            <w:tcW w:w="2126" w:type="dxa"/>
          </w:tcPr>
          <w:p w14:paraId="09380F6F" w14:textId="172A7D20" w:rsidR="00D1328D" w:rsidDel="007353BA" w:rsidRDefault="003C487A" w:rsidP="006E4A10">
            <w:pPr>
              <w:spacing w:line="260" w:lineRule="auto"/>
              <w:ind w:left="160" w:hangingChars="100" w:hanging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232" w:author="Li, Chandler Changjun" w:date="2026-10-21T14:20:00Z" w16du:dateUtc="2026-10-21T06:20:00Z"/>
              </w:rPr>
            </w:pPr>
            <w:del w:id="1233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 xml:space="preserve">文件名称中含有 shipper </w:delText>
              </w:r>
              <w:r w:rsidR="006E4A10" w:rsidDel="007353BA">
                <w:rPr>
                  <w:rFonts w:hint="eastAsia"/>
                  <w:sz w:val="16"/>
                  <w:szCs w:val="16"/>
                </w:rPr>
                <w:delText>decl</w:delText>
              </w:r>
              <w:r w:rsidDel="007353BA">
                <w:rPr>
                  <w:sz w:val="16"/>
                  <w:szCs w:val="16"/>
                </w:rPr>
                <w:delText>字样</w:delText>
              </w:r>
            </w:del>
          </w:p>
        </w:tc>
        <w:tc>
          <w:tcPr>
            <w:tcW w:w="2807" w:type="dxa"/>
          </w:tcPr>
          <w:p w14:paraId="09380F70" w14:textId="701E9F89" w:rsidR="00D1328D" w:rsidDel="007353BA" w:rsidRDefault="003C487A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234" w:author="Li, Chandler Changjun" w:date="2026-10-21T14:20:00Z" w16du:dateUtc="2026-10-21T06:20:00Z"/>
              </w:rPr>
            </w:pPr>
            <w:del w:id="1235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“shippers_Decl_分单号”</w:delText>
              </w:r>
            </w:del>
          </w:p>
        </w:tc>
        <w:tc>
          <w:tcPr>
            <w:tcW w:w="3692" w:type="dxa"/>
          </w:tcPr>
          <w:p w14:paraId="6074BCBA" w14:textId="6FE51195" w:rsidR="004405BA" w:rsidDel="007353BA" w:rsidRDefault="004405BA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236" w:author="Li, Chandler Changjun" w:date="2026-10-21T14:20:00Z" w16du:dateUtc="2026-10-21T06:20:00Z"/>
                <w:noProof/>
              </w:rPr>
            </w:pPr>
            <w:del w:id="1237" w:author="Li, Chandler Changjun" w:date="2026-10-21T14:20:00Z" w16du:dateUtc="2026-10-21T06:20:00Z">
              <w:r w:rsidDel="007353BA">
                <w:rPr>
                  <w:noProof/>
                </w:rPr>
                <w:drawing>
                  <wp:inline distT="0" distB="0" distL="0" distR="0" wp14:anchorId="1088B363" wp14:editId="6756A5B8">
                    <wp:extent cx="2207260" cy="1534160"/>
                    <wp:effectExtent l="0" t="0" r="2540" b="8890"/>
                    <wp:docPr id="1348931194" name="图片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348931194" name=""/>
                            <pic:cNvPicPr/>
                          </pic:nvPicPr>
                          <pic:blipFill>
                            <a:blip r:embed="rId2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07260" cy="153416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</w:tr>
    </w:tbl>
    <w:p w14:paraId="09380F72" w14:textId="20E20293" w:rsidR="00D1328D" w:rsidDel="007353BA" w:rsidRDefault="006107E1" w:rsidP="006107E1">
      <w:pPr>
        <w:pStyle w:val="ListParagraph"/>
        <w:numPr>
          <w:ilvl w:val="0"/>
          <w:numId w:val="10"/>
        </w:numPr>
        <w:spacing w:after="80"/>
        <w:rPr>
          <w:del w:id="1238" w:author="Li, Chandler Changjun" w:date="2026-10-21T14:20:00Z" w16du:dateUtc="2026-10-21T06:20:00Z"/>
          <w:b/>
        </w:rPr>
      </w:pPr>
      <w:del w:id="1239" w:author="Li, Chandler Changjun" w:date="2026-10-21T14:20:00Z" w16du:dateUtc="2026-10-21T06:20:00Z">
        <w:r w:rsidRPr="006107E1" w:rsidDel="007353BA">
          <w:rPr>
            <w:rFonts w:hint="eastAsia"/>
            <w:b/>
            <w:bCs/>
          </w:rPr>
          <w:delText>是否危险品附件种类不同</w:delText>
        </w:r>
        <w:r w:rsidDel="007353BA">
          <w:rPr>
            <w:rFonts w:hint="eastAsia"/>
            <w:b/>
            <w:bCs/>
          </w:rPr>
          <w:delText>：</w:delText>
        </w:r>
      </w:del>
    </w:p>
    <w:p w14:paraId="564463A6" w14:textId="2115FBDB" w:rsidR="006107E1" w:rsidRPr="006107E1" w:rsidDel="007353BA" w:rsidRDefault="006107E1" w:rsidP="00EF51FF">
      <w:pPr>
        <w:pStyle w:val="ListParagraph"/>
        <w:numPr>
          <w:ilvl w:val="2"/>
          <w:numId w:val="12"/>
        </w:numPr>
        <w:spacing w:after="80"/>
        <w:rPr>
          <w:del w:id="1240" w:author="Li, Chandler Changjun" w:date="2026-10-21T14:20:00Z" w16du:dateUtc="2026-10-21T06:20:00Z"/>
          <w:b/>
          <w:bCs/>
        </w:rPr>
      </w:pPr>
      <w:del w:id="1241" w:author="Li, Chandler Changjun" w:date="2026-10-21T14:20:00Z" w16du:dateUtc="2026-10-21T06:20:00Z">
        <w:r w:rsidRPr="006107E1" w:rsidDel="007353BA">
          <w:rPr>
            <w:rFonts w:hint="eastAsia"/>
            <w:b/>
            <w:bCs/>
          </w:rPr>
          <w:delText>如果是危险品：</w:delText>
        </w:r>
        <w:r w:rsidDel="007353BA">
          <w:rPr>
            <w:rFonts w:hint="eastAsia"/>
          </w:rPr>
          <w:delText>则有上述4种附件</w:delText>
        </w:r>
        <w:r w:rsidR="00747E81" w:rsidDel="007353BA">
          <w:rPr>
            <w:rFonts w:hint="eastAsia"/>
          </w:rPr>
          <w:delText>，但不是一定为4个附件</w:delText>
        </w:r>
        <w:r w:rsidR="00EF51FF" w:rsidDel="007353BA">
          <w:rPr>
            <w:rFonts w:hint="eastAsia"/>
          </w:rPr>
          <w:delText>；</w:delText>
        </w:r>
      </w:del>
    </w:p>
    <w:p w14:paraId="2F8C4BE7" w14:textId="64B00C0B" w:rsidR="006107E1" w:rsidRPr="00EF51FF" w:rsidDel="007353BA" w:rsidRDefault="006107E1" w:rsidP="00EF51FF">
      <w:pPr>
        <w:pStyle w:val="ListParagraph"/>
        <w:numPr>
          <w:ilvl w:val="2"/>
          <w:numId w:val="12"/>
        </w:numPr>
        <w:spacing w:after="80"/>
        <w:rPr>
          <w:del w:id="1242" w:author="Li, Chandler Changjun" w:date="2026-10-21T14:20:00Z" w16du:dateUtc="2026-10-21T06:20:00Z"/>
          <w:b/>
          <w:bCs/>
        </w:rPr>
      </w:pPr>
      <w:del w:id="1243" w:author="Li, Chandler Changjun" w:date="2026-10-21T14:20:00Z" w16du:dateUtc="2026-10-21T06:20:00Z">
        <w:r w:rsidRPr="006107E1" w:rsidDel="007353BA">
          <w:rPr>
            <w:rFonts w:hint="eastAsia"/>
            <w:b/>
            <w:bCs/>
          </w:rPr>
          <w:delText>如果不是危险品</w:delText>
        </w:r>
        <w:r w:rsidDel="007353BA">
          <w:rPr>
            <w:rFonts w:hint="eastAsia"/>
          </w:rPr>
          <w:delText>：则有发票和分单，没有SDS和Shipper</w:delText>
        </w:r>
        <w:r w:rsidR="00EF51FF" w:rsidDel="007353BA">
          <w:rPr>
            <w:rFonts w:hint="eastAsia"/>
          </w:rPr>
          <w:delText>；</w:delText>
        </w:r>
      </w:del>
    </w:p>
    <w:p w14:paraId="4D961BD1" w14:textId="3B5EFB18" w:rsidR="00EF51FF" w:rsidRPr="00EF51FF" w:rsidDel="007353BA" w:rsidRDefault="00EF51FF" w:rsidP="00EF51FF">
      <w:pPr>
        <w:pStyle w:val="ListParagraph"/>
        <w:numPr>
          <w:ilvl w:val="2"/>
          <w:numId w:val="12"/>
        </w:numPr>
        <w:spacing w:after="80"/>
        <w:rPr>
          <w:del w:id="1244" w:author="Li, Chandler Changjun" w:date="2026-10-21T14:20:00Z" w16du:dateUtc="2026-10-21T06:20:00Z"/>
          <w:b/>
          <w:bCs/>
        </w:rPr>
      </w:pPr>
      <w:del w:id="1245" w:author="Li, Chandler Changjun" w:date="2026-10-21T14:20:00Z" w16du:dateUtc="2026-10-21T06:20:00Z">
        <w:r w:rsidDel="007353BA">
          <w:rPr>
            <w:rFonts w:hint="eastAsia"/>
            <w:b/>
            <w:bCs/>
          </w:rPr>
          <w:delText>注意：</w:delText>
        </w:r>
        <w:r w:rsidRPr="00EF51FF" w:rsidDel="007353BA">
          <w:rPr>
            <w:rFonts w:hint="eastAsia"/>
          </w:rPr>
          <w:delText>此处为4种/2种，指的种类而非数量，</w:delText>
        </w:r>
        <w:r w:rsidDel="007353BA">
          <w:rPr>
            <w:rFonts w:hint="eastAsia"/>
          </w:rPr>
          <w:delText>可能存在一票货多个发票的情况，后续每个发票需要单独做一个发票导入模板；</w:delText>
        </w:r>
      </w:del>
    </w:p>
    <w:p w14:paraId="67A36CA8" w14:textId="631D7A4B" w:rsidR="002024B3" w:rsidDel="007353BA" w:rsidRDefault="002024B3" w:rsidP="002024B3">
      <w:pPr>
        <w:pStyle w:val="Heading4"/>
        <w:rPr>
          <w:del w:id="1246" w:author="Li, Chandler Changjun" w:date="2026-10-21T14:20:00Z" w16du:dateUtc="2026-10-21T06:20:00Z"/>
        </w:rPr>
      </w:pPr>
      <w:del w:id="1247" w:author="Li, Chandler Changjun" w:date="2026-10-21T14:20:00Z" w16du:dateUtc="2026-10-21T06:20:00Z">
        <w:r w:rsidDel="007353BA">
          <w:rPr>
            <w:rFonts w:hint="eastAsia"/>
          </w:rPr>
          <w:delText>归档规则</w:delText>
        </w:r>
      </w:del>
    </w:p>
    <w:p w14:paraId="09380F73" w14:textId="7CF82D41" w:rsidR="00D1328D" w:rsidDel="007353BA" w:rsidRDefault="002024B3">
      <w:pPr>
        <w:pStyle w:val="ListParagraph"/>
        <w:numPr>
          <w:ilvl w:val="0"/>
          <w:numId w:val="2"/>
        </w:numPr>
        <w:spacing w:after="40"/>
        <w:rPr>
          <w:del w:id="1248" w:author="Li, Chandler Changjun" w:date="2026-10-21T14:20:00Z" w16du:dateUtc="2026-10-21T06:20:00Z"/>
        </w:rPr>
      </w:pPr>
      <w:del w:id="1249" w:author="Li, Chandler Changjun" w:date="2026-10-21T14:20:00Z" w16du:dateUtc="2026-10-21T06:20:00Z">
        <w:r w:rsidRPr="002024B3" w:rsidDel="007353BA">
          <w:rPr>
            <w:rFonts w:hint="eastAsia"/>
            <w:b/>
            <w:bCs/>
          </w:rPr>
          <w:delText>归档目录</w:delText>
        </w:r>
        <w:r w:rsidR="003C487A" w:rsidRPr="002024B3" w:rsidDel="007353BA">
          <w:rPr>
            <w:b/>
          </w:rPr>
          <w:delText>：</w:delText>
        </w:r>
        <w:r w:rsidR="003C487A" w:rsidDel="007353BA">
          <w:delText>一级文件夹 = 操作日期（YYYYMMDD），二级文件夹 = HAWB_分单号</w:delText>
        </w:r>
        <w:r w:rsidR="00384C21" w:rsidDel="007353BA">
          <w:rPr>
            <w:rFonts w:hint="eastAsia"/>
          </w:rPr>
          <w:delText>命名</w:delText>
        </w:r>
        <w:r w:rsidR="003C487A" w:rsidDel="007353BA">
          <w:delText>。</w:delText>
        </w:r>
      </w:del>
    </w:p>
    <w:p w14:paraId="09380F74" w14:textId="0CF7078B" w:rsidR="00D1328D" w:rsidDel="007353BA" w:rsidRDefault="003C487A">
      <w:pPr>
        <w:pStyle w:val="ListParagraph"/>
        <w:numPr>
          <w:ilvl w:val="0"/>
          <w:numId w:val="2"/>
        </w:numPr>
        <w:spacing w:after="40"/>
        <w:rPr>
          <w:del w:id="1250" w:author="Li, Chandler Changjun" w:date="2026-10-21T14:20:00Z" w16du:dateUtc="2026-10-21T06:20:00Z"/>
        </w:rPr>
      </w:pPr>
      <w:del w:id="1251" w:author="Li, Chandler Changjun" w:date="2026-10-21T14:20:00Z" w16du:dateUtc="2026-10-21T06:20:00Z">
        <w:r w:rsidRPr="00D0739D" w:rsidDel="007353BA">
          <w:rPr>
            <w:b/>
          </w:rPr>
          <w:delText>票文件夹内容：</w:delText>
        </w:r>
        <w:r w:rsidDel="007353BA">
          <w:delText>主 / 分单、发票、</w:delText>
        </w:r>
        <w:r w:rsidR="00D0739D" w:rsidDel="007353BA">
          <w:rPr>
            <w:rFonts w:hint="eastAsia"/>
          </w:rPr>
          <w:delText>发票</w:delText>
        </w:r>
        <w:r w:rsidDel="007353BA">
          <w:delText>导入模板、MSDS（如有）、Shippers_Decl（如有）。</w:delText>
        </w:r>
      </w:del>
    </w:p>
    <w:p w14:paraId="09380F75" w14:textId="4D95F88C" w:rsidR="00D1328D" w:rsidDel="007353BA" w:rsidRDefault="003C487A">
      <w:pPr>
        <w:pStyle w:val="ListParagraph"/>
        <w:numPr>
          <w:ilvl w:val="0"/>
          <w:numId w:val="2"/>
        </w:numPr>
        <w:spacing w:after="40"/>
        <w:rPr>
          <w:del w:id="1252" w:author="Li, Chandler Changjun" w:date="2026-10-21T14:20:00Z" w16du:dateUtc="2026-10-21T06:20:00Z"/>
        </w:rPr>
      </w:pPr>
      <w:del w:id="1253" w:author="Li, Chandler Changjun" w:date="2026-10-21T14:20:00Z" w16du:dateUtc="2026-10-21T06:20:00Z">
        <w:r w:rsidRPr="00D0739D" w:rsidDel="007353BA">
          <w:rPr>
            <w:b/>
            <w:bCs/>
          </w:rPr>
          <w:delText>发票或</w:delText>
        </w:r>
        <w:r w:rsidRPr="00D0739D" w:rsidDel="007353BA">
          <w:rPr>
            <w:b/>
          </w:rPr>
          <w:delText xml:space="preserve"> HAWB：</w:delText>
        </w:r>
        <w:r w:rsidDel="007353BA">
          <w:delText>任务转“</w:delText>
        </w:r>
        <w:r w:rsidR="00D0739D" w:rsidDel="007353BA">
          <w:rPr>
            <w:rFonts w:hint="eastAsia"/>
          </w:rPr>
          <w:delText>待人工处理</w:delText>
        </w:r>
        <w:r w:rsidDel="007353BA">
          <w:delText>”，</w:delText>
        </w:r>
        <w:r w:rsidRPr="00856019" w:rsidDel="007353BA">
          <w:rPr>
            <w:highlight w:val="yellow"/>
          </w:rPr>
          <w:delText>补传后续跑。DG 票缺 MSDS / Shipper：不阻断，运行记录对应列记 N</w:delText>
        </w:r>
        <w:r w:rsidDel="007353BA">
          <w:delText>。</w:delText>
        </w:r>
      </w:del>
    </w:p>
    <w:p w14:paraId="09380F76" w14:textId="1D3FAACF" w:rsidR="00D1328D" w:rsidDel="007353BA" w:rsidRDefault="003C487A">
      <w:pPr>
        <w:pStyle w:val="Heading3"/>
        <w:rPr>
          <w:del w:id="1254" w:author="Li, Chandler Changjun" w:date="2026-10-21T14:20:00Z" w16du:dateUtc="2026-10-21T06:20:00Z"/>
        </w:rPr>
      </w:pPr>
      <w:bookmarkStart w:id="1255" w:name="_Toc242459657"/>
      <w:del w:id="1256" w:author="Li, Chandler Changjun" w:date="2026-10-21T14:20:00Z" w16du:dateUtc="2026-10-21T06:20:00Z">
        <w:r w:rsidDel="007353BA">
          <w:delText>填写 INV&amp;DN 模板</w:delText>
        </w:r>
        <w:bookmarkEnd w:id="1255"/>
      </w:del>
    </w:p>
    <w:p w14:paraId="4142CC68" w14:textId="45558AD4" w:rsidR="00EB18A6" w:rsidDel="007353BA" w:rsidRDefault="00EB18A6" w:rsidP="00EB18A6">
      <w:pPr>
        <w:pStyle w:val="Heading4"/>
        <w:rPr>
          <w:del w:id="1257" w:author="Li, Chandler Changjun" w:date="2026-10-21T14:20:00Z" w16du:dateUtc="2026-10-21T06:20:00Z"/>
        </w:rPr>
      </w:pPr>
      <w:del w:id="1258" w:author="Li, Chandler Changjun" w:date="2026-10-21T14:20:00Z" w16du:dateUtc="2026-10-21T06:20:00Z">
        <w:r w:rsidDel="007353BA">
          <w:rPr>
            <w:rFonts w:hint="eastAsia"/>
          </w:rPr>
          <w:delText>发票导入模板介绍</w:delText>
        </w:r>
      </w:del>
    </w:p>
    <w:p w14:paraId="01A351D5" w14:textId="749D852A" w:rsidR="002E2AA1" w:rsidDel="007353BA" w:rsidRDefault="002E2AA1" w:rsidP="00003E89">
      <w:pPr>
        <w:pStyle w:val="ListParagraph"/>
        <w:numPr>
          <w:ilvl w:val="0"/>
          <w:numId w:val="13"/>
        </w:numPr>
        <w:rPr>
          <w:del w:id="1259" w:author="Li, Chandler Changjun" w:date="2026-10-21T14:20:00Z" w16du:dateUtc="2026-10-21T06:20:00Z"/>
        </w:rPr>
      </w:pPr>
      <w:del w:id="1260" w:author="Li, Chandler Changjun" w:date="2026-10-21T14:20:00Z" w16du:dateUtc="2026-10-21T06:20:00Z">
        <w:r w:rsidRPr="00003E89" w:rsidDel="007353BA">
          <w:rPr>
            <w:rFonts w:hint="eastAsia"/>
            <w:b/>
            <w:bCs/>
          </w:rPr>
          <w:delText>发票导入模板有4个sheet页</w:delText>
        </w:r>
        <w:r w:rsidR="00003E89" w:rsidRPr="00003E89" w:rsidDel="007353BA">
          <w:rPr>
            <w:rFonts w:hint="eastAsia"/>
            <w:b/>
            <w:bCs/>
          </w:rPr>
          <w:delText>：</w:delText>
        </w:r>
        <w:r w:rsidDel="007353BA">
          <w:rPr>
            <w:rFonts w:hint="eastAsia"/>
          </w:rPr>
          <w:delText>分别是</w:delText>
        </w:r>
        <w:r w:rsidR="0016738E" w:rsidDel="007353BA">
          <w:rPr>
            <w:rFonts w:hint="eastAsia"/>
          </w:rPr>
          <w:delText>“导入模板_INV表头”“</w:delText>
        </w:r>
        <w:r w:rsidR="0016738E" w:rsidRPr="0016738E" w:rsidDel="007353BA">
          <w:rPr>
            <w:rFonts w:hint="eastAsia"/>
          </w:rPr>
          <w:delText xml:space="preserve"> </w:delText>
        </w:r>
        <w:r w:rsidR="0016738E" w:rsidDel="007353BA">
          <w:rPr>
            <w:rFonts w:hint="eastAsia"/>
          </w:rPr>
          <w:delText>导入模板_INV表体”</w:delText>
        </w:r>
        <w:r w:rsidR="00003E89" w:rsidDel="007353BA">
          <w:rPr>
            <w:rFonts w:hint="eastAsia"/>
          </w:rPr>
          <w:delText>“</w:delText>
        </w:r>
        <w:r w:rsidR="00003E89" w:rsidRPr="00003E89" w:rsidDel="007353BA">
          <w:rPr>
            <w:rFonts w:hint="eastAsia"/>
          </w:rPr>
          <w:delText xml:space="preserve"> </w:delText>
        </w:r>
        <w:r w:rsidR="00003E89" w:rsidDel="007353BA">
          <w:rPr>
            <w:rFonts w:hint="eastAsia"/>
          </w:rPr>
          <w:delText>导入模板_DN表头”</w:delText>
        </w:r>
        <w:r w:rsidR="00003E89" w:rsidRPr="00003E89" w:rsidDel="007353BA">
          <w:rPr>
            <w:rFonts w:hint="eastAsia"/>
          </w:rPr>
          <w:delText xml:space="preserve"> </w:delText>
        </w:r>
        <w:r w:rsidR="00003E89" w:rsidDel="007353BA">
          <w:rPr>
            <w:rFonts w:hint="eastAsia"/>
          </w:rPr>
          <w:delText>“</w:delText>
        </w:r>
        <w:r w:rsidR="00003E89" w:rsidRPr="0016738E" w:rsidDel="007353BA">
          <w:rPr>
            <w:rFonts w:hint="eastAsia"/>
          </w:rPr>
          <w:delText xml:space="preserve"> </w:delText>
        </w:r>
        <w:r w:rsidR="00003E89" w:rsidDel="007353BA">
          <w:rPr>
            <w:rFonts w:hint="eastAsia"/>
          </w:rPr>
          <w:delText>导入模板_DN表体”</w:delText>
        </w:r>
      </w:del>
    </w:p>
    <w:p w14:paraId="09380F78" w14:textId="6E209948" w:rsidR="00D1328D" w:rsidDel="007353BA" w:rsidRDefault="00EB18A6" w:rsidP="004626A0">
      <w:pPr>
        <w:pStyle w:val="ListParagraph"/>
        <w:numPr>
          <w:ilvl w:val="0"/>
          <w:numId w:val="13"/>
        </w:numPr>
        <w:spacing w:after="40"/>
        <w:rPr>
          <w:del w:id="1261" w:author="Li, Chandler Changjun" w:date="2026-10-21T14:20:00Z" w16du:dateUtc="2026-10-21T06:20:00Z"/>
        </w:rPr>
      </w:pPr>
      <w:del w:id="1262" w:author="Li, Chandler Changjun" w:date="2026-10-21T14:20:00Z" w16du:dateUtc="2026-10-21T06:20:00Z">
        <w:r w:rsidRPr="00EB18A6" w:rsidDel="007353BA">
          <w:rPr>
            <w:rFonts w:hint="eastAsia"/>
            <w:b/>
            <w:bCs/>
          </w:rPr>
          <w:delText>导入模板</w:delText>
        </w:r>
        <w:r w:rsidDel="007353BA">
          <w:rPr>
            <w:rFonts w:hint="eastAsia"/>
            <w:b/>
            <w:bCs/>
          </w:rPr>
          <w:delText>填写</w:delText>
        </w:r>
        <w:r w:rsidRPr="00EB18A6" w:rsidDel="007353BA">
          <w:rPr>
            <w:rFonts w:hint="eastAsia"/>
            <w:b/>
            <w:bCs/>
          </w:rPr>
          <w:delText>规则：</w:delText>
        </w:r>
        <w:r w:rsidR="003C487A" w:rsidDel="007353BA">
          <w:delText>抬头蓝色为必填，绿色为选填。必填为空时 IES+ 上传失败。选填内容在发票 PDF 中有实际内容的，必须读取进模板。</w:delText>
        </w:r>
      </w:del>
    </w:p>
    <w:p w14:paraId="09380F79" w14:textId="02D099DD" w:rsidR="00D1328D" w:rsidRPr="00EB18A6" w:rsidDel="007353BA" w:rsidRDefault="00EB18A6" w:rsidP="00EB18A6">
      <w:pPr>
        <w:pStyle w:val="ListParagraph"/>
        <w:numPr>
          <w:ilvl w:val="0"/>
          <w:numId w:val="13"/>
        </w:numPr>
        <w:spacing w:after="40"/>
        <w:rPr>
          <w:del w:id="1263" w:author="Li, Chandler Changjun" w:date="2026-10-21T14:20:00Z" w16du:dateUtc="2026-10-21T06:20:00Z"/>
          <w:b/>
        </w:rPr>
      </w:pPr>
      <w:del w:id="1264" w:author="Li, Chandler Changjun" w:date="2026-10-21T14:20:00Z" w16du:dateUtc="2026-10-21T06:20:00Z">
        <w:r w:rsidDel="007353BA">
          <w:rPr>
            <w:rFonts w:hint="eastAsia"/>
            <w:b/>
            <w:bCs/>
          </w:rPr>
          <w:delText>导入模板归档规则：</w:delText>
        </w:r>
        <w:r w:rsidR="003C487A" w:rsidDel="007353BA">
          <w:delText>模板存入该票归档文件夹。</w:delText>
        </w:r>
      </w:del>
    </w:p>
    <w:p w14:paraId="1BB63EAC" w14:textId="22815BD2" w:rsidR="00EB18A6" w:rsidDel="007353BA" w:rsidRDefault="00EB18A6" w:rsidP="00EB18A6">
      <w:pPr>
        <w:pStyle w:val="Heading4"/>
        <w:rPr>
          <w:del w:id="1265" w:author="Li, Chandler Changjun" w:date="2026-10-21T14:20:00Z" w16du:dateUtc="2026-10-21T06:20:00Z"/>
        </w:rPr>
      </w:pPr>
      <w:del w:id="1266" w:author="Li, Chandler Changjun" w:date="2026-10-21T14:20:00Z" w16du:dateUtc="2026-10-21T06:20:00Z">
        <w:r w:rsidDel="007353BA">
          <w:rPr>
            <w:rFonts w:hint="eastAsia"/>
          </w:rPr>
          <w:delText>发票导入模板取值规则</w:delText>
        </w:r>
      </w:del>
    </w:p>
    <w:p w14:paraId="4AFD3314" w14:textId="41822053" w:rsidR="00EB18A6" w:rsidDel="007353BA" w:rsidRDefault="00F55C34" w:rsidP="00F55C34">
      <w:pPr>
        <w:pStyle w:val="ListParagraph"/>
        <w:numPr>
          <w:ilvl w:val="0"/>
          <w:numId w:val="14"/>
        </w:numPr>
        <w:rPr>
          <w:del w:id="1267" w:author="Li, Chandler Changjun" w:date="2026-10-21T14:20:00Z" w16du:dateUtc="2026-10-21T06:20:00Z"/>
          <w:b/>
          <w:bCs/>
        </w:rPr>
      </w:pPr>
      <w:del w:id="1268" w:author="Li, Chandler Changjun" w:date="2026-10-21T14:20:00Z" w16du:dateUtc="2026-10-21T06:20:00Z">
        <w:r w:rsidRPr="00F55C34" w:rsidDel="007353BA">
          <w:rPr>
            <w:rFonts w:hint="eastAsia"/>
            <w:b/>
            <w:bCs/>
          </w:rPr>
          <w:delText>导入模板_INV表头</w:delText>
        </w:r>
      </w:del>
    </w:p>
    <w:tbl>
      <w:tblPr>
        <w:tblStyle w:val="TableGrid"/>
        <w:tblW w:w="0" w:type="auto"/>
        <w:tblInd w:w="440" w:type="dxa"/>
        <w:tblLook w:val="04A0" w:firstRow="1" w:lastRow="0" w:firstColumn="1" w:lastColumn="0" w:noHBand="0" w:noVBand="1"/>
      </w:tblPr>
      <w:tblGrid>
        <w:gridCol w:w="2364"/>
        <w:gridCol w:w="2364"/>
        <w:gridCol w:w="2364"/>
        <w:gridCol w:w="2364"/>
      </w:tblGrid>
      <w:tr w:rsidR="00F55C34" w:rsidDel="007353BA" w14:paraId="11C7A933" w14:textId="16E93314" w:rsidTr="00F55C34">
        <w:trPr>
          <w:del w:id="1269" w:author="Li, Chandler Changjun" w:date="2026-10-21T14:20:00Z" w16du:dateUtc="2026-10-21T06:20:00Z"/>
        </w:trPr>
        <w:tc>
          <w:tcPr>
            <w:tcW w:w="2474" w:type="dxa"/>
          </w:tcPr>
          <w:p w14:paraId="624E35E5" w14:textId="381EDD67" w:rsidR="00F55C34" w:rsidDel="007353BA" w:rsidRDefault="00F55C34" w:rsidP="00F55C34">
            <w:pPr>
              <w:pStyle w:val="ListParagraph"/>
              <w:rPr>
                <w:del w:id="1270" w:author="Li, Chandler Changjun" w:date="2026-10-21T14:20:00Z" w16du:dateUtc="2026-10-21T06:20:00Z"/>
                <w:b/>
                <w:bCs/>
              </w:rPr>
            </w:pPr>
          </w:p>
        </w:tc>
        <w:tc>
          <w:tcPr>
            <w:tcW w:w="2474" w:type="dxa"/>
          </w:tcPr>
          <w:p w14:paraId="6D76843B" w14:textId="13209CAD" w:rsidR="00F55C34" w:rsidDel="007353BA" w:rsidRDefault="00F55C34" w:rsidP="00F55C34">
            <w:pPr>
              <w:pStyle w:val="ListParagraph"/>
              <w:rPr>
                <w:del w:id="1271" w:author="Li, Chandler Changjun" w:date="2026-10-21T14:20:00Z" w16du:dateUtc="2026-10-21T06:20:00Z"/>
                <w:b/>
                <w:bCs/>
              </w:rPr>
            </w:pPr>
          </w:p>
        </w:tc>
        <w:tc>
          <w:tcPr>
            <w:tcW w:w="2474" w:type="dxa"/>
          </w:tcPr>
          <w:p w14:paraId="76BBB6CE" w14:textId="65274DAC" w:rsidR="00F55C34" w:rsidDel="007353BA" w:rsidRDefault="00F55C34" w:rsidP="00F55C34">
            <w:pPr>
              <w:pStyle w:val="ListParagraph"/>
              <w:rPr>
                <w:del w:id="1272" w:author="Li, Chandler Changjun" w:date="2026-10-21T14:20:00Z" w16du:dateUtc="2026-10-21T06:20:00Z"/>
                <w:b/>
                <w:bCs/>
              </w:rPr>
            </w:pPr>
          </w:p>
        </w:tc>
        <w:tc>
          <w:tcPr>
            <w:tcW w:w="2474" w:type="dxa"/>
          </w:tcPr>
          <w:p w14:paraId="1A60E1EB" w14:textId="2FDB9B7F" w:rsidR="00F55C34" w:rsidDel="007353BA" w:rsidRDefault="00F55C34" w:rsidP="00F55C34">
            <w:pPr>
              <w:pStyle w:val="ListParagraph"/>
              <w:rPr>
                <w:del w:id="1273" w:author="Li, Chandler Changjun" w:date="2026-10-21T14:20:00Z" w16du:dateUtc="2026-10-21T06:20:00Z"/>
                <w:b/>
                <w:bCs/>
              </w:rPr>
            </w:pPr>
          </w:p>
        </w:tc>
      </w:tr>
      <w:tr w:rsidR="00F55C34" w:rsidDel="007353BA" w14:paraId="382A28F5" w14:textId="025135D6" w:rsidTr="00F55C34">
        <w:trPr>
          <w:del w:id="1274" w:author="Li, Chandler Changjun" w:date="2026-10-21T14:20:00Z" w16du:dateUtc="2026-10-21T06:20:00Z"/>
        </w:trPr>
        <w:tc>
          <w:tcPr>
            <w:tcW w:w="2474" w:type="dxa"/>
          </w:tcPr>
          <w:p w14:paraId="33B2BF2D" w14:textId="0B5934E0" w:rsidR="00F55C34" w:rsidDel="007353BA" w:rsidRDefault="00F55C34" w:rsidP="00F55C34">
            <w:pPr>
              <w:pStyle w:val="ListParagraph"/>
              <w:rPr>
                <w:del w:id="1275" w:author="Li, Chandler Changjun" w:date="2026-10-21T14:20:00Z" w16du:dateUtc="2026-10-21T06:20:00Z"/>
                <w:b/>
                <w:bCs/>
              </w:rPr>
            </w:pPr>
          </w:p>
        </w:tc>
        <w:tc>
          <w:tcPr>
            <w:tcW w:w="2474" w:type="dxa"/>
          </w:tcPr>
          <w:p w14:paraId="6B5CFD48" w14:textId="784E2819" w:rsidR="00F55C34" w:rsidDel="007353BA" w:rsidRDefault="00F55C34" w:rsidP="00F55C34">
            <w:pPr>
              <w:pStyle w:val="ListParagraph"/>
              <w:rPr>
                <w:del w:id="1276" w:author="Li, Chandler Changjun" w:date="2026-10-21T14:20:00Z" w16du:dateUtc="2026-10-21T06:20:00Z"/>
                <w:b/>
                <w:bCs/>
              </w:rPr>
            </w:pPr>
          </w:p>
        </w:tc>
        <w:tc>
          <w:tcPr>
            <w:tcW w:w="2474" w:type="dxa"/>
          </w:tcPr>
          <w:p w14:paraId="696DAE7C" w14:textId="69654629" w:rsidR="00F55C34" w:rsidDel="007353BA" w:rsidRDefault="00F55C34" w:rsidP="00F55C34">
            <w:pPr>
              <w:pStyle w:val="ListParagraph"/>
              <w:rPr>
                <w:del w:id="1277" w:author="Li, Chandler Changjun" w:date="2026-10-21T14:20:00Z" w16du:dateUtc="2026-10-21T06:20:00Z"/>
                <w:b/>
                <w:bCs/>
              </w:rPr>
            </w:pPr>
          </w:p>
        </w:tc>
        <w:tc>
          <w:tcPr>
            <w:tcW w:w="2474" w:type="dxa"/>
          </w:tcPr>
          <w:p w14:paraId="2FCBCAA7" w14:textId="6D416F21" w:rsidR="00F55C34" w:rsidDel="007353BA" w:rsidRDefault="00F55C34" w:rsidP="00F55C34">
            <w:pPr>
              <w:pStyle w:val="ListParagraph"/>
              <w:rPr>
                <w:del w:id="1278" w:author="Li, Chandler Changjun" w:date="2026-10-21T14:20:00Z" w16du:dateUtc="2026-10-21T06:20:00Z"/>
                <w:b/>
                <w:bCs/>
              </w:rPr>
            </w:pPr>
          </w:p>
        </w:tc>
      </w:tr>
      <w:tr w:rsidR="00F55C34" w:rsidDel="007353BA" w14:paraId="2B77E069" w14:textId="72EC39DB" w:rsidTr="00F55C34">
        <w:trPr>
          <w:del w:id="1279" w:author="Li, Chandler Changjun" w:date="2026-10-21T14:20:00Z" w16du:dateUtc="2026-10-21T06:20:00Z"/>
        </w:trPr>
        <w:tc>
          <w:tcPr>
            <w:tcW w:w="2474" w:type="dxa"/>
          </w:tcPr>
          <w:p w14:paraId="44721300" w14:textId="008AF523" w:rsidR="00F55C34" w:rsidDel="007353BA" w:rsidRDefault="00F55C34" w:rsidP="00F55C34">
            <w:pPr>
              <w:pStyle w:val="ListParagraph"/>
              <w:rPr>
                <w:del w:id="1280" w:author="Li, Chandler Changjun" w:date="2026-10-21T14:20:00Z" w16du:dateUtc="2026-10-21T06:20:00Z"/>
                <w:b/>
                <w:bCs/>
              </w:rPr>
            </w:pPr>
          </w:p>
        </w:tc>
        <w:tc>
          <w:tcPr>
            <w:tcW w:w="2474" w:type="dxa"/>
          </w:tcPr>
          <w:p w14:paraId="674FB23A" w14:textId="6DEB0180" w:rsidR="00F55C34" w:rsidDel="007353BA" w:rsidRDefault="00F55C34" w:rsidP="00F55C34">
            <w:pPr>
              <w:pStyle w:val="ListParagraph"/>
              <w:rPr>
                <w:del w:id="1281" w:author="Li, Chandler Changjun" w:date="2026-10-21T14:20:00Z" w16du:dateUtc="2026-10-21T06:20:00Z"/>
                <w:b/>
                <w:bCs/>
              </w:rPr>
            </w:pPr>
          </w:p>
        </w:tc>
        <w:tc>
          <w:tcPr>
            <w:tcW w:w="2474" w:type="dxa"/>
          </w:tcPr>
          <w:p w14:paraId="777542FE" w14:textId="6BA58EC4" w:rsidR="00F55C34" w:rsidDel="007353BA" w:rsidRDefault="00F55C34" w:rsidP="00F55C34">
            <w:pPr>
              <w:pStyle w:val="ListParagraph"/>
              <w:rPr>
                <w:del w:id="1282" w:author="Li, Chandler Changjun" w:date="2026-10-21T14:20:00Z" w16du:dateUtc="2026-10-21T06:20:00Z"/>
                <w:b/>
                <w:bCs/>
              </w:rPr>
            </w:pPr>
          </w:p>
        </w:tc>
        <w:tc>
          <w:tcPr>
            <w:tcW w:w="2474" w:type="dxa"/>
          </w:tcPr>
          <w:p w14:paraId="68980800" w14:textId="4962EB5D" w:rsidR="00F55C34" w:rsidDel="007353BA" w:rsidRDefault="00F55C34" w:rsidP="00F55C34">
            <w:pPr>
              <w:pStyle w:val="ListParagraph"/>
              <w:rPr>
                <w:del w:id="1283" w:author="Li, Chandler Changjun" w:date="2026-10-21T14:20:00Z" w16du:dateUtc="2026-10-21T06:20:00Z"/>
                <w:b/>
                <w:bCs/>
              </w:rPr>
            </w:pPr>
          </w:p>
        </w:tc>
      </w:tr>
      <w:tr w:rsidR="00F55C34" w:rsidDel="007353BA" w14:paraId="47B0EEE0" w14:textId="66BC775F" w:rsidTr="00F55C34">
        <w:trPr>
          <w:del w:id="1284" w:author="Li, Chandler Changjun" w:date="2026-10-21T14:20:00Z" w16du:dateUtc="2026-10-21T06:20:00Z"/>
        </w:trPr>
        <w:tc>
          <w:tcPr>
            <w:tcW w:w="2474" w:type="dxa"/>
          </w:tcPr>
          <w:p w14:paraId="30E8F203" w14:textId="6B74760D" w:rsidR="00F55C34" w:rsidDel="007353BA" w:rsidRDefault="00F55C34" w:rsidP="00F55C34">
            <w:pPr>
              <w:pStyle w:val="ListParagraph"/>
              <w:rPr>
                <w:del w:id="1285" w:author="Li, Chandler Changjun" w:date="2026-10-21T14:20:00Z" w16du:dateUtc="2026-10-21T06:20:00Z"/>
                <w:b/>
                <w:bCs/>
              </w:rPr>
            </w:pPr>
          </w:p>
        </w:tc>
        <w:tc>
          <w:tcPr>
            <w:tcW w:w="2474" w:type="dxa"/>
          </w:tcPr>
          <w:p w14:paraId="73993D12" w14:textId="6DE1B559" w:rsidR="00F55C34" w:rsidDel="007353BA" w:rsidRDefault="00F55C34" w:rsidP="00F55C34">
            <w:pPr>
              <w:pStyle w:val="ListParagraph"/>
              <w:rPr>
                <w:del w:id="1286" w:author="Li, Chandler Changjun" w:date="2026-10-21T14:20:00Z" w16du:dateUtc="2026-10-21T06:20:00Z"/>
                <w:b/>
                <w:bCs/>
              </w:rPr>
            </w:pPr>
          </w:p>
        </w:tc>
        <w:tc>
          <w:tcPr>
            <w:tcW w:w="2474" w:type="dxa"/>
          </w:tcPr>
          <w:p w14:paraId="58C8CF87" w14:textId="06F71571" w:rsidR="00F55C34" w:rsidDel="007353BA" w:rsidRDefault="00F55C34" w:rsidP="00F55C34">
            <w:pPr>
              <w:pStyle w:val="ListParagraph"/>
              <w:rPr>
                <w:del w:id="1287" w:author="Li, Chandler Changjun" w:date="2026-10-21T14:20:00Z" w16du:dateUtc="2026-10-21T06:20:00Z"/>
                <w:b/>
                <w:bCs/>
              </w:rPr>
            </w:pPr>
          </w:p>
        </w:tc>
        <w:tc>
          <w:tcPr>
            <w:tcW w:w="2474" w:type="dxa"/>
          </w:tcPr>
          <w:p w14:paraId="2ACE4EC7" w14:textId="4FFE3823" w:rsidR="00F55C34" w:rsidDel="007353BA" w:rsidRDefault="00F55C34" w:rsidP="00F55C34">
            <w:pPr>
              <w:pStyle w:val="ListParagraph"/>
              <w:rPr>
                <w:del w:id="1288" w:author="Li, Chandler Changjun" w:date="2026-10-21T14:20:00Z" w16du:dateUtc="2026-10-21T06:20:00Z"/>
                <w:b/>
                <w:bCs/>
              </w:rPr>
            </w:pPr>
          </w:p>
        </w:tc>
      </w:tr>
      <w:tr w:rsidR="00F55C34" w:rsidDel="007353BA" w14:paraId="203EBB87" w14:textId="275638F4" w:rsidTr="00F55C34">
        <w:trPr>
          <w:del w:id="1289" w:author="Li, Chandler Changjun" w:date="2026-10-21T14:20:00Z" w16du:dateUtc="2026-10-21T06:20:00Z"/>
        </w:trPr>
        <w:tc>
          <w:tcPr>
            <w:tcW w:w="2474" w:type="dxa"/>
          </w:tcPr>
          <w:p w14:paraId="69C8E542" w14:textId="673C5D7D" w:rsidR="00F55C34" w:rsidDel="007353BA" w:rsidRDefault="00F55C34" w:rsidP="00F55C34">
            <w:pPr>
              <w:pStyle w:val="ListParagraph"/>
              <w:rPr>
                <w:del w:id="1290" w:author="Li, Chandler Changjun" w:date="2026-10-21T14:20:00Z" w16du:dateUtc="2026-10-21T06:20:00Z"/>
                <w:b/>
                <w:bCs/>
              </w:rPr>
            </w:pPr>
          </w:p>
        </w:tc>
        <w:tc>
          <w:tcPr>
            <w:tcW w:w="2474" w:type="dxa"/>
          </w:tcPr>
          <w:p w14:paraId="5B1005AB" w14:textId="11DB666B" w:rsidR="00F55C34" w:rsidDel="007353BA" w:rsidRDefault="00F55C34" w:rsidP="00F55C34">
            <w:pPr>
              <w:pStyle w:val="ListParagraph"/>
              <w:rPr>
                <w:del w:id="1291" w:author="Li, Chandler Changjun" w:date="2026-10-21T14:20:00Z" w16du:dateUtc="2026-10-21T06:20:00Z"/>
                <w:b/>
                <w:bCs/>
              </w:rPr>
            </w:pPr>
          </w:p>
        </w:tc>
        <w:tc>
          <w:tcPr>
            <w:tcW w:w="2474" w:type="dxa"/>
          </w:tcPr>
          <w:p w14:paraId="10B65228" w14:textId="28F4E0D4" w:rsidR="00F55C34" w:rsidDel="007353BA" w:rsidRDefault="00F55C34" w:rsidP="00F55C34">
            <w:pPr>
              <w:pStyle w:val="ListParagraph"/>
              <w:rPr>
                <w:del w:id="1292" w:author="Li, Chandler Changjun" w:date="2026-10-21T14:20:00Z" w16du:dateUtc="2026-10-21T06:20:00Z"/>
                <w:b/>
                <w:bCs/>
              </w:rPr>
            </w:pPr>
          </w:p>
        </w:tc>
        <w:tc>
          <w:tcPr>
            <w:tcW w:w="2474" w:type="dxa"/>
          </w:tcPr>
          <w:p w14:paraId="3D7A84A0" w14:textId="5561E335" w:rsidR="00F55C34" w:rsidDel="007353BA" w:rsidRDefault="00F55C34" w:rsidP="00F55C34">
            <w:pPr>
              <w:pStyle w:val="ListParagraph"/>
              <w:rPr>
                <w:del w:id="1293" w:author="Li, Chandler Changjun" w:date="2026-10-21T14:20:00Z" w16du:dateUtc="2026-10-21T06:20:00Z"/>
                <w:b/>
                <w:bCs/>
              </w:rPr>
            </w:pPr>
          </w:p>
        </w:tc>
      </w:tr>
      <w:tr w:rsidR="00F55C34" w:rsidDel="007353BA" w14:paraId="00E71635" w14:textId="2454E2A4" w:rsidTr="00F55C34">
        <w:trPr>
          <w:del w:id="1294" w:author="Li, Chandler Changjun" w:date="2026-10-21T14:20:00Z" w16du:dateUtc="2026-10-21T06:20:00Z"/>
        </w:trPr>
        <w:tc>
          <w:tcPr>
            <w:tcW w:w="2474" w:type="dxa"/>
          </w:tcPr>
          <w:p w14:paraId="21ACF5DF" w14:textId="31D3B42B" w:rsidR="00F55C34" w:rsidDel="007353BA" w:rsidRDefault="00F55C34" w:rsidP="00F55C34">
            <w:pPr>
              <w:pStyle w:val="ListParagraph"/>
              <w:rPr>
                <w:del w:id="1295" w:author="Li, Chandler Changjun" w:date="2026-10-21T14:20:00Z" w16du:dateUtc="2026-10-21T06:20:00Z"/>
                <w:b/>
                <w:bCs/>
              </w:rPr>
            </w:pPr>
          </w:p>
        </w:tc>
        <w:tc>
          <w:tcPr>
            <w:tcW w:w="2474" w:type="dxa"/>
          </w:tcPr>
          <w:p w14:paraId="03613EF6" w14:textId="21B3B30F" w:rsidR="00F55C34" w:rsidDel="007353BA" w:rsidRDefault="00F55C34" w:rsidP="00F55C34">
            <w:pPr>
              <w:pStyle w:val="ListParagraph"/>
              <w:rPr>
                <w:del w:id="1296" w:author="Li, Chandler Changjun" w:date="2026-10-21T14:20:00Z" w16du:dateUtc="2026-10-21T06:20:00Z"/>
                <w:b/>
                <w:bCs/>
              </w:rPr>
            </w:pPr>
          </w:p>
        </w:tc>
        <w:tc>
          <w:tcPr>
            <w:tcW w:w="2474" w:type="dxa"/>
          </w:tcPr>
          <w:p w14:paraId="44B919C4" w14:textId="05E90D56" w:rsidR="00F55C34" w:rsidDel="007353BA" w:rsidRDefault="00F55C34" w:rsidP="00F55C34">
            <w:pPr>
              <w:pStyle w:val="ListParagraph"/>
              <w:rPr>
                <w:del w:id="1297" w:author="Li, Chandler Changjun" w:date="2026-10-21T14:20:00Z" w16du:dateUtc="2026-10-21T06:20:00Z"/>
                <w:b/>
                <w:bCs/>
              </w:rPr>
            </w:pPr>
          </w:p>
        </w:tc>
        <w:tc>
          <w:tcPr>
            <w:tcW w:w="2474" w:type="dxa"/>
          </w:tcPr>
          <w:p w14:paraId="0C1E491A" w14:textId="58B14946" w:rsidR="00F55C34" w:rsidDel="007353BA" w:rsidRDefault="00F55C34" w:rsidP="00F55C34">
            <w:pPr>
              <w:pStyle w:val="ListParagraph"/>
              <w:rPr>
                <w:del w:id="1298" w:author="Li, Chandler Changjun" w:date="2026-10-21T14:20:00Z" w16du:dateUtc="2026-10-21T06:20:00Z"/>
                <w:b/>
                <w:bCs/>
              </w:rPr>
            </w:pPr>
          </w:p>
        </w:tc>
      </w:tr>
    </w:tbl>
    <w:p w14:paraId="68AD6772" w14:textId="678769BE" w:rsidR="00F55C34" w:rsidRPr="00F55C34" w:rsidDel="007353BA" w:rsidRDefault="00F55C34" w:rsidP="00F55C34">
      <w:pPr>
        <w:pStyle w:val="ListParagraph"/>
        <w:ind w:left="440"/>
        <w:rPr>
          <w:del w:id="1299" w:author="Li, Chandler Changjun" w:date="2026-10-21T14:20:00Z" w16du:dateUtc="2026-10-21T06:20:00Z"/>
          <w:b/>
          <w:bCs/>
        </w:rPr>
      </w:pPr>
    </w:p>
    <w:p w14:paraId="09380F7A" w14:textId="5CA5676F" w:rsidR="00D1328D" w:rsidDel="007353BA" w:rsidRDefault="003C487A">
      <w:pPr>
        <w:pStyle w:val="ListParagraph"/>
        <w:numPr>
          <w:ilvl w:val="0"/>
          <w:numId w:val="2"/>
        </w:numPr>
        <w:spacing w:after="40"/>
        <w:rPr>
          <w:del w:id="1300" w:author="Li, Chandler Changjun" w:date="2026-10-21T14:20:00Z" w16du:dateUtc="2026-10-21T06:20:00Z"/>
        </w:rPr>
      </w:pPr>
      <w:del w:id="1301" w:author="Li, Chandler Changjun" w:date="2026-10-21T14:20:00Z" w16du:dateUtc="2026-10-21T06:20:00Z">
        <w:r w:rsidDel="007353BA">
          <w:delText>R3.4 以下情况停在 N4，不导入 IES+，任务转“有差异”，修正后从 N5 续跑：</w:delText>
        </w:r>
      </w:del>
    </w:p>
    <w:p w14:paraId="09380F7B" w14:textId="50DEB3EF" w:rsidR="00D1328D" w:rsidDel="007353BA" w:rsidRDefault="003C487A">
      <w:pPr>
        <w:pStyle w:val="ListParagraph"/>
        <w:numPr>
          <w:ilvl w:val="1"/>
          <w:numId w:val="2"/>
        </w:numPr>
        <w:spacing w:after="40"/>
        <w:rPr>
          <w:del w:id="1302" w:author="Li, Chandler Changjun" w:date="2026-10-21T14:20:00Z" w16du:dateUtc="2026-10-21T06:20:00Z"/>
        </w:rPr>
      </w:pPr>
      <w:del w:id="1303" w:author="Li, Chandler Changjun" w:date="2026-10-21T14:20:00Z" w16du:dateUtc="2026-10-21T06:20:00Z">
        <w:r w:rsidDel="007353BA">
          <w:delText>Mode of Shipment 不是 AB AIR FREIGHT / H5 HAZMAT：Invoice type 置空并报错；</w:delText>
        </w:r>
      </w:del>
    </w:p>
    <w:p w14:paraId="09380F7C" w14:textId="6A9C395A" w:rsidR="00D1328D" w:rsidDel="007353BA" w:rsidRDefault="003C487A">
      <w:pPr>
        <w:pStyle w:val="ListParagraph"/>
        <w:numPr>
          <w:ilvl w:val="1"/>
          <w:numId w:val="2"/>
        </w:numPr>
        <w:spacing w:after="40"/>
        <w:rPr>
          <w:del w:id="1304" w:author="Li, Chandler Changjun" w:date="2026-10-21T14:20:00Z" w16du:dateUtc="2026-10-21T06:20:00Z"/>
        </w:rPr>
      </w:pPr>
      <w:del w:id="1305" w:author="Li, Chandler Changjun" w:date="2026-10-21T14:20:00Z" w16du:dateUtc="2026-10-21T06:20:00Z">
        <w:r w:rsidDel="007353BA">
          <w:delText>Customer NO. 找不到对应 PDC：PDC 置空并报错；</w:delText>
        </w:r>
      </w:del>
    </w:p>
    <w:p w14:paraId="09380F7D" w14:textId="46F6512B" w:rsidR="00D1328D" w:rsidDel="007353BA" w:rsidRDefault="003C487A">
      <w:pPr>
        <w:pStyle w:val="ListParagraph"/>
        <w:numPr>
          <w:ilvl w:val="1"/>
          <w:numId w:val="2"/>
        </w:numPr>
        <w:spacing w:after="40"/>
        <w:rPr>
          <w:del w:id="1306" w:author="Li, Chandler Changjun" w:date="2026-10-21T14:20:00Z" w16du:dateUtc="2026-10-21T06:20:00Z"/>
        </w:rPr>
      </w:pPr>
      <w:del w:id="1307" w:author="Li, Chandler Changjun" w:date="2026-10-21T14:20:00Z" w16du:dateUtc="2026-10-21T06:20:00Z">
        <w:r w:rsidDel="007353BA">
          <w:delText>DN 表体 Qty 推算结果不唯一，或合计不等于发票 Quantity。</w:delText>
        </w:r>
      </w:del>
    </w:p>
    <w:p w14:paraId="09380F7E" w14:textId="2A39A0B5" w:rsidR="00D1328D" w:rsidDel="007353BA" w:rsidRDefault="003C487A">
      <w:pPr>
        <w:pStyle w:val="ListParagraph"/>
        <w:numPr>
          <w:ilvl w:val="0"/>
          <w:numId w:val="2"/>
        </w:numPr>
        <w:spacing w:after="40"/>
        <w:rPr>
          <w:del w:id="1308" w:author="Li, Chandler Changjun" w:date="2026-10-21T14:20:00Z" w16du:dateUtc="2026-10-21T06:20:00Z"/>
        </w:rPr>
      </w:pPr>
      <w:del w:id="1309" w:author="Li, Chandler Changjun" w:date="2026-10-21T14:20:00Z" w16du:dateUtc="2026-10-21T06:20:00Z">
        <w:r w:rsidDel="007353BA">
          <w:delText>R3.5 IES+ 只接受 MBZ/DN No. : PID 为一对多或一对一。出现多对一（一个 PID 下有多个 DEL.NO）时：提取完所有数据后停止系统操作，任务转“有差异”，提醒业务做特殊数据处理；业务在 IES+ 处理后，在 Portal 对该票重跑（单票或批量）。</w:delText>
        </w:r>
      </w:del>
    </w:p>
    <w:p w14:paraId="09380F7F" w14:textId="70887376" w:rsidR="00D1328D" w:rsidDel="007353BA" w:rsidRDefault="003C487A">
      <w:pPr>
        <w:pStyle w:val="ListParagraph"/>
        <w:numPr>
          <w:ilvl w:val="0"/>
          <w:numId w:val="2"/>
        </w:numPr>
        <w:spacing w:after="40"/>
        <w:rPr>
          <w:del w:id="1310" w:author="Li, Chandler Changjun" w:date="2026-10-21T14:20:00Z" w16du:dateUtc="2026-10-21T06:20:00Z"/>
        </w:rPr>
      </w:pPr>
      <w:del w:id="1311" w:author="Li, Chandler Changjun" w:date="2026-10-21T14:20:00Z" w16du:dateUtc="2026-10-21T06:20:00Z">
        <w:r w:rsidDel="007353BA">
          <w:delText>R3.6 字段取值见 8.0.2。</w:delText>
        </w:r>
      </w:del>
    </w:p>
    <w:p w14:paraId="09380F80" w14:textId="63704B54" w:rsidR="00D1328D" w:rsidDel="007353BA" w:rsidRDefault="003C487A">
      <w:pPr>
        <w:pStyle w:val="Heading3"/>
        <w:rPr>
          <w:del w:id="1312" w:author="Li, Chandler Changjun" w:date="2026-10-21T14:20:00Z" w16du:dateUtc="2026-10-21T06:20:00Z"/>
        </w:rPr>
      </w:pPr>
      <w:bookmarkStart w:id="1313" w:name="_Toc242459658"/>
      <w:del w:id="1314" w:author="Li, Chandler Changjun" w:date="2026-10-21T14:20:00Z" w16du:dateUtc="2026-10-21T06:20:00Z">
        <w:r w:rsidDel="007353BA">
          <w:delText>R4 导入发票</w:delText>
        </w:r>
        <w:bookmarkEnd w:id="1313"/>
      </w:del>
    </w:p>
    <w:p w14:paraId="09380F81" w14:textId="5803BA0A" w:rsidR="00D1328D" w:rsidDel="007353BA" w:rsidRDefault="003C487A">
      <w:pPr>
        <w:pStyle w:val="ListParagraph"/>
        <w:numPr>
          <w:ilvl w:val="0"/>
          <w:numId w:val="2"/>
        </w:numPr>
        <w:spacing w:after="40"/>
        <w:rPr>
          <w:del w:id="1315" w:author="Li, Chandler Changjun" w:date="2026-10-21T14:20:00Z" w16du:dateUtc="2026-10-21T06:20:00Z"/>
        </w:rPr>
      </w:pPr>
      <w:del w:id="1316" w:author="Li, Chandler Changjun" w:date="2026-10-21T14:20:00Z" w16du:dateUtc="2026-10-21T06:20:00Z">
        <w:r w:rsidDel="007353BA">
          <w:delText>R4.1 登录 IES+ → 进口管理 → 发票信息 → 导入 → 导入INV&amp;DN → 选择文件 → 上传。</w:delText>
        </w:r>
      </w:del>
    </w:p>
    <w:p w14:paraId="09380F82" w14:textId="16343732" w:rsidR="00D1328D" w:rsidDel="007353BA" w:rsidRDefault="003C487A">
      <w:pPr>
        <w:pStyle w:val="ListParagraph"/>
        <w:numPr>
          <w:ilvl w:val="0"/>
          <w:numId w:val="2"/>
        </w:numPr>
        <w:spacing w:after="40"/>
        <w:rPr>
          <w:del w:id="1317" w:author="Li, Chandler Changjun" w:date="2026-10-21T14:20:00Z" w16du:dateUtc="2026-10-21T06:20:00Z"/>
        </w:rPr>
      </w:pPr>
      <w:del w:id="1318" w:author="Li, Chandler Changjun" w:date="2026-10-21T14:20:00Z" w16du:dateUtc="2026-10-21T06:20:00Z">
        <w:r w:rsidDel="007353BA">
          <w:delText>R4.2 有 Warning 提示：记录 Warning 原文；无 Warning 记“Done”。</w:delText>
        </w:r>
      </w:del>
    </w:p>
    <w:p w14:paraId="09380F83" w14:textId="3CC6C398" w:rsidR="00D1328D" w:rsidDel="007353BA" w:rsidRDefault="003C487A">
      <w:pPr>
        <w:pStyle w:val="ListParagraph"/>
        <w:numPr>
          <w:ilvl w:val="0"/>
          <w:numId w:val="2"/>
        </w:numPr>
        <w:spacing w:after="40"/>
        <w:rPr>
          <w:del w:id="1319" w:author="Li, Chandler Changjun" w:date="2026-10-21T14:20:00Z" w16du:dateUtc="2026-10-21T06:20:00Z"/>
        </w:rPr>
      </w:pPr>
      <w:del w:id="1320" w:author="Li, Chandler Changjun" w:date="2026-10-21T14:20:00Z" w16du:dateUtc="2026-10-21T06:20:00Z">
        <w:r w:rsidDel="007353BA">
          <w:delText>R4.3 发票已创建：继续；发票未创建：任务转“失败”。</w:delText>
        </w:r>
      </w:del>
    </w:p>
    <w:p w14:paraId="09380F84" w14:textId="37ABC1B3" w:rsidR="00D1328D" w:rsidDel="007353BA" w:rsidRDefault="003C487A">
      <w:pPr>
        <w:pStyle w:val="ListParagraph"/>
        <w:numPr>
          <w:ilvl w:val="0"/>
          <w:numId w:val="2"/>
        </w:numPr>
        <w:spacing w:after="40"/>
        <w:rPr>
          <w:del w:id="1321" w:author="Li, Chandler Changjun" w:date="2026-10-21T14:20:00Z" w16du:dateUtc="2026-10-21T06:20:00Z"/>
        </w:rPr>
      </w:pPr>
      <w:del w:id="1322" w:author="Li, Chandler Changjun" w:date="2026-10-21T14:20:00Z" w16du:dateUtc="2026-10-21T06:20:00Z">
        <w:r w:rsidDel="007353BA">
          <w:delText>R4.4 发票信息创建完成后，按发票号搜索，点击上方的“批量上传”，将 PDF 发票上传到发票界面。不再校验是否上传成功，以 Portal 执行 Log 为准。</w:delText>
        </w:r>
      </w:del>
    </w:p>
    <w:p w14:paraId="09380F85" w14:textId="040CF446" w:rsidR="00D1328D" w:rsidDel="007353BA" w:rsidRDefault="003C487A">
      <w:pPr>
        <w:pStyle w:val="Heading3"/>
        <w:rPr>
          <w:del w:id="1323" w:author="Li, Chandler Changjun" w:date="2026-10-21T14:20:00Z" w16du:dateUtc="2026-10-21T06:20:00Z"/>
        </w:rPr>
      </w:pPr>
      <w:bookmarkStart w:id="1324" w:name="_Toc242459659"/>
      <w:del w:id="1325" w:author="Li, Chandler Changjun" w:date="2026-10-21T14:20:00Z" w16du:dateUtc="2026-10-21T06:20:00Z">
        <w:r w:rsidDel="007353BA">
          <w:delText>R5 创建预报</w:delText>
        </w:r>
        <w:bookmarkEnd w:id="1324"/>
      </w:del>
    </w:p>
    <w:p w14:paraId="09380F86" w14:textId="346E7DC6" w:rsidR="00D1328D" w:rsidDel="007353BA" w:rsidRDefault="003C487A">
      <w:pPr>
        <w:pStyle w:val="ListParagraph"/>
        <w:numPr>
          <w:ilvl w:val="0"/>
          <w:numId w:val="2"/>
        </w:numPr>
        <w:spacing w:after="40"/>
        <w:rPr>
          <w:del w:id="1326" w:author="Li, Chandler Changjun" w:date="2026-10-21T14:20:00Z" w16du:dateUtc="2026-10-21T06:20:00Z"/>
        </w:rPr>
      </w:pPr>
      <w:del w:id="1327" w:author="Li, Chandler Changjun" w:date="2026-10-21T14:20:00Z" w16du:dateUtc="2026-10-21T06:20:00Z">
        <w:r w:rsidDel="007353BA">
          <w:delText>R5.1 按此分单涉及的所有发票号在发票界面搜索查询 → 右下角当前页显示数量调整为 100 条/页 → 选中所有发票 → 点击“生成预报”。</w:delText>
        </w:r>
      </w:del>
    </w:p>
    <w:p w14:paraId="09380F87" w14:textId="187BCB06" w:rsidR="00D1328D" w:rsidDel="007353BA" w:rsidRDefault="003C487A">
      <w:pPr>
        <w:pStyle w:val="ListParagraph"/>
        <w:numPr>
          <w:ilvl w:val="0"/>
          <w:numId w:val="2"/>
        </w:numPr>
        <w:spacing w:after="40"/>
        <w:rPr>
          <w:del w:id="1328" w:author="Li, Chandler Changjun" w:date="2026-10-21T14:20:00Z" w16du:dateUtc="2026-10-21T06:20:00Z"/>
        </w:rPr>
      </w:pPr>
      <w:del w:id="1329" w:author="Li, Chandler Changjun" w:date="2026-10-21T14:20:00Z" w16du:dateUtc="2026-10-21T06:20:00Z">
        <w:r w:rsidDel="007353BA">
          <w:delText>R5.2 按 8.0.3 填写预报字段 → 点击确定。运单有 PDF 和图片两种格式。</w:delText>
        </w:r>
      </w:del>
    </w:p>
    <w:p w14:paraId="09380F88" w14:textId="6C4E812E" w:rsidR="00D1328D" w:rsidDel="007353BA" w:rsidRDefault="003C487A">
      <w:pPr>
        <w:pStyle w:val="ListParagraph"/>
        <w:numPr>
          <w:ilvl w:val="0"/>
          <w:numId w:val="2"/>
        </w:numPr>
        <w:spacing w:after="40"/>
        <w:rPr>
          <w:del w:id="1330" w:author="Li, Chandler Changjun" w:date="2026-10-21T14:20:00Z" w16du:dateUtc="2026-10-21T06:20:00Z"/>
        </w:rPr>
      </w:pPr>
      <w:del w:id="1331" w:author="Li, Chandler Changjun" w:date="2026-10-21T14:20:00Z" w16du:dateUtc="2026-10-21T06:20:00Z">
        <w:r w:rsidDel="007353BA">
          <w:delText>R5.3 有 Warning 提示：记录。</w:delText>
        </w:r>
      </w:del>
    </w:p>
    <w:p w14:paraId="09380F89" w14:textId="32A5D3F7" w:rsidR="00D1328D" w:rsidDel="007353BA" w:rsidRDefault="003C487A">
      <w:pPr>
        <w:pStyle w:val="ListParagraph"/>
        <w:numPr>
          <w:ilvl w:val="0"/>
          <w:numId w:val="2"/>
        </w:numPr>
        <w:spacing w:after="40"/>
        <w:rPr>
          <w:del w:id="1332" w:author="Li, Chandler Changjun" w:date="2026-10-21T14:20:00Z" w16du:dateUtc="2026-10-21T06:20:00Z"/>
        </w:rPr>
      </w:pPr>
      <w:del w:id="1333" w:author="Li, Chandler Changjun" w:date="2026-10-21T14:20:00Z" w16du:dateUtc="2026-10-21T06:20:00Z">
        <w:r w:rsidDel="007353BA">
          <w:delText>R5.4 上传文档资料：在 IES+ 预报界面输入分单号 / 主单号 → 点击“修改” → 点击文档资料下方的“上传”。</w:delText>
        </w:r>
      </w:del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10"/>
        <w:gridCol w:w="3496"/>
      </w:tblGrid>
      <w:tr w:rsidR="00D1328D" w:rsidDel="007353BA" w14:paraId="09380F8C" w14:textId="4E0D0E59">
        <w:trPr>
          <w:cantSplit/>
          <w:tblHeader/>
          <w:del w:id="1334" w:author="Li, Chandler Changjun" w:date="2026-10-21T14:20:00Z" w16du:dateUtc="2026-10-21T06:20:00Z"/>
        </w:trPr>
        <w:tc>
          <w:tcPr>
            <w:tcW w:w="6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8A" w14:textId="7E10C8D9" w:rsidR="00D1328D" w:rsidDel="007353BA" w:rsidRDefault="003C487A">
            <w:pPr>
              <w:spacing w:line="260" w:lineRule="auto"/>
              <w:rPr>
                <w:del w:id="1335" w:author="Li, Chandler Changjun" w:date="2026-10-21T14:20:00Z" w16du:dateUtc="2026-10-21T06:20:00Z"/>
              </w:rPr>
            </w:pPr>
            <w:del w:id="1336" w:author="Li, Chandler Changjun" w:date="2026-10-21T14:20:00Z" w16du:dateUtc="2026-10-21T06:20:00Z">
              <w:r w:rsidDel="007353BA">
                <w:rPr>
                  <w:b/>
                  <w:bCs/>
                  <w:sz w:val="16"/>
                  <w:szCs w:val="16"/>
                </w:rPr>
                <w:delText>文件</w:delText>
              </w:r>
            </w:del>
          </w:p>
        </w:tc>
        <w:tc>
          <w:tcPr>
            <w:tcW w:w="3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8B" w14:textId="552A2CFF" w:rsidR="00D1328D" w:rsidDel="007353BA" w:rsidRDefault="003C487A">
            <w:pPr>
              <w:spacing w:line="260" w:lineRule="auto"/>
              <w:rPr>
                <w:del w:id="1337" w:author="Li, Chandler Changjun" w:date="2026-10-21T14:20:00Z" w16du:dateUtc="2026-10-21T06:20:00Z"/>
              </w:rPr>
            </w:pPr>
            <w:del w:id="1338" w:author="Li, Chandler Changjun" w:date="2026-10-21T14:20:00Z" w16du:dateUtc="2026-10-21T06:20:00Z">
              <w:r w:rsidDel="007353BA">
                <w:rPr>
                  <w:b/>
                  <w:bCs/>
                  <w:sz w:val="16"/>
                  <w:szCs w:val="16"/>
                </w:rPr>
                <w:delText>文档类型</w:delText>
              </w:r>
            </w:del>
          </w:p>
        </w:tc>
      </w:tr>
      <w:tr w:rsidR="00D1328D" w:rsidDel="007353BA" w14:paraId="09380F8F" w14:textId="3B82A29D">
        <w:trPr>
          <w:cantSplit/>
          <w:del w:id="1339" w:author="Li, Chandler Changjun" w:date="2026-10-21T14:20:00Z" w16du:dateUtc="2026-10-21T06:20:00Z"/>
        </w:trPr>
        <w:tc>
          <w:tcPr>
            <w:tcW w:w="6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8D" w14:textId="362FC1EE" w:rsidR="00D1328D" w:rsidDel="007353BA" w:rsidRDefault="003C487A">
            <w:pPr>
              <w:spacing w:line="260" w:lineRule="auto"/>
              <w:rPr>
                <w:del w:id="1340" w:author="Li, Chandler Changjun" w:date="2026-10-21T14:20:00Z" w16du:dateUtc="2026-10-21T06:20:00Z"/>
              </w:rPr>
            </w:pPr>
            <w:del w:id="1341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分单（如没有，上传主单）</w:delText>
              </w:r>
            </w:del>
          </w:p>
        </w:tc>
        <w:tc>
          <w:tcPr>
            <w:tcW w:w="3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8E" w14:textId="7AF59C85" w:rsidR="00D1328D" w:rsidDel="007353BA" w:rsidRDefault="003C487A">
            <w:pPr>
              <w:spacing w:line="260" w:lineRule="auto"/>
              <w:rPr>
                <w:del w:id="1342" w:author="Li, Chandler Changjun" w:date="2026-10-21T14:20:00Z" w16du:dateUtc="2026-10-21T06:20:00Z"/>
              </w:rPr>
            </w:pPr>
            <w:del w:id="1343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HAWB</w:delText>
              </w:r>
            </w:del>
          </w:p>
        </w:tc>
      </w:tr>
      <w:tr w:rsidR="00D1328D" w:rsidDel="007353BA" w14:paraId="09380F92" w14:textId="116082D3">
        <w:trPr>
          <w:cantSplit/>
          <w:del w:id="1344" w:author="Li, Chandler Changjun" w:date="2026-10-21T14:20:00Z" w16du:dateUtc="2026-10-21T06:20:00Z"/>
        </w:trPr>
        <w:tc>
          <w:tcPr>
            <w:tcW w:w="6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90" w14:textId="728967FC" w:rsidR="00D1328D" w:rsidDel="007353BA" w:rsidRDefault="003C487A">
            <w:pPr>
              <w:spacing w:line="260" w:lineRule="auto"/>
              <w:rPr>
                <w:del w:id="1345" w:author="Li, Chandler Changjun" w:date="2026-10-21T14:20:00Z" w16du:dateUtc="2026-10-21T06:20:00Z"/>
              </w:rPr>
            </w:pPr>
            <w:del w:id="1346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MSDS（如有）</w:delText>
              </w:r>
            </w:del>
          </w:p>
        </w:tc>
        <w:tc>
          <w:tcPr>
            <w:tcW w:w="3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91" w14:textId="3BE9BF66" w:rsidR="00D1328D" w:rsidDel="007353BA" w:rsidRDefault="003C487A">
            <w:pPr>
              <w:spacing w:line="260" w:lineRule="auto"/>
              <w:rPr>
                <w:del w:id="1347" w:author="Li, Chandler Changjun" w:date="2026-10-21T14:20:00Z" w16du:dateUtc="2026-10-21T06:20:00Z"/>
              </w:rPr>
            </w:pPr>
            <w:del w:id="1348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Others</w:delText>
              </w:r>
            </w:del>
          </w:p>
        </w:tc>
      </w:tr>
      <w:tr w:rsidR="00D1328D" w:rsidDel="007353BA" w14:paraId="09380F95" w14:textId="0EF6CF2C">
        <w:trPr>
          <w:cantSplit/>
          <w:del w:id="1349" w:author="Li, Chandler Changjun" w:date="2026-10-21T14:20:00Z" w16du:dateUtc="2026-10-21T06:20:00Z"/>
        </w:trPr>
        <w:tc>
          <w:tcPr>
            <w:tcW w:w="6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93" w14:textId="2630E8C3" w:rsidR="00D1328D" w:rsidDel="007353BA" w:rsidRDefault="003C487A">
            <w:pPr>
              <w:spacing w:line="260" w:lineRule="auto"/>
              <w:rPr>
                <w:del w:id="1350" w:author="Li, Chandler Changjun" w:date="2026-10-21T14:20:00Z" w16du:dateUtc="2026-10-21T06:20:00Z"/>
              </w:rPr>
            </w:pPr>
            <w:del w:id="1351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Shipper（如有）</w:delText>
              </w:r>
            </w:del>
          </w:p>
        </w:tc>
        <w:tc>
          <w:tcPr>
            <w:tcW w:w="3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94" w14:textId="64543EB7" w:rsidR="00D1328D" w:rsidDel="007353BA" w:rsidRDefault="003C487A">
            <w:pPr>
              <w:spacing w:line="260" w:lineRule="auto"/>
              <w:rPr>
                <w:del w:id="1352" w:author="Li, Chandler Changjun" w:date="2026-10-21T14:20:00Z" w16du:dateUtc="2026-10-21T06:20:00Z"/>
              </w:rPr>
            </w:pPr>
            <w:del w:id="1353" w:author="Li, Chandler Changjun" w:date="2026-10-21T14:20:00Z" w16du:dateUtc="2026-10-21T06:20:00Z">
              <w:r w:rsidDel="007353BA">
                <w:rPr>
                  <w:sz w:val="16"/>
                  <w:szCs w:val="16"/>
                </w:rPr>
                <w:delText>Shipper decl</w:delText>
              </w:r>
            </w:del>
          </w:p>
        </w:tc>
      </w:tr>
    </w:tbl>
    <w:p w14:paraId="09380F96" w14:textId="2D76728C" w:rsidR="00D1328D" w:rsidDel="007353BA" w:rsidRDefault="00D1328D">
      <w:pPr>
        <w:spacing w:after="80"/>
        <w:rPr>
          <w:del w:id="1354" w:author="Li, Chandler Changjun" w:date="2026-10-21T14:20:00Z" w16du:dateUtc="2026-10-21T06:20:00Z"/>
        </w:rPr>
      </w:pPr>
    </w:p>
    <w:p w14:paraId="09380F97" w14:textId="72E50A99" w:rsidR="00D1328D" w:rsidDel="007353BA" w:rsidRDefault="003C487A">
      <w:pPr>
        <w:pStyle w:val="ListParagraph"/>
        <w:numPr>
          <w:ilvl w:val="0"/>
          <w:numId w:val="2"/>
        </w:numPr>
        <w:spacing w:after="40"/>
        <w:rPr>
          <w:del w:id="1355" w:author="Li, Chandler Changjun" w:date="2026-10-21T14:20:00Z" w16du:dateUtc="2026-10-21T06:20:00Z"/>
        </w:rPr>
      </w:pPr>
      <w:del w:id="1356" w:author="Li, Chandler Changjun" w:date="2026-10-21T14:20:00Z" w16du:dateUtc="2026-10-21T06:20:00Z">
        <w:r w:rsidDel="007353BA">
          <w:delText>R5.5 Difference = Y：运行记录记 Y；文档资料上传后暂停，不发回信，任务转“有差异”；业务在 IES+ 核对后点击“确认并发送回信”，继续 N7。</w:delText>
        </w:r>
      </w:del>
    </w:p>
    <w:p w14:paraId="09380F98" w14:textId="5234CA54" w:rsidR="00D1328D" w:rsidDel="007353BA" w:rsidRDefault="003C487A">
      <w:pPr>
        <w:pStyle w:val="Heading3"/>
        <w:rPr>
          <w:del w:id="1357" w:author="Li, Chandler Changjun" w:date="2026-10-21T14:20:00Z" w16du:dateUtc="2026-10-21T06:20:00Z"/>
        </w:rPr>
      </w:pPr>
      <w:bookmarkStart w:id="1358" w:name="_Toc242459660"/>
      <w:del w:id="1359" w:author="Li, Chandler Changjun" w:date="2026-10-21T14:20:00Z" w16du:dateUtc="2026-10-21T06:20:00Z">
        <w:r w:rsidDel="007353BA">
          <w:delText>R6 回信</w:delText>
        </w:r>
        <w:bookmarkEnd w:id="1358"/>
      </w:del>
    </w:p>
    <w:p w14:paraId="09380F99" w14:textId="5458C70B" w:rsidR="00D1328D" w:rsidDel="007353BA" w:rsidRDefault="003C487A">
      <w:pPr>
        <w:pStyle w:val="ListParagraph"/>
        <w:numPr>
          <w:ilvl w:val="0"/>
          <w:numId w:val="2"/>
        </w:numPr>
        <w:spacing w:after="40"/>
        <w:rPr>
          <w:del w:id="1360" w:author="Li, Chandler Changjun" w:date="2026-10-21T14:20:00Z" w16du:dateUtc="2026-10-21T06:20:00Z"/>
        </w:rPr>
      </w:pPr>
      <w:del w:id="1361" w:author="Li, Chandler Changjun" w:date="2026-10-21T14:20:00Z" w16du:dateUtc="2026-10-21T06:20:00Z">
        <w:r w:rsidDel="007353BA">
          <w:delText>R6.1 发票和预报均创建完成后回信。流程中途停止不回信，重跑完成后再回信。</w:delText>
        </w:r>
      </w:del>
    </w:p>
    <w:p w14:paraId="09380F9A" w14:textId="7C60827E" w:rsidR="00D1328D" w:rsidDel="007353BA" w:rsidRDefault="003C487A">
      <w:pPr>
        <w:pStyle w:val="ListParagraph"/>
        <w:numPr>
          <w:ilvl w:val="0"/>
          <w:numId w:val="2"/>
        </w:numPr>
        <w:spacing w:after="40"/>
        <w:rPr>
          <w:del w:id="1362" w:author="Li, Chandler Changjun" w:date="2026-10-21T14:20:00Z" w16du:dateUtc="2026-10-21T06:20:00Z"/>
        </w:rPr>
      </w:pPr>
      <w:del w:id="1363" w:author="Li, Chandler Changjun" w:date="2026-10-21T14:20:00Z" w16du:dateUtc="2026-10-21T06:20:00Z">
        <w:r w:rsidDel="007353BA">
          <w:delText>R6.2 在原预报邮件（触发流程的邮件）上回复，只回复该邮件涉及的预报创建信息。</w:delText>
        </w:r>
      </w:del>
    </w:p>
    <w:p w14:paraId="09380F9B" w14:textId="60F77EF1" w:rsidR="00D1328D" w:rsidDel="007353BA" w:rsidRDefault="003C487A">
      <w:pPr>
        <w:pStyle w:val="ListParagraph"/>
        <w:numPr>
          <w:ilvl w:val="0"/>
          <w:numId w:val="2"/>
        </w:numPr>
        <w:spacing w:after="40"/>
        <w:rPr>
          <w:del w:id="1364" w:author="Li, Chandler Changjun" w:date="2026-10-21T14:20:00Z" w16du:dateUtc="2026-10-21T06:20:00Z"/>
        </w:rPr>
      </w:pPr>
      <w:del w:id="1365" w:author="Li, Chandler Changjun" w:date="2026-10-21T14:20:00Z" w16du:dateUtc="2026-10-21T06:20:00Z">
        <w:r w:rsidDel="007353BA">
          <w:delText>R6.3 收件人：发票和预报创建完成后，取 IES+ 识别出的此次创建对应的 PDC，按 8.0.4 Email Mapping List 匹配收件人。直接发送，不区分 To / CC。</w:delText>
        </w:r>
      </w:del>
    </w:p>
    <w:p w14:paraId="09380F9C" w14:textId="221A0B14" w:rsidR="00D1328D" w:rsidDel="007353BA" w:rsidRDefault="003C487A">
      <w:pPr>
        <w:pStyle w:val="ListParagraph"/>
        <w:numPr>
          <w:ilvl w:val="0"/>
          <w:numId w:val="2"/>
        </w:numPr>
        <w:spacing w:after="40"/>
        <w:rPr>
          <w:del w:id="1366" w:author="Li, Chandler Changjun" w:date="2026-10-21T14:20:00Z" w16du:dateUtc="2026-10-21T06:20:00Z"/>
        </w:rPr>
      </w:pPr>
      <w:del w:id="1367" w:author="Li, Chandler Changjun" w:date="2026-10-21T14:20:00Z" w16du:dateUtc="2026-10-21T06:20:00Z">
        <w:r w:rsidDel="007353BA">
          <w:delText>R6.4 收件人、抄送可在邮件模板中修改。</w:delText>
        </w:r>
      </w:del>
    </w:p>
    <w:p w14:paraId="09380F9D" w14:textId="72ACDD75" w:rsidR="00D1328D" w:rsidDel="007353BA" w:rsidRDefault="003C487A">
      <w:pPr>
        <w:pStyle w:val="ListParagraph"/>
        <w:numPr>
          <w:ilvl w:val="0"/>
          <w:numId w:val="2"/>
        </w:numPr>
        <w:spacing w:after="40"/>
        <w:rPr>
          <w:del w:id="1368" w:author="Li, Chandler Changjun" w:date="2026-10-21T14:20:00Z" w16du:dateUtc="2026-10-21T06:20:00Z"/>
        </w:rPr>
      </w:pPr>
      <w:del w:id="1369" w:author="Li, Chandler Changjun" w:date="2026-10-21T14:20:00Z" w16du:dateUtc="2026-10-21T06:20:00Z">
        <w:r w:rsidDel="007353BA">
          <w:delText>R6.5 正文：</w:delText>
        </w:r>
      </w:del>
    </w:p>
    <w:p w14:paraId="09380F9E" w14:textId="2CE9B99E" w:rsidR="00D1328D" w:rsidDel="007353BA" w:rsidRDefault="003C487A">
      <w:pPr>
        <w:pBdr>
          <w:left w:val="single" w:sz="18" w:space="6" w:color="5B9BD5"/>
        </w:pBdr>
        <w:shd w:val="clear" w:color="auto" w:fill="EEF3F8"/>
        <w:ind w:left="240"/>
        <w:rPr>
          <w:del w:id="1370" w:author="Li, Chandler Changjun" w:date="2026-10-21T14:20:00Z" w16du:dateUtc="2026-10-21T06:20:00Z"/>
        </w:rPr>
      </w:pPr>
      <w:del w:id="1371" w:author="Li, Chandler Changjun" w:date="2026-10-21T14:20:00Z" w16du:dateUtc="2026-10-21T06:20:00Z">
        <w:r w:rsidDel="007353BA">
          <w:rPr>
            <w:color w:val="404040"/>
          </w:rPr>
          <w:delText>Dears，</w:delText>
        </w:r>
      </w:del>
    </w:p>
    <w:p w14:paraId="09380F9F" w14:textId="396879C2" w:rsidR="00D1328D" w:rsidDel="007353BA" w:rsidRDefault="003C487A">
      <w:pPr>
        <w:pBdr>
          <w:left w:val="single" w:sz="18" w:space="6" w:color="5B9BD5"/>
        </w:pBdr>
        <w:shd w:val="clear" w:color="auto" w:fill="EEF3F8"/>
        <w:ind w:left="240"/>
        <w:rPr>
          <w:del w:id="1372" w:author="Li, Chandler Changjun" w:date="2026-10-21T14:20:00Z" w16du:dateUtc="2026-10-21T06:20:00Z"/>
        </w:rPr>
      </w:pPr>
      <w:del w:id="1373" w:author="Li, Chandler Changjun" w:date="2026-10-21T14:20:00Z" w16du:dateUtc="2026-10-21T06:20:00Z">
        <w:r w:rsidDel="007353BA">
          <w:rPr>
            <w:color w:val="404040"/>
          </w:rPr>
          <w:delText xml:space="preserve"> </w:delText>
        </w:r>
      </w:del>
    </w:p>
    <w:p w14:paraId="09380FA0" w14:textId="2CEB9B48" w:rsidR="00D1328D" w:rsidDel="007353BA" w:rsidRDefault="003C487A">
      <w:pPr>
        <w:pBdr>
          <w:left w:val="single" w:sz="18" w:space="6" w:color="5B9BD5"/>
        </w:pBdr>
        <w:shd w:val="clear" w:color="auto" w:fill="EEF3F8"/>
        <w:ind w:left="240"/>
        <w:rPr>
          <w:del w:id="1374" w:author="Li, Chandler Changjun" w:date="2026-10-21T14:20:00Z" w16du:dateUtc="2026-10-21T06:20:00Z"/>
        </w:rPr>
      </w:pPr>
      <w:del w:id="1375" w:author="Li, Chandler Changjun" w:date="2026-10-21T14:20:00Z" w16du:dateUtc="2026-10-21T06:20:00Z">
        <w:r w:rsidDel="007353BA">
          <w:rPr>
            <w:color w:val="404040"/>
          </w:rPr>
          <w:delText>Kindly pls refer to the MBPLAP pre-alert creation status. Thanks~</w:delText>
        </w:r>
      </w:del>
    </w:p>
    <w:p w14:paraId="09380FA1" w14:textId="65B0E44F" w:rsidR="00D1328D" w:rsidDel="007353BA" w:rsidRDefault="00D1328D">
      <w:pPr>
        <w:spacing w:after="80"/>
        <w:rPr>
          <w:del w:id="1376" w:author="Li, Chandler Changjun" w:date="2026-10-21T14:20:00Z" w16du:dateUtc="2026-10-21T06:20:00Z"/>
        </w:rPr>
      </w:pPr>
    </w:p>
    <w:p w14:paraId="09380FA2" w14:textId="1621D4E1" w:rsidR="00D1328D" w:rsidDel="007353BA" w:rsidRDefault="003C487A">
      <w:pPr>
        <w:spacing w:after="80"/>
        <w:rPr>
          <w:del w:id="1377" w:author="Li, Chandler Changjun" w:date="2026-10-21T14:20:00Z" w16du:dateUtc="2026-10-21T06:20:00Z"/>
        </w:rPr>
      </w:pPr>
      <w:del w:id="1378" w:author="Li, Chandler Changjun" w:date="2026-10-21T14:20:00Z" w16du:dateUtc="2026-10-21T06:20:00Z">
        <w:r w:rsidDel="007353BA">
          <w:delText>正文下附本票运行记录表（8.0.5 的 11 列）。</w:delText>
        </w:r>
      </w:del>
    </w:p>
    <w:p w14:paraId="09380FA3" w14:textId="6D4899C7" w:rsidR="00D1328D" w:rsidDel="007353BA" w:rsidRDefault="003C487A">
      <w:pPr>
        <w:pStyle w:val="Heading3"/>
        <w:rPr>
          <w:del w:id="1379" w:author="Li, Chandler Changjun" w:date="2026-10-21T14:20:00Z" w16du:dateUtc="2026-10-21T06:20:00Z"/>
        </w:rPr>
      </w:pPr>
      <w:bookmarkStart w:id="1380" w:name="_Toc242459661"/>
      <w:del w:id="1381" w:author="Li, Chandler Changjun" w:date="2026-10-21T14:20:00Z" w16du:dateUtc="2026-10-21T06:20:00Z">
        <w:r w:rsidDel="007353BA">
          <w:delText>R7 运行记录</w:delText>
        </w:r>
        <w:bookmarkEnd w:id="1380"/>
      </w:del>
    </w:p>
    <w:p w14:paraId="09380FA4" w14:textId="72181600" w:rsidR="00D1328D" w:rsidDel="007353BA" w:rsidRDefault="003C487A">
      <w:pPr>
        <w:pStyle w:val="ListParagraph"/>
        <w:numPr>
          <w:ilvl w:val="0"/>
          <w:numId w:val="2"/>
        </w:numPr>
        <w:spacing w:after="40"/>
        <w:rPr>
          <w:del w:id="1382" w:author="Li, Chandler Changjun" w:date="2026-10-21T14:20:00Z" w16du:dateUtc="2026-10-21T06:20:00Z"/>
        </w:rPr>
      </w:pPr>
      <w:del w:id="1383" w:author="Li, Chandler Changjun" w:date="2026-10-21T14:20:00Z" w16du:dateUtc="2026-10-21T06:20:00Z">
        <w:r w:rsidDel="007353BA">
          <w:delText>R7.1 一张发票一行，HAWB 级字段每行重复。</w:delText>
        </w:r>
      </w:del>
    </w:p>
    <w:p w14:paraId="09380FA5" w14:textId="7BBD7684" w:rsidR="00D1328D" w:rsidDel="007353BA" w:rsidRDefault="003C487A">
      <w:pPr>
        <w:pStyle w:val="ListParagraph"/>
        <w:numPr>
          <w:ilvl w:val="0"/>
          <w:numId w:val="2"/>
        </w:numPr>
        <w:spacing w:after="40"/>
        <w:rPr>
          <w:del w:id="1384" w:author="Li, Chandler Changjun" w:date="2026-10-21T14:20:00Z" w16du:dateUtc="2026-10-21T06:20:00Z"/>
        </w:rPr>
      </w:pPr>
      <w:del w:id="1385" w:author="Li, Chandler Changjun" w:date="2026-10-21T14:20:00Z" w16du:dateUtc="2026-10-21T06:20:00Z">
        <w:r w:rsidDel="007353BA">
          <w:delText>R7.2 每天的运行记录累积存档；以 Process date 为 12 月 31 日作为截止日期，每年存为一个表格，按年份命名。</w:delText>
        </w:r>
      </w:del>
    </w:p>
    <w:p w14:paraId="09380FA6" w14:textId="5546A7DB" w:rsidR="00D1328D" w:rsidDel="007353BA" w:rsidRDefault="003C487A">
      <w:pPr>
        <w:pStyle w:val="Heading3"/>
        <w:rPr>
          <w:del w:id="1386" w:author="Li, Chandler Changjun" w:date="2026-10-21T14:20:00Z" w16du:dateUtc="2026-10-21T06:20:00Z"/>
        </w:rPr>
      </w:pPr>
      <w:bookmarkStart w:id="1387" w:name="_Toc242459662"/>
      <w:del w:id="1388" w:author="Li, Chandler Changjun" w:date="2026-10-21T14:20:00Z" w16du:dateUtc="2026-10-21T06:20:00Z">
        <w:r w:rsidDel="007353BA">
          <w:delText>R8 字段修正</w:delText>
        </w:r>
        <w:bookmarkEnd w:id="1387"/>
      </w:del>
    </w:p>
    <w:p w14:paraId="09380FA7" w14:textId="46D65ACF" w:rsidR="00D1328D" w:rsidDel="007353BA" w:rsidRDefault="003C487A">
      <w:pPr>
        <w:pStyle w:val="ListParagraph"/>
        <w:numPr>
          <w:ilvl w:val="0"/>
          <w:numId w:val="2"/>
        </w:numPr>
        <w:spacing w:after="40"/>
        <w:rPr>
          <w:del w:id="1389" w:author="Li, Chandler Changjun" w:date="2026-10-21T14:20:00Z" w16du:dateUtc="2026-10-21T06:20:00Z"/>
        </w:rPr>
      </w:pPr>
      <w:del w:id="1390" w:author="Li, Chandler Changjun" w:date="2026-10-21T14:20:00Z" w16du:dateUtc="2026-10-21T06:20:00Z">
        <w:r w:rsidDel="007353BA">
          <w:delText>R8.1 仅当前执行实例、非执行中可修正；值不能为空。</w:delText>
        </w:r>
      </w:del>
    </w:p>
    <w:p w14:paraId="09380FA8" w14:textId="5502A5CB" w:rsidR="00D1328D" w:rsidDel="007353BA" w:rsidRDefault="003C487A">
      <w:pPr>
        <w:pStyle w:val="ListParagraph"/>
        <w:numPr>
          <w:ilvl w:val="0"/>
          <w:numId w:val="2"/>
        </w:numPr>
        <w:spacing w:after="40"/>
        <w:rPr>
          <w:del w:id="1391" w:author="Li, Chandler Changjun" w:date="2026-10-21T14:20:00Z" w16du:dateUtc="2026-10-21T06:20:00Z"/>
        </w:rPr>
      </w:pPr>
      <w:del w:id="1392" w:author="Li, Chandler Changjun" w:date="2026-10-21T14:20:00Z" w16du:dateUtc="2026-10-21T06:20:00Z">
        <w:r w:rsidDel="007353BA">
          <w:delText>R8.2 记录原值、新值、时间、操作人；不审批；从下一次执行生效。</w:delText>
        </w:r>
      </w:del>
    </w:p>
    <w:p w14:paraId="09380FA9" w14:textId="479F63D5" w:rsidR="00D1328D" w:rsidRDefault="003C487A">
      <w:pPr>
        <w:pStyle w:val="Heading1"/>
        <w:pPrChange w:id="1393" w:author="Li, Chandler Changjun" w:date="2026-10-20T21:14:00Z" w16du:dateUtc="2026-10-20T13:14:00Z">
          <w:pPr>
            <w:pStyle w:val="Heading2"/>
          </w:pPr>
        </w:pPrChange>
      </w:pPr>
      <w:bookmarkStart w:id="1394" w:name="_Toc242459663"/>
      <w:del w:id="1395" w:author="Li, Chandler Changjun" w:date="2026-10-20T21:14:00Z" w16du:dateUtc="2026-10-20T13:14:00Z">
        <w:r w:rsidDel="00E74227">
          <w:delText xml:space="preserve">7.3 </w:delText>
        </w:r>
      </w:del>
      <w:r>
        <w:t>原型及交互规则说明</w:t>
      </w:r>
      <w:bookmarkEnd w:id="1394"/>
    </w:p>
    <w:p w14:paraId="09380FAA" w14:textId="61B6089E" w:rsidR="00D1328D" w:rsidDel="00D05CBF" w:rsidRDefault="003C487A">
      <w:pPr>
        <w:pStyle w:val="Heading3"/>
        <w:rPr>
          <w:del w:id="1396" w:author="Li, Chandler Changjun" w:date="2026-10-20T21:17:00Z" w16du:dateUtc="2026-10-20T13:17:00Z"/>
        </w:rPr>
      </w:pPr>
      <w:bookmarkStart w:id="1397" w:name="_Toc242459664"/>
      <w:del w:id="1398" w:author="Li, Chandler Changjun" w:date="2026-10-20T21:17:00Z" w16du:dateUtc="2026-10-20T13:17:00Z">
        <w:r w:rsidDel="00D05CBF">
          <w:delText>7.3.1 工作台（F-01）</w:delText>
        </w:r>
        <w:bookmarkEnd w:id="1397"/>
      </w:del>
    </w:p>
    <w:p w14:paraId="09380FAB" w14:textId="4D12E5E3" w:rsidR="00D1328D" w:rsidDel="00D05CBF" w:rsidRDefault="003C487A">
      <w:pPr>
        <w:keepNext/>
        <w:spacing w:before="120" w:after="40"/>
        <w:jc w:val="center"/>
        <w:rPr>
          <w:del w:id="1399" w:author="Li, Chandler Changjun" w:date="2026-10-20T21:17:00Z" w16du:dateUtc="2026-10-20T13:17:00Z"/>
        </w:rPr>
      </w:pPr>
      <w:del w:id="1400" w:author="Li, Chandler Changjun" w:date="2026-10-20T21:17:00Z" w16du:dateUtc="2026-10-20T13:17:00Z">
        <w:r w:rsidDel="00D05CBF">
          <w:rPr>
            <w:noProof/>
          </w:rPr>
          <w:drawing>
            <wp:inline distT="0" distB="0" distL="0" distR="0" wp14:anchorId="093813DE" wp14:editId="093813DF">
              <wp:extent cx="6286500" cy="3933825"/>
              <wp:effectExtent l="0" t="0" r="0" b="0"/>
              <wp:docPr id="1477924995" name="Picture 147792499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>
                        <a:picLocks noChangeAspect="1" noChangeArrowheads="1"/>
                      </pic:cNvPicPr>
                    </pic:nvPicPr>
                    <pic:blipFill>
                      <a:blip r:embed="rId23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286500" cy="39338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9380FAC" w14:textId="41C07798" w:rsidR="00D1328D" w:rsidDel="00D05CBF" w:rsidRDefault="003C487A">
      <w:pPr>
        <w:spacing w:after="160"/>
        <w:jc w:val="center"/>
        <w:rPr>
          <w:del w:id="1401" w:author="Li, Chandler Changjun" w:date="2026-10-20T21:17:00Z" w16du:dateUtc="2026-10-20T13:17:00Z"/>
        </w:rPr>
      </w:pPr>
      <w:del w:id="1402" w:author="Li, Chandler Changjun" w:date="2026-10-20T21:17:00Z" w16du:dateUtc="2026-10-20T13:17:00Z">
        <w:r w:rsidDel="00D05CBF">
          <w:rPr>
            <w:color w:val="595959"/>
            <w:sz w:val="16"/>
            <w:szCs w:val="16"/>
          </w:rPr>
          <w:delText>工作台</w:delText>
        </w:r>
      </w:del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4516"/>
        <w:gridCol w:w="3710"/>
      </w:tblGrid>
      <w:tr w:rsidR="00D1328D" w:rsidDel="00D05CBF" w14:paraId="09380FB0" w14:textId="57244085">
        <w:trPr>
          <w:cantSplit/>
          <w:tblHeader/>
          <w:del w:id="1403" w:author="Li, Chandler Changjun" w:date="2026-10-20T21:17:00Z"/>
        </w:trPr>
        <w:tc>
          <w:tcPr>
            <w:tcW w:w="1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AD" w14:textId="42A83412" w:rsidR="00D1328D" w:rsidDel="00D05CBF" w:rsidRDefault="003C487A">
            <w:pPr>
              <w:spacing w:line="260" w:lineRule="auto"/>
              <w:rPr>
                <w:del w:id="1404" w:author="Li, Chandler Changjun" w:date="2026-10-20T21:17:00Z" w16du:dateUtc="2026-10-20T13:17:00Z"/>
              </w:rPr>
            </w:pPr>
            <w:del w:id="1405" w:author="Li, Chandler Changjun" w:date="2026-10-20T21:17:00Z" w16du:dateUtc="2026-10-20T13:17:00Z">
              <w:r w:rsidDel="00D05CBF">
                <w:rPr>
                  <w:b/>
                  <w:bCs/>
                  <w:sz w:val="16"/>
                  <w:szCs w:val="16"/>
                </w:rPr>
                <w:delText>卡片</w:delText>
              </w:r>
            </w:del>
          </w:p>
        </w:tc>
        <w:tc>
          <w:tcPr>
            <w:tcW w:w="4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AE" w14:textId="0BF02E17" w:rsidR="00D1328D" w:rsidDel="00D05CBF" w:rsidRDefault="003C487A">
            <w:pPr>
              <w:spacing w:line="260" w:lineRule="auto"/>
              <w:rPr>
                <w:del w:id="1406" w:author="Li, Chandler Changjun" w:date="2026-10-20T21:17:00Z" w16du:dateUtc="2026-10-20T13:17:00Z"/>
              </w:rPr>
            </w:pPr>
            <w:del w:id="1407" w:author="Li, Chandler Changjun" w:date="2026-10-20T21:17:00Z" w16du:dateUtc="2026-10-20T13:17:00Z">
              <w:r w:rsidDel="00D05CBF">
                <w:rPr>
                  <w:b/>
                  <w:bCs/>
                  <w:sz w:val="16"/>
                  <w:szCs w:val="16"/>
                </w:rPr>
                <w:delText>口径</w:delText>
              </w:r>
            </w:del>
          </w:p>
        </w:tc>
        <w:tc>
          <w:tcPr>
            <w:tcW w:w="3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AF" w14:textId="5A42FE57" w:rsidR="00D1328D" w:rsidDel="00D05CBF" w:rsidRDefault="003C487A">
            <w:pPr>
              <w:spacing w:line="260" w:lineRule="auto"/>
              <w:rPr>
                <w:del w:id="1408" w:author="Li, Chandler Changjun" w:date="2026-10-20T21:17:00Z" w16du:dateUtc="2026-10-20T13:17:00Z"/>
              </w:rPr>
            </w:pPr>
            <w:del w:id="1409" w:author="Li, Chandler Changjun" w:date="2026-10-20T21:17:00Z" w16du:dateUtc="2026-10-20T13:17:00Z">
              <w:r w:rsidDel="00D05CBF">
                <w:rPr>
                  <w:b/>
                  <w:bCs/>
                  <w:sz w:val="16"/>
                  <w:szCs w:val="16"/>
                </w:rPr>
                <w:delText>点击</w:delText>
              </w:r>
            </w:del>
          </w:p>
        </w:tc>
      </w:tr>
      <w:tr w:rsidR="00D1328D" w:rsidDel="00D05CBF" w14:paraId="09380FB4" w14:textId="173A43D8">
        <w:trPr>
          <w:cantSplit/>
          <w:del w:id="1410" w:author="Li, Chandler Changjun" w:date="2026-10-20T21:17:00Z"/>
        </w:trPr>
        <w:tc>
          <w:tcPr>
            <w:tcW w:w="1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B1" w14:textId="4697A7B5" w:rsidR="00D1328D" w:rsidDel="00D05CBF" w:rsidRDefault="003C487A">
            <w:pPr>
              <w:spacing w:line="260" w:lineRule="auto"/>
              <w:rPr>
                <w:del w:id="1411" w:author="Li, Chandler Changjun" w:date="2026-10-20T21:17:00Z" w16du:dateUtc="2026-10-20T13:17:00Z"/>
              </w:rPr>
            </w:pPr>
            <w:del w:id="1412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总任务数</w:delText>
              </w:r>
            </w:del>
          </w:p>
        </w:tc>
        <w:tc>
          <w:tcPr>
            <w:tcW w:w="4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B2" w14:textId="0538E3F4" w:rsidR="00D1328D" w:rsidDel="00D05CBF" w:rsidRDefault="003C487A">
            <w:pPr>
              <w:spacing w:line="260" w:lineRule="auto"/>
              <w:rPr>
                <w:del w:id="1413" w:author="Li, Chandler Changjun" w:date="2026-10-20T21:17:00Z" w16du:dateUtc="2026-10-20T13:17:00Z"/>
              </w:rPr>
            </w:pPr>
            <w:del w:id="1414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任务数（按 HAWB 统计）</w:delText>
              </w:r>
            </w:del>
          </w:p>
        </w:tc>
        <w:tc>
          <w:tcPr>
            <w:tcW w:w="3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B3" w14:textId="45277EDA" w:rsidR="00D1328D" w:rsidDel="00D05CBF" w:rsidRDefault="003C487A">
            <w:pPr>
              <w:spacing w:line="260" w:lineRule="auto"/>
              <w:rPr>
                <w:del w:id="1415" w:author="Li, Chandler Changjun" w:date="2026-10-20T21:17:00Z" w16du:dateUtc="2026-10-20T13:17:00Z"/>
              </w:rPr>
            </w:pPr>
            <w:del w:id="1416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不可点击</w:delText>
              </w:r>
            </w:del>
          </w:p>
        </w:tc>
      </w:tr>
      <w:tr w:rsidR="00D1328D" w:rsidDel="00D05CBF" w14:paraId="09380FB8" w14:textId="01DC3BF1">
        <w:trPr>
          <w:cantSplit/>
          <w:del w:id="1417" w:author="Li, Chandler Changjun" w:date="2026-10-20T21:17:00Z"/>
        </w:trPr>
        <w:tc>
          <w:tcPr>
            <w:tcW w:w="1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B5" w14:textId="6A4E666F" w:rsidR="00D1328D" w:rsidDel="00D05CBF" w:rsidRDefault="003C487A">
            <w:pPr>
              <w:spacing w:line="260" w:lineRule="auto"/>
              <w:rPr>
                <w:del w:id="1418" w:author="Li, Chandler Changjun" w:date="2026-10-20T21:17:00Z" w16du:dateUtc="2026-10-20T13:17:00Z"/>
              </w:rPr>
            </w:pPr>
            <w:del w:id="1419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已完成数</w:delText>
              </w:r>
            </w:del>
          </w:p>
        </w:tc>
        <w:tc>
          <w:tcPr>
            <w:tcW w:w="4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B6" w14:textId="5032F151" w:rsidR="00D1328D" w:rsidDel="00D05CBF" w:rsidRDefault="003C487A">
            <w:pPr>
              <w:spacing w:line="260" w:lineRule="auto"/>
              <w:rPr>
                <w:del w:id="1420" w:author="Li, Chandler Changjun" w:date="2026-10-20T21:17:00Z" w16du:dateUtc="2026-10-20T13:17:00Z"/>
              </w:rPr>
            </w:pPr>
            <w:del w:id="1421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N6 已完成的任务数（含回信未发）</w:delText>
              </w:r>
            </w:del>
          </w:p>
        </w:tc>
        <w:tc>
          <w:tcPr>
            <w:tcW w:w="3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B7" w14:textId="30D8A26F" w:rsidR="00D1328D" w:rsidDel="00D05CBF" w:rsidRDefault="003C487A">
            <w:pPr>
              <w:spacing w:line="260" w:lineRule="auto"/>
              <w:rPr>
                <w:del w:id="1422" w:author="Li, Chandler Changjun" w:date="2026-10-20T21:17:00Z" w16du:dateUtc="2026-10-20T13:17:00Z"/>
              </w:rPr>
            </w:pPr>
            <w:del w:id="1423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任务中心，筛选 = 已完成</w:delText>
              </w:r>
            </w:del>
          </w:p>
        </w:tc>
      </w:tr>
      <w:tr w:rsidR="00D1328D" w:rsidDel="00D05CBF" w14:paraId="09380FBC" w14:textId="60552F4E">
        <w:trPr>
          <w:cantSplit/>
          <w:del w:id="1424" w:author="Li, Chandler Changjun" w:date="2026-10-20T21:17:00Z"/>
        </w:trPr>
        <w:tc>
          <w:tcPr>
            <w:tcW w:w="1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B9" w14:textId="4E82701F" w:rsidR="00D1328D" w:rsidDel="00D05CBF" w:rsidRDefault="003C487A">
            <w:pPr>
              <w:spacing w:line="260" w:lineRule="auto"/>
              <w:rPr>
                <w:del w:id="1425" w:author="Li, Chandler Changjun" w:date="2026-10-20T21:17:00Z" w16du:dateUtc="2026-10-20T13:17:00Z"/>
              </w:rPr>
            </w:pPr>
            <w:del w:id="1426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已发送邮件数</w:delText>
              </w:r>
            </w:del>
          </w:p>
        </w:tc>
        <w:tc>
          <w:tcPr>
            <w:tcW w:w="4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BA" w14:textId="62CC1511" w:rsidR="00D1328D" w:rsidDel="00D05CBF" w:rsidRDefault="003C487A">
            <w:pPr>
              <w:spacing w:line="260" w:lineRule="auto"/>
              <w:rPr>
                <w:del w:id="1427" w:author="Li, Chandler Changjun" w:date="2026-10-20T21:17:00Z" w16du:dateUtc="2026-10-20T13:17:00Z"/>
              </w:rPr>
            </w:pPr>
            <w:del w:id="1428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N7 已完成的任务数</w:delText>
              </w:r>
            </w:del>
          </w:p>
        </w:tc>
        <w:tc>
          <w:tcPr>
            <w:tcW w:w="3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BB" w14:textId="2A8C3836" w:rsidR="00D1328D" w:rsidDel="00D05CBF" w:rsidRDefault="003C487A">
            <w:pPr>
              <w:spacing w:line="260" w:lineRule="auto"/>
              <w:rPr>
                <w:del w:id="1429" w:author="Li, Chandler Changjun" w:date="2026-10-20T21:17:00Z" w16du:dateUtc="2026-10-20T13:17:00Z"/>
              </w:rPr>
            </w:pPr>
            <w:del w:id="1430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邮件中心 · 已发送列表</w:delText>
              </w:r>
            </w:del>
          </w:p>
        </w:tc>
      </w:tr>
      <w:tr w:rsidR="00D1328D" w:rsidDel="00D05CBF" w14:paraId="09380FC0" w14:textId="3915A0F3">
        <w:trPr>
          <w:cantSplit/>
          <w:del w:id="1431" w:author="Li, Chandler Changjun" w:date="2026-10-20T21:17:00Z"/>
        </w:trPr>
        <w:tc>
          <w:tcPr>
            <w:tcW w:w="1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BD" w14:textId="31533EE6" w:rsidR="00D1328D" w:rsidDel="00D05CBF" w:rsidRDefault="003C487A">
            <w:pPr>
              <w:spacing w:line="260" w:lineRule="auto"/>
              <w:rPr>
                <w:del w:id="1432" w:author="Li, Chandler Changjun" w:date="2026-10-20T21:17:00Z" w16du:dateUtc="2026-10-20T13:17:00Z"/>
              </w:rPr>
            </w:pPr>
            <w:del w:id="1433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执行中</w:delText>
              </w:r>
            </w:del>
          </w:p>
        </w:tc>
        <w:tc>
          <w:tcPr>
            <w:tcW w:w="4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BE" w14:textId="65F6D174" w:rsidR="00D1328D" w:rsidDel="00D05CBF" w:rsidRDefault="003C487A">
            <w:pPr>
              <w:spacing w:line="260" w:lineRule="auto"/>
              <w:rPr>
                <w:del w:id="1434" w:author="Li, Chandler Changjun" w:date="2026-10-20T21:17:00Z" w16du:dateUtc="2026-10-20T13:17:00Z"/>
              </w:rPr>
            </w:pPr>
            <w:del w:id="1435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状态 = 执行中，且 N6 未完成</w:delText>
              </w:r>
            </w:del>
          </w:p>
        </w:tc>
        <w:tc>
          <w:tcPr>
            <w:tcW w:w="3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BF" w14:textId="22307C19" w:rsidR="00D1328D" w:rsidDel="00D05CBF" w:rsidRDefault="003C487A">
            <w:pPr>
              <w:spacing w:line="260" w:lineRule="auto"/>
              <w:rPr>
                <w:del w:id="1436" w:author="Li, Chandler Changjun" w:date="2026-10-20T21:17:00Z" w16du:dateUtc="2026-10-20T13:17:00Z"/>
              </w:rPr>
            </w:pPr>
            <w:del w:id="1437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任务中心，筛选 = 执行中</w:delText>
              </w:r>
            </w:del>
          </w:p>
        </w:tc>
      </w:tr>
      <w:tr w:rsidR="00D1328D" w:rsidDel="00D05CBF" w14:paraId="09380FC4" w14:textId="3D768F55">
        <w:trPr>
          <w:cantSplit/>
          <w:del w:id="1438" w:author="Li, Chandler Changjun" w:date="2026-10-20T21:17:00Z"/>
        </w:trPr>
        <w:tc>
          <w:tcPr>
            <w:tcW w:w="1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C1" w14:textId="761559F6" w:rsidR="00D1328D" w:rsidDel="00D05CBF" w:rsidRDefault="003C487A">
            <w:pPr>
              <w:spacing w:line="260" w:lineRule="auto"/>
              <w:rPr>
                <w:del w:id="1439" w:author="Li, Chandler Changjun" w:date="2026-10-20T21:17:00Z" w16du:dateUtc="2026-10-20T13:17:00Z"/>
              </w:rPr>
            </w:pPr>
            <w:del w:id="1440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待人工处理</w:delText>
              </w:r>
            </w:del>
          </w:p>
        </w:tc>
        <w:tc>
          <w:tcPr>
            <w:tcW w:w="4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C2" w14:textId="7D3FE0ED" w:rsidR="00D1328D" w:rsidDel="00D05CBF" w:rsidRDefault="003C487A">
            <w:pPr>
              <w:spacing w:line="260" w:lineRule="auto"/>
              <w:rPr>
                <w:del w:id="1441" w:author="Li, Chandler Changjun" w:date="2026-10-20T21:17:00Z" w16du:dateUtc="2026-10-20T13:17:00Z"/>
              </w:rPr>
            </w:pPr>
            <w:del w:id="1442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状态为待上传 / 有差异 / 失败</w:delText>
              </w:r>
            </w:del>
          </w:p>
        </w:tc>
        <w:tc>
          <w:tcPr>
            <w:tcW w:w="3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C3" w14:textId="3CF5D198" w:rsidR="00D1328D" w:rsidDel="00D05CBF" w:rsidRDefault="003C487A">
            <w:pPr>
              <w:spacing w:line="260" w:lineRule="auto"/>
              <w:rPr>
                <w:del w:id="1443" w:author="Li, Chandler Changjun" w:date="2026-10-20T21:17:00Z" w16du:dateUtc="2026-10-20T13:17:00Z"/>
              </w:rPr>
            </w:pPr>
            <w:del w:id="1444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任务中心，筛选 = 待人工处理</w:delText>
              </w:r>
            </w:del>
          </w:p>
        </w:tc>
      </w:tr>
    </w:tbl>
    <w:p w14:paraId="09380FC5" w14:textId="086584ED" w:rsidR="00D1328D" w:rsidDel="00D05CBF" w:rsidRDefault="00D1328D">
      <w:pPr>
        <w:spacing w:after="80"/>
        <w:rPr>
          <w:del w:id="1445" w:author="Li, Chandler Changjun" w:date="2026-10-20T21:17:00Z" w16du:dateUtc="2026-10-20T13:17:00Z"/>
        </w:rPr>
      </w:pPr>
    </w:p>
    <w:p w14:paraId="09380FC6" w14:textId="2AE80D57" w:rsidR="00D1328D" w:rsidDel="00D05CBF" w:rsidRDefault="003C487A">
      <w:pPr>
        <w:spacing w:after="80"/>
        <w:rPr>
          <w:del w:id="1446" w:author="Li, Chandler Changjun" w:date="2026-10-20T21:17:00Z" w16du:dateUtc="2026-10-20T13:17:00Z"/>
        </w:rPr>
      </w:pPr>
      <w:del w:id="1447" w:author="Li, Chandler Changjun" w:date="2026-10-20T21:17:00Z" w16du:dateUtc="2026-10-20T13:17:00Z">
        <w:r w:rsidDel="00D05CBF">
          <w:delText>统计周期：暂缓，后续确认。</w:delText>
        </w:r>
      </w:del>
    </w:p>
    <w:p w14:paraId="09380FC7" w14:textId="77A16611" w:rsidR="00D1328D" w:rsidDel="00D05CBF" w:rsidRDefault="003C487A">
      <w:pPr>
        <w:pStyle w:val="Heading3"/>
        <w:rPr>
          <w:del w:id="1448" w:author="Li, Chandler Changjun" w:date="2026-10-20T21:17:00Z" w16du:dateUtc="2026-10-20T13:17:00Z"/>
        </w:rPr>
      </w:pPr>
      <w:bookmarkStart w:id="1449" w:name="_Toc242459665"/>
      <w:del w:id="1450" w:author="Li, Chandler Changjun" w:date="2026-10-20T21:17:00Z" w16du:dateUtc="2026-10-20T13:17:00Z">
        <w:r w:rsidDel="00D05CBF">
          <w:delText>7.3.2 任务中心（F-02）</w:delText>
        </w:r>
        <w:bookmarkEnd w:id="1449"/>
      </w:del>
    </w:p>
    <w:p w14:paraId="09380FC8" w14:textId="3606EB37" w:rsidR="00D1328D" w:rsidDel="00D05CBF" w:rsidRDefault="003C487A">
      <w:pPr>
        <w:keepNext/>
        <w:spacing w:before="120" w:after="40"/>
        <w:jc w:val="center"/>
        <w:rPr>
          <w:del w:id="1451" w:author="Li, Chandler Changjun" w:date="2026-10-20T21:17:00Z" w16du:dateUtc="2026-10-20T13:17:00Z"/>
        </w:rPr>
      </w:pPr>
      <w:del w:id="1452" w:author="Li, Chandler Changjun" w:date="2026-10-20T21:17:00Z" w16du:dateUtc="2026-10-20T13:17:00Z">
        <w:r w:rsidDel="00D05CBF">
          <w:rPr>
            <w:noProof/>
          </w:rPr>
          <w:drawing>
            <wp:inline distT="0" distB="0" distL="0" distR="0" wp14:anchorId="093813E0" wp14:editId="093813E1">
              <wp:extent cx="6286500" cy="3933825"/>
              <wp:effectExtent l="0" t="0" r="0" b="0"/>
              <wp:docPr id="2008509112" name="Picture 20085091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>
                        <a:picLocks noChangeAspect="1" noChangeArrowheads="1"/>
                      </pic:cNvPicPr>
                    </pic:nvPicPr>
                    <pic:blipFill>
                      <a:blip r:embed="rId24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286500" cy="39338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9380FC9" w14:textId="6DEE1650" w:rsidR="00D1328D" w:rsidDel="00D05CBF" w:rsidRDefault="003C487A">
      <w:pPr>
        <w:spacing w:after="160"/>
        <w:jc w:val="center"/>
        <w:rPr>
          <w:del w:id="1453" w:author="Li, Chandler Changjun" w:date="2026-10-20T21:17:00Z" w16du:dateUtc="2026-10-20T13:17:00Z"/>
        </w:rPr>
      </w:pPr>
      <w:del w:id="1454" w:author="Li, Chandler Changjun" w:date="2026-10-20T21:17:00Z" w16du:dateUtc="2026-10-20T13:17:00Z">
        <w:r w:rsidDel="00D05CBF">
          <w:rPr>
            <w:color w:val="595959"/>
            <w:sz w:val="16"/>
            <w:szCs w:val="16"/>
          </w:rPr>
          <w:delText>任务中心</w:delText>
        </w:r>
      </w:del>
    </w:p>
    <w:p w14:paraId="09380FCA" w14:textId="2864D759" w:rsidR="00D1328D" w:rsidDel="00D05CBF" w:rsidRDefault="003C487A">
      <w:pPr>
        <w:spacing w:after="80"/>
        <w:rPr>
          <w:del w:id="1455" w:author="Li, Chandler Changjun" w:date="2026-10-20T21:17:00Z" w16du:dateUtc="2026-10-20T13:17:00Z"/>
        </w:rPr>
      </w:pPr>
      <w:del w:id="1456" w:author="Li, Chandler Changjun" w:date="2026-10-20T21:17:00Z" w16du:dateUtc="2026-10-20T13:17:00Z">
        <w:r w:rsidDel="00D05CBF">
          <w:rPr>
            <w:b/>
            <w:bCs/>
          </w:rPr>
          <w:delText>筛选</w:delText>
        </w:r>
      </w:del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3"/>
        <w:gridCol w:w="8653"/>
      </w:tblGrid>
      <w:tr w:rsidR="00D1328D" w:rsidDel="00D05CBF" w14:paraId="09380FCD" w14:textId="4ED790BF">
        <w:trPr>
          <w:cantSplit/>
          <w:tblHeader/>
          <w:del w:id="1457" w:author="Li, Chandler Changjun" w:date="2026-10-20T21:17:00Z"/>
        </w:trPr>
        <w:tc>
          <w:tcPr>
            <w:tcW w:w="1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CB" w14:textId="64EFFE95" w:rsidR="00D1328D" w:rsidDel="00D05CBF" w:rsidRDefault="003C487A">
            <w:pPr>
              <w:spacing w:line="260" w:lineRule="auto"/>
              <w:rPr>
                <w:del w:id="1458" w:author="Li, Chandler Changjun" w:date="2026-10-20T21:17:00Z" w16du:dateUtc="2026-10-20T13:17:00Z"/>
              </w:rPr>
            </w:pPr>
            <w:del w:id="1459" w:author="Li, Chandler Changjun" w:date="2026-10-20T21:17:00Z" w16du:dateUtc="2026-10-20T13:17:00Z">
              <w:r w:rsidDel="00D05CBF">
                <w:rPr>
                  <w:b/>
                  <w:bCs/>
                  <w:sz w:val="16"/>
                  <w:szCs w:val="16"/>
                </w:rPr>
                <w:delText>控件</w:delText>
              </w:r>
            </w:del>
          </w:p>
        </w:tc>
        <w:tc>
          <w:tcPr>
            <w:tcW w:w="86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CC" w14:textId="251C6EE8" w:rsidR="00D1328D" w:rsidDel="00D05CBF" w:rsidRDefault="003C487A">
            <w:pPr>
              <w:spacing w:line="260" w:lineRule="auto"/>
              <w:rPr>
                <w:del w:id="1460" w:author="Li, Chandler Changjun" w:date="2026-10-20T21:17:00Z" w16du:dateUtc="2026-10-20T13:17:00Z"/>
              </w:rPr>
            </w:pPr>
            <w:del w:id="1461" w:author="Li, Chandler Changjun" w:date="2026-10-20T21:17:00Z" w16du:dateUtc="2026-10-20T13:17:00Z">
              <w:r w:rsidDel="00D05CBF">
                <w:rPr>
                  <w:b/>
                  <w:bCs/>
                  <w:sz w:val="16"/>
                  <w:szCs w:val="16"/>
                </w:rPr>
                <w:delText>选项</w:delText>
              </w:r>
            </w:del>
          </w:p>
        </w:tc>
      </w:tr>
      <w:tr w:rsidR="00D1328D" w:rsidDel="00D05CBF" w14:paraId="09380FD0" w14:textId="1E1E8F04">
        <w:trPr>
          <w:cantSplit/>
          <w:del w:id="1462" w:author="Li, Chandler Changjun" w:date="2026-10-20T21:17:00Z"/>
        </w:trPr>
        <w:tc>
          <w:tcPr>
            <w:tcW w:w="1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CE" w14:textId="21331F23" w:rsidR="00D1328D" w:rsidDel="00D05CBF" w:rsidRDefault="003C487A">
            <w:pPr>
              <w:spacing w:line="260" w:lineRule="auto"/>
              <w:rPr>
                <w:del w:id="1463" w:author="Li, Chandler Changjun" w:date="2026-10-20T21:17:00Z" w16du:dateUtc="2026-10-20T13:17:00Z"/>
              </w:rPr>
            </w:pPr>
            <w:del w:id="1464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状态</w:delText>
              </w:r>
            </w:del>
          </w:p>
        </w:tc>
        <w:tc>
          <w:tcPr>
            <w:tcW w:w="86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CF" w14:textId="6B75B7F1" w:rsidR="00D1328D" w:rsidDel="00D05CBF" w:rsidRDefault="003C487A">
            <w:pPr>
              <w:spacing w:line="260" w:lineRule="auto"/>
              <w:rPr>
                <w:del w:id="1465" w:author="Li, Chandler Changjun" w:date="2026-10-20T21:17:00Z" w16du:dateUtc="2026-10-20T13:17:00Z"/>
              </w:rPr>
            </w:pPr>
            <w:del w:id="1466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全部 / 执行中 / 待人工处理 / 待上传 / 有差异 / 失败 / 已完成</w:delText>
              </w:r>
            </w:del>
          </w:p>
        </w:tc>
      </w:tr>
      <w:tr w:rsidR="00D1328D" w:rsidDel="00D05CBF" w14:paraId="09380FD3" w14:textId="5092B801">
        <w:trPr>
          <w:cantSplit/>
          <w:del w:id="1467" w:author="Li, Chandler Changjun" w:date="2026-10-20T21:17:00Z"/>
        </w:trPr>
        <w:tc>
          <w:tcPr>
            <w:tcW w:w="1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D1" w14:textId="4FE1137E" w:rsidR="00D1328D" w:rsidDel="00D05CBF" w:rsidRDefault="003C487A">
            <w:pPr>
              <w:spacing w:line="260" w:lineRule="auto"/>
              <w:rPr>
                <w:del w:id="1468" w:author="Li, Chandler Changjun" w:date="2026-10-20T21:17:00Z" w16du:dateUtc="2026-10-20T13:17:00Z"/>
              </w:rPr>
            </w:pPr>
            <w:del w:id="1469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触发来源</w:delText>
              </w:r>
            </w:del>
          </w:p>
        </w:tc>
        <w:tc>
          <w:tcPr>
            <w:tcW w:w="86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D2" w14:textId="278FBEAD" w:rsidR="00D1328D" w:rsidDel="00D05CBF" w:rsidRDefault="003C487A">
            <w:pPr>
              <w:spacing w:line="260" w:lineRule="auto"/>
              <w:rPr>
                <w:del w:id="1470" w:author="Li, Chandler Changjun" w:date="2026-10-20T21:17:00Z" w16du:dateUtc="2026-10-20T13:17:00Z"/>
              </w:rPr>
            </w:pPr>
            <w:del w:id="1471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全部来源 / 邮件触发 / 手动创建 / 手动触发</w:delText>
              </w:r>
            </w:del>
          </w:p>
        </w:tc>
      </w:tr>
      <w:tr w:rsidR="00D1328D" w:rsidDel="00D05CBF" w14:paraId="09380FD6" w14:textId="4C8542F5">
        <w:trPr>
          <w:cantSplit/>
          <w:del w:id="1472" w:author="Li, Chandler Changjun" w:date="2026-10-20T21:17:00Z"/>
        </w:trPr>
        <w:tc>
          <w:tcPr>
            <w:tcW w:w="1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D4" w14:textId="3D9B093D" w:rsidR="00D1328D" w:rsidDel="00D05CBF" w:rsidRDefault="003C487A">
            <w:pPr>
              <w:spacing w:line="260" w:lineRule="auto"/>
              <w:rPr>
                <w:del w:id="1473" w:author="Li, Chandler Changjun" w:date="2026-10-20T21:17:00Z" w16du:dateUtc="2026-10-20T13:17:00Z"/>
              </w:rPr>
            </w:pPr>
            <w:del w:id="1474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搜索</w:delText>
              </w:r>
            </w:del>
          </w:p>
        </w:tc>
        <w:tc>
          <w:tcPr>
            <w:tcW w:w="86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D5" w14:textId="358BBAAD" w:rsidR="00D1328D" w:rsidDel="00D05CBF" w:rsidRDefault="003C487A">
            <w:pPr>
              <w:spacing w:line="260" w:lineRule="auto"/>
              <w:rPr>
                <w:del w:id="1475" w:author="Li, Chandler Changjun" w:date="2026-10-20T21:17:00Z" w16du:dateUtc="2026-10-20T13:17:00Z"/>
              </w:rPr>
            </w:pPr>
            <w:del w:id="1476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任务编号 / HAWB No. / case / 用例</w:delText>
              </w:r>
            </w:del>
          </w:p>
        </w:tc>
      </w:tr>
    </w:tbl>
    <w:p w14:paraId="09380FD7" w14:textId="2F668F1D" w:rsidR="00D1328D" w:rsidDel="00D05CBF" w:rsidRDefault="00D1328D">
      <w:pPr>
        <w:spacing w:after="80"/>
        <w:rPr>
          <w:del w:id="1477" w:author="Li, Chandler Changjun" w:date="2026-10-20T21:17:00Z" w16du:dateUtc="2026-10-20T13:17:00Z"/>
        </w:rPr>
      </w:pPr>
    </w:p>
    <w:p w14:paraId="09380FD8" w14:textId="1EAE9C3D" w:rsidR="00D1328D" w:rsidDel="00D05CBF" w:rsidRDefault="003C487A">
      <w:pPr>
        <w:spacing w:after="80"/>
        <w:rPr>
          <w:del w:id="1478" w:author="Li, Chandler Changjun" w:date="2026-10-20T21:17:00Z" w16du:dateUtc="2026-10-20T13:17:00Z"/>
        </w:rPr>
      </w:pPr>
      <w:del w:id="1479" w:author="Li, Chandler Changjun" w:date="2026-10-20T21:17:00Z" w16du:dateUtc="2026-10-20T13:17:00Z">
        <w:r w:rsidDel="00D05CBF">
          <w:rPr>
            <w:b/>
            <w:bCs/>
          </w:rPr>
          <w:delText>列表</w:delText>
        </w:r>
      </w:del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3"/>
        <w:gridCol w:w="7413"/>
      </w:tblGrid>
      <w:tr w:rsidR="00D1328D" w:rsidDel="00D05CBF" w14:paraId="09380FDB" w14:textId="1CAFB9BE">
        <w:trPr>
          <w:cantSplit/>
          <w:tblHeader/>
          <w:del w:id="1480" w:author="Li, Chandler Changjun" w:date="2026-10-20T21:17:00Z"/>
        </w:trPr>
        <w:tc>
          <w:tcPr>
            <w:tcW w:w="2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D9" w14:textId="15B88514" w:rsidR="00D1328D" w:rsidDel="00D05CBF" w:rsidRDefault="003C487A">
            <w:pPr>
              <w:spacing w:line="260" w:lineRule="auto"/>
              <w:rPr>
                <w:del w:id="1481" w:author="Li, Chandler Changjun" w:date="2026-10-20T21:17:00Z" w16du:dateUtc="2026-10-20T13:17:00Z"/>
              </w:rPr>
            </w:pPr>
            <w:del w:id="1482" w:author="Li, Chandler Changjun" w:date="2026-10-20T21:17:00Z" w16du:dateUtc="2026-10-20T13:17:00Z">
              <w:r w:rsidDel="00D05CBF">
                <w:rPr>
                  <w:b/>
                  <w:bCs/>
                  <w:sz w:val="16"/>
                  <w:szCs w:val="16"/>
                </w:rPr>
                <w:delText>列</w:delText>
              </w:r>
            </w:del>
          </w:p>
        </w:tc>
        <w:tc>
          <w:tcPr>
            <w:tcW w:w="7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DA" w14:textId="477CE025" w:rsidR="00D1328D" w:rsidDel="00D05CBF" w:rsidRDefault="003C487A">
            <w:pPr>
              <w:spacing w:line="260" w:lineRule="auto"/>
              <w:rPr>
                <w:del w:id="1483" w:author="Li, Chandler Changjun" w:date="2026-10-20T21:17:00Z" w16du:dateUtc="2026-10-20T13:17:00Z"/>
              </w:rPr>
            </w:pPr>
            <w:del w:id="1484" w:author="Li, Chandler Changjun" w:date="2026-10-20T21:17:00Z" w16du:dateUtc="2026-10-20T13:17:00Z">
              <w:r w:rsidDel="00D05CBF">
                <w:rPr>
                  <w:b/>
                  <w:bCs/>
                  <w:sz w:val="16"/>
                  <w:szCs w:val="16"/>
                </w:rPr>
                <w:delText>内容</w:delText>
              </w:r>
            </w:del>
          </w:p>
        </w:tc>
      </w:tr>
      <w:tr w:rsidR="00D1328D" w:rsidDel="00D05CBF" w14:paraId="09380FDE" w14:textId="52623911">
        <w:trPr>
          <w:cantSplit/>
          <w:del w:id="1485" w:author="Li, Chandler Changjun" w:date="2026-10-20T21:17:00Z"/>
        </w:trPr>
        <w:tc>
          <w:tcPr>
            <w:tcW w:w="2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DC" w14:textId="62D8E73E" w:rsidR="00D1328D" w:rsidDel="00D05CBF" w:rsidRDefault="003C487A">
            <w:pPr>
              <w:spacing w:line="260" w:lineRule="auto"/>
              <w:rPr>
                <w:del w:id="1486" w:author="Li, Chandler Changjun" w:date="2026-10-20T21:17:00Z" w16du:dateUtc="2026-10-20T13:17:00Z"/>
              </w:rPr>
            </w:pPr>
            <w:del w:id="1487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勾选</w:delText>
              </w:r>
            </w:del>
          </w:p>
        </w:tc>
        <w:tc>
          <w:tcPr>
            <w:tcW w:w="7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DD" w14:textId="5472C7A7" w:rsidR="00D1328D" w:rsidDel="00D05CBF" w:rsidRDefault="003C487A">
            <w:pPr>
              <w:spacing w:line="260" w:lineRule="auto"/>
              <w:rPr>
                <w:del w:id="1488" w:author="Li, Chandler Changjun" w:date="2026-10-20T21:17:00Z" w16du:dateUtc="2026-10-20T13:17:00Z"/>
              </w:rPr>
            </w:pPr>
            <w:del w:id="1489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用于批量重跑</w:delText>
              </w:r>
            </w:del>
          </w:p>
        </w:tc>
      </w:tr>
      <w:tr w:rsidR="00D1328D" w:rsidDel="00D05CBF" w14:paraId="09380FE1" w14:textId="7E15BA30">
        <w:trPr>
          <w:cantSplit/>
          <w:del w:id="1490" w:author="Li, Chandler Changjun" w:date="2026-10-20T21:17:00Z"/>
        </w:trPr>
        <w:tc>
          <w:tcPr>
            <w:tcW w:w="2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DF" w14:textId="76CE8E27" w:rsidR="00D1328D" w:rsidDel="00D05CBF" w:rsidRDefault="003C487A">
            <w:pPr>
              <w:spacing w:line="260" w:lineRule="auto"/>
              <w:rPr>
                <w:del w:id="1491" w:author="Li, Chandler Changjun" w:date="2026-10-20T21:17:00Z" w16du:dateUtc="2026-10-20T13:17:00Z"/>
              </w:rPr>
            </w:pPr>
            <w:del w:id="1492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任务编号</w:delText>
              </w:r>
            </w:del>
          </w:p>
        </w:tc>
        <w:tc>
          <w:tcPr>
            <w:tcW w:w="7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E0" w14:textId="21420DBC" w:rsidR="00D1328D" w:rsidDel="00D05CBF" w:rsidRDefault="003C487A">
            <w:pPr>
              <w:spacing w:line="260" w:lineRule="auto"/>
              <w:rPr>
                <w:del w:id="1493" w:author="Li, Chandler Changjun" w:date="2026-10-20T21:17:00Z" w16du:dateUtc="2026-10-20T13:17:00Z"/>
              </w:rPr>
            </w:pPr>
            <w:del w:id="1494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T-HAWB No.，下方显示 HAWB No.</w:delText>
              </w:r>
            </w:del>
          </w:p>
        </w:tc>
      </w:tr>
      <w:tr w:rsidR="00D1328D" w:rsidDel="00D05CBF" w14:paraId="09380FE4" w14:textId="32485C95">
        <w:trPr>
          <w:cantSplit/>
          <w:del w:id="1495" w:author="Li, Chandler Changjun" w:date="2026-10-20T21:17:00Z"/>
        </w:trPr>
        <w:tc>
          <w:tcPr>
            <w:tcW w:w="2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E2" w14:textId="3EFA2992" w:rsidR="00D1328D" w:rsidDel="00D05CBF" w:rsidRDefault="003C487A">
            <w:pPr>
              <w:spacing w:line="260" w:lineRule="auto"/>
              <w:rPr>
                <w:del w:id="1496" w:author="Li, Chandler Changjun" w:date="2026-10-20T21:17:00Z" w16du:dateUtc="2026-10-20T13:17:00Z"/>
              </w:rPr>
            </w:pPr>
            <w:del w:id="1497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case</w:delText>
              </w:r>
            </w:del>
          </w:p>
        </w:tc>
        <w:tc>
          <w:tcPr>
            <w:tcW w:w="7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E3" w14:textId="5864E8EB" w:rsidR="00D1328D" w:rsidDel="00D05CBF" w:rsidRDefault="003C487A">
            <w:pPr>
              <w:spacing w:line="260" w:lineRule="auto"/>
              <w:rPr>
                <w:del w:id="1498" w:author="Li, Chandler Changjun" w:date="2026-10-20T21:17:00Z" w16du:dateUtc="2026-10-20T13:17:00Z"/>
              </w:rPr>
            </w:pPr>
            <w:del w:id="1499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case3</w:delText>
              </w:r>
            </w:del>
          </w:p>
        </w:tc>
      </w:tr>
      <w:tr w:rsidR="00D1328D" w:rsidDel="00D05CBF" w14:paraId="09380FE7" w14:textId="61136578">
        <w:trPr>
          <w:cantSplit/>
          <w:del w:id="1500" w:author="Li, Chandler Changjun" w:date="2026-10-20T21:17:00Z"/>
        </w:trPr>
        <w:tc>
          <w:tcPr>
            <w:tcW w:w="2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E5" w14:textId="3A2A135A" w:rsidR="00D1328D" w:rsidDel="00D05CBF" w:rsidRDefault="003C487A">
            <w:pPr>
              <w:spacing w:line="260" w:lineRule="auto"/>
              <w:rPr>
                <w:del w:id="1501" w:author="Li, Chandler Changjun" w:date="2026-10-20T21:17:00Z" w16du:dateUtc="2026-10-20T13:17:00Z"/>
              </w:rPr>
            </w:pPr>
            <w:del w:id="1502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用例</w:delText>
              </w:r>
            </w:del>
          </w:p>
        </w:tc>
        <w:tc>
          <w:tcPr>
            <w:tcW w:w="7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E6" w14:textId="1E87F6CA" w:rsidR="00D1328D" w:rsidDel="00D05CBF" w:rsidRDefault="003C487A">
            <w:pPr>
              <w:spacing w:line="260" w:lineRule="auto"/>
              <w:rPr>
                <w:del w:id="1503" w:author="Li, Chandler Changjun" w:date="2026-10-20T21:17:00Z" w16du:dateUtc="2026-10-20T13:17:00Z"/>
              </w:rPr>
            </w:pPr>
            <w:del w:id="1504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MBPLAP 发票和预报创建</w:delText>
              </w:r>
            </w:del>
          </w:p>
        </w:tc>
      </w:tr>
      <w:tr w:rsidR="00D1328D" w:rsidDel="00D05CBF" w14:paraId="09380FEA" w14:textId="73B2AB78">
        <w:trPr>
          <w:cantSplit/>
          <w:del w:id="1505" w:author="Li, Chandler Changjun" w:date="2026-10-20T21:17:00Z"/>
        </w:trPr>
        <w:tc>
          <w:tcPr>
            <w:tcW w:w="2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E8" w14:textId="6EEAD449" w:rsidR="00D1328D" w:rsidDel="00D05CBF" w:rsidRDefault="003C487A">
            <w:pPr>
              <w:spacing w:line="260" w:lineRule="auto"/>
              <w:rPr>
                <w:del w:id="1506" w:author="Li, Chandler Changjun" w:date="2026-10-20T21:17:00Z" w16du:dateUtc="2026-10-20T13:17:00Z"/>
              </w:rPr>
            </w:pPr>
            <w:del w:id="1507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触发来源</w:delText>
              </w:r>
            </w:del>
          </w:p>
        </w:tc>
        <w:tc>
          <w:tcPr>
            <w:tcW w:w="7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E9" w14:textId="3860C6AD" w:rsidR="00D1328D" w:rsidDel="00D05CBF" w:rsidRDefault="003C487A">
            <w:pPr>
              <w:spacing w:line="260" w:lineRule="auto"/>
              <w:rPr>
                <w:del w:id="1508" w:author="Li, Chandler Changjun" w:date="2026-10-20T21:17:00Z" w16du:dateUtc="2026-10-20T13:17:00Z"/>
              </w:rPr>
            </w:pPr>
            <w:del w:id="1509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邮件触发 / 手动创建 / 手动触发（重跑产生）</w:delText>
              </w:r>
            </w:del>
          </w:p>
        </w:tc>
      </w:tr>
      <w:tr w:rsidR="00D1328D" w:rsidDel="00D05CBF" w14:paraId="09380FED" w14:textId="7048A6A6">
        <w:trPr>
          <w:cantSplit/>
          <w:del w:id="1510" w:author="Li, Chandler Changjun" w:date="2026-10-20T21:17:00Z"/>
        </w:trPr>
        <w:tc>
          <w:tcPr>
            <w:tcW w:w="2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EB" w14:textId="60057A95" w:rsidR="00D1328D" w:rsidDel="00D05CBF" w:rsidRDefault="003C487A">
            <w:pPr>
              <w:spacing w:line="260" w:lineRule="auto"/>
              <w:rPr>
                <w:del w:id="1511" w:author="Li, Chandler Changjun" w:date="2026-10-20T21:17:00Z" w16du:dateUtc="2026-10-20T13:17:00Z"/>
              </w:rPr>
            </w:pPr>
            <w:del w:id="1512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状态（当前执行）</w:delText>
              </w:r>
            </w:del>
          </w:p>
        </w:tc>
        <w:tc>
          <w:tcPr>
            <w:tcW w:w="7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EC" w14:textId="28EB91E4" w:rsidR="00D1328D" w:rsidDel="00D05CBF" w:rsidRDefault="003C487A">
            <w:pPr>
              <w:spacing w:line="260" w:lineRule="auto"/>
              <w:rPr>
                <w:del w:id="1513" w:author="Li, Chandler Changjun" w:date="2026-10-20T21:17:00Z" w16du:dateUtc="2026-10-20T13:17:00Z"/>
              </w:rPr>
            </w:pPr>
            <w:del w:id="1514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最新执行实例状态</w:delText>
              </w:r>
            </w:del>
          </w:p>
        </w:tc>
      </w:tr>
      <w:tr w:rsidR="00D1328D" w:rsidDel="00D05CBF" w14:paraId="09380FF0" w14:textId="50EFE945">
        <w:trPr>
          <w:cantSplit/>
          <w:del w:id="1515" w:author="Li, Chandler Changjun" w:date="2026-10-20T21:17:00Z"/>
        </w:trPr>
        <w:tc>
          <w:tcPr>
            <w:tcW w:w="2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EE" w14:textId="3D397D49" w:rsidR="00D1328D" w:rsidDel="00D05CBF" w:rsidRDefault="003C487A">
            <w:pPr>
              <w:spacing w:line="260" w:lineRule="auto"/>
              <w:rPr>
                <w:del w:id="1516" w:author="Li, Chandler Changjun" w:date="2026-10-20T21:17:00Z" w16du:dateUtc="2026-10-20T13:17:00Z"/>
              </w:rPr>
            </w:pPr>
            <w:del w:id="1517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执行次数</w:delText>
              </w:r>
            </w:del>
          </w:p>
        </w:tc>
        <w:tc>
          <w:tcPr>
            <w:tcW w:w="7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EF" w14:textId="3DF3E6F4" w:rsidR="00D1328D" w:rsidDel="00D05CBF" w:rsidRDefault="003C487A">
            <w:pPr>
              <w:spacing w:line="260" w:lineRule="auto"/>
              <w:rPr>
                <w:del w:id="1518" w:author="Li, Chandler Changjun" w:date="2026-10-20T21:17:00Z" w16du:dateUtc="2026-10-20T13:17:00Z"/>
              </w:rPr>
            </w:pPr>
            <w:del w:id="1519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执行实例数</w:delText>
              </w:r>
            </w:del>
          </w:p>
        </w:tc>
      </w:tr>
      <w:tr w:rsidR="00D1328D" w:rsidDel="00D05CBF" w14:paraId="09380FF3" w14:textId="3B8244DE">
        <w:trPr>
          <w:cantSplit/>
          <w:del w:id="1520" w:author="Li, Chandler Changjun" w:date="2026-10-20T21:17:00Z"/>
        </w:trPr>
        <w:tc>
          <w:tcPr>
            <w:tcW w:w="2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F1" w14:textId="65A07CA4" w:rsidR="00D1328D" w:rsidDel="00D05CBF" w:rsidRDefault="003C487A">
            <w:pPr>
              <w:spacing w:line="260" w:lineRule="auto"/>
              <w:rPr>
                <w:del w:id="1521" w:author="Li, Chandler Changjun" w:date="2026-10-20T21:17:00Z" w16du:dateUtc="2026-10-20T13:17:00Z"/>
              </w:rPr>
            </w:pPr>
            <w:del w:id="1522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最近执行开始</w:delText>
              </w:r>
            </w:del>
          </w:p>
        </w:tc>
        <w:tc>
          <w:tcPr>
            <w:tcW w:w="7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F2" w14:textId="548CE035" w:rsidR="00D1328D" w:rsidDel="00D05CBF" w:rsidRDefault="003C487A">
            <w:pPr>
              <w:spacing w:line="260" w:lineRule="auto"/>
              <w:rPr>
                <w:del w:id="1523" w:author="Li, Chandler Changjun" w:date="2026-10-20T21:17:00Z" w16du:dateUtc="2026-10-20T13:17:00Z"/>
              </w:rPr>
            </w:pPr>
            <w:del w:id="1524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最新执行实例开始时间</w:delText>
              </w:r>
            </w:del>
          </w:p>
        </w:tc>
      </w:tr>
      <w:tr w:rsidR="00D1328D" w:rsidDel="00D05CBF" w14:paraId="09380FF6" w14:textId="7A2AE169">
        <w:trPr>
          <w:cantSplit/>
          <w:del w:id="1525" w:author="Li, Chandler Changjun" w:date="2026-10-20T21:17:00Z"/>
        </w:trPr>
        <w:tc>
          <w:tcPr>
            <w:tcW w:w="2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F4" w14:textId="765F651A" w:rsidR="00D1328D" w:rsidDel="00D05CBF" w:rsidRDefault="003C487A">
            <w:pPr>
              <w:spacing w:line="260" w:lineRule="auto"/>
              <w:rPr>
                <w:del w:id="1526" w:author="Li, Chandler Changjun" w:date="2026-10-20T21:17:00Z" w16du:dateUtc="2026-10-20T13:17:00Z"/>
              </w:rPr>
            </w:pPr>
            <w:del w:id="1527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当前环节</w:delText>
              </w:r>
            </w:del>
          </w:p>
        </w:tc>
        <w:tc>
          <w:tcPr>
            <w:tcW w:w="7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F5" w14:textId="69E7BC2C" w:rsidR="00D1328D" w:rsidDel="00D05CBF" w:rsidRDefault="003C487A">
            <w:pPr>
              <w:spacing w:line="260" w:lineRule="auto"/>
              <w:rPr>
                <w:del w:id="1528" w:author="Li, Chandler Changjun" w:date="2026-10-20T21:17:00Z" w16du:dateUtc="2026-10-20T13:17:00Z"/>
              </w:rPr>
            </w:pPr>
            <w:del w:id="1529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执行中 / 失败 / 有差异的节点名；待上传显示“待上传 N 个文件”</w:delText>
              </w:r>
            </w:del>
          </w:p>
        </w:tc>
      </w:tr>
    </w:tbl>
    <w:p w14:paraId="09380FF7" w14:textId="5A167BE5" w:rsidR="00D1328D" w:rsidDel="00D05CBF" w:rsidRDefault="00D1328D">
      <w:pPr>
        <w:spacing w:after="80"/>
        <w:rPr>
          <w:del w:id="1530" w:author="Li, Chandler Changjun" w:date="2026-10-20T21:17:00Z" w16du:dateUtc="2026-10-20T13:17:00Z"/>
        </w:rPr>
      </w:pPr>
    </w:p>
    <w:p w14:paraId="09380FF8" w14:textId="14D478E9" w:rsidR="00D1328D" w:rsidDel="00D05CBF" w:rsidRDefault="003C487A">
      <w:pPr>
        <w:spacing w:after="80"/>
        <w:rPr>
          <w:del w:id="1531" w:author="Li, Chandler Changjun" w:date="2026-10-20T21:17:00Z" w16du:dateUtc="2026-10-20T13:17:00Z"/>
        </w:rPr>
      </w:pPr>
      <w:del w:id="1532" w:author="Li, Chandler Changjun" w:date="2026-10-20T21:17:00Z" w16du:dateUtc="2026-10-20T13:17:00Z">
        <w:r w:rsidDel="00D05CBF">
          <w:rPr>
            <w:b/>
            <w:bCs/>
          </w:rPr>
          <w:delText>操作</w:delText>
        </w:r>
      </w:del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2"/>
        <w:gridCol w:w="8764"/>
      </w:tblGrid>
      <w:tr w:rsidR="00D1328D" w:rsidDel="00D05CBF" w14:paraId="09380FFB" w14:textId="0DE45040">
        <w:trPr>
          <w:cantSplit/>
          <w:tblHeader/>
          <w:del w:id="1533" w:author="Li, Chandler Changjun" w:date="2026-10-20T21:17:00Z"/>
        </w:trPr>
        <w:tc>
          <w:tcPr>
            <w:tcW w:w="1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F9" w14:textId="4BC91A1B" w:rsidR="00D1328D" w:rsidDel="00D05CBF" w:rsidRDefault="003C487A">
            <w:pPr>
              <w:spacing w:line="260" w:lineRule="auto"/>
              <w:rPr>
                <w:del w:id="1534" w:author="Li, Chandler Changjun" w:date="2026-10-20T21:17:00Z" w16du:dateUtc="2026-10-20T13:17:00Z"/>
              </w:rPr>
            </w:pPr>
            <w:del w:id="1535" w:author="Li, Chandler Changjun" w:date="2026-10-20T21:17:00Z" w16du:dateUtc="2026-10-20T13:17:00Z">
              <w:r w:rsidDel="00D05CBF">
                <w:rPr>
                  <w:b/>
                  <w:bCs/>
                  <w:sz w:val="16"/>
                  <w:szCs w:val="16"/>
                </w:rPr>
                <w:delText>操作</w:delText>
              </w:r>
            </w:del>
          </w:p>
        </w:tc>
        <w:tc>
          <w:tcPr>
            <w:tcW w:w="8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FA" w14:textId="5301FA18" w:rsidR="00D1328D" w:rsidDel="00D05CBF" w:rsidRDefault="003C487A">
            <w:pPr>
              <w:spacing w:line="260" w:lineRule="auto"/>
              <w:rPr>
                <w:del w:id="1536" w:author="Li, Chandler Changjun" w:date="2026-10-20T21:17:00Z" w16du:dateUtc="2026-10-20T13:17:00Z"/>
              </w:rPr>
            </w:pPr>
            <w:del w:id="1537" w:author="Li, Chandler Changjun" w:date="2026-10-20T21:17:00Z" w16du:dateUtc="2026-10-20T13:17:00Z">
              <w:r w:rsidDel="00D05CBF">
                <w:rPr>
                  <w:b/>
                  <w:bCs/>
                  <w:sz w:val="16"/>
                  <w:szCs w:val="16"/>
                </w:rPr>
                <w:delText>结果</w:delText>
              </w:r>
            </w:del>
          </w:p>
        </w:tc>
      </w:tr>
      <w:tr w:rsidR="00D1328D" w:rsidDel="00D05CBF" w14:paraId="09380FFE" w14:textId="6AB8F683">
        <w:trPr>
          <w:cantSplit/>
          <w:del w:id="1538" w:author="Li, Chandler Changjun" w:date="2026-10-20T21:17:00Z"/>
        </w:trPr>
        <w:tc>
          <w:tcPr>
            <w:tcW w:w="1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FC" w14:textId="69457B18" w:rsidR="00D1328D" w:rsidDel="00D05CBF" w:rsidRDefault="003C487A">
            <w:pPr>
              <w:spacing w:line="260" w:lineRule="auto"/>
              <w:rPr>
                <w:del w:id="1539" w:author="Li, Chandler Changjun" w:date="2026-10-20T21:17:00Z" w16du:dateUtc="2026-10-20T13:17:00Z"/>
              </w:rPr>
            </w:pPr>
            <w:del w:id="1540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新建任务</w:delText>
              </w:r>
            </w:del>
          </w:p>
        </w:tc>
        <w:tc>
          <w:tcPr>
            <w:tcW w:w="8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FD" w14:textId="0D896373" w:rsidR="00D1328D" w:rsidDel="00D05CBF" w:rsidRDefault="003C487A">
            <w:pPr>
              <w:spacing w:line="260" w:lineRule="auto"/>
              <w:rPr>
                <w:del w:id="1541" w:author="Li, Chandler Changjun" w:date="2026-10-20T21:17:00Z" w16du:dateUtc="2026-10-20T13:17:00Z"/>
              </w:rPr>
            </w:pPr>
            <w:del w:id="1542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弹窗选择“Case3 - MBPLAP 发票和预报创建”→ 创建并执行（R1.6）</w:delText>
              </w:r>
            </w:del>
          </w:p>
        </w:tc>
      </w:tr>
      <w:tr w:rsidR="00D1328D" w:rsidDel="00D05CBF" w14:paraId="09381001" w14:textId="53F2B40D">
        <w:trPr>
          <w:cantSplit/>
          <w:del w:id="1543" w:author="Li, Chandler Changjun" w:date="2026-10-20T21:17:00Z"/>
        </w:trPr>
        <w:tc>
          <w:tcPr>
            <w:tcW w:w="1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FF" w14:textId="2C2E152F" w:rsidR="00D1328D" w:rsidDel="00D05CBF" w:rsidRDefault="003C487A">
            <w:pPr>
              <w:spacing w:line="260" w:lineRule="auto"/>
              <w:rPr>
                <w:del w:id="1544" w:author="Li, Chandler Changjun" w:date="2026-10-20T21:17:00Z" w16du:dateUtc="2026-10-20T13:17:00Z"/>
              </w:rPr>
            </w:pPr>
            <w:del w:id="1545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批量重跑</w:delText>
              </w:r>
            </w:del>
          </w:p>
        </w:tc>
        <w:tc>
          <w:tcPr>
            <w:tcW w:w="8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00" w14:textId="1352361D" w:rsidR="00D1328D" w:rsidDel="00D05CBF" w:rsidRDefault="003C487A">
            <w:pPr>
              <w:spacing w:line="260" w:lineRule="auto"/>
              <w:rPr>
                <w:del w:id="1546" w:author="Li, Chandler Changjun" w:date="2026-10-20T21:17:00Z" w16du:dateUtc="2026-10-20T13:17:00Z"/>
              </w:rPr>
            </w:pPr>
            <w:del w:id="1547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勾选 ≥ 1 条；确认弹窗列出所选任务；执行中任务跳过，其余各生成新执行实例；提示已触发数与跳过数</w:delText>
              </w:r>
            </w:del>
          </w:p>
        </w:tc>
      </w:tr>
      <w:tr w:rsidR="00D1328D" w:rsidDel="00D05CBF" w14:paraId="09381004" w14:textId="6F00CB5E">
        <w:trPr>
          <w:cantSplit/>
          <w:del w:id="1548" w:author="Li, Chandler Changjun" w:date="2026-10-20T21:17:00Z"/>
        </w:trPr>
        <w:tc>
          <w:tcPr>
            <w:tcW w:w="1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02" w14:textId="06F8AD95" w:rsidR="00D1328D" w:rsidDel="00D05CBF" w:rsidRDefault="003C487A">
            <w:pPr>
              <w:spacing w:line="260" w:lineRule="auto"/>
              <w:rPr>
                <w:del w:id="1549" w:author="Li, Chandler Changjun" w:date="2026-10-20T21:17:00Z" w16du:dateUtc="2026-10-20T13:17:00Z"/>
              </w:rPr>
            </w:pPr>
            <w:del w:id="1550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导出列表</w:delText>
              </w:r>
            </w:del>
          </w:p>
        </w:tc>
        <w:tc>
          <w:tcPr>
            <w:tcW w:w="8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03" w14:textId="5D6E640A" w:rsidR="00D1328D" w:rsidDel="00D05CBF" w:rsidRDefault="003C487A">
            <w:pPr>
              <w:spacing w:line="260" w:lineRule="auto"/>
              <w:rPr>
                <w:del w:id="1551" w:author="Li, Chandler Changjun" w:date="2026-10-20T21:17:00Z" w16du:dateUtc="2026-10-20T13:17:00Z"/>
              </w:rPr>
            </w:pPr>
            <w:del w:id="1552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导出当前筛选结果 CSV：任务编号、HAWB No.、线路、用例、case、触发来源、状态、执行次数、最近执行开始</w:delText>
              </w:r>
            </w:del>
          </w:p>
        </w:tc>
      </w:tr>
      <w:tr w:rsidR="00D1328D" w:rsidDel="00D05CBF" w14:paraId="09381007" w14:textId="0BE3F7FB">
        <w:trPr>
          <w:cantSplit/>
          <w:del w:id="1553" w:author="Li, Chandler Changjun" w:date="2026-10-20T21:17:00Z"/>
        </w:trPr>
        <w:tc>
          <w:tcPr>
            <w:tcW w:w="1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05" w14:textId="2AE7988D" w:rsidR="00D1328D" w:rsidDel="00D05CBF" w:rsidRDefault="003C487A">
            <w:pPr>
              <w:spacing w:line="260" w:lineRule="auto"/>
              <w:rPr>
                <w:del w:id="1554" w:author="Li, Chandler Changjun" w:date="2026-10-20T21:17:00Z" w16du:dateUtc="2026-10-20T13:17:00Z"/>
              </w:rPr>
            </w:pPr>
            <w:del w:id="1555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点击行</w:delText>
              </w:r>
            </w:del>
          </w:p>
        </w:tc>
        <w:tc>
          <w:tcPr>
            <w:tcW w:w="8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06" w14:textId="128177F7" w:rsidR="00D1328D" w:rsidDel="00D05CBF" w:rsidRDefault="003C487A">
            <w:pPr>
              <w:spacing w:line="260" w:lineRule="auto"/>
              <w:rPr>
                <w:del w:id="1556" w:author="Li, Chandler Changjun" w:date="2026-10-20T21:17:00Z" w16du:dateUtc="2026-10-20T13:17:00Z"/>
              </w:rPr>
            </w:pPr>
            <w:del w:id="1557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进入任务详情</w:delText>
              </w:r>
            </w:del>
          </w:p>
        </w:tc>
      </w:tr>
    </w:tbl>
    <w:p w14:paraId="09381008" w14:textId="43AD02F8" w:rsidR="00D1328D" w:rsidDel="00D05CBF" w:rsidRDefault="00D1328D">
      <w:pPr>
        <w:spacing w:after="80"/>
        <w:rPr>
          <w:del w:id="1558" w:author="Li, Chandler Changjun" w:date="2026-10-20T21:17:00Z" w16du:dateUtc="2026-10-20T13:17:00Z"/>
        </w:rPr>
      </w:pPr>
    </w:p>
    <w:p w14:paraId="09381009" w14:textId="6E53D04E" w:rsidR="00D1328D" w:rsidDel="00D05CBF" w:rsidRDefault="003C487A">
      <w:pPr>
        <w:pStyle w:val="Heading3"/>
        <w:rPr>
          <w:del w:id="1559" w:author="Li, Chandler Changjun" w:date="2026-10-20T21:17:00Z" w16du:dateUtc="2026-10-20T13:17:00Z"/>
        </w:rPr>
      </w:pPr>
      <w:bookmarkStart w:id="1560" w:name="_Toc242459666"/>
      <w:del w:id="1561" w:author="Li, Chandler Changjun" w:date="2026-10-20T21:17:00Z" w16du:dateUtc="2026-10-20T13:17:00Z">
        <w:r w:rsidDel="00D05CBF">
          <w:delText>7.3.3 任务详情（F-03）</w:delText>
        </w:r>
        <w:bookmarkEnd w:id="1560"/>
      </w:del>
    </w:p>
    <w:p w14:paraId="0938100A" w14:textId="7B742639" w:rsidR="00D1328D" w:rsidDel="00D05CBF" w:rsidRDefault="003C487A">
      <w:pPr>
        <w:keepNext/>
        <w:spacing w:before="120" w:after="40"/>
        <w:jc w:val="center"/>
        <w:rPr>
          <w:del w:id="1562" w:author="Li, Chandler Changjun" w:date="2026-10-20T21:17:00Z" w16du:dateUtc="2026-10-20T13:17:00Z"/>
        </w:rPr>
      </w:pPr>
      <w:del w:id="1563" w:author="Li, Chandler Changjun" w:date="2026-10-20T21:17:00Z" w16du:dateUtc="2026-10-20T13:17:00Z">
        <w:r w:rsidDel="00D05CBF">
          <w:rPr>
            <w:noProof/>
          </w:rPr>
          <w:drawing>
            <wp:inline distT="0" distB="0" distL="0" distR="0" wp14:anchorId="093813E2" wp14:editId="093813E3">
              <wp:extent cx="6286500" cy="6553200"/>
              <wp:effectExtent l="0" t="0" r="0" b="0"/>
              <wp:docPr id="1478936915" name="Picture 14789369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>
                        <a:picLocks noChangeAspect="1" noChangeArrowheads="1"/>
                      </pic:cNvPicPr>
                    </pic:nvPicPr>
                    <pic:blipFill>
                      <a:blip r:embed="rId25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286500" cy="6553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938100B" w14:textId="0F02CE78" w:rsidR="00D1328D" w:rsidDel="00D05CBF" w:rsidRDefault="003C487A">
      <w:pPr>
        <w:spacing w:after="160"/>
        <w:jc w:val="center"/>
        <w:rPr>
          <w:del w:id="1564" w:author="Li, Chandler Changjun" w:date="2026-10-20T21:17:00Z" w16du:dateUtc="2026-10-20T13:17:00Z"/>
        </w:rPr>
      </w:pPr>
      <w:del w:id="1565" w:author="Li, Chandler Changjun" w:date="2026-10-20T21:17:00Z" w16du:dateUtc="2026-10-20T13:17:00Z">
        <w:r w:rsidDel="00D05CBF">
          <w:rPr>
            <w:color w:val="595959"/>
            <w:sz w:val="16"/>
            <w:szCs w:val="16"/>
          </w:rPr>
          <w:delText>任务详情-成功</w:delText>
        </w:r>
      </w:del>
    </w:p>
    <w:p w14:paraId="0938100C" w14:textId="1133ACCF" w:rsidR="00D1328D" w:rsidDel="00D05CBF" w:rsidRDefault="003C487A">
      <w:pPr>
        <w:keepNext/>
        <w:spacing w:before="120" w:after="40"/>
        <w:jc w:val="center"/>
        <w:rPr>
          <w:del w:id="1566" w:author="Li, Chandler Changjun" w:date="2026-10-20T21:17:00Z" w16du:dateUtc="2026-10-20T13:17:00Z"/>
        </w:rPr>
      </w:pPr>
      <w:del w:id="1567" w:author="Li, Chandler Changjun" w:date="2026-10-20T21:17:00Z" w16du:dateUtc="2026-10-20T13:17:00Z">
        <w:r w:rsidDel="00D05CBF">
          <w:rPr>
            <w:noProof/>
          </w:rPr>
          <w:drawing>
            <wp:inline distT="0" distB="0" distL="0" distR="0" wp14:anchorId="093813E4" wp14:editId="093813E5">
              <wp:extent cx="6286500" cy="6553200"/>
              <wp:effectExtent l="0" t="0" r="0" b="0"/>
              <wp:docPr id="179354154" name="Picture 17935415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>
                        <a:picLocks noChangeAspect="1" noChangeArrowheads="1"/>
                      </pic:cNvPicPr>
                    </pic:nvPicPr>
                    <pic:blipFill>
                      <a:blip r:embed="rId26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286500" cy="6553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938100D" w14:textId="3B7AABDE" w:rsidR="00D1328D" w:rsidDel="00D05CBF" w:rsidRDefault="003C487A">
      <w:pPr>
        <w:spacing w:after="160"/>
        <w:jc w:val="center"/>
        <w:rPr>
          <w:del w:id="1568" w:author="Li, Chandler Changjun" w:date="2026-10-20T21:17:00Z" w16du:dateUtc="2026-10-20T13:17:00Z"/>
        </w:rPr>
      </w:pPr>
      <w:del w:id="1569" w:author="Li, Chandler Changjun" w:date="2026-10-20T21:17:00Z" w16du:dateUtc="2026-10-20T13:17:00Z">
        <w:r w:rsidDel="00D05CBF">
          <w:rPr>
            <w:color w:val="595959"/>
            <w:sz w:val="16"/>
            <w:szCs w:val="16"/>
          </w:rPr>
          <w:delText>任务详情-有差异</w:delText>
        </w:r>
      </w:del>
    </w:p>
    <w:p w14:paraId="0938100E" w14:textId="3F4C4E25" w:rsidR="00D1328D" w:rsidDel="00D05CBF" w:rsidRDefault="003C487A">
      <w:pPr>
        <w:spacing w:after="80"/>
        <w:rPr>
          <w:del w:id="1570" w:author="Li, Chandler Changjun" w:date="2026-10-20T21:17:00Z" w16du:dateUtc="2026-10-20T13:17:00Z"/>
        </w:rPr>
      </w:pPr>
      <w:del w:id="1571" w:author="Li, Chandler Changjun" w:date="2026-10-20T21:17:00Z" w16du:dateUtc="2026-10-20T13:17:00Z">
        <w:r w:rsidDel="00D05CBF">
          <w:rPr>
            <w:b/>
            <w:bCs/>
          </w:rPr>
          <w:delText>页头</w:delText>
        </w:r>
        <w:r w:rsidDel="00D05CBF">
          <w:delText>：任务编号；用例 · HAWB No. · 触发来源 · 规则；当前状态、当前执行（R#n）、执行次数；返回任务中心。</w:delText>
        </w:r>
      </w:del>
    </w:p>
    <w:p w14:paraId="0938100F" w14:textId="66352B79" w:rsidR="00D1328D" w:rsidDel="00D05CBF" w:rsidRDefault="003C487A">
      <w:pPr>
        <w:spacing w:after="80"/>
        <w:rPr>
          <w:del w:id="1572" w:author="Li, Chandler Changjun" w:date="2026-10-20T21:17:00Z" w16du:dateUtc="2026-10-20T13:17:00Z"/>
        </w:rPr>
      </w:pPr>
      <w:del w:id="1573" w:author="Li, Chandler Changjun" w:date="2026-10-20T21:17:00Z" w16du:dateUtc="2026-10-20T13:17:00Z">
        <w:r w:rsidDel="00D05CBF">
          <w:rPr>
            <w:b/>
            <w:bCs/>
          </w:rPr>
          <w:delText>按状态显示的横幅与按钮</w:delText>
        </w:r>
      </w:del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6"/>
        <w:gridCol w:w="3834"/>
        <w:gridCol w:w="1591"/>
        <w:gridCol w:w="2305"/>
      </w:tblGrid>
      <w:tr w:rsidR="00D1328D" w:rsidDel="00D05CBF" w14:paraId="09381014" w14:textId="235F9C49">
        <w:trPr>
          <w:cantSplit/>
          <w:tblHeader/>
          <w:del w:id="1574" w:author="Li, Chandler Changjun" w:date="2026-10-20T21:17:00Z"/>
        </w:trPr>
        <w:tc>
          <w:tcPr>
            <w:tcW w:w="2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10" w14:textId="273472DD" w:rsidR="00D1328D" w:rsidDel="00D05CBF" w:rsidRDefault="003C487A">
            <w:pPr>
              <w:spacing w:line="260" w:lineRule="auto"/>
              <w:rPr>
                <w:del w:id="1575" w:author="Li, Chandler Changjun" w:date="2026-10-20T21:17:00Z" w16du:dateUtc="2026-10-20T13:17:00Z"/>
              </w:rPr>
            </w:pPr>
            <w:del w:id="1576" w:author="Li, Chandler Changjun" w:date="2026-10-20T21:17:00Z" w16du:dateUtc="2026-10-20T13:17:00Z">
              <w:r w:rsidDel="00D05CBF">
                <w:rPr>
                  <w:b/>
                  <w:bCs/>
                  <w:sz w:val="16"/>
                  <w:szCs w:val="16"/>
                </w:rPr>
                <w:delText>状态</w:delText>
              </w:r>
            </w:del>
          </w:p>
        </w:tc>
        <w:tc>
          <w:tcPr>
            <w:tcW w:w="38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11" w14:textId="5BD53854" w:rsidR="00D1328D" w:rsidDel="00D05CBF" w:rsidRDefault="003C487A">
            <w:pPr>
              <w:spacing w:line="260" w:lineRule="auto"/>
              <w:rPr>
                <w:del w:id="1577" w:author="Li, Chandler Changjun" w:date="2026-10-20T21:17:00Z" w16du:dateUtc="2026-10-20T13:17:00Z"/>
              </w:rPr>
            </w:pPr>
            <w:del w:id="1578" w:author="Li, Chandler Changjun" w:date="2026-10-20T21:17:00Z" w16du:dateUtc="2026-10-20T13:17:00Z">
              <w:r w:rsidDel="00D05CBF">
                <w:rPr>
                  <w:b/>
                  <w:bCs/>
                  <w:sz w:val="16"/>
                  <w:szCs w:val="16"/>
                </w:rPr>
                <w:delText>横幅</w:delText>
              </w:r>
            </w:del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12" w14:textId="0B98A49B" w:rsidR="00D1328D" w:rsidDel="00D05CBF" w:rsidRDefault="003C487A">
            <w:pPr>
              <w:spacing w:line="260" w:lineRule="auto"/>
              <w:rPr>
                <w:del w:id="1579" w:author="Li, Chandler Changjun" w:date="2026-10-20T21:17:00Z" w16du:dateUtc="2026-10-20T13:17:00Z"/>
              </w:rPr>
            </w:pPr>
            <w:del w:id="1580" w:author="Li, Chandler Changjun" w:date="2026-10-20T21:17:00Z" w16du:dateUtc="2026-10-20T13:17:00Z">
              <w:r w:rsidDel="00D05CBF">
                <w:rPr>
                  <w:b/>
                  <w:bCs/>
                  <w:sz w:val="16"/>
                  <w:szCs w:val="16"/>
                </w:rPr>
                <w:delText>按钮</w:delText>
              </w:r>
            </w:del>
          </w:p>
        </w:tc>
        <w:tc>
          <w:tcPr>
            <w:tcW w:w="23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13" w14:textId="766F3560" w:rsidR="00D1328D" w:rsidDel="00D05CBF" w:rsidRDefault="003C487A">
            <w:pPr>
              <w:spacing w:line="260" w:lineRule="auto"/>
              <w:rPr>
                <w:del w:id="1581" w:author="Li, Chandler Changjun" w:date="2026-10-20T21:17:00Z" w16du:dateUtc="2026-10-20T13:17:00Z"/>
              </w:rPr>
            </w:pPr>
            <w:del w:id="1582" w:author="Li, Chandler Changjun" w:date="2026-10-20T21:17:00Z" w16du:dateUtc="2026-10-20T13:17:00Z">
              <w:r w:rsidDel="00D05CBF">
                <w:rPr>
                  <w:b/>
                  <w:bCs/>
                  <w:sz w:val="16"/>
                  <w:szCs w:val="16"/>
                </w:rPr>
                <w:delText>点击结果</w:delText>
              </w:r>
            </w:del>
          </w:p>
        </w:tc>
      </w:tr>
      <w:tr w:rsidR="00D1328D" w:rsidDel="00D05CBF" w14:paraId="09381019" w14:textId="0C69AAB3">
        <w:trPr>
          <w:cantSplit/>
          <w:del w:id="1583" w:author="Li, Chandler Changjun" w:date="2026-10-20T21:17:00Z"/>
        </w:trPr>
        <w:tc>
          <w:tcPr>
            <w:tcW w:w="2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15" w14:textId="3A62FFD2" w:rsidR="00D1328D" w:rsidDel="00D05CBF" w:rsidRDefault="003C487A">
            <w:pPr>
              <w:spacing w:line="260" w:lineRule="auto"/>
              <w:rPr>
                <w:del w:id="1584" w:author="Li, Chandler Changjun" w:date="2026-10-20T21:17:00Z" w16du:dateUtc="2026-10-20T13:17:00Z"/>
              </w:rPr>
            </w:pPr>
            <w:del w:id="1585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待上传</w:delText>
              </w:r>
            </w:del>
          </w:p>
        </w:tc>
        <w:tc>
          <w:tcPr>
            <w:tcW w:w="38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16" w14:textId="4BD6980B" w:rsidR="00D1328D" w:rsidDel="00D05CBF" w:rsidRDefault="003C487A">
            <w:pPr>
              <w:spacing w:line="260" w:lineRule="auto"/>
              <w:rPr>
                <w:del w:id="1586" w:author="Li, Chandler Changjun" w:date="2026-10-20T21:17:00Z" w16du:dateUtc="2026-10-20T13:17:00Z"/>
              </w:rPr>
            </w:pPr>
            <w:del w:id="1587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缺少 N 个必需文件，列出文件</w:delText>
              </w:r>
            </w:del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17" w14:textId="7A592362" w:rsidR="00D1328D" w:rsidDel="00D05CBF" w:rsidRDefault="003C487A">
            <w:pPr>
              <w:spacing w:line="260" w:lineRule="auto"/>
              <w:rPr>
                <w:del w:id="1588" w:author="Li, Chandler Changjun" w:date="2026-10-20T21:17:00Z" w16du:dateUtc="2026-10-20T13:17:00Z"/>
              </w:rPr>
            </w:pPr>
            <w:del w:id="1589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去上传</w:delText>
              </w:r>
            </w:del>
          </w:p>
        </w:tc>
        <w:tc>
          <w:tcPr>
            <w:tcW w:w="23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18" w14:textId="095E943D" w:rsidR="00D1328D" w:rsidDel="00D05CBF" w:rsidRDefault="003C487A">
            <w:pPr>
              <w:spacing w:line="260" w:lineRule="auto"/>
              <w:rPr>
                <w:del w:id="1590" w:author="Li, Chandler Changjun" w:date="2026-10-20T21:17:00Z" w16du:dateUtc="2026-10-20T13:17:00Z"/>
              </w:rPr>
            </w:pPr>
            <w:del w:id="1591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上传缺失文件后续跑</w:delText>
              </w:r>
            </w:del>
          </w:p>
        </w:tc>
      </w:tr>
      <w:tr w:rsidR="00D1328D" w:rsidDel="00D05CBF" w14:paraId="0938101E" w14:textId="58E66336">
        <w:trPr>
          <w:cantSplit/>
          <w:del w:id="1592" w:author="Li, Chandler Changjun" w:date="2026-10-20T21:17:00Z"/>
        </w:trPr>
        <w:tc>
          <w:tcPr>
            <w:tcW w:w="2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1A" w14:textId="02540D05" w:rsidR="00D1328D" w:rsidDel="00D05CBF" w:rsidRDefault="003C487A">
            <w:pPr>
              <w:spacing w:line="260" w:lineRule="auto"/>
              <w:rPr>
                <w:del w:id="1593" w:author="Li, Chandler Changjun" w:date="2026-10-20T21:17:00Z" w16du:dateUtc="2026-10-20T13:17:00Z"/>
              </w:rPr>
            </w:pPr>
            <w:del w:id="1594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有差异（模板校验 / 重复邮件）</w:delText>
              </w:r>
            </w:del>
          </w:p>
        </w:tc>
        <w:tc>
          <w:tcPr>
            <w:tcW w:w="38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1B" w14:textId="54BC6B87" w:rsidR="00D1328D" w:rsidDel="00D05CBF" w:rsidRDefault="003C487A">
            <w:pPr>
              <w:spacing w:line="260" w:lineRule="auto"/>
              <w:rPr>
                <w:del w:id="1595" w:author="Li, Chandler Changjun" w:date="2026-10-20T21:17:00Z" w16du:dateUtc="2026-10-20T13:17:00Z"/>
              </w:rPr>
            </w:pPr>
            <w:del w:id="1596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R#n 比对存在差异；查看差异字段</w:delText>
              </w:r>
            </w:del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1C" w14:textId="17414352" w:rsidR="00D1328D" w:rsidDel="00D05CBF" w:rsidRDefault="003C487A">
            <w:pPr>
              <w:spacing w:line="260" w:lineRule="auto"/>
              <w:rPr>
                <w:del w:id="1597" w:author="Li, Chandler Changjun" w:date="2026-10-20T21:17:00Z" w16du:dateUtc="2026-10-20T13:17:00Z"/>
              </w:rPr>
            </w:pPr>
            <w:del w:id="1598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上传文件/整单重跑</w:delText>
              </w:r>
            </w:del>
          </w:p>
        </w:tc>
        <w:tc>
          <w:tcPr>
            <w:tcW w:w="23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1D" w14:textId="199DE1A6" w:rsidR="00D1328D" w:rsidDel="00D05CBF" w:rsidRDefault="003C487A">
            <w:pPr>
              <w:spacing w:line="260" w:lineRule="auto"/>
              <w:rPr>
                <w:del w:id="1599" w:author="Li, Chandler Changjun" w:date="2026-10-20T21:17:00Z" w16du:dateUtc="2026-10-20T13:17:00Z"/>
              </w:rPr>
            </w:pPr>
            <w:del w:id="1600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确认后整单重跑</w:delText>
              </w:r>
            </w:del>
          </w:p>
        </w:tc>
      </w:tr>
      <w:tr w:rsidR="00D1328D" w:rsidDel="00D05CBF" w14:paraId="09381023" w14:textId="1F5BBF7E">
        <w:trPr>
          <w:cantSplit/>
          <w:del w:id="1601" w:author="Li, Chandler Changjun" w:date="2026-10-20T21:17:00Z"/>
        </w:trPr>
        <w:tc>
          <w:tcPr>
            <w:tcW w:w="2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1F" w14:textId="7A6BAEC0" w:rsidR="00D1328D" w:rsidDel="00D05CBF" w:rsidRDefault="003C487A">
            <w:pPr>
              <w:spacing w:line="260" w:lineRule="auto"/>
              <w:rPr>
                <w:del w:id="1602" w:author="Li, Chandler Changjun" w:date="2026-10-20T21:17:00Z" w16du:dateUtc="2026-10-20T13:17:00Z"/>
              </w:rPr>
            </w:pPr>
            <w:del w:id="1603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有差异（Difference = Y）</w:delText>
              </w:r>
            </w:del>
          </w:p>
        </w:tc>
        <w:tc>
          <w:tcPr>
            <w:tcW w:w="38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20" w14:textId="61D92478" w:rsidR="00D1328D" w:rsidDel="00D05CBF" w:rsidRDefault="003C487A">
            <w:pPr>
              <w:spacing w:line="260" w:lineRule="auto"/>
              <w:rPr>
                <w:del w:id="1604" w:author="Li, Chandler Changjun" w:date="2026-10-20T21:17:00Z" w16du:dateUtc="2026-10-20T13:17:00Z"/>
              </w:rPr>
            </w:pPr>
            <w:del w:id="1605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预报 Difference = Y，已暂停回信</w:delText>
              </w:r>
            </w:del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21" w14:textId="0BDFCC62" w:rsidR="00D1328D" w:rsidDel="00D05CBF" w:rsidRDefault="003C487A">
            <w:pPr>
              <w:spacing w:line="260" w:lineRule="auto"/>
              <w:rPr>
                <w:del w:id="1606" w:author="Li, Chandler Changjun" w:date="2026-10-20T21:17:00Z" w16du:dateUtc="2026-10-20T13:17:00Z"/>
              </w:rPr>
            </w:pPr>
            <w:del w:id="1607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确认并发送回信</w:delText>
              </w:r>
            </w:del>
          </w:p>
        </w:tc>
        <w:tc>
          <w:tcPr>
            <w:tcW w:w="23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22" w14:textId="6CF8C99F" w:rsidR="00D1328D" w:rsidDel="00D05CBF" w:rsidRDefault="003C487A">
            <w:pPr>
              <w:spacing w:line="260" w:lineRule="auto"/>
              <w:rPr>
                <w:del w:id="1608" w:author="Li, Chandler Changjun" w:date="2026-10-20T21:17:00Z" w16du:dateUtc="2026-10-20T13:17:00Z"/>
              </w:rPr>
            </w:pPr>
            <w:del w:id="1609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二次确认后执行 N7</w:delText>
              </w:r>
            </w:del>
          </w:p>
        </w:tc>
      </w:tr>
      <w:tr w:rsidR="00D1328D" w:rsidDel="00D05CBF" w14:paraId="09381028" w14:textId="32358FD0">
        <w:trPr>
          <w:cantSplit/>
          <w:del w:id="1610" w:author="Li, Chandler Changjun" w:date="2026-10-20T21:17:00Z"/>
        </w:trPr>
        <w:tc>
          <w:tcPr>
            <w:tcW w:w="2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24" w14:textId="01E77EDB" w:rsidR="00D1328D" w:rsidDel="00D05CBF" w:rsidRDefault="003C487A">
            <w:pPr>
              <w:spacing w:line="260" w:lineRule="auto"/>
              <w:rPr>
                <w:del w:id="1611" w:author="Li, Chandler Changjun" w:date="2026-10-20T21:17:00Z" w16du:dateUtc="2026-10-20T13:17:00Z"/>
              </w:rPr>
            </w:pPr>
            <w:del w:id="1612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失败</w:delText>
              </w:r>
            </w:del>
          </w:p>
        </w:tc>
        <w:tc>
          <w:tcPr>
            <w:tcW w:w="38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25" w14:textId="666B47DA" w:rsidR="00D1328D" w:rsidDel="00D05CBF" w:rsidRDefault="003C487A">
            <w:pPr>
              <w:spacing w:line="260" w:lineRule="auto"/>
              <w:rPr>
                <w:del w:id="1613" w:author="Li, Chandler Changjun" w:date="2026-10-20T21:17:00Z" w16du:dateUtc="2026-10-20T13:17:00Z"/>
              </w:rPr>
            </w:pPr>
            <w:del w:id="1614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R#n 执行失败，显示失败节点</w:delText>
              </w:r>
            </w:del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26" w14:textId="57A14566" w:rsidR="00D1328D" w:rsidDel="00D05CBF" w:rsidRDefault="003C487A">
            <w:pPr>
              <w:spacing w:line="260" w:lineRule="auto"/>
              <w:rPr>
                <w:del w:id="1615" w:author="Li, Chandler Changjun" w:date="2026-10-20T21:17:00Z" w16du:dateUtc="2026-10-20T13:17:00Z"/>
              </w:rPr>
            </w:pPr>
            <w:del w:id="1616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整单重跑</w:delText>
              </w:r>
            </w:del>
          </w:p>
        </w:tc>
        <w:tc>
          <w:tcPr>
            <w:tcW w:w="23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27" w14:textId="7CFA87B8" w:rsidR="00D1328D" w:rsidDel="00D05CBF" w:rsidRDefault="003C487A">
            <w:pPr>
              <w:spacing w:line="260" w:lineRule="auto"/>
              <w:rPr>
                <w:del w:id="1617" w:author="Li, Chandler Changjun" w:date="2026-10-20T21:17:00Z" w16du:dateUtc="2026-10-20T13:17:00Z"/>
              </w:rPr>
            </w:pPr>
            <w:del w:id="1618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确认后整单重跑</w:delText>
              </w:r>
            </w:del>
          </w:p>
        </w:tc>
      </w:tr>
    </w:tbl>
    <w:p w14:paraId="09381029" w14:textId="4BDADCAD" w:rsidR="00D1328D" w:rsidDel="00D05CBF" w:rsidRDefault="00D1328D">
      <w:pPr>
        <w:spacing w:after="80"/>
        <w:rPr>
          <w:del w:id="1619" w:author="Li, Chandler Changjun" w:date="2026-10-20T21:17:00Z" w16du:dateUtc="2026-10-20T13:17:00Z"/>
        </w:rPr>
      </w:pPr>
    </w:p>
    <w:p w14:paraId="0938102A" w14:textId="4BFF7E00" w:rsidR="00D1328D" w:rsidDel="00D05CBF" w:rsidRDefault="003C487A">
      <w:pPr>
        <w:spacing w:after="80"/>
        <w:rPr>
          <w:del w:id="1620" w:author="Li, Chandler Changjun" w:date="2026-10-20T21:17:00Z" w16du:dateUtc="2026-10-20T13:17:00Z"/>
        </w:rPr>
      </w:pPr>
      <w:del w:id="1621" w:author="Li, Chandler Changjun" w:date="2026-10-20T21:17:00Z" w16du:dateUtc="2026-10-20T13:17:00Z">
        <w:r w:rsidDel="00D05CBF">
          <w:rPr>
            <w:b/>
            <w:bCs/>
          </w:rPr>
          <w:delText>执行实例切换</w:delText>
        </w:r>
        <w:r w:rsidDel="00D05CBF">
          <w:delText>：执行次数 &gt; 1 时显示 R#1、R#2…；查看历史实例时提示“历史执行 · 只读”，可切回当前执行。</w:delText>
        </w:r>
      </w:del>
    </w:p>
    <w:p w14:paraId="0938102B" w14:textId="2712113C" w:rsidR="00D1328D" w:rsidDel="00D05CBF" w:rsidRDefault="003C487A">
      <w:pPr>
        <w:spacing w:after="80"/>
        <w:rPr>
          <w:del w:id="1622" w:author="Li, Chandler Changjun" w:date="2026-10-20T21:17:00Z" w16du:dateUtc="2026-10-20T13:17:00Z"/>
        </w:rPr>
      </w:pPr>
      <w:del w:id="1623" w:author="Li, Chandler Changjun" w:date="2026-10-20T21:17:00Z" w16du:dateUtc="2026-10-20T13:17:00Z">
        <w:r w:rsidDel="00D05CBF">
          <w:rPr>
            <w:b/>
            <w:bCs/>
          </w:rPr>
          <w:delText>节点工作区</w:delText>
        </w:r>
      </w:del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7"/>
        <w:gridCol w:w="8449"/>
      </w:tblGrid>
      <w:tr w:rsidR="00D1328D" w:rsidDel="00D05CBF" w14:paraId="0938102E" w14:textId="2C279F09">
        <w:trPr>
          <w:cantSplit/>
          <w:tblHeader/>
          <w:del w:id="1624" w:author="Li, Chandler Changjun" w:date="2026-10-20T21:17:00Z"/>
        </w:trPr>
        <w:tc>
          <w:tcPr>
            <w:tcW w:w="14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2C" w14:textId="5D990DFD" w:rsidR="00D1328D" w:rsidDel="00D05CBF" w:rsidRDefault="003C487A">
            <w:pPr>
              <w:spacing w:line="260" w:lineRule="auto"/>
              <w:rPr>
                <w:del w:id="1625" w:author="Li, Chandler Changjun" w:date="2026-10-20T21:17:00Z" w16du:dateUtc="2026-10-20T13:17:00Z"/>
              </w:rPr>
            </w:pPr>
            <w:del w:id="1626" w:author="Li, Chandler Changjun" w:date="2026-10-20T21:17:00Z" w16du:dateUtc="2026-10-20T13:17:00Z">
              <w:r w:rsidDel="00D05CBF">
                <w:rPr>
                  <w:b/>
                  <w:bCs/>
                  <w:sz w:val="16"/>
                  <w:szCs w:val="16"/>
                </w:rPr>
                <w:delText>区域</w:delText>
              </w:r>
            </w:del>
          </w:p>
        </w:tc>
        <w:tc>
          <w:tcPr>
            <w:tcW w:w="8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2D" w14:textId="34C95DFE" w:rsidR="00D1328D" w:rsidDel="00D05CBF" w:rsidRDefault="003C487A">
            <w:pPr>
              <w:spacing w:line="260" w:lineRule="auto"/>
              <w:rPr>
                <w:del w:id="1627" w:author="Li, Chandler Changjun" w:date="2026-10-20T21:17:00Z" w16du:dateUtc="2026-10-20T13:17:00Z"/>
              </w:rPr>
            </w:pPr>
            <w:del w:id="1628" w:author="Li, Chandler Changjun" w:date="2026-10-20T21:17:00Z" w16du:dateUtc="2026-10-20T13:17:00Z">
              <w:r w:rsidDel="00D05CBF">
                <w:rPr>
                  <w:b/>
                  <w:bCs/>
                  <w:sz w:val="16"/>
                  <w:szCs w:val="16"/>
                </w:rPr>
                <w:delText>内容</w:delText>
              </w:r>
            </w:del>
          </w:p>
        </w:tc>
      </w:tr>
      <w:tr w:rsidR="00D1328D" w:rsidDel="00D05CBF" w14:paraId="09381031" w14:textId="46D053FE">
        <w:trPr>
          <w:cantSplit/>
          <w:del w:id="1629" w:author="Li, Chandler Changjun" w:date="2026-10-20T21:17:00Z"/>
        </w:trPr>
        <w:tc>
          <w:tcPr>
            <w:tcW w:w="14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2F" w14:textId="1228BCF3" w:rsidR="00D1328D" w:rsidDel="00D05CBF" w:rsidRDefault="003C487A">
            <w:pPr>
              <w:spacing w:line="260" w:lineRule="auto"/>
              <w:rPr>
                <w:del w:id="1630" w:author="Li, Chandler Changjun" w:date="2026-10-20T21:17:00Z" w16du:dateUtc="2026-10-20T13:17:00Z"/>
              </w:rPr>
            </w:pPr>
            <w:del w:id="1631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节点执行轨迹</w:delText>
              </w:r>
            </w:del>
          </w:p>
        </w:tc>
        <w:tc>
          <w:tcPr>
            <w:tcW w:w="8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30" w14:textId="6487BFA7" w:rsidR="00D1328D" w:rsidDel="00D05CBF" w:rsidRDefault="003C487A">
            <w:pPr>
              <w:spacing w:line="260" w:lineRule="auto"/>
              <w:rPr>
                <w:del w:id="1632" w:author="Li, Chandler Changjun" w:date="2026-10-20T21:17:00Z" w16du:dateUtc="2026-10-20T13:17:00Z"/>
              </w:rPr>
            </w:pPr>
            <w:del w:id="1633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N1 ~ N7，每个节点显示名称、说明、状态（完成 / 执行中 / 失败 / 有差异 / 等待）、相关文件</w:delText>
              </w:r>
            </w:del>
          </w:p>
        </w:tc>
      </w:tr>
      <w:tr w:rsidR="00D1328D" w:rsidDel="00D05CBF" w14:paraId="09381034" w14:textId="79FB6BD8">
        <w:trPr>
          <w:cantSplit/>
          <w:del w:id="1634" w:author="Li, Chandler Changjun" w:date="2026-10-20T21:17:00Z"/>
        </w:trPr>
        <w:tc>
          <w:tcPr>
            <w:tcW w:w="14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32" w14:textId="5DB187E3" w:rsidR="00D1328D" w:rsidDel="00D05CBF" w:rsidRDefault="003C487A">
            <w:pPr>
              <w:spacing w:line="260" w:lineRule="auto"/>
              <w:rPr>
                <w:del w:id="1635" w:author="Li, Chandler Changjun" w:date="2026-10-20T21:17:00Z" w16du:dateUtc="2026-10-20T13:17:00Z"/>
              </w:rPr>
            </w:pPr>
            <w:del w:id="1636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节点内容</w:delText>
              </w:r>
            </w:del>
          </w:p>
        </w:tc>
        <w:tc>
          <w:tcPr>
            <w:tcW w:w="8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33" w14:textId="4EFDCF02" w:rsidR="00D1328D" w:rsidDel="00D05CBF" w:rsidRDefault="003C487A">
            <w:pPr>
              <w:spacing w:line="260" w:lineRule="auto"/>
              <w:rPr>
                <w:del w:id="1637" w:author="Li, Chandler Changjun" w:date="2026-10-20T21:17:00Z" w16du:dateUtc="2026-10-20T13:17:00Z"/>
              </w:rPr>
            </w:pPr>
            <w:del w:id="1638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节点序号、名称、说明、状态、错误信息；有字段的节点显示字段与原文预览，其余节点显示证据与附件</w:delText>
              </w:r>
            </w:del>
          </w:p>
        </w:tc>
      </w:tr>
      <w:tr w:rsidR="00D1328D" w:rsidDel="00D05CBF" w14:paraId="09381037" w14:textId="10083CC2">
        <w:trPr>
          <w:cantSplit/>
          <w:del w:id="1639" w:author="Li, Chandler Changjun" w:date="2026-10-20T21:17:00Z"/>
        </w:trPr>
        <w:tc>
          <w:tcPr>
            <w:tcW w:w="14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35" w14:textId="7099DA31" w:rsidR="00D1328D" w:rsidDel="00D05CBF" w:rsidRDefault="003C487A">
            <w:pPr>
              <w:spacing w:line="260" w:lineRule="auto"/>
              <w:rPr>
                <w:del w:id="1640" w:author="Li, Chandler Changjun" w:date="2026-10-20T21:17:00Z" w16du:dateUtc="2026-10-20T13:17:00Z"/>
              </w:rPr>
            </w:pPr>
            <w:del w:id="1641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从此节点重跑</w:delText>
              </w:r>
            </w:del>
          </w:p>
        </w:tc>
        <w:tc>
          <w:tcPr>
            <w:tcW w:w="8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36" w14:textId="1C0F3F9D" w:rsidR="00D1328D" w:rsidDel="00D05CBF" w:rsidRDefault="003C487A">
            <w:pPr>
              <w:spacing w:line="260" w:lineRule="auto"/>
              <w:rPr>
                <w:del w:id="1642" w:author="Li, Chandler Changjun" w:date="2026-10-20T21:17:00Z" w16du:dateUtc="2026-10-20T13:17:00Z"/>
              </w:rPr>
            </w:pPr>
            <w:del w:id="1643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当前执行实例中失败 / 有差异的节点显示</w:delText>
              </w:r>
            </w:del>
          </w:p>
        </w:tc>
      </w:tr>
    </w:tbl>
    <w:p w14:paraId="09381038" w14:textId="270FA656" w:rsidR="00D1328D" w:rsidDel="00D05CBF" w:rsidRDefault="00D1328D">
      <w:pPr>
        <w:spacing w:after="80"/>
        <w:rPr>
          <w:del w:id="1644" w:author="Li, Chandler Changjun" w:date="2026-10-20T21:17:00Z" w16du:dateUtc="2026-10-20T13:17:00Z"/>
        </w:rPr>
      </w:pPr>
    </w:p>
    <w:p w14:paraId="09381039" w14:textId="53ABCBB6" w:rsidR="00D1328D" w:rsidDel="00D05CBF" w:rsidRDefault="003C487A">
      <w:pPr>
        <w:spacing w:after="80"/>
        <w:rPr>
          <w:del w:id="1645" w:author="Li, Chandler Changjun" w:date="2026-10-20T21:17:00Z" w16du:dateUtc="2026-10-20T13:17:00Z"/>
        </w:rPr>
      </w:pPr>
      <w:del w:id="1646" w:author="Li, Chandler Changjun" w:date="2026-10-20T21:17:00Z" w16du:dateUtc="2026-10-20T13:17:00Z">
        <w:r w:rsidDel="00D05CBF">
          <w:rPr>
            <w:b/>
            <w:bCs/>
          </w:rPr>
          <w:delText>字段面板</w:delText>
        </w:r>
      </w:del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8"/>
        <w:gridCol w:w="2540"/>
        <w:gridCol w:w="6578"/>
      </w:tblGrid>
      <w:tr w:rsidR="00D1328D" w:rsidDel="00D05CBF" w14:paraId="0938103D" w14:textId="254EF95B">
        <w:trPr>
          <w:cantSplit/>
          <w:tblHeader/>
          <w:del w:id="1647" w:author="Li, Chandler Changjun" w:date="2026-10-20T21:17:00Z"/>
        </w:trPr>
        <w:tc>
          <w:tcPr>
            <w:tcW w:w="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3A" w14:textId="6B287744" w:rsidR="00D1328D" w:rsidDel="00D05CBF" w:rsidRDefault="003C487A">
            <w:pPr>
              <w:spacing w:line="260" w:lineRule="auto"/>
              <w:rPr>
                <w:del w:id="1648" w:author="Li, Chandler Changjun" w:date="2026-10-20T21:17:00Z" w16du:dateUtc="2026-10-20T13:17:00Z"/>
              </w:rPr>
            </w:pPr>
            <w:del w:id="1649" w:author="Li, Chandler Changjun" w:date="2026-10-20T21:17:00Z" w16du:dateUtc="2026-10-20T13:17:00Z">
              <w:r w:rsidDel="00D05CBF">
                <w:rPr>
                  <w:b/>
                  <w:bCs/>
                  <w:sz w:val="16"/>
                  <w:szCs w:val="16"/>
                </w:rPr>
                <w:delText>节点</w:delText>
              </w:r>
            </w:del>
          </w:p>
        </w:tc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3B" w14:textId="2CBEBEA0" w:rsidR="00D1328D" w:rsidDel="00D05CBF" w:rsidRDefault="003C487A">
            <w:pPr>
              <w:spacing w:line="260" w:lineRule="auto"/>
              <w:rPr>
                <w:del w:id="1650" w:author="Li, Chandler Changjun" w:date="2026-10-20T21:17:00Z" w16du:dateUtc="2026-10-20T13:17:00Z"/>
              </w:rPr>
            </w:pPr>
            <w:del w:id="1651" w:author="Li, Chandler Changjun" w:date="2026-10-20T21:17:00Z" w16du:dateUtc="2026-10-20T13:17:00Z">
              <w:r w:rsidDel="00D05CBF">
                <w:rPr>
                  <w:b/>
                  <w:bCs/>
                  <w:sz w:val="16"/>
                  <w:szCs w:val="16"/>
                </w:rPr>
                <w:delText>面板</w:delText>
              </w:r>
            </w:del>
          </w:p>
        </w:tc>
        <w:tc>
          <w:tcPr>
            <w:tcW w:w="6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3C" w14:textId="24DF4B0D" w:rsidR="00D1328D" w:rsidDel="00D05CBF" w:rsidRDefault="003C487A">
            <w:pPr>
              <w:spacing w:line="260" w:lineRule="auto"/>
              <w:rPr>
                <w:del w:id="1652" w:author="Li, Chandler Changjun" w:date="2026-10-20T21:17:00Z" w16du:dateUtc="2026-10-20T13:17:00Z"/>
              </w:rPr>
            </w:pPr>
            <w:del w:id="1653" w:author="Li, Chandler Changjun" w:date="2026-10-20T21:17:00Z" w16du:dateUtc="2026-10-20T13:17:00Z">
              <w:r w:rsidDel="00D05CBF">
                <w:rPr>
                  <w:b/>
                  <w:bCs/>
                  <w:sz w:val="16"/>
                  <w:szCs w:val="16"/>
                </w:rPr>
                <w:delText>字段</w:delText>
              </w:r>
            </w:del>
          </w:p>
        </w:tc>
      </w:tr>
      <w:tr w:rsidR="00D1328D" w:rsidDel="00D05CBF" w14:paraId="09381041" w14:textId="45170997">
        <w:trPr>
          <w:cantSplit/>
          <w:del w:id="1654" w:author="Li, Chandler Changjun" w:date="2026-10-20T21:17:00Z"/>
        </w:trPr>
        <w:tc>
          <w:tcPr>
            <w:tcW w:w="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3E" w14:textId="40076D81" w:rsidR="00D1328D" w:rsidDel="00D05CBF" w:rsidRDefault="003C487A">
            <w:pPr>
              <w:spacing w:line="260" w:lineRule="auto"/>
              <w:rPr>
                <w:del w:id="1655" w:author="Li, Chandler Changjun" w:date="2026-10-20T21:17:00Z" w16du:dateUtc="2026-10-20T13:17:00Z"/>
              </w:rPr>
            </w:pPr>
            <w:del w:id="1656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N1</w:delText>
              </w:r>
            </w:del>
          </w:p>
        </w:tc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3F" w14:textId="52D74098" w:rsidR="00D1328D" w:rsidDel="00D05CBF" w:rsidRDefault="003C487A">
            <w:pPr>
              <w:spacing w:line="260" w:lineRule="auto"/>
              <w:rPr>
                <w:del w:id="1657" w:author="Li, Chandler Changjun" w:date="2026-10-20T21:17:00Z" w16du:dateUtc="2026-10-20T13:17:00Z"/>
              </w:rPr>
            </w:pPr>
            <w:del w:id="1658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邮件正文数据</w:delText>
              </w:r>
            </w:del>
          </w:p>
        </w:tc>
        <w:tc>
          <w:tcPr>
            <w:tcW w:w="6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40" w14:textId="73F625DA" w:rsidR="00D1328D" w:rsidDel="00D05CBF" w:rsidRDefault="003C487A">
            <w:pPr>
              <w:spacing w:line="260" w:lineRule="auto"/>
              <w:rPr>
                <w:del w:id="1659" w:author="Li, Chandler Changjun" w:date="2026-10-20T21:17:00Z" w16du:dateUtc="2026-10-20T13:17:00Z"/>
              </w:rPr>
            </w:pPr>
            <w:del w:id="1660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Arrival port、Terminal WH、HAWB No.、DG(Y/N)</w:delText>
              </w:r>
            </w:del>
          </w:p>
        </w:tc>
      </w:tr>
      <w:tr w:rsidR="00D1328D" w:rsidDel="00D05CBF" w14:paraId="09381045" w14:textId="16D5A576">
        <w:trPr>
          <w:cantSplit/>
          <w:del w:id="1661" w:author="Li, Chandler Changjun" w:date="2026-10-20T21:17:00Z"/>
        </w:trPr>
        <w:tc>
          <w:tcPr>
            <w:tcW w:w="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42" w14:textId="34015468" w:rsidR="00D1328D" w:rsidDel="00D05CBF" w:rsidRDefault="003C487A">
            <w:pPr>
              <w:spacing w:line="260" w:lineRule="auto"/>
              <w:rPr>
                <w:del w:id="1662" w:author="Li, Chandler Changjun" w:date="2026-10-20T21:17:00Z" w16du:dateUtc="2026-10-20T13:17:00Z"/>
              </w:rPr>
            </w:pPr>
            <w:del w:id="1663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N3</w:delText>
              </w:r>
            </w:del>
          </w:p>
        </w:tc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43" w14:textId="24AC5E5B" w:rsidR="00D1328D" w:rsidDel="00D05CBF" w:rsidRDefault="003C487A">
            <w:pPr>
              <w:spacing w:line="260" w:lineRule="auto"/>
              <w:rPr>
                <w:del w:id="1664" w:author="Li, Chandler Changjun" w:date="2026-10-20T21:17:00Z" w16du:dateUtc="2026-10-20T13:17:00Z"/>
              </w:rPr>
            </w:pPr>
            <w:del w:id="1665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当前识别数据</w:delText>
              </w:r>
            </w:del>
          </w:p>
        </w:tc>
        <w:tc>
          <w:tcPr>
            <w:tcW w:w="6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44" w14:textId="7A4A7E21" w:rsidR="00D1328D" w:rsidDel="00D05CBF" w:rsidRDefault="003C487A">
            <w:pPr>
              <w:spacing w:line="260" w:lineRule="auto"/>
              <w:rPr>
                <w:del w:id="1666" w:author="Li, Chandler Changjun" w:date="2026-10-20T21:17:00Z" w16du:dateUtc="2026-10-20T13:17:00Z"/>
              </w:rPr>
            </w:pPr>
            <w:del w:id="1667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发票箱单与运单的识别字段（8.0.2、8.0.3）</w:delText>
              </w:r>
            </w:del>
          </w:p>
        </w:tc>
      </w:tr>
      <w:tr w:rsidR="00D1328D" w:rsidDel="00D05CBF" w14:paraId="09381049" w14:textId="1A7842E6">
        <w:trPr>
          <w:cantSplit/>
          <w:del w:id="1668" w:author="Li, Chandler Changjun" w:date="2026-10-20T21:17:00Z"/>
        </w:trPr>
        <w:tc>
          <w:tcPr>
            <w:tcW w:w="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46" w14:textId="3D6CCF8D" w:rsidR="00D1328D" w:rsidDel="00D05CBF" w:rsidRDefault="003C487A">
            <w:pPr>
              <w:spacing w:line="260" w:lineRule="auto"/>
              <w:rPr>
                <w:del w:id="1669" w:author="Li, Chandler Changjun" w:date="2026-10-20T21:17:00Z" w16du:dateUtc="2026-10-20T13:17:00Z"/>
              </w:rPr>
            </w:pPr>
            <w:del w:id="1670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N4</w:delText>
              </w:r>
            </w:del>
          </w:p>
        </w:tc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47" w14:textId="02C563A9" w:rsidR="00D1328D" w:rsidDel="00D05CBF" w:rsidRDefault="003C487A">
            <w:pPr>
              <w:spacing w:line="260" w:lineRule="auto"/>
              <w:rPr>
                <w:del w:id="1671" w:author="Li, Chandler Changjun" w:date="2026-10-20T21:17:00Z" w16du:dateUtc="2026-10-20T13:17:00Z"/>
              </w:rPr>
            </w:pPr>
            <w:del w:id="1672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发票导入模板字段</w:delText>
              </w:r>
            </w:del>
          </w:p>
        </w:tc>
        <w:tc>
          <w:tcPr>
            <w:tcW w:w="6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48" w14:textId="4F4EBB67" w:rsidR="00D1328D" w:rsidDel="00D05CBF" w:rsidRDefault="003C487A">
            <w:pPr>
              <w:spacing w:line="260" w:lineRule="auto"/>
              <w:rPr>
                <w:del w:id="1673" w:author="Li, Chandler Changjun" w:date="2026-10-20T21:17:00Z" w16du:dateUtc="2026-10-20T13:17:00Z"/>
              </w:rPr>
            </w:pPr>
            <w:del w:id="1674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INV&amp;DN 4 个 sheet 全部字段（8.0.2）</w:delText>
              </w:r>
            </w:del>
          </w:p>
        </w:tc>
      </w:tr>
      <w:tr w:rsidR="00D1328D" w:rsidDel="00D05CBF" w14:paraId="0938104D" w14:textId="290742A7">
        <w:trPr>
          <w:cantSplit/>
          <w:del w:id="1675" w:author="Li, Chandler Changjun" w:date="2026-10-20T21:17:00Z"/>
        </w:trPr>
        <w:tc>
          <w:tcPr>
            <w:tcW w:w="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4A" w14:textId="4E0E2F2B" w:rsidR="00D1328D" w:rsidDel="00D05CBF" w:rsidRDefault="003C487A">
            <w:pPr>
              <w:spacing w:line="260" w:lineRule="auto"/>
              <w:rPr>
                <w:del w:id="1676" w:author="Li, Chandler Changjun" w:date="2026-10-20T21:17:00Z" w16du:dateUtc="2026-10-20T13:17:00Z"/>
              </w:rPr>
            </w:pPr>
            <w:del w:id="1677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N6</w:delText>
              </w:r>
            </w:del>
          </w:p>
        </w:tc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4B" w14:textId="219440FB" w:rsidR="00D1328D" w:rsidDel="00D05CBF" w:rsidRDefault="003C487A">
            <w:pPr>
              <w:spacing w:line="260" w:lineRule="auto"/>
              <w:rPr>
                <w:del w:id="1678" w:author="Li, Chandler Changjun" w:date="2026-10-20T21:17:00Z" w16du:dateUtc="2026-10-20T13:17:00Z"/>
              </w:rPr>
            </w:pPr>
            <w:del w:id="1679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预报填写字段</w:delText>
              </w:r>
            </w:del>
          </w:p>
        </w:tc>
        <w:tc>
          <w:tcPr>
            <w:tcW w:w="6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4C" w14:textId="2E7A687D" w:rsidR="00D1328D" w:rsidDel="00D05CBF" w:rsidRDefault="003C487A">
            <w:pPr>
              <w:spacing w:line="260" w:lineRule="auto"/>
              <w:rPr>
                <w:del w:id="1680" w:author="Li, Chandler Changjun" w:date="2026-10-20T21:17:00Z" w16du:dateUtc="2026-10-20T13:17:00Z"/>
              </w:rPr>
            </w:pPr>
            <w:del w:id="1681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16 个预报字段（8.0.3）</w:delText>
              </w:r>
            </w:del>
          </w:p>
        </w:tc>
      </w:tr>
    </w:tbl>
    <w:p w14:paraId="0938104E" w14:textId="1694BFD6" w:rsidR="00D1328D" w:rsidDel="00D05CBF" w:rsidRDefault="00D1328D">
      <w:pPr>
        <w:spacing w:after="80"/>
        <w:rPr>
          <w:del w:id="1682" w:author="Li, Chandler Changjun" w:date="2026-10-20T21:17:00Z" w16du:dateUtc="2026-10-20T13:17:00Z"/>
        </w:rPr>
      </w:pPr>
    </w:p>
    <w:p w14:paraId="0938104F" w14:textId="73CFD1A5" w:rsidR="00D1328D" w:rsidDel="00D05CBF" w:rsidRDefault="003C487A">
      <w:pPr>
        <w:spacing w:after="80"/>
        <w:rPr>
          <w:del w:id="1683" w:author="Li, Chandler Changjun" w:date="2026-10-20T21:17:00Z" w16du:dateUtc="2026-10-20T13:17:00Z"/>
        </w:rPr>
      </w:pPr>
      <w:del w:id="1684" w:author="Li, Chandler Changjun" w:date="2026-10-20T21:17:00Z" w16du:dateUtc="2026-10-20T13:17:00Z">
        <w:r w:rsidDel="00D05CBF">
          <w:delText>每行显示：字段名、值、来源、置信度、定位、修正。点击“定位”时原文预览跳到对应文件和页并高亮；无坐标的字段显示“无定位”。校验不通过的字段高亮。修正规则见 R8。</w:delText>
        </w:r>
      </w:del>
    </w:p>
    <w:p w14:paraId="09381050" w14:textId="45E17083" w:rsidR="00D1328D" w:rsidDel="00D05CBF" w:rsidRDefault="003C487A">
      <w:pPr>
        <w:spacing w:after="80"/>
        <w:rPr>
          <w:del w:id="1685" w:author="Li, Chandler Changjun" w:date="2026-10-20T21:17:00Z" w16du:dateUtc="2026-10-20T13:17:00Z"/>
        </w:rPr>
      </w:pPr>
      <w:del w:id="1686" w:author="Li, Chandler Changjun" w:date="2026-10-20T21:17:00Z" w16du:dateUtc="2026-10-20T13:17:00Z">
        <w:r w:rsidDel="00D05CBF">
          <w:rPr>
            <w:b/>
            <w:bCs/>
          </w:rPr>
          <w:delText>原文预览</w:delText>
        </w:r>
        <w:r w:rsidDel="00D05CBF">
          <w:delText>：文件页签、翻页、缩放、下载附件。</w:delText>
        </w:r>
      </w:del>
    </w:p>
    <w:p w14:paraId="09381051" w14:textId="7584178E" w:rsidR="00D1328D" w:rsidDel="00D05CBF" w:rsidRDefault="003C487A">
      <w:pPr>
        <w:spacing w:after="80"/>
        <w:rPr>
          <w:del w:id="1687" w:author="Li, Chandler Changjun" w:date="2026-10-20T21:17:00Z" w16du:dateUtc="2026-10-20T13:17:00Z"/>
        </w:rPr>
      </w:pPr>
      <w:del w:id="1688" w:author="Li, Chandler Changjun" w:date="2026-10-20T21:17:00Z" w16du:dateUtc="2026-10-20T13:17:00Z">
        <w:r w:rsidDel="00D05CBF">
          <w:rPr>
            <w:b/>
            <w:bCs/>
          </w:rPr>
          <w:delText>页面下方</w:delText>
        </w:r>
        <w:r w:rsidDel="00D05CBF">
          <w:delText>：触发历史（累计次数、成功率、平均耗时；展开后显示近 15 天执行状态与最近 8 条记录）；任务操作日志（按时间倒序）。</w:delText>
        </w:r>
      </w:del>
    </w:p>
    <w:p w14:paraId="09381052" w14:textId="788946FA" w:rsidR="00D1328D" w:rsidDel="00D05CBF" w:rsidRDefault="003C487A">
      <w:pPr>
        <w:pStyle w:val="Heading3"/>
        <w:rPr>
          <w:del w:id="1689" w:author="Li, Chandler Changjun" w:date="2026-10-20T21:17:00Z" w16du:dateUtc="2026-10-20T13:17:00Z"/>
        </w:rPr>
      </w:pPr>
      <w:bookmarkStart w:id="1690" w:name="_Toc242459667"/>
      <w:del w:id="1691" w:author="Li, Chandler Changjun" w:date="2026-10-20T21:17:00Z" w16du:dateUtc="2026-10-20T13:17:00Z">
        <w:r w:rsidDel="00D05CBF">
          <w:delText>7.3.4 邮件中心 · 监听规则（F-04）</w:delText>
        </w:r>
        <w:bookmarkEnd w:id="1690"/>
      </w:del>
    </w:p>
    <w:p w14:paraId="09381053" w14:textId="306BE9F6" w:rsidR="00D1328D" w:rsidDel="00D05CBF" w:rsidRDefault="003C487A">
      <w:pPr>
        <w:keepNext/>
        <w:spacing w:before="120" w:after="40"/>
        <w:jc w:val="center"/>
        <w:rPr>
          <w:del w:id="1692" w:author="Li, Chandler Changjun" w:date="2026-10-20T21:17:00Z" w16du:dateUtc="2026-10-20T13:17:00Z"/>
        </w:rPr>
      </w:pPr>
      <w:del w:id="1693" w:author="Li, Chandler Changjun" w:date="2026-10-20T21:17:00Z" w16du:dateUtc="2026-10-20T13:17:00Z">
        <w:r w:rsidDel="00D05CBF">
          <w:rPr>
            <w:noProof/>
          </w:rPr>
          <w:drawing>
            <wp:inline distT="0" distB="0" distL="0" distR="0" wp14:anchorId="093813E6" wp14:editId="093813E7">
              <wp:extent cx="6286500" cy="5238750"/>
              <wp:effectExtent l="0" t="0" r="0" b="0"/>
              <wp:docPr id="2044790947" name="Picture 204479094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>
                        <a:picLocks noChangeAspect="1" noChangeArrowheads="1"/>
                      </pic:cNvPicPr>
                    </pic:nvPicPr>
                    <pic:blipFill>
                      <a:blip r:embed="rId27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286500" cy="523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9381054" w14:textId="64384CFC" w:rsidR="00D1328D" w:rsidDel="00D05CBF" w:rsidRDefault="003C487A">
      <w:pPr>
        <w:spacing w:after="160"/>
        <w:jc w:val="center"/>
        <w:rPr>
          <w:del w:id="1694" w:author="Li, Chandler Changjun" w:date="2026-10-20T21:17:00Z" w16du:dateUtc="2026-10-20T13:17:00Z"/>
        </w:rPr>
      </w:pPr>
      <w:del w:id="1695" w:author="Li, Chandler Changjun" w:date="2026-10-20T21:17:00Z" w16du:dateUtc="2026-10-20T13:17:00Z">
        <w:r w:rsidDel="00D05CBF">
          <w:rPr>
            <w:color w:val="595959"/>
            <w:sz w:val="16"/>
            <w:szCs w:val="16"/>
          </w:rPr>
          <w:delText>邮件中心</w:delText>
        </w:r>
      </w:del>
    </w:p>
    <w:p w14:paraId="09381055" w14:textId="764723AC" w:rsidR="00D1328D" w:rsidDel="00D05CBF" w:rsidRDefault="003C487A">
      <w:pPr>
        <w:keepNext/>
        <w:spacing w:before="120" w:after="40"/>
        <w:jc w:val="center"/>
        <w:rPr>
          <w:del w:id="1696" w:author="Li, Chandler Changjun" w:date="2026-10-20T21:17:00Z" w16du:dateUtc="2026-10-20T13:17:00Z"/>
        </w:rPr>
      </w:pPr>
      <w:del w:id="1697" w:author="Li, Chandler Changjun" w:date="2026-10-20T21:17:00Z" w16du:dateUtc="2026-10-20T13:17:00Z">
        <w:r w:rsidDel="00D05CBF">
          <w:rPr>
            <w:noProof/>
          </w:rPr>
          <w:drawing>
            <wp:inline distT="0" distB="0" distL="0" distR="0" wp14:anchorId="093813E8" wp14:editId="093813E9">
              <wp:extent cx="6286500" cy="4800600"/>
              <wp:effectExtent l="0" t="0" r="0" b="0"/>
              <wp:docPr id="2141840160" name="Picture 214184016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>
                        <a:picLocks noChangeAspect="1" noChangeArrowheads="1"/>
                      </pic:cNvPicPr>
                    </pic:nvPicPr>
                    <pic:blipFill>
                      <a:blip r:embed="rId28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286500" cy="4800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9381056" w14:textId="3ACB29D1" w:rsidR="00D1328D" w:rsidDel="00D05CBF" w:rsidRDefault="003C487A">
      <w:pPr>
        <w:spacing w:after="160"/>
        <w:jc w:val="center"/>
        <w:rPr>
          <w:del w:id="1698" w:author="Li, Chandler Changjun" w:date="2026-10-20T21:17:00Z" w16du:dateUtc="2026-10-20T13:17:00Z"/>
        </w:rPr>
      </w:pPr>
      <w:del w:id="1699" w:author="Li, Chandler Changjun" w:date="2026-10-20T21:17:00Z" w16du:dateUtc="2026-10-20T13:17:00Z">
        <w:r w:rsidDel="00D05CBF">
          <w:rPr>
            <w:color w:val="595959"/>
            <w:sz w:val="16"/>
            <w:szCs w:val="16"/>
          </w:rPr>
          <w:delText>规则编辑</w:delText>
        </w:r>
      </w:del>
    </w:p>
    <w:p w14:paraId="09381057" w14:textId="07CEADA7" w:rsidR="00D1328D" w:rsidDel="00D05CBF" w:rsidRDefault="003C487A">
      <w:pPr>
        <w:spacing w:after="80"/>
        <w:rPr>
          <w:del w:id="1700" w:author="Li, Chandler Changjun" w:date="2026-10-20T21:17:00Z" w16du:dateUtc="2026-10-20T13:17:00Z"/>
        </w:rPr>
      </w:pPr>
      <w:del w:id="1701" w:author="Li, Chandler Changjun" w:date="2026-10-20T21:17:00Z" w16du:dateUtc="2026-10-20T13:17:00Z">
        <w:r w:rsidDel="00D05CBF">
          <w:delText>列表列：规则 / 监听邮箱 / 优先级 / 绑定流程 / 累计命中 / 启用 / 试运行 / 编辑。</w:delText>
        </w:r>
      </w:del>
    </w:p>
    <w:p w14:paraId="09381058" w14:textId="5DCBC84F" w:rsidR="00D1328D" w:rsidDel="00D05CBF" w:rsidRDefault="003C487A">
      <w:pPr>
        <w:spacing w:after="80"/>
        <w:rPr>
          <w:del w:id="1702" w:author="Li, Chandler Changjun" w:date="2026-10-20T21:17:00Z" w16du:dateUtc="2026-10-20T13:17:00Z"/>
        </w:rPr>
      </w:pPr>
      <w:del w:id="1703" w:author="Li, Chandler Changjun" w:date="2026-10-20T21:17:00Z" w16du:dateUtc="2026-10-20T13:17:00Z">
        <w:r w:rsidDel="00D05CBF">
          <w:delText>预置规则：</w:delText>
        </w:r>
      </w:del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7400"/>
      </w:tblGrid>
      <w:tr w:rsidR="00D1328D" w:rsidDel="00D05CBF" w14:paraId="0938105B" w14:textId="630721E7">
        <w:trPr>
          <w:cantSplit/>
          <w:tblHeader/>
          <w:del w:id="1704" w:author="Li, Chandler Changjun" w:date="2026-10-20T21:17:00Z"/>
        </w:trPr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59" w14:textId="6C435EEA" w:rsidR="00D1328D" w:rsidDel="00D05CBF" w:rsidRDefault="003C487A">
            <w:pPr>
              <w:spacing w:line="260" w:lineRule="auto"/>
              <w:rPr>
                <w:del w:id="1705" w:author="Li, Chandler Changjun" w:date="2026-10-20T21:17:00Z" w16du:dateUtc="2026-10-20T13:17:00Z"/>
              </w:rPr>
            </w:pPr>
            <w:del w:id="1706" w:author="Li, Chandler Changjun" w:date="2026-10-20T21:17:00Z" w16du:dateUtc="2026-10-20T13:17:00Z">
              <w:r w:rsidDel="00D05CBF">
                <w:rPr>
                  <w:b/>
                  <w:bCs/>
                  <w:sz w:val="16"/>
                  <w:szCs w:val="16"/>
                </w:rPr>
                <w:delText>字段</w:delText>
              </w:r>
            </w:del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5A" w14:textId="7CC66B16" w:rsidR="00D1328D" w:rsidDel="00D05CBF" w:rsidRDefault="003C487A">
            <w:pPr>
              <w:spacing w:line="260" w:lineRule="auto"/>
              <w:rPr>
                <w:del w:id="1707" w:author="Li, Chandler Changjun" w:date="2026-10-20T21:17:00Z" w16du:dateUtc="2026-10-20T13:17:00Z"/>
              </w:rPr>
            </w:pPr>
            <w:del w:id="1708" w:author="Li, Chandler Changjun" w:date="2026-10-20T21:17:00Z" w16du:dateUtc="2026-10-20T13:17:00Z">
              <w:r w:rsidDel="00D05CBF">
                <w:rPr>
                  <w:b/>
                  <w:bCs/>
                  <w:sz w:val="16"/>
                  <w:szCs w:val="16"/>
                </w:rPr>
                <w:delText>值</w:delText>
              </w:r>
            </w:del>
          </w:p>
        </w:tc>
      </w:tr>
      <w:tr w:rsidR="00D1328D" w:rsidDel="00D05CBF" w14:paraId="0938105E" w14:textId="1DF20FE2">
        <w:trPr>
          <w:cantSplit/>
          <w:del w:id="1709" w:author="Li, Chandler Changjun" w:date="2026-10-20T21:17:00Z"/>
        </w:trPr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5C" w14:textId="2B8EF690" w:rsidR="00D1328D" w:rsidDel="00D05CBF" w:rsidRDefault="003C487A">
            <w:pPr>
              <w:spacing w:line="260" w:lineRule="auto"/>
              <w:rPr>
                <w:del w:id="1710" w:author="Li, Chandler Changjun" w:date="2026-10-20T21:17:00Z" w16du:dateUtc="2026-10-20T13:17:00Z"/>
              </w:rPr>
            </w:pPr>
            <w:del w:id="1711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规则名称</w:delText>
              </w:r>
            </w:del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5D" w14:textId="51CC1943" w:rsidR="00D1328D" w:rsidDel="00D05CBF" w:rsidRDefault="003C487A">
            <w:pPr>
              <w:spacing w:line="260" w:lineRule="auto"/>
              <w:rPr>
                <w:del w:id="1712" w:author="Li, Chandler Changjun" w:date="2026-10-20T21:17:00Z" w16du:dateUtc="2026-10-20T13:17:00Z"/>
              </w:rPr>
            </w:pPr>
            <w:del w:id="1713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MBPLAP 预报邮件监控</w:delText>
              </w:r>
            </w:del>
          </w:p>
        </w:tc>
      </w:tr>
      <w:tr w:rsidR="00D1328D" w:rsidDel="00D05CBF" w14:paraId="09381061" w14:textId="7669472B">
        <w:trPr>
          <w:cantSplit/>
          <w:del w:id="1714" w:author="Li, Chandler Changjun" w:date="2026-10-20T21:17:00Z"/>
        </w:trPr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5F" w14:textId="52717CDC" w:rsidR="00D1328D" w:rsidDel="00D05CBF" w:rsidRDefault="003C487A">
            <w:pPr>
              <w:spacing w:line="260" w:lineRule="auto"/>
              <w:rPr>
                <w:del w:id="1715" w:author="Li, Chandler Changjun" w:date="2026-10-20T21:17:00Z" w16du:dateUtc="2026-10-20T13:17:00Z"/>
              </w:rPr>
            </w:pPr>
            <w:del w:id="1716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监听邮箱</w:delText>
              </w:r>
            </w:del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60" w14:textId="473C7BE1" w:rsidR="00D1328D" w:rsidDel="00D05CBF" w:rsidRDefault="003C487A">
            <w:pPr>
              <w:spacing w:line="260" w:lineRule="auto"/>
              <w:rPr>
                <w:del w:id="1717" w:author="Li, Chandler Changjun" w:date="2026-10-20T21:17:00Z" w16du:dateUtc="2026-10-20T13:17:00Z"/>
              </w:rPr>
            </w:pPr>
            <w:del w:id="1718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RPA 的 NPM 邮箱</w:delText>
              </w:r>
            </w:del>
          </w:p>
        </w:tc>
      </w:tr>
      <w:tr w:rsidR="00D1328D" w:rsidDel="00D05CBF" w14:paraId="09381064" w14:textId="2A96CDF0">
        <w:trPr>
          <w:cantSplit/>
          <w:del w:id="1719" w:author="Li, Chandler Changjun" w:date="2026-10-20T21:17:00Z"/>
        </w:trPr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62" w14:textId="7DC5EB9A" w:rsidR="00D1328D" w:rsidDel="00D05CBF" w:rsidRDefault="003C487A">
            <w:pPr>
              <w:spacing w:line="260" w:lineRule="auto"/>
              <w:rPr>
                <w:del w:id="1720" w:author="Li, Chandler Changjun" w:date="2026-10-20T21:17:00Z" w16du:dateUtc="2026-10-20T13:17:00Z"/>
              </w:rPr>
            </w:pPr>
            <w:del w:id="1721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发件人白名单</w:delText>
              </w:r>
            </w:del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63" w14:textId="05946FEF" w:rsidR="00D1328D" w:rsidDel="00D05CBF" w:rsidRDefault="003C487A">
            <w:pPr>
              <w:spacing w:line="260" w:lineRule="auto"/>
              <w:rPr>
                <w:del w:id="1722" w:author="Li, Chandler Changjun" w:date="2026-10-20T21:17:00Z" w16du:dateUtc="2026-10-20T13:17:00Z"/>
              </w:rPr>
            </w:pPr>
            <w:del w:id="1723" w:author="Li, Chandler Changjun" w:date="2026-10-20T21:17:00Z" w16du:dateUtc="2026-10-20T13:17:00Z">
              <w:r w:rsidDel="00D05CBF">
                <w:rPr>
                  <w:rFonts w:ascii="Consolas" w:hAnsi="Consolas"/>
                  <w:color w:val="7F3F00"/>
                  <w:sz w:val="16"/>
                  <w:szCs w:val="16"/>
                </w:rPr>
                <w:delText>*@tvsscs.com</w:delText>
              </w:r>
            </w:del>
          </w:p>
        </w:tc>
      </w:tr>
      <w:tr w:rsidR="00D1328D" w:rsidDel="00D05CBF" w14:paraId="09381067" w14:textId="1A8807EF">
        <w:trPr>
          <w:cantSplit/>
          <w:del w:id="1724" w:author="Li, Chandler Changjun" w:date="2026-10-20T21:17:00Z"/>
        </w:trPr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65" w14:textId="6E48BCFF" w:rsidR="00D1328D" w:rsidDel="00D05CBF" w:rsidRDefault="003C487A">
            <w:pPr>
              <w:spacing w:line="260" w:lineRule="auto"/>
              <w:rPr>
                <w:del w:id="1725" w:author="Li, Chandler Changjun" w:date="2026-10-20T21:17:00Z" w16du:dateUtc="2026-10-20T13:17:00Z"/>
              </w:rPr>
            </w:pPr>
            <w:del w:id="1726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主题包含关键词</w:delText>
              </w:r>
            </w:del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66" w14:textId="21B0E684" w:rsidR="00D1328D" w:rsidDel="00D05CBF" w:rsidRDefault="003C487A">
            <w:pPr>
              <w:spacing w:line="260" w:lineRule="auto"/>
              <w:rPr>
                <w:del w:id="1727" w:author="Li, Chandler Changjun" w:date="2026-10-20T21:17:00Z" w16du:dateUtc="2026-10-20T13:17:00Z"/>
              </w:rPr>
            </w:pPr>
            <w:del w:id="1728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MBPLAP Pre-alert</w:delText>
              </w:r>
            </w:del>
          </w:p>
        </w:tc>
      </w:tr>
      <w:tr w:rsidR="00D1328D" w:rsidDel="00D05CBF" w14:paraId="0938106A" w14:textId="1B448BE0">
        <w:trPr>
          <w:cantSplit/>
          <w:del w:id="1729" w:author="Li, Chandler Changjun" w:date="2026-10-20T21:17:00Z"/>
        </w:trPr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68" w14:textId="2B2BE46E" w:rsidR="00D1328D" w:rsidDel="00D05CBF" w:rsidRDefault="003C487A">
            <w:pPr>
              <w:spacing w:line="260" w:lineRule="auto"/>
              <w:rPr>
                <w:del w:id="1730" w:author="Li, Chandler Changjun" w:date="2026-10-20T21:17:00Z" w16du:dateUtc="2026-10-20T13:17:00Z"/>
              </w:rPr>
            </w:pPr>
            <w:del w:id="1731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附件要求</w:delText>
              </w:r>
            </w:del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69" w14:textId="6D1A0BD3" w:rsidR="00D1328D" w:rsidDel="00D05CBF" w:rsidRDefault="003C487A">
            <w:pPr>
              <w:spacing w:line="260" w:lineRule="auto"/>
              <w:rPr>
                <w:del w:id="1732" w:author="Li, Chandler Changjun" w:date="2026-10-20T21:17:00Z" w16du:dateUtc="2026-10-20T13:17:00Z"/>
              </w:rPr>
            </w:pPr>
            <w:del w:id="1733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invoice（PDF，必需，多份）；hawb（PDF / 图片，必需，单份）；msds（PDF，可选）；shipper_decl（PDF，可选）</w:delText>
              </w:r>
            </w:del>
          </w:p>
        </w:tc>
      </w:tr>
      <w:tr w:rsidR="00D1328D" w:rsidDel="00D05CBF" w14:paraId="0938106D" w14:textId="0C6B0A94">
        <w:trPr>
          <w:cantSplit/>
          <w:del w:id="1734" w:author="Li, Chandler Changjun" w:date="2026-10-20T21:17:00Z"/>
        </w:trPr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6B" w14:textId="12A3C6F0" w:rsidR="00D1328D" w:rsidDel="00D05CBF" w:rsidRDefault="003C487A">
            <w:pPr>
              <w:spacing w:line="260" w:lineRule="auto"/>
              <w:rPr>
                <w:del w:id="1735" w:author="Li, Chandler Changjun" w:date="2026-10-20T21:17:00Z" w16du:dateUtc="2026-10-20T13:17:00Z"/>
              </w:rPr>
            </w:pPr>
            <w:del w:id="1736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绑定流程</w:delText>
              </w:r>
            </w:del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6C" w14:textId="7C3EB322" w:rsidR="00D1328D" w:rsidDel="00D05CBF" w:rsidRDefault="003C487A">
            <w:pPr>
              <w:spacing w:line="260" w:lineRule="auto"/>
              <w:rPr>
                <w:del w:id="1737" w:author="Li, Chandler Changjun" w:date="2026-10-20T21:17:00Z" w16du:dateUtc="2026-10-20T13:17:00Z"/>
              </w:rPr>
            </w:pPr>
            <w:del w:id="1738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case-3-mbplap</w:delText>
              </w:r>
            </w:del>
          </w:p>
        </w:tc>
      </w:tr>
    </w:tbl>
    <w:p w14:paraId="0938106E" w14:textId="0181808C" w:rsidR="00D1328D" w:rsidDel="00D05CBF" w:rsidRDefault="00D1328D">
      <w:pPr>
        <w:spacing w:after="80"/>
        <w:rPr>
          <w:del w:id="1739" w:author="Li, Chandler Changjun" w:date="2026-10-20T21:17:00Z" w16du:dateUtc="2026-10-20T13:17:00Z"/>
        </w:rPr>
      </w:pPr>
    </w:p>
    <w:p w14:paraId="0938106F" w14:textId="60B7E93E" w:rsidR="00D1328D" w:rsidDel="00D05CBF" w:rsidRDefault="003C487A">
      <w:pPr>
        <w:pStyle w:val="ListParagraph"/>
        <w:numPr>
          <w:ilvl w:val="0"/>
          <w:numId w:val="2"/>
        </w:numPr>
        <w:spacing w:after="40"/>
        <w:rPr>
          <w:del w:id="1740" w:author="Li, Chandler Changjun" w:date="2026-10-20T21:17:00Z" w16du:dateUtc="2026-10-20T13:17:00Z"/>
        </w:rPr>
      </w:pPr>
      <w:del w:id="1741" w:author="Li, Chandler Changjun" w:date="2026-10-20T21:17:00Z" w16du:dateUtc="2026-10-20T13:17:00Z">
        <w:r w:rsidDel="00D05CBF">
          <w:delText>试运行：按当前条件对样本邮件模拟，显示命中 / 未命中及原因，不创建任务。</w:delText>
        </w:r>
      </w:del>
    </w:p>
    <w:p w14:paraId="09381070" w14:textId="4D0222C3" w:rsidR="00D1328D" w:rsidDel="00D05CBF" w:rsidRDefault="003C487A">
      <w:pPr>
        <w:pStyle w:val="ListParagraph"/>
        <w:numPr>
          <w:ilvl w:val="0"/>
          <w:numId w:val="2"/>
        </w:numPr>
        <w:spacing w:after="40"/>
        <w:rPr>
          <w:del w:id="1742" w:author="Li, Chandler Changjun" w:date="2026-10-20T21:17:00Z" w16du:dateUtc="2026-10-20T13:17:00Z"/>
        </w:rPr>
      </w:pPr>
      <w:del w:id="1743" w:author="Li, Chandler Changjun" w:date="2026-10-20T21:17:00Z" w16du:dateUtc="2026-10-20T13:17:00Z">
        <w:r w:rsidDel="00D05CBF">
          <w:delText>停用规则不影响已创建的任务。</w:delText>
        </w:r>
      </w:del>
    </w:p>
    <w:p w14:paraId="09381071" w14:textId="0047B71F" w:rsidR="00D1328D" w:rsidDel="00D05CBF" w:rsidRDefault="003C487A">
      <w:pPr>
        <w:pStyle w:val="Heading3"/>
        <w:rPr>
          <w:del w:id="1744" w:author="Li, Chandler Changjun" w:date="2026-10-20T21:17:00Z" w16du:dateUtc="2026-10-20T13:17:00Z"/>
        </w:rPr>
      </w:pPr>
      <w:bookmarkStart w:id="1745" w:name="_Toc242459668"/>
      <w:del w:id="1746" w:author="Li, Chandler Changjun" w:date="2026-10-20T21:17:00Z" w16du:dateUtc="2026-10-20T13:17:00Z">
        <w:r w:rsidDel="00D05CBF">
          <w:delText>7.3.5 邮件中心 · 邮件模板（F-05）</w:delText>
        </w:r>
        <w:bookmarkEnd w:id="1745"/>
      </w:del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5"/>
        <w:gridCol w:w="8281"/>
      </w:tblGrid>
      <w:tr w:rsidR="00D1328D" w:rsidDel="00D05CBF" w14:paraId="09381074" w14:textId="3D42FEFD">
        <w:trPr>
          <w:cantSplit/>
          <w:tblHeader/>
          <w:del w:id="1747" w:author="Li, Chandler Changjun" w:date="2026-10-20T21:17:00Z"/>
        </w:trPr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72" w14:textId="35911B1D" w:rsidR="00D1328D" w:rsidDel="00D05CBF" w:rsidRDefault="003C487A">
            <w:pPr>
              <w:spacing w:line="260" w:lineRule="auto"/>
              <w:rPr>
                <w:del w:id="1748" w:author="Li, Chandler Changjun" w:date="2026-10-20T21:17:00Z" w16du:dateUtc="2026-10-20T13:17:00Z"/>
              </w:rPr>
            </w:pPr>
            <w:del w:id="1749" w:author="Li, Chandler Changjun" w:date="2026-10-20T21:17:00Z" w16du:dateUtc="2026-10-20T13:17:00Z">
              <w:r w:rsidDel="00D05CBF">
                <w:rPr>
                  <w:b/>
                  <w:bCs/>
                  <w:sz w:val="16"/>
                  <w:szCs w:val="16"/>
                </w:rPr>
                <w:delText>字段</w:delText>
              </w:r>
            </w:del>
          </w:p>
        </w:tc>
        <w:tc>
          <w:tcPr>
            <w:tcW w:w="8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73" w14:textId="4F95B4B9" w:rsidR="00D1328D" w:rsidDel="00D05CBF" w:rsidRDefault="003C487A">
            <w:pPr>
              <w:spacing w:line="260" w:lineRule="auto"/>
              <w:rPr>
                <w:del w:id="1750" w:author="Li, Chandler Changjun" w:date="2026-10-20T21:17:00Z" w16du:dateUtc="2026-10-20T13:17:00Z"/>
              </w:rPr>
            </w:pPr>
            <w:del w:id="1751" w:author="Li, Chandler Changjun" w:date="2026-10-20T21:17:00Z" w16du:dateUtc="2026-10-20T13:17:00Z">
              <w:r w:rsidDel="00D05CBF">
                <w:rPr>
                  <w:b/>
                  <w:bCs/>
                  <w:sz w:val="16"/>
                  <w:szCs w:val="16"/>
                </w:rPr>
                <w:delText>规则</w:delText>
              </w:r>
            </w:del>
          </w:p>
        </w:tc>
      </w:tr>
      <w:tr w:rsidR="00D1328D" w:rsidDel="00D05CBF" w14:paraId="09381077" w14:textId="2BBC781F">
        <w:trPr>
          <w:cantSplit/>
          <w:del w:id="1752" w:author="Li, Chandler Changjun" w:date="2026-10-20T21:17:00Z"/>
        </w:trPr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75" w14:textId="16E839B5" w:rsidR="00D1328D" w:rsidDel="00D05CBF" w:rsidRDefault="003C487A">
            <w:pPr>
              <w:spacing w:line="260" w:lineRule="auto"/>
              <w:rPr>
                <w:del w:id="1753" w:author="Li, Chandler Changjun" w:date="2026-10-20T21:17:00Z" w16du:dateUtc="2026-10-20T13:17:00Z"/>
              </w:rPr>
            </w:pPr>
            <w:del w:id="1754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收件人</w:delText>
              </w:r>
            </w:del>
          </w:p>
        </w:tc>
        <w:tc>
          <w:tcPr>
            <w:tcW w:w="8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76" w14:textId="688AB130" w:rsidR="00D1328D" w:rsidDel="00D05CBF" w:rsidRDefault="003C487A">
            <w:pPr>
              <w:spacing w:line="260" w:lineRule="auto"/>
              <w:rPr>
                <w:del w:id="1755" w:author="Li, Chandler Changjun" w:date="2026-10-20T21:17:00Z" w16du:dateUtc="2026-10-20T13:17:00Z"/>
              </w:rPr>
            </w:pPr>
            <w:del w:id="1756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默认为 Email Mapping List 中该 PDC 的收件人，可勾选（全选 / 清空）</w:delText>
              </w:r>
            </w:del>
          </w:p>
        </w:tc>
      </w:tr>
      <w:tr w:rsidR="00D1328D" w:rsidDel="00D05CBF" w14:paraId="0938107A" w14:textId="4121B9C1">
        <w:trPr>
          <w:cantSplit/>
          <w:del w:id="1757" w:author="Li, Chandler Changjun" w:date="2026-10-20T21:17:00Z"/>
        </w:trPr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78" w14:textId="0CC11328" w:rsidR="00D1328D" w:rsidDel="00D05CBF" w:rsidRDefault="003C487A">
            <w:pPr>
              <w:spacing w:line="260" w:lineRule="auto"/>
              <w:rPr>
                <w:del w:id="1758" w:author="Li, Chandler Changjun" w:date="2026-10-20T21:17:00Z" w16du:dateUtc="2026-10-20T13:17:00Z"/>
              </w:rPr>
            </w:pPr>
            <w:del w:id="1759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抄送</w:delText>
              </w:r>
            </w:del>
          </w:p>
        </w:tc>
        <w:tc>
          <w:tcPr>
            <w:tcW w:w="8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79" w14:textId="72083D39" w:rsidR="00D1328D" w:rsidDel="00D05CBF" w:rsidRDefault="003C487A">
            <w:pPr>
              <w:spacing w:line="260" w:lineRule="auto"/>
              <w:rPr>
                <w:del w:id="1760" w:author="Li, Chandler Changjun" w:date="2026-10-20T21:17:00Z" w16du:dateUtc="2026-10-20T13:17:00Z"/>
              </w:rPr>
            </w:pPr>
            <w:del w:id="1761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可填写</w:delText>
              </w:r>
            </w:del>
          </w:p>
        </w:tc>
      </w:tr>
      <w:tr w:rsidR="00D1328D" w:rsidDel="00D05CBF" w14:paraId="0938107D" w14:textId="0E7DB854">
        <w:trPr>
          <w:cantSplit/>
          <w:del w:id="1762" w:author="Li, Chandler Changjun" w:date="2026-10-20T21:17:00Z"/>
        </w:trPr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7B" w14:textId="3C6BF728" w:rsidR="00D1328D" w:rsidDel="00D05CBF" w:rsidRDefault="003C487A">
            <w:pPr>
              <w:spacing w:line="260" w:lineRule="auto"/>
              <w:rPr>
                <w:del w:id="1763" w:author="Li, Chandler Changjun" w:date="2026-10-20T21:17:00Z" w16du:dateUtc="2026-10-20T13:17:00Z"/>
              </w:rPr>
            </w:pPr>
            <w:del w:id="1764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主题</w:delText>
              </w:r>
            </w:del>
          </w:p>
        </w:tc>
        <w:tc>
          <w:tcPr>
            <w:tcW w:w="8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7C" w14:textId="4E68331D" w:rsidR="00D1328D" w:rsidDel="00D05CBF" w:rsidRDefault="003C487A">
            <w:pPr>
              <w:spacing w:line="260" w:lineRule="auto"/>
              <w:rPr>
                <w:del w:id="1765" w:author="Li, Chandler Changjun" w:date="2026-10-20T21:17:00Z" w16du:dateUtc="2026-10-20T13:17:00Z"/>
              </w:rPr>
            </w:pPr>
            <w:del w:id="1766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默认“Re: {原预报邮件主题}”，不能为空</w:delText>
              </w:r>
            </w:del>
          </w:p>
        </w:tc>
      </w:tr>
      <w:tr w:rsidR="00D1328D" w:rsidDel="00D05CBF" w14:paraId="09381080" w14:textId="39DFF740">
        <w:trPr>
          <w:cantSplit/>
          <w:del w:id="1767" w:author="Li, Chandler Changjun" w:date="2026-10-20T21:17:00Z"/>
        </w:trPr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7E" w14:textId="2F2D2EC8" w:rsidR="00D1328D" w:rsidDel="00D05CBF" w:rsidRDefault="003C487A">
            <w:pPr>
              <w:spacing w:line="260" w:lineRule="auto"/>
              <w:rPr>
                <w:del w:id="1768" w:author="Li, Chandler Changjun" w:date="2026-10-20T21:17:00Z" w16du:dateUtc="2026-10-20T13:17:00Z"/>
              </w:rPr>
            </w:pPr>
            <w:del w:id="1769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正文</w:delText>
              </w:r>
            </w:del>
          </w:p>
        </w:tc>
        <w:tc>
          <w:tcPr>
            <w:tcW w:w="8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7F" w14:textId="50788054" w:rsidR="00D1328D" w:rsidDel="00D05CBF" w:rsidRDefault="003C487A">
            <w:pPr>
              <w:spacing w:line="260" w:lineRule="auto"/>
              <w:rPr>
                <w:del w:id="1770" w:author="Li, Chandler Changjun" w:date="2026-10-20T21:17:00Z" w16du:dateUtc="2026-10-20T13:17:00Z"/>
              </w:rPr>
            </w:pPr>
            <w:del w:id="1771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默认 R6.5 文案，不能为空</w:delText>
              </w:r>
            </w:del>
          </w:p>
        </w:tc>
      </w:tr>
      <w:tr w:rsidR="00D1328D" w:rsidDel="00D05CBF" w14:paraId="09381083" w14:textId="5CE388AF">
        <w:trPr>
          <w:cantSplit/>
          <w:del w:id="1772" w:author="Li, Chandler Changjun" w:date="2026-10-20T21:17:00Z"/>
        </w:trPr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81" w14:textId="574E8143" w:rsidR="00D1328D" w:rsidDel="00D05CBF" w:rsidRDefault="003C487A">
            <w:pPr>
              <w:spacing w:line="260" w:lineRule="auto"/>
              <w:rPr>
                <w:del w:id="1773" w:author="Li, Chandler Changjun" w:date="2026-10-20T21:17:00Z" w16du:dateUtc="2026-10-20T13:17:00Z"/>
              </w:rPr>
            </w:pPr>
            <w:del w:id="1774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运行记录表</w:delText>
              </w:r>
            </w:del>
          </w:p>
        </w:tc>
        <w:tc>
          <w:tcPr>
            <w:tcW w:w="8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82" w14:textId="64BA5F36" w:rsidR="00D1328D" w:rsidDel="00D05CBF" w:rsidRDefault="003C487A">
            <w:pPr>
              <w:spacing w:line="260" w:lineRule="auto"/>
              <w:rPr>
                <w:del w:id="1775" w:author="Li, Chandler Changjun" w:date="2026-10-20T21:17:00Z" w16du:dateUtc="2026-10-20T13:17:00Z"/>
              </w:rPr>
            </w:pPr>
            <w:del w:id="1776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按 8.0.5 自动填充本票数据</w:delText>
              </w:r>
            </w:del>
          </w:p>
        </w:tc>
      </w:tr>
    </w:tbl>
    <w:p w14:paraId="09381084" w14:textId="1FFF9B43" w:rsidR="00D1328D" w:rsidDel="00D05CBF" w:rsidRDefault="00D1328D">
      <w:pPr>
        <w:spacing w:after="80"/>
        <w:rPr>
          <w:del w:id="1777" w:author="Li, Chandler Changjun" w:date="2026-10-20T21:17:00Z" w16du:dateUtc="2026-10-20T13:17:00Z"/>
        </w:rPr>
      </w:pPr>
    </w:p>
    <w:p w14:paraId="09381085" w14:textId="4DEC522A" w:rsidR="00D1328D" w:rsidDel="00D05CBF" w:rsidRDefault="003C487A">
      <w:pPr>
        <w:spacing w:after="80"/>
        <w:rPr>
          <w:del w:id="1778" w:author="Li, Chandler Changjun" w:date="2026-10-20T21:17:00Z" w16du:dateUtc="2026-10-20T13:17:00Z"/>
        </w:rPr>
      </w:pPr>
      <w:del w:id="1779" w:author="Li, Chandler Changjun" w:date="2026-10-20T21:17:00Z" w16du:dateUtc="2026-10-20T13:17:00Z">
        <w:r w:rsidDel="00D05CBF">
          <w:delText>已发送列表：邮件编号 / 主题 / HAWB No. / 发送日期 / 状态。</w:delText>
        </w:r>
      </w:del>
    </w:p>
    <w:p w14:paraId="09381086" w14:textId="3F585DF4" w:rsidR="00D1328D" w:rsidDel="00D05CBF" w:rsidRDefault="003C487A">
      <w:pPr>
        <w:pStyle w:val="Heading3"/>
        <w:rPr>
          <w:del w:id="1780" w:author="Li, Chandler Changjun" w:date="2026-10-20T21:17:00Z" w16du:dateUtc="2026-10-20T13:17:00Z"/>
        </w:rPr>
      </w:pPr>
      <w:bookmarkStart w:id="1781" w:name="_Toc242459669"/>
      <w:del w:id="1782" w:author="Li, Chandler Changjun" w:date="2026-10-20T21:17:00Z" w16du:dateUtc="2026-10-20T13:17:00Z">
        <w:r w:rsidDel="00D05CBF">
          <w:delText>7.3.6 配置中心 · INV&amp;DN 导入模板（F-06）</w:delText>
        </w:r>
        <w:bookmarkEnd w:id="1781"/>
      </w:del>
    </w:p>
    <w:p w14:paraId="09381087" w14:textId="2B4964D8" w:rsidR="00D1328D" w:rsidDel="00D05CBF" w:rsidRDefault="003C487A">
      <w:pPr>
        <w:keepNext/>
        <w:spacing w:before="120" w:after="40"/>
        <w:jc w:val="center"/>
        <w:rPr>
          <w:del w:id="1783" w:author="Li, Chandler Changjun" w:date="2026-10-20T21:17:00Z" w16du:dateUtc="2026-10-20T13:17:00Z"/>
        </w:rPr>
      </w:pPr>
      <w:del w:id="1784" w:author="Li, Chandler Changjun" w:date="2026-10-20T21:17:00Z" w16du:dateUtc="2026-10-20T13:17:00Z">
        <w:r w:rsidDel="00D05CBF">
          <w:rPr>
            <w:noProof/>
          </w:rPr>
          <w:drawing>
            <wp:inline distT="0" distB="0" distL="0" distR="0" wp14:anchorId="093813EA" wp14:editId="093813EB">
              <wp:extent cx="6286500" cy="3933825"/>
              <wp:effectExtent l="0" t="0" r="0" b="0"/>
              <wp:docPr id="1404954383" name="Picture 140495438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>
                        <a:picLocks noChangeAspect="1" noChangeArrowheads="1"/>
                      </pic:cNvPicPr>
                    </pic:nvPicPr>
                    <pic:blipFill>
                      <a:blip r:embed="rId2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286500" cy="39338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9381088" w14:textId="754CE6C5" w:rsidR="00D1328D" w:rsidDel="00D05CBF" w:rsidRDefault="003C487A">
      <w:pPr>
        <w:spacing w:after="160"/>
        <w:jc w:val="center"/>
        <w:rPr>
          <w:del w:id="1785" w:author="Li, Chandler Changjun" w:date="2026-10-20T21:17:00Z" w16du:dateUtc="2026-10-20T13:17:00Z"/>
        </w:rPr>
      </w:pPr>
      <w:del w:id="1786" w:author="Li, Chandler Changjun" w:date="2026-10-20T21:17:00Z" w16du:dateUtc="2026-10-20T13:17:00Z">
        <w:r w:rsidDel="00D05CBF">
          <w:rPr>
            <w:color w:val="595959"/>
            <w:sz w:val="16"/>
            <w:szCs w:val="16"/>
          </w:rPr>
          <w:delText>配置中心</w:delText>
        </w:r>
      </w:del>
    </w:p>
    <w:p w14:paraId="09381089" w14:textId="13B4C2EC" w:rsidR="00D1328D" w:rsidDel="00D05CBF" w:rsidRDefault="003C487A">
      <w:pPr>
        <w:spacing w:after="80"/>
        <w:rPr>
          <w:del w:id="1787" w:author="Li, Chandler Changjun" w:date="2026-10-20T21:17:00Z" w16du:dateUtc="2026-10-20T13:17:00Z"/>
        </w:rPr>
      </w:pPr>
      <w:del w:id="1788" w:author="Li, Chandler Changjun" w:date="2026-10-20T21:17:00Z" w16du:dateUtc="2026-10-20T13:17:00Z">
        <w:r w:rsidDel="00D05CBF">
          <w:delText>只配置 INV&amp;DN 导入模板。</w:delText>
        </w:r>
      </w:del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6"/>
        <w:gridCol w:w="8980"/>
      </w:tblGrid>
      <w:tr w:rsidR="00D1328D" w:rsidDel="00D05CBF" w14:paraId="0938108C" w14:textId="0C070588">
        <w:trPr>
          <w:cantSplit/>
          <w:tblHeader/>
          <w:del w:id="1789" w:author="Li, Chandler Changjun" w:date="2026-10-20T21:17:00Z"/>
        </w:trPr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8A" w14:textId="49653AB6" w:rsidR="00D1328D" w:rsidDel="00D05CBF" w:rsidRDefault="003C487A">
            <w:pPr>
              <w:spacing w:line="260" w:lineRule="auto"/>
              <w:rPr>
                <w:del w:id="1790" w:author="Li, Chandler Changjun" w:date="2026-10-20T21:17:00Z" w16du:dateUtc="2026-10-20T13:17:00Z"/>
              </w:rPr>
            </w:pPr>
            <w:del w:id="1791" w:author="Li, Chandler Changjun" w:date="2026-10-20T21:17:00Z" w16du:dateUtc="2026-10-20T13:17:00Z">
              <w:r w:rsidDel="00D05CBF">
                <w:rPr>
                  <w:b/>
                  <w:bCs/>
                  <w:sz w:val="16"/>
                  <w:szCs w:val="16"/>
                </w:rPr>
                <w:delText>项</w:delText>
              </w:r>
            </w:del>
          </w:p>
        </w:tc>
        <w:tc>
          <w:tcPr>
            <w:tcW w:w="8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8B" w14:textId="0DFF08F3" w:rsidR="00D1328D" w:rsidDel="00D05CBF" w:rsidRDefault="003C487A">
            <w:pPr>
              <w:spacing w:line="260" w:lineRule="auto"/>
              <w:rPr>
                <w:del w:id="1792" w:author="Li, Chandler Changjun" w:date="2026-10-20T21:17:00Z" w16du:dateUtc="2026-10-20T13:17:00Z"/>
              </w:rPr>
            </w:pPr>
            <w:del w:id="1793" w:author="Li, Chandler Changjun" w:date="2026-10-20T21:17:00Z" w16du:dateUtc="2026-10-20T13:17:00Z">
              <w:r w:rsidDel="00D05CBF">
                <w:rPr>
                  <w:b/>
                  <w:bCs/>
                  <w:sz w:val="16"/>
                  <w:szCs w:val="16"/>
                </w:rPr>
                <w:delText>规则</w:delText>
              </w:r>
            </w:del>
          </w:p>
        </w:tc>
      </w:tr>
      <w:tr w:rsidR="00D1328D" w:rsidDel="00D05CBF" w14:paraId="0938108F" w14:textId="78B6591E">
        <w:trPr>
          <w:cantSplit/>
          <w:del w:id="1794" w:author="Li, Chandler Changjun" w:date="2026-10-20T21:17:00Z"/>
        </w:trPr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8D" w14:textId="3BC350BD" w:rsidR="00D1328D" w:rsidDel="00D05CBF" w:rsidRDefault="003C487A">
            <w:pPr>
              <w:spacing w:line="260" w:lineRule="auto"/>
              <w:rPr>
                <w:del w:id="1795" w:author="Li, Chandler Changjun" w:date="2026-10-20T21:17:00Z" w16du:dateUtc="2026-10-20T13:17:00Z"/>
              </w:rPr>
            </w:pPr>
            <w:del w:id="1796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列表列</w:delText>
              </w:r>
            </w:del>
          </w:p>
        </w:tc>
        <w:tc>
          <w:tcPr>
            <w:tcW w:w="8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8E" w14:textId="404380F0" w:rsidR="00D1328D" w:rsidDel="00D05CBF" w:rsidRDefault="003C487A">
            <w:pPr>
              <w:spacing w:line="260" w:lineRule="auto"/>
              <w:rPr>
                <w:del w:id="1797" w:author="Li, Chandler Changjun" w:date="2026-10-20T21:17:00Z" w16du:dateUtc="2026-10-20T13:17:00Z"/>
              </w:rPr>
            </w:pPr>
            <w:del w:id="1798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配置项 / 当前文件 / 版本 / 更新时间 / 状态（平台默认 / 已替换）</w:delText>
              </w:r>
            </w:del>
          </w:p>
        </w:tc>
      </w:tr>
      <w:tr w:rsidR="00D1328D" w:rsidDel="00D05CBF" w14:paraId="09381092" w14:textId="7C0CE3C7">
        <w:trPr>
          <w:cantSplit/>
          <w:del w:id="1799" w:author="Li, Chandler Changjun" w:date="2026-10-20T21:17:00Z"/>
        </w:trPr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90" w14:textId="53BA02B6" w:rsidR="00D1328D" w:rsidDel="00D05CBF" w:rsidRDefault="003C487A">
            <w:pPr>
              <w:spacing w:line="260" w:lineRule="auto"/>
              <w:rPr>
                <w:del w:id="1800" w:author="Li, Chandler Changjun" w:date="2026-10-20T21:17:00Z" w16du:dateUtc="2026-10-20T13:17:00Z"/>
              </w:rPr>
            </w:pPr>
            <w:del w:id="1801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默认模板</w:delText>
              </w:r>
            </w:del>
          </w:p>
        </w:tc>
        <w:tc>
          <w:tcPr>
            <w:tcW w:w="8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91" w14:textId="4B7253FD" w:rsidR="00D1328D" w:rsidDel="00D05CBF" w:rsidRDefault="003C487A">
            <w:pPr>
              <w:spacing w:line="260" w:lineRule="auto"/>
              <w:rPr>
                <w:del w:id="1802" w:author="Li, Chandler Changjun" w:date="2026-10-20T21:17:00Z" w16du:dateUtc="2026-10-20T13:17:00Z"/>
              </w:rPr>
            </w:pPr>
            <w:del w:id="1803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导入模板-INV 表头 24 列 / 导入模板-INV 表体 14 列 / 导入模板-DN表头 9 列 / 导入模板-DN表体 5 列（8.0.2）</w:delText>
              </w:r>
            </w:del>
          </w:p>
        </w:tc>
      </w:tr>
      <w:tr w:rsidR="00D1328D" w:rsidDel="00D05CBF" w14:paraId="09381095" w14:textId="27252037">
        <w:trPr>
          <w:cantSplit/>
          <w:del w:id="1804" w:author="Li, Chandler Changjun" w:date="2026-10-20T21:17:00Z"/>
        </w:trPr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93" w14:textId="1AF425DF" w:rsidR="00D1328D" w:rsidDel="00D05CBF" w:rsidRDefault="003C487A">
            <w:pPr>
              <w:spacing w:line="260" w:lineRule="auto"/>
              <w:rPr>
                <w:del w:id="1805" w:author="Li, Chandler Changjun" w:date="2026-10-20T21:17:00Z" w16du:dateUtc="2026-10-20T13:17:00Z"/>
              </w:rPr>
            </w:pPr>
            <w:del w:id="1806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查看</w:delText>
              </w:r>
            </w:del>
          </w:p>
        </w:tc>
        <w:tc>
          <w:tcPr>
            <w:tcW w:w="8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94" w14:textId="0DA8FE01" w:rsidR="00D1328D" w:rsidDel="00D05CBF" w:rsidRDefault="003C487A">
            <w:pPr>
              <w:spacing w:line="260" w:lineRule="auto"/>
              <w:rPr>
                <w:del w:id="1807" w:author="Li, Chandler Changjun" w:date="2026-10-20T21:17:00Z" w16du:dateUtc="2026-10-20T13:17:00Z"/>
              </w:rPr>
            </w:pPr>
            <w:del w:id="1808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显示当前文件、版本、各 sheet 列结构</w:delText>
              </w:r>
            </w:del>
          </w:p>
        </w:tc>
      </w:tr>
      <w:tr w:rsidR="00D1328D" w:rsidDel="00D05CBF" w14:paraId="09381098" w14:textId="6E6C9503">
        <w:trPr>
          <w:cantSplit/>
          <w:del w:id="1809" w:author="Li, Chandler Changjun" w:date="2026-10-20T21:17:00Z"/>
        </w:trPr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96" w14:textId="16455923" w:rsidR="00D1328D" w:rsidDel="00D05CBF" w:rsidRDefault="003C487A">
            <w:pPr>
              <w:spacing w:line="260" w:lineRule="auto"/>
              <w:rPr>
                <w:del w:id="1810" w:author="Li, Chandler Changjun" w:date="2026-10-20T21:17:00Z" w16du:dateUtc="2026-10-20T13:17:00Z"/>
              </w:rPr>
            </w:pPr>
            <w:del w:id="1811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编辑</w:delText>
              </w:r>
            </w:del>
          </w:p>
        </w:tc>
        <w:tc>
          <w:tcPr>
            <w:tcW w:w="8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97" w14:textId="033DA195" w:rsidR="00D1328D" w:rsidDel="00D05CBF" w:rsidRDefault="003C487A">
            <w:pPr>
              <w:spacing w:line="260" w:lineRule="auto"/>
              <w:rPr>
                <w:del w:id="1812" w:author="Li, Chandler Changjun" w:date="2026-10-20T21:17:00Z" w16du:dateUtc="2026-10-20T13:17:00Z"/>
              </w:rPr>
            </w:pPr>
            <w:del w:id="1813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可删除不需要的字段，保存后版本 +1</w:delText>
              </w:r>
            </w:del>
          </w:p>
        </w:tc>
      </w:tr>
      <w:tr w:rsidR="00D1328D" w:rsidDel="00D05CBF" w14:paraId="0938109B" w14:textId="688B07FF">
        <w:trPr>
          <w:cantSplit/>
          <w:del w:id="1814" w:author="Li, Chandler Changjun" w:date="2026-10-20T21:17:00Z"/>
        </w:trPr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99" w14:textId="73D0C6A1" w:rsidR="00D1328D" w:rsidDel="00D05CBF" w:rsidRDefault="003C487A">
            <w:pPr>
              <w:spacing w:line="260" w:lineRule="auto"/>
              <w:rPr>
                <w:del w:id="1815" w:author="Li, Chandler Changjun" w:date="2026-10-20T21:17:00Z" w16du:dateUtc="2026-10-20T13:17:00Z"/>
              </w:rPr>
            </w:pPr>
            <w:del w:id="1816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上传</w:delText>
              </w:r>
            </w:del>
          </w:p>
        </w:tc>
        <w:tc>
          <w:tcPr>
            <w:tcW w:w="8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9A" w14:textId="7360EDAD" w:rsidR="00D1328D" w:rsidDel="00D05CBF" w:rsidRDefault="003C487A">
            <w:pPr>
              <w:spacing w:line="260" w:lineRule="auto"/>
              <w:rPr>
                <w:del w:id="1817" w:author="Li, Chandler Changjun" w:date="2026-10-20T21:17:00Z" w16du:dateUtc="2026-10-20T13:17:00Z"/>
              </w:rPr>
            </w:pPr>
            <w:del w:id="1818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仅 .xlsx，不超过 20 MB，不能为空文件；成功后版本 +1</w:delText>
              </w:r>
            </w:del>
          </w:p>
        </w:tc>
      </w:tr>
      <w:tr w:rsidR="00D1328D" w:rsidDel="00D05CBF" w14:paraId="0938109E" w14:textId="095BBDFB">
        <w:trPr>
          <w:cantSplit/>
          <w:del w:id="1819" w:author="Li, Chandler Changjun" w:date="2026-10-20T21:17:00Z"/>
        </w:trPr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9C" w14:textId="0650871D" w:rsidR="00D1328D" w:rsidDel="00D05CBF" w:rsidRDefault="003C487A">
            <w:pPr>
              <w:spacing w:line="260" w:lineRule="auto"/>
              <w:rPr>
                <w:del w:id="1820" w:author="Li, Chandler Changjun" w:date="2026-10-20T21:17:00Z" w16du:dateUtc="2026-10-20T13:17:00Z"/>
              </w:rPr>
            </w:pPr>
            <w:del w:id="1821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生效</w:delText>
              </w:r>
            </w:del>
          </w:p>
        </w:tc>
        <w:tc>
          <w:tcPr>
            <w:tcW w:w="8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9D" w14:textId="1905AA1C" w:rsidR="00D1328D" w:rsidDel="00D05CBF" w:rsidRDefault="003C487A">
            <w:pPr>
              <w:spacing w:line="260" w:lineRule="auto"/>
              <w:rPr>
                <w:del w:id="1822" w:author="Li, Chandler Changjun" w:date="2026-10-20T21:17:00Z" w16du:dateUtc="2026-10-20T13:17:00Z"/>
              </w:rPr>
            </w:pPr>
            <w:del w:id="1823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后续任务使用最新版本</w:delText>
              </w:r>
            </w:del>
          </w:p>
        </w:tc>
      </w:tr>
    </w:tbl>
    <w:p w14:paraId="0938109F" w14:textId="1F93F671" w:rsidR="00D1328D" w:rsidDel="00D05CBF" w:rsidRDefault="00D1328D">
      <w:pPr>
        <w:spacing w:after="80"/>
        <w:rPr>
          <w:del w:id="1824" w:author="Li, Chandler Changjun" w:date="2026-10-20T21:17:00Z" w16du:dateUtc="2026-10-20T13:17:00Z"/>
        </w:rPr>
      </w:pPr>
    </w:p>
    <w:p w14:paraId="093810A0" w14:textId="3565D55B" w:rsidR="00D1328D" w:rsidDel="00D05CBF" w:rsidRDefault="003C487A">
      <w:pPr>
        <w:pStyle w:val="Heading3"/>
        <w:rPr>
          <w:del w:id="1825" w:author="Li, Chandler Changjun" w:date="2026-10-20T21:17:00Z" w16du:dateUtc="2026-10-20T13:17:00Z"/>
        </w:rPr>
      </w:pPr>
      <w:bookmarkStart w:id="1826" w:name="_Toc242459670"/>
      <w:del w:id="1827" w:author="Li, Chandler Changjun" w:date="2026-10-20T21:17:00Z" w16du:dateUtc="2026-10-20T13:17:00Z">
        <w:r w:rsidDel="00D05CBF">
          <w:delText>7.3.7 Share Point（F-07）</w:delText>
        </w:r>
        <w:bookmarkEnd w:id="1826"/>
      </w:del>
    </w:p>
    <w:p w14:paraId="093810A1" w14:textId="684913C7" w:rsidR="00D1328D" w:rsidDel="00D05CBF" w:rsidRDefault="003C487A">
      <w:pPr>
        <w:keepNext/>
        <w:spacing w:before="120" w:after="40"/>
        <w:jc w:val="center"/>
        <w:rPr>
          <w:del w:id="1828" w:author="Li, Chandler Changjun" w:date="2026-10-20T21:17:00Z" w16du:dateUtc="2026-10-20T13:17:00Z"/>
        </w:rPr>
      </w:pPr>
      <w:del w:id="1829" w:author="Li, Chandler Changjun" w:date="2026-10-20T21:17:00Z" w16du:dateUtc="2026-10-20T13:17:00Z">
        <w:r w:rsidDel="00D05CBF">
          <w:rPr>
            <w:noProof/>
          </w:rPr>
          <w:drawing>
            <wp:inline distT="0" distB="0" distL="0" distR="0" wp14:anchorId="093813EC" wp14:editId="093813ED">
              <wp:extent cx="6286500" cy="3933825"/>
              <wp:effectExtent l="0" t="0" r="0" b="0"/>
              <wp:docPr id="1106413623" name="Picture 110641362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>
                        <a:picLocks noChangeAspect="1" noChangeArrowheads="1"/>
                      </pic:cNvPicPr>
                    </pic:nvPicPr>
                    <pic:blipFill>
                      <a:blip r:embed="rId30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286500" cy="39338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93810A2" w14:textId="52197EA9" w:rsidR="00D1328D" w:rsidDel="00D05CBF" w:rsidRDefault="003C487A">
      <w:pPr>
        <w:spacing w:after="160"/>
        <w:jc w:val="center"/>
        <w:rPr>
          <w:del w:id="1830" w:author="Li, Chandler Changjun" w:date="2026-10-20T21:17:00Z" w16du:dateUtc="2026-10-20T13:17:00Z"/>
        </w:rPr>
      </w:pPr>
      <w:del w:id="1831" w:author="Li, Chandler Changjun" w:date="2026-10-20T21:17:00Z" w16du:dateUtc="2026-10-20T13:17:00Z">
        <w:r w:rsidDel="00D05CBF">
          <w:rPr>
            <w:color w:val="595959"/>
            <w:sz w:val="16"/>
            <w:szCs w:val="16"/>
          </w:rPr>
          <w:delText>Share Point</w:delText>
        </w:r>
      </w:del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6"/>
        <w:gridCol w:w="8350"/>
      </w:tblGrid>
      <w:tr w:rsidR="00D1328D" w:rsidDel="00D05CBF" w14:paraId="093810A5" w14:textId="64E47C5E">
        <w:trPr>
          <w:cantSplit/>
          <w:tblHeader/>
          <w:del w:id="1832" w:author="Li, Chandler Changjun" w:date="2026-10-20T21:17:00Z"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A3" w14:textId="6B25280E" w:rsidR="00D1328D" w:rsidDel="00D05CBF" w:rsidRDefault="003C487A">
            <w:pPr>
              <w:spacing w:line="260" w:lineRule="auto"/>
              <w:rPr>
                <w:del w:id="1833" w:author="Li, Chandler Changjun" w:date="2026-10-20T21:17:00Z" w16du:dateUtc="2026-10-20T13:17:00Z"/>
              </w:rPr>
            </w:pPr>
            <w:del w:id="1834" w:author="Li, Chandler Changjun" w:date="2026-10-20T21:17:00Z" w16du:dateUtc="2026-10-20T13:17:00Z">
              <w:r w:rsidDel="00D05CBF">
                <w:rPr>
                  <w:b/>
                  <w:bCs/>
                  <w:sz w:val="16"/>
                  <w:szCs w:val="16"/>
                </w:rPr>
                <w:delText>项</w:delText>
              </w:r>
            </w:del>
          </w:p>
        </w:tc>
        <w:tc>
          <w:tcPr>
            <w:tcW w:w="8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A4" w14:textId="11AE4046" w:rsidR="00D1328D" w:rsidDel="00D05CBF" w:rsidRDefault="003C487A">
            <w:pPr>
              <w:spacing w:line="260" w:lineRule="auto"/>
              <w:rPr>
                <w:del w:id="1835" w:author="Li, Chandler Changjun" w:date="2026-10-20T21:17:00Z" w16du:dateUtc="2026-10-20T13:17:00Z"/>
              </w:rPr>
            </w:pPr>
            <w:del w:id="1836" w:author="Li, Chandler Changjun" w:date="2026-10-20T21:17:00Z" w16du:dateUtc="2026-10-20T13:17:00Z">
              <w:r w:rsidDel="00D05CBF">
                <w:rPr>
                  <w:b/>
                  <w:bCs/>
                  <w:sz w:val="16"/>
                  <w:szCs w:val="16"/>
                </w:rPr>
                <w:delText>规则</w:delText>
              </w:r>
            </w:del>
          </w:p>
        </w:tc>
      </w:tr>
      <w:tr w:rsidR="00D1328D" w:rsidDel="00D05CBF" w14:paraId="093810A8" w14:textId="17E361D3">
        <w:trPr>
          <w:cantSplit/>
          <w:del w:id="1837" w:author="Li, Chandler Changjun" w:date="2026-10-20T21:17:00Z"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A6" w14:textId="61B9C44D" w:rsidR="00D1328D" w:rsidDel="00D05CBF" w:rsidRDefault="003C487A">
            <w:pPr>
              <w:spacing w:line="260" w:lineRule="auto"/>
              <w:rPr>
                <w:del w:id="1838" w:author="Li, Chandler Changjun" w:date="2026-10-20T21:17:00Z" w16du:dateUtc="2026-10-20T13:17:00Z"/>
              </w:rPr>
            </w:pPr>
            <w:del w:id="1839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目录</w:delText>
              </w:r>
            </w:del>
          </w:p>
        </w:tc>
        <w:tc>
          <w:tcPr>
            <w:tcW w:w="8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A7" w14:textId="39CD6689" w:rsidR="00D1328D" w:rsidDel="00D05CBF" w:rsidRDefault="003C487A">
            <w:pPr>
              <w:spacing w:line="260" w:lineRule="auto"/>
              <w:rPr>
                <w:del w:id="1840" w:author="Li, Chandler Changjun" w:date="2026-10-20T21:17:00Z" w16du:dateUtc="2026-10-20T13:17:00Z"/>
              </w:rPr>
            </w:pPr>
            <w:del w:id="1841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见 6.1 归档结构</w:delText>
              </w:r>
            </w:del>
          </w:p>
        </w:tc>
      </w:tr>
      <w:tr w:rsidR="00D1328D" w:rsidDel="00D05CBF" w14:paraId="093810AB" w14:textId="2936C56A">
        <w:trPr>
          <w:cantSplit/>
          <w:del w:id="1842" w:author="Li, Chandler Changjun" w:date="2026-10-20T21:17:00Z"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A9" w14:textId="0F953E7B" w:rsidR="00D1328D" w:rsidDel="00D05CBF" w:rsidRDefault="003C487A">
            <w:pPr>
              <w:spacing w:line="260" w:lineRule="auto"/>
              <w:rPr>
                <w:del w:id="1843" w:author="Li, Chandler Changjun" w:date="2026-10-20T21:17:00Z" w16du:dateUtc="2026-10-20T13:17:00Z"/>
              </w:rPr>
            </w:pPr>
            <w:del w:id="1844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文件列表</w:delText>
              </w:r>
            </w:del>
          </w:p>
        </w:tc>
        <w:tc>
          <w:tcPr>
            <w:tcW w:w="8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AA" w14:textId="76941000" w:rsidR="00D1328D" w:rsidDel="00D05CBF" w:rsidRDefault="003C487A">
            <w:pPr>
              <w:spacing w:line="260" w:lineRule="auto"/>
              <w:rPr>
                <w:del w:id="1845" w:author="Li, Chandler Changjun" w:date="2026-10-20T21:17:00Z" w16du:dateUtc="2026-10-20T13:17:00Z"/>
              </w:rPr>
            </w:pPr>
            <w:del w:id="1846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名称 / 修改日期 / 类型 / 大小；文件夹在前，按修改日期倒序</w:delText>
              </w:r>
            </w:del>
          </w:p>
        </w:tc>
      </w:tr>
      <w:tr w:rsidR="00D1328D" w:rsidDel="00D05CBF" w14:paraId="093810AE" w14:textId="4A76F9DB">
        <w:trPr>
          <w:cantSplit/>
          <w:del w:id="1847" w:author="Li, Chandler Changjun" w:date="2026-10-20T21:17:00Z"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AC" w14:textId="7CC7B950" w:rsidR="00D1328D" w:rsidDel="00D05CBF" w:rsidRDefault="003C487A">
            <w:pPr>
              <w:spacing w:line="260" w:lineRule="auto"/>
              <w:rPr>
                <w:del w:id="1848" w:author="Li, Chandler Changjun" w:date="2026-10-20T21:17:00Z" w16du:dateUtc="2026-10-20T13:17:00Z"/>
              </w:rPr>
            </w:pPr>
            <w:del w:id="1849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搜索</w:delText>
              </w:r>
            </w:del>
          </w:p>
        </w:tc>
        <w:tc>
          <w:tcPr>
            <w:tcW w:w="8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AD" w14:textId="1D2C604C" w:rsidR="00D1328D" w:rsidDel="00D05CBF" w:rsidRDefault="003C487A">
            <w:pPr>
              <w:spacing w:line="260" w:lineRule="auto"/>
              <w:rPr>
                <w:del w:id="1850" w:author="Li, Chandler Changjun" w:date="2026-10-20T21:17:00Z" w16du:dateUtc="2026-10-20T13:17:00Z"/>
              </w:rPr>
            </w:pPr>
            <w:del w:id="1851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当前文件夹内按名称过滤</w:delText>
              </w:r>
            </w:del>
          </w:p>
        </w:tc>
      </w:tr>
      <w:tr w:rsidR="00D1328D" w:rsidDel="00D05CBF" w14:paraId="093810B1" w14:textId="28AE87E9">
        <w:trPr>
          <w:cantSplit/>
          <w:del w:id="1852" w:author="Li, Chandler Changjun" w:date="2026-10-20T21:17:00Z"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AF" w14:textId="593F191A" w:rsidR="00D1328D" w:rsidDel="00D05CBF" w:rsidRDefault="003C487A">
            <w:pPr>
              <w:spacing w:line="260" w:lineRule="auto"/>
              <w:rPr>
                <w:del w:id="1853" w:author="Li, Chandler Changjun" w:date="2026-10-20T21:17:00Z" w16du:dateUtc="2026-10-20T13:17:00Z"/>
              </w:rPr>
            </w:pPr>
            <w:del w:id="1854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操作</w:delText>
              </w:r>
            </w:del>
          </w:p>
        </w:tc>
        <w:tc>
          <w:tcPr>
            <w:tcW w:w="8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B0" w14:textId="3BDD0250" w:rsidR="00D1328D" w:rsidDel="00D05CBF" w:rsidRDefault="003C487A">
            <w:pPr>
              <w:spacing w:line="260" w:lineRule="auto"/>
              <w:rPr>
                <w:del w:id="1855" w:author="Li, Chandler Changjun" w:date="2026-10-20T21:17:00Z" w16du:dateUtc="2026-10-20T13:17:00Z"/>
              </w:rPr>
            </w:pPr>
            <w:del w:id="1856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下载、复制路径；只读</w:delText>
              </w:r>
            </w:del>
          </w:p>
        </w:tc>
      </w:tr>
    </w:tbl>
    <w:p w14:paraId="093810B2" w14:textId="4AA0CF1C" w:rsidR="00D1328D" w:rsidDel="00D05CBF" w:rsidRDefault="00D1328D">
      <w:pPr>
        <w:spacing w:after="80"/>
        <w:rPr>
          <w:del w:id="1857" w:author="Li, Chandler Changjun" w:date="2026-10-20T21:17:00Z" w16du:dateUtc="2026-10-20T13:17:00Z"/>
        </w:rPr>
      </w:pPr>
    </w:p>
    <w:p w14:paraId="093810B3" w14:textId="24E3CC45" w:rsidR="00D1328D" w:rsidDel="00D05CBF" w:rsidRDefault="003C487A">
      <w:pPr>
        <w:pStyle w:val="Heading3"/>
        <w:rPr>
          <w:del w:id="1858" w:author="Li, Chandler Changjun" w:date="2026-10-20T21:17:00Z" w16du:dateUtc="2026-10-20T13:17:00Z"/>
        </w:rPr>
      </w:pPr>
      <w:bookmarkStart w:id="1859" w:name="_Toc242459671"/>
      <w:del w:id="1860" w:author="Li, Chandler Changjun" w:date="2026-10-20T21:17:00Z" w16du:dateUtc="2026-10-20T13:17:00Z">
        <w:r w:rsidDel="00D05CBF">
          <w:delText>7.3.8 提醒中心（F-08）</w:delText>
        </w:r>
        <w:bookmarkEnd w:id="1859"/>
      </w:del>
    </w:p>
    <w:p w14:paraId="093810B4" w14:textId="3BDCF5D5" w:rsidR="00D1328D" w:rsidDel="00D05CBF" w:rsidRDefault="003C487A">
      <w:pPr>
        <w:keepNext/>
        <w:spacing w:before="120" w:after="40"/>
        <w:jc w:val="center"/>
        <w:rPr>
          <w:del w:id="1861" w:author="Li, Chandler Changjun" w:date="2026-10-20T21:17:00Z" w16du:dateUtc="2026-10-20T13:17:00Z"/>
        </w:rPr>
      </w:pPr>
      <w:del w:id="1862" w:author="Li, Chandler Changjun" w:date="2026-10-20T21:17:00Z" w16du:dateUtc="2026-10-20T13:17:00Z">
        <w:r w:rsidDel="00D05CBF">
          <w:rPr>
            <w:noProof/>
          </w:rPr>
          <w:drawing>
            <wp:inline distT="0" distB="0" distL="0" distR="0" wp14:anchorId="093813EE" wp14:editId="093813EF">
              <wp:extent cx="6286500" cy="3057525"/>
              <wp:effectExtent l="0" t="0" r="0" b="0"/>
              <wp:docPr id="825830378" name="Picture 82583037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>
                        <a:picLocks noChangeAspect="1" noChangeArrowheads="1"/>
                      </pic:cNvPicPr>
                    </pic:nvPicPr>
                    <pic:blipFill>
                      <a:blip r:embed="rId31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286500" cy="30575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93810B5" w14:textId="0D2A960D" w:rsidR="00D1328D" w:rsidDel="00D05CBF" w:rsidRDefault="003C487A">
      <w:pPr>
        <w:spacing w:after="160"/>
        <w:jc w:val="center"/>
        <w:rPr>
          <w:del w:id="1863" w:author="Li, Chandler Changjun" w:date="2026-10-20T21:17:00Z" w16du:dateUtc="2026-10-20T13:17:00Z"/>
        </w:rPr>
      </w:pPr>
      <w:del w:id="1864" w:author="Li, Chandler Changjun" w:date="2026-10-20T21:17:00Z" w16du:dateUtc="2026-10-20T13:17:00Z">
        <w:r w:rsidDel="00D05CBF">
          <w:rPr>
            <w:color w:val="595959"/>
            <w:sz w:val="16"/>
            <w:szCs w:val="16"/>
          </w:rPr>
          <w:delText>提醒中心</w:delText>
        </w:r>
      </w:del>
    </w:p>
    <w:p w14:paraId="093810B6" w14:textId="65C3ABB1" w:rsidR="00D1328D" w:rsidDel="00D05CBF" w:rsidRDefault="003C487A">
      <w:pPr>
        <w:pStyle w:val="ListParagraph"/>
        <w:numPr>
          <w:ilvl w:val="0"/>
          <w:numId w:val="2"/>
        </w:numPr>
        <w:spacing w:after="40"/>
        <w:rPr>
          <w:del w:id="1865" w:author="Li, Chandler Changjun" w:date="2026-10-20T21:17:00Z" w16du:dateUtc="2026-10-20T13:17:00Z"/>
        </w:rPr>
      </w:pPr>
      <w:del w:id="1866" w:author="Li, Chandler Changjun" w:date="2026-10-20T21:17:00Z" w16du:dateUtc="2026-10-20T13:17:00Z">
        <w:r w:rsidDel="00D05CBF">
          <w:delText>任务进入待人工处理时生成站内提醒：标题为原因，内容为任务编号；点击进入任务详情；支持“全部已读”。</w:delText>
        </w:r>
      </w:del>
    </w:p>
    <w:p w14:paraId="093810B7" w14:textId="43EC4C78" w:rsidR="00D1328D" w:rsidDel="00D05CBF" w:rsidRDefault="003C487A">
      <w:pPr>
        <w:pStyle w:val="ListParagraph"/>
        <w:numPr>
          <w:ilvl w:val="0"/>
          <w:numId w:val="2"/>
        </w:numPr>
        <w:spacing w:after="40"/>
        <w:rPr>
          <w:del w:id="1867" w:author="Li, Chandler Changjun" w:date="2026-10-20T21:17:00Z" w16du:dateUtc="2026-10-20T13:17:00Z"/>
        </w:rPr>
      </w:pPr>
      <w:del w:id="1868" w:author="Li, Chandler Changjun" w:date="2026-10-20T21:17:00Z" w16du:dateUtc="2026-10-20T13:17:00Z">
        <w:r w:rsidDel="00D05CBF">
          <w:delText>MBZ/DN No. : PID 多对一时必须提醒业务。</w:delText>
        </w:r>
      </w:del>
    </w:p>
    <w:p w14:paraId="093810B8" w14:textId="72DF39E7" w:rsidR="00D1328D" w:rsidDel="00D05CBF" w:rsidRDefault="003C487A">
      <w:pPr>
        <w:pStyle w:val="Heading3"/>
        <w:rPr>
          <w:del w:id="1869" w:author="Li, Chandler Changjun" w:date="2026-10-20T21:17:00Z" w16du:dateUtc="2026-10-20T13:17:00Z"/>
        </w:rPr>
      </w:pPr>
      <w:bookmarkStart w:id="1870" w:name="_Toc242459672"/>
      <w:del w:id="1871" w:author="Li, Chandler Changjun" w:date="2026-10-20T21:17:00Z" w16du:dateUtc="2026-10-20T13:17:00Z">
        <w:r w:rsidDel="00D05CBF">
          <w:delText>7.3.9 上传中心（F-09）</w:delText>
        </w:r>
        <w:bookmarkEnd w:id="1870"/>
      </w:del>
    </w:p>
    <w:p w14:paraId="093810B9" w14:textId="5E74838E" w:rsidR="00D1328D" w:rsidDel="00D05CBF" w:rsidRDefault="003C487A">
      <w:pPr>
        <w:spacing w:after="80"/>
        <w:rPr>
          <w:del w:id="1872" w:author="Li, Chandler Changjun" w:date="2026-10-20T21:17:00Z" w16du:dateUtc="2026-10-20T13:17:00Z"/>
        </w:rPr>
      </w:pPr>
      <w:del w:id="1873" w:author="Li, Chandler Changjun" w:date="2026-10-20T21:17:00Z" w16du:dateUtc="2026-10-20T13:17:00Z">
        <w:r w:rsidDel="00D05CBF">
          <w:delText>Case 3 不使用，显示空状态。</w:delText>
        </w:r>
      </w:del>
    </w:p>
    <w:p w14:paraId="093810BA" w14:textId="3A983F95" w:rsidR="00D1328D" w:rsidDel="00D05CBF" w:rsidRDefault="003C487A">
      <w:pPr>
        <w:pStyle w:val="Heading2"/>
        <w:rPr>
          <w:del w:id="1874" w:author="Li, Chandler Changjun" w:date="2026-10-20T21:17:00Z" w16du:dateUtc="2026-10-20T13:17:00Z"/>
        </w:rPr>
      </w:pPr>
      <w:bookmarkStart w:id="1875" w:name="_Toc242459673"/>
      <w:del w:id="1876" w:author="Li, Chandler Changjun" w:date="2026-10-20T21:17:00Z" w16du:dateUtc="2026-10-20T13:17:00Z">
        <w:r w:rsidDel="00D05CBF">
          <w:delText>7.4 节点实现规格</w:delText>
        </w:r>
        <w:bookmarkEnd w:id="1875"/>
      </w:del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7"/>
        <w:gridCol w:w="1624"/>
        <w:gridCol w:w="3366"/>
        <w:gridCol w:w="2130"/>
        <w:gridCol w:w="1589"/>
      </w:tblGrid>
      <w:tr w:rsidR="00D1328D" w:rsidDel="00D05CBF" w14:paraId="093810C0" w14:textId="78AA636F">
        <w:trPr>
          <w:cantSplit/>
          <w:tblHeader/>
          <w:del w:id="1877" w:author="Li, Chandler Changjun" w:date="2026-10-20T21:17:00Z"/>
        </w:trPr>
        <w:tc>
          <w:tcPr>
            <w:tcW w:w="1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BB" w14:textId="1577F104" w:rsidR="00D1328D" w:rsidDel="00D05CBF" w:rsidRDefault="003C487A">
            <w:pPr>
              <w:spacing w:line="260" w:lineRule="auto"/>
              <w:rPr>
                <w:del w:id="1878" w:author="Li, Chandler Changjun" w:date="2026-10-20T21:17:00Z" w16du:dateUtc="2026-10-20T13:17:00Z"/>
              </w:rPr>
            </w:pPr>
            <w:del w:id="1879" w:author="Li, Chandler Changjun" w:date="2026-10-20T21:17:00Z" w16du:dateUtc="2026-10-20T13:17:00Z">
              <w:r w:rsidDel="00D05CBF">
                <w:rPr>
                  <w:b/>
                  <w:bCs/>
                  <w:sz w:val="16"/>
                  <w:szCs w:val="16"/>
                </w:rPr>
                <w:delText>节点</w:delText>
              </w:r>
            </w:del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BC" w14:textId="1EFED5CA" w:rsidR="00D1328D" w:rsidDel="00D05CBF" w:rsidRDefault="003C487A">
            <w:pPr>
              <w:spacing w:line="260" w:lineRule="auto"/>
              <w:rPr>
                <w:del w:id="1880" w:author="Li, Chandler Changjun" w:date="2026-10-20T21:17:00Z" w16du:dateUtc="2026-10-20T13:17:00Z"/>
              </w:rPr>
            </w:pPr>
            <w:del w:id="1881" w:author="Li, Chandler Changjun" w:date="2026-10-20T21:17:00Z" w16du:dateUtc="2026-10-20T13:17:00Z">
              <w:r w:rsidDel="00D05CBF">
                <w:rPr>
                  <w:b/>
                  <w:bCs/>
                  <w:sz w:val="16"/>
                  <w:szCs w:val="16"/>
                </w:rPr>
                <w:delText>输入</w:delText>
              </w:r>
            </w:del>
          </w:p>
        </w:tc>
        <w:tc>
          <w:tcPr>
            <w:tcW w:w="3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BD" w14:textId="43DB25F3" w:rsidR="00D1328D" w:rsidDel="00D05CBF" w:rsidRDefault="003C487A">
            <w:pPr>
              <w:spacing w:line="260" w:lineRule="auto"/>
              <w:rPr>
                <w:del w:id="1882" w:author="Li, Chandler Changjun" w:date="2026-10-20T21:17:00Z" w16du:dateUtc="2026-10-20T13:17:00Z"/>
              </w:rPr>
            </w:pPr>
            <w:del w:id="1883" w:author="Li, Chandler Changjun" w:date="2026-10-20T21:17:00Z" w16du:dateUtc="2026-10-20T13:17:00Z">
              <w:r w:rsidDel="00D05CBF">
                <w:rPr>
                  <w:b/>
                  <w:bCs/>
                  <w:sz w:val="16"/>
                  <w:szCs w:val="16"/>
                </w:rPr>
                <w:delText>动作</w:delText>
              </w:r>
            </w:del>
          </w:p>
        </w:tc>
        <w:tc>
          <w:tcPr>
            <w:tcW w:w="2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BE" w14:textId="781415B5" w:rsidR="00D1328D" w:rsidDel="00D05CBF" w:rsidRDefault="003C487A">
            <w:pPr>
              <w:spacing w:line="260" w:lineRule="auto"/>
              <w:rPr>
                <w:del w:id="1884" w:author="Li, Chandler Changjun" w:date="2026-10-20T21:17:00Z" w16du:dateUtc="2026-10-20T13:17:00Z"/>
              </w:rPr>
            </w:pPr>
            <w:del w:id="1885" w:author="Li, Chandler Changjun" w:date="2026-10-20T21:17:00Z" w16du:dateUtc="2026-10-20T13:17:00Z">
              <w:r w:rsidDel="00D05CBF">
                <w:rPr>
                  <w:b/>
                  <w:bCs/>
                  <w:sz w:val="16"/>
                  <w:szCs w:val="16"/>
                </w:rPr>
                <w:delText>输出</w:delText>
              </w:r>
            </w:del>
          </w:p>
        </w:tc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BF" w14:textId="6B56B6A9" w:rsidR="00D1328D" w:rsidDel="00D05CBF" w:rsidRDefault="003C487A">
            <w:pPr>
              <w:spacing w:line="260" w:lineRule="auto"/>
              <w:rPr>
                <w:del w:id="1886" w:author="Li, Chandler Changjun" w:date="2026-10-20T21:17:00Z" w16du:dateUtc="2026-10-20T13:17:00Z"/>
              </w:rPr>
            </w:pPr>
            <w:del w:id="1887" w:author="Li, Chandler Changjun" w:date="2026-10-20T21:17:00Z" w16du:dateUtc="2026-10-20T13:17:00Z">
              <w:r w:rsidDel="00D05CBF">
                <w:rPr>
                  <w:b/>
                  <w:bCs/>
                  <w:sz w:val="16"/>
                  <w:szCs w:val="16"/>
                </w:rPr>
                <w:delText>停止 / 失败</w:delText>
              </w:r>
            </w:del>
          </w:p>
        </w:tc>
      </w:tr>
      <w:tr w:rsidR="00D1328D" w:rsidDel="00D05CBF" w14:paraId="093810C6" w14:textId="1A766CCB">
        <w:trPr>
          <w:cantSplit/>
          <w:del w:id="1888" w:author="Li, Chandler Changjun" w:date="2026-10-20T21:17:00Z"/>
        </w:trPr>
        <w:tc>
          <w:tcPr>
            <w:tcW w:w="1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C1" w14:textId="149478EC" w:rsidR="00D1328D" w:rsidDel="00D05CBF" w:rsidRDefault="003C487A">
            <w:pPr>
              <w:spacing w:line="260" w:lineRule="auto"/>
              <w:rPr>
                <w:del w:id="1889" w:author="Li, Chandler Changjun" w:date="2026-10-20T21:17:00Z" w16du:dateUtc="2026-10-20T13:17:00Z"/>
              </w:rPr>
            </w:pPr>
            <w:del w:id="1890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N1 捕捉邮件</w:delText>
              </w:r>
            </w:del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C2" w14:textId="1A5CF02E" w:rsidR="00D1328D" w:rsidDel="00D05CBF" w:rsidRDefault="003C487A">
            <w:pPr>
              <w:spacing w:line="260" w:lineRule="auto"/>
              <w:rPr>
                <w:del w:id="1891" w:author="Li, Chandler Changjun" w:date="2026-10-20T21:17:00Z" w16du:dateUtc="2026-10-20T13:17:00Z"/>
              </w:rPr>
            </w:pPr>
            <w:del w:id="1892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NPM 邮箱邮件</w:delText>
              </w:r>
            </w:del>
          </w:p>
        </w:tc>
        <w:tc>
          <w:tcPr>
            <w:tcW w:w="3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C3" w14:textId="57039681" w:rsidR="00D1328D" w:rsidDel="00D05CBF" w:rsidRDefault="003C487A">
            <w:pPr>
              <w:spacing w:line="260" w:lineRule="auto"/>
              <w:rPr>
                <w:del w:id="1893" w:author="Li, Chandler Changjun" w:date="2026-10-20T21:17:00Z" w16du:dateUtc="2026-10-20T13:17:00Z"/>
              </w:rPr>
            </w:pPr>
            <w:del w:id="1894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规则匹配（R1.1）；读取邮件正文；查重（R1.5）</w:delText>
              </w:r>
            </w:del>
          </w:p>
        </w:tc>
        <w:tc>
          <w:tcPr>
            <w:tcW w:w="2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C4" w14:textId="6EB11BDB" w:rsidR="00D1328D" w:rsidDel="00D05CBF" w:rsidRDefault="003C487A">
            <w:pPr>
              <w:spacing w:line="260" w:lineRule="auto"/>
              <w:rPr>
                <w:del w:id="1895" w:author="Li, Chandler Changjun" w:date="2026-10-20T21:17:00Z" w16du:dateUtc="2026-10-20T13:17:00Z"/>
              </w:rPr>
            </w:pPr>
            <w:del w:id="1896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任务 / 执行实例；Pre-alert receive date</w:delText>
              </w:r>
            </w:del>
          </w:p>
        </w:tc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C5" w14:textId="121DC0B4" w:rsidR="00D1328D" w:rsidDel="00D05CBF" w:rsidRDefault="003C487A">
            <w:pPr>
              <w:spacing w:line="260" w:lineRule="auto"/>
              <w:rPr>
                <w:del w:id="1897" w:author="Li, Chandler Changjun" w:date="2026-10-20T21:17:00Z" w16du:dateUtc="2026-10-20T13:17:00Z"/>
              </w:rPr>
            </w:pPr>
            <w:del w:id="1898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不命中：不建任务</w:delText>
              </w:r>
            </w:del>
          </w:p>
        </w:tc>
      </w:tr>
      <w:tr w:rsidR="00D1328D" w:rsidDel="00D05CBF" w14:paraId="093810CC" w14:textId="00C9FD87">
        <w:trPr>
          <w:cantSplit/>
          <w:del w:id="1899" w:author="Li, Chandler Changjun" w:date="2026-10-20T21:17:00Z"/>
        </w:trPr>
        <w:tc>
          <w:tcPr>
            <w:tcW w:w="1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C7" w14:textId="7F387BBB" w:rsidR="00D1328D" w:rsidDel="00D05CBF" w:rsidRDefault="003C487A">
            <w:pPr>
              <w:spacing w:line="260" w:lineRule="auto"/>
              <w:rPr>
                <w:del w:id="1900" w:author="Li, Chandler Changjun" w:date="2026-10-20T21:17:00Z" w16du:dateUtc="2026-10-20T13:17:00Z"/>
              </w:rPr>
            </w:pPr>
            <w:del w:id="1901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N2 下载附件重命名并归档</w:delText>
              </w:r>
            </w:del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C8" w14:textId="696F83C5" w:rsidR="00D1328D" w:rsidDel="00D05CBF" w:rsidRDefault="003C487A">
            <w:pPr>
              <w:spacing w:line="260" w:lineRule="auto"/>
              <w:rPr>
                <w:del w:id="1902" w:author="Li, Chandler Changjun" w:date="2026-10-20T21:17:00Z" w16du:dateUtc="2026-10-20T13:17:00Z"/>
              </w:rPr>
            </w:pPr>
            <w:del w:id="1903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邮件附件</w:delText>
              </w:r>
            </w:del>
          </w:p>
        </w:tc>
        <w:tc>
          <w:tcPr>
            <w:tcW w:w="3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C9" w14:textId="16080F36" w:rsidR="00D1328D" w:rsidDel="00D05CBF" w:rsidRDefault="003C487A">
            <w:pPr>
              <w:spacing w:line="260" w:lineRule="auto"/>
              <w:rPr>
                <w:del w:id="1904" w:author="Li, Chandler Changjun" w:date="2026-10-20T21:17:00Z" w16du:dateUtc="2026-10-20T13:17:00Z"/>
              </w:rPr>
            </w:pPr>
            <w:del w:id="1905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识别种类、重命名、归档（R2）</w:delText>
              </w:r>
            </w:del>
          </w:p>
        </w:tc>
        <w:tc>
          <w:tcPr>
            <w:tcW w:w="2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CA" w14:textId="78D368A1" w:rsidR="00D1328D" w:rsidDel="00D05CBF" w:rsidRDefault="003C487A">
            <w:pPr>
              <w:spacing w:line="260" w:lineRule="auto"/>
              <w:rPr>
                <w:del w:id="1906" w:author="Li, Chandler Changjun" w:date="2026-10-20T21:17:00Z" w16du:dateUtc="2026-10-20T13:17:00Z"/>
              </w:rPr>
            </w:pPr>
            <w:del w:id="1907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归档文件</w:delText>
              </w:r>
            </w:del>
          </w:p>
        </w:tc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CB" w14:textId="3B492981" w:rsidR="00D1328D" w:rsidDel="00D05CBF" w:rsidRDefault="003C487A">
            <w:pPr>
              <w:spacing w:line="260" w:lineRule="auto"/>
              <w:rPr>
                <w:del w:id="1908" w:author="Li, Chandler Changjun" w:date="2026-10-20T21:17:00Z" w16du:dateUtc="2026-10-20T13:17:00Z"/>
              </w:rPr>
            </w:pPr>
            <w:del w:id="1909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缺发票 / HAWB：待上传</w:delText>
              </w:r>
            </w:del>
          </w:p>
        </w:tc>
      </w:tr>
      <w:tr w:rsidR="00D1328D" w:rsidDel="00D05CBF" w14:paraId="093810D2" w14:textId="1D2A9544">
        <w:trPr>
          <w:cantSplit/>
          <w:del w:id="1910" w:author="Li, Chandler Changjun" w:date="2026-10-20T21:17:00Z"/>
        </w:trPr>
        <w:tc>
          <w:tcPr>
            <w:tcW w:w="1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CD" w14:textId="16A38D90" w:rsidR="00D1328D" w:rsidDel="00D05CBF" w:rsidRDefault="003C487A">
            <w:pPr>
              <w:spacing w:line="260" w:lineRule="auto"/>
              <w:rPr>
                <w:del w:id="1911" w:author="Li, Chandler Changjun" w:date="2026-10-20T21:17:00Z" w16du:dateUtc="2026-10-20T13:17:00Z"/>
              </w:rPr>
            </w:pPr>
            <w:del w:id="1912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N3 OCR识别</w:delText>
              </w:r>
            </w:del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CE" w14:textId="597B3E7A" w:rsidR="00D1328D" w:rsidDel="00D05CBF" w:rsidRDefault="003C487A">
            <w:pPr>
              <w:spacing w:line="260" w:lineRule="auto"/>
              <w:rPr>
                <w:del w:id="1913" w:author="Li, Chandler Changjun" w:date="2026-10-20T21:17:00Z" w16du:dateUtc="2026-10-20T13:17:00Z"/>
              </w:rPr>
            </w:pPr>
            <w:del w:id="1914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发票箱单 PDF；运单（PDF / 图片）</w:delText>
              </w:r>
            </w:del>
          </w:p>
        </w:tc>
        <w:tc>
          <w:tcPr>
            <w:tcW w:w="3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CF" w14:textId="141FF051" w:rsidR="00D1328D" w:rsidDel="00D05CBF" w:rsidRDefault="003C487A">
            <w:pPr>
              <w:spacing w:line="260" w:lineRule="auto"/>
              <w:rPr>
                <w:del w:id="1915" w:author="Li, Chandler Changjun" w:date="2026-10-20T21:17:00Z" w16du:dateUtc="2026-10-20T13:17:00Z"/>
              </w:rPr>
            </w:pPr>
            <w:del w:id="1916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识别 8.0.2、8.0.3 所需字段</w:delText>
              </w:r>
            </w:del>
          </w:p>
        </w:tc>
        <w:tc>
          <w:tcPr>
            <w:tcW w:w="2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D0" w14:textId="14C0D7A5" w:rsidR="00D1328D" w:rsidDel="00D05CBF" w:rsidRDefault="003C487A">
            <w:pPr>
              <w:spacing w:line="260" w:lineRule="auto"/>
              <w:rPr>
                <w:del w:id="1917" w:author="Li, Chandler Changjun" w:date="2026-10-20T21:17:00Z" w16du:dateUtc="2026-10-20T13:17:00Z"/>
              </w:rPr>
            </w:pPr>
            <w:del w:id="1918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识别字段</w:delText>
              </w:r>
            </w:del>
          </w:p>
        </w:tc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D1" w14:textId="194C3F71" w:rsidR="00D1328D" w:rsidDel="00D05CBF" w:rsidRDefault="003C487A">
            <w:pPr>
              <w:spacing w:line="260" w:lineRule="auto"/>
              <w:rPr>
                <w:del w:id="1919" w:author="Li, Chandler Changjun" w:date="2026-10-20T21:17:00Z" w16du:dateUtc="2026-10-20T13:17:00Z"/>
              </w:rPr>
            </w:pPr>
            <w:del w:id="1920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执行失败：失败</w:delText>
              </w:r>
            </w:del>
          </w:p>
        </w:tc>
      </w:tr>
      <w:tr w:rsidR="00D1328D" w:rsidDel="00D05CBF" w14:paraId="093810D8" w14:textId="10FC756B">
        <w:trPr>
          <w:cantSplit/>
          <w:del w:id="1921" w:author="Li, Chandler Changjun" w:date="2026-10-20T21:17:00Z"/>
        </w:trPr>
        <w:tc>
          <w:tcPr>
            <w:tcW w:w="1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D3" w14:textId="373219D2" w:rsidR="00D1328D" w:rsidDel="00D05CBF" w:rsidRDefault="003C487A">
            <w:pPr>
              <w:spacing w:line="260" w:lineRule="auto"/>
              <w:rPr>
                <w:del w:id="1922" w:author="Li, Chandler Changjun" w:date="2026-10-20T21:17:00Z" w16du:dateUtc="2026-10-20T13:17:00Z"/>
              </w:rPr>
            </w:pPr>
            <w:del w:id="1923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N4 填写发票导入模板</w:delText>
              </w:r>
            </w:del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D4" w14:textId="046D9957" w:rsidR="00D1328D" w:rsidDel="00D05CBF" w:rsidRDefault="003C487A">
            <w:pPr>
              <w:spacing w:line="260" w:lineRule="auto"/>
              <w:rPr>
                <w:del w:id="1924" w:author="Li, Chandler Changjun" w:date="2026-10-20T21:17:00Z" w16du:dateUtc="2026-10-20T13:17:00Z"/>
              </w:rPr>
            </w:pPr>
            <w:del w:id="1925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识别字段；最新版模板</w:delText>
              </w:r>
            </w:del>
          </w:p>
        </w:tc>
        <w:tc>
          <w:tcPr>
            <w:tcW w:w="3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D5" w14:textId="38CDAF7B" w:rsidR="00D1328D" w:rsidDel="00D05CBF" w:rsidRDefault="003C487A">
            <w:pPr>
              <w:spacing w:line="260" w:lineRule="auto"/>
              <w:rPr>
                <w:del w:id="1926" w:author="Li, Chandler Changjun" w:date="2026-10-20T21:17:00Z" w16du:dateUtc="2026-10-20T13:17:00Z"/>
              </w:rPr>
            </w:pPr>
            <w:del w:id="1927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填 4 个 sheet（8.0.2）；校验（R3.4、R3.5）</w:delText>
              </w:r>
            </w:del>
          </w:p>
        </w:tc>
        <w:tc>
          <w:tcPr>
            <w:tcW w:w="2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D6" w14:textId="6A247A04" w:rsidR="00D1328D" w:rsidDel="00D05CBF" w:rsidRDefault="003C487A">
            <w:pPr>
              <w:spacing w:line="260" w:lineRule="auto"/>
              <w:rPr>
                <w:del w:id="1928" w:author="Li, Chandler Changjun" w:date="2026-10-20T21:17:00Z" w16du:dateUtc="2026-10-20T13:17:00Z"/>
              </w:rPr>
            </w:pPr>
            <w:del w:id="1929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INV&amp;DN 模板</w:delText>
              </w:r>
            </w:del>
          </w:p>
        </w:tc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D7" w14:textId="3CE75032" w:rsidR="00D1328D" w:rsidDel="00D05CBF" w:rsidRDefault="003C487A">
            <w:pPr>
              <w:spacing w:line="260" w:lineRule="auto"/>
              <w:rPr>
                <w:del w:id="1930" w:author="Li, Chandler Changjun" w:date="2026-10-20T21:17:00Z" w16du:dateUtc="2026-10-20T13:17:00Z"/>
              </w:rPr>
            </w:pPr>
            <w:del w:id="1931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校验不通过：有差异</w:delText>
              </w:r>
            </w:del>
          </w:p>
        </w:tc>
      </w:tr>
      <w:tr w:rsidR="00D1328D" w:rsidDel="00D05CBF" w14:paraId="093810DE" w14:textId="01DC4434">
        <w:trPr>
          <w:cantSplit/>
          <w:del w:id="1932" w:author="Li, Chandler Changjun" w:date="2026-10-20T21:17:00Z"/>
        </w:trPr>
        <w:tc>
          <w:tcPr>
            <w:tcW w:w="1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D9" w14:textId="6F8B1FEA" w:rsidR="00D1328D" w:rsidDel="00D05CBF" w:rsidRDefault="003C487A">
            <w:pPr>
              <w:spacing w:line="260" w:lineRule="auto"/>
              <w:rPr>
                <w:del w:id="1933" w:author="Li, Chandler Changjun" w:date="2026-10-20T21:17:00Z" w16du:dateUtc="2026-10-20T13:17:00Z"/>
              </w:rPr>
            </w:pPr>
            <w:del w:id="1934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N5 导入发票</w:delText>
              </w:r>
            </w:del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DA" w14:textId="24BFC182" w:rsidR="00D1328D" w:rsidDel="00D05CBF" w:rsidRDefault="003C487A">
            <w:pPr>
              <w:spacing w:line="260" w:lineRule="auto"/>
              <w:rPr>
                <w:del w:id="1935" w:author="Li, Chandler Changjun" w:date="2026-10-20T21:17:00Z" w16du:dateUtc="2026-10-20T13:17:00Z"/>
              </w:rPr>
            </w:pPr>
            <w:del w:id="1936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INV&amp;DN 模板；发票 PDF</w:delText>
              </w:r>
            </w:del>
          </w:p>
        </w:tc>
        <w:tc>
          <w:tcPr>
            <w:tcW w:w="3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DB" w14:textId="16036B50" w:rsidR="00D1328D" w:rsidDel="00D05CBF" w:rsidRDefault="003C487A">
            <w:pPr>
              <w:spacing w:line="260" w:lineRule="auto"/>
              <w:rPr>
                <w:del w:id="1937" w:author="Li, Chandler Changjun" w:date="2026-10-20T21:17:00Z" w16du:dateUtc="2026-10-20T13:17:00Z"/>
              </w:rPr>
            </w:pPr>
            <w:del w:id="1938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导入（R4.1）；批量上传发票 PDF（R4.4）</w:delText>
              </w:r>
            </w:del>
          </w:p>
        </w:tc>
        <w:tc>
          <w:tcPr>
            <w:tcW w:w="2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DC" w14:textId="7D7AA24A" w:rsidR="00D1328D" w:rsidDel="00D05CBF" w:rsidRDefault="003C487A">
            <w:pPr>
              <w:spacing w:line="260" w:lineRule="auto"/>
              <w:rPr>
                <w:del w:id="1939" w:author="Li, Chandler Changjun" w:date="2026-10-20T21:17:00Z" w16du:dateUtc="2026-10-20T13:17:00Z"/>
              </w:rPr>
            </w:pPr>
            <w:del w:id="1940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Invoice data creation result；Invoice hardcopy upload</w:delText>
              </w:r>
            </w:del>
          </w:p>
        </w:tc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DD" w14:textId="70BC4627" w:rsidR="00D1328D" w:rsidDel="00D05CBF" w:rsidRDefault="003C487A">
            <w:pPr>
              <w:spacing w:line="260" w:lineRule="auto"/>
              <w:rPr>
                <w:del w:id="1941" w:author="Li, Chandler Changjun" w:date="2026-10-20T21:17:00Z" w16du:dateUtc="2026-10-20T13:17:00Z"/>
              </w:rPr>
            </w:pPr>
            <w:del w:id="1942" w:author="Li, Chandler Changjun" w:date="2026-10-20T21:17:00Z" w16du:dateUtc="2026-10-20T13:17:00Z">
              <w:r w:rsidDel="00D05CBF">
                <w:rPr>
                  <w:sz w:val="16"/>
                  <w:szCs w:val="16"/>
                </w:rPr>
                <w:delText>发票未创建：失败</w:delText>
              </w:r>
            </w:del>
          </w:p>
        </w:tc>
      </w:tr>
      <w:tr w:rsidR="00D1328D" w:rsidDel="00D05CBF" w14:paraId="093810E4" w14:textId="7D9B5D92">
        <w:trPr>
          <w:cantSplit/>
          <w:del w:id="1943" w:author="Li, Chandler Changjun" w:date="2026-10-20T21:18:00Z"/>
        </w:trPr>
        <w:tc>
          <w:tcPr>
            <w:tcW w:w="1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DF" w14:textId="4F497DC9" w:rsidR="00D1328D" w:rsidDel="00D05CBF" w:rsidRDefault="003C487A">
            <w:pPr>
              <w:spacing w:line="260" w:lineRule="auto"/>
              <w:rPr>
                <w:del w:id="1944" w:author="Li, Chandler Changjun" w:date="2026-10-20T21:18:00Z" w16du:dateUtc="2026-10-20T13:18:00Z"/>
              </w:rPr>
            </w:pPr>
            <w:del w:id="1945" w:author="Li, Chandler Changjun" w:date="2026-10-20T21:18:00Z" w16du:dateUtc="2026-10-20T13:18:00Z">
              <w:r w:rsidDel="00D05CBF">
                <w:rPr>
                  <w:sz w:val="16"/>
                  <w:szCs w:val="16"/>
                </w:rPr>
                <w:delText>N6 创建预报</w:delText>
              </w:r>
            </w:del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E0" w14:textId="206ABD07" w:rsidR="00D1328D" w:rsidDel="00D05CBF" w:rsidRDefault="003C487A">
            <w:pPr>
              <w:spacing w:line="260" w:lineRule="auto"/>
              <w:rPr>
                <w:del w:id="1946" w:author="Li, Chandler Changjun" w:date="2026-10-20T21:18:00Z" w16du:dateUtc="2026-10-20T13:18:00Z"/>
              </w:rPr>
            </w:pPr>
            <w:del w:id="1947" w:author="Li, Chandler Changjun" w:date="2026-10-20T21:18:00Z" w16du:dateUtc="2026-10-20T13:18:00Z">
              <w:r w:rsidDel="00D05CBF">
                <w:rPr>
                  <w:sz w:val="16"/>
                  <w:szCs w:val="16"/>
                </w:rPr>
                <w:delText>发票号；运单字段；邮件正文</w:delText>
              </w:r>
            </w:del>
          </w:p>
        </w:tc>
        <w:tc>
          <w:tcPr>
            <w:tcW w:w="3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E1" w14:textId="5BA5EB9F" w:rsidR="00D1328D" w:rsidDel="00D05CBF" w:rsidRDefault="003C487A">
            <w:pPr>
              <w:spacing w:line="260" w:lineRule="auto"/>
              <w:rPr>
                <w:del w:id="1948" w:author="Li, Chandler Changjun" w:date="2026-10-20T21:18:00Z" w16du:dateUtc="2026-10-20T13:18:00Z"/>
              </w:rPr>
            </w:pPr>
            <w:del w:id="1949" w:author="Li, Chandler Changjun" w:date="2026-10-20T21:18:00Z" w16du:dateUtc="2026-10-20T13:18:00Z">
              <w:r w:rsidDel="00D05CBF">
                <w:rPr>
                  <w:sz w:val="16"/>
                  <w:szCs w:val="16"/>
                </w:rPr>
                <w:delText>生成预报（R5.1）；填字段（8.0.3）；上传文档资料（R5.4）；读取 Difference</w:delText>
              </w:r>
            </w:del>
          </w:p>
        </w:tc>
        <w:tc>
          <w:tcPr>
            <w:tcW w:w="2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E2" w14:textId="50BEF959" w:rsidR="00D1328D" w:rsidDel="00D05CBF" w:rsidRDefault="003C487A">
            <w:pPr>
              <w:spacing w:line="260" w:lineRule="auto"/>
              <w:rPr>
                <w:del w:id="1950" w:author="Li, Chandler Changjun" w:date="2026-10-20T21:18:00Z" w16du:dateUtc="2026-10-20T13:18:00Z"/>
              </w:rPr>
            </w:pPr>
            <w:del w:id="1951" w:author="Li, Chandler Changjun" w:date="2026-10-20T21:18:00Z" w16du:dateUtc="2026-10-20T13:18:00Z">
              <w:r w:rsidDel="00D05CBF">
                <w:rPr>
                  <w:sz w:val="16"/>
                  <w:szCs w:val="16"/>
                </w:rPr>
                <w:delText>Difference；HAWB / MSDS / Shippers_Decl 上传结果</w:delText>
              </w:r>
            </w:del>
          </w:p>
        </w:tc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E3" w14:textId="7C0C440B" w:rsidR="00D1328D" w:rsidDel="00D05CBF" w:rsidRDefault="003C487A">
            <w:pPr>
              <w:spacing w:line="260" w:lineRule="auto"/>
              <w:rPr>
                <w:del w:id="1952" w:author="Li, Chandler Changjun" w:date="2026-10-20T21:18:00Z" w16du:dateUtc="2026-10-20T13:18:00Z"/>
              </w:rPr>
            </w:pPr>
            <w:del w:id="1953" w:author="Li, Chandler Changjun" w:date="2026-10-20T21:18:00Z" w16du:dateUtc="2026-10-20T13:18:00Z">
              <w:r w:rsidDel="00D05CBF">
                <w:rPr>
                  <w:sz w:val="16"/>
                  <w:szCs w:val="16"/>
                </w:rPr>
                <w:delText>Difference = Y：有差异，暂停</w:delText>
              </w:r>
            </w:del>
          </w:p>
        </w:tc>
      </w:tr>
      <w:tr w:rsidR="00D1328D" w:rsidDel="00D05CBF" w14:paraId="093810EA" w14:textId="22EF61C8">
        <w:trPr>
          <w:cantSplit/>
          <w:del w:id="1954" w:author="Li, Chandler Changjun" w:date="2026-10-20T21:18:00Z"/>
        </w:trPr>
        <w:tc>
          <w:tcPr>
            <w:tcW w:w="1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E5" w14:textId="25DB35EB" w:rsidR="00D1328D" w:rsidDel="00D05CBF" w:rsidRDefault="003C487A">
            <w:pPr>
              <w:spacing w:line="260" w:lineRule="auto"/>
              <w:rPr>
                <w:del w:id="1955" w:author="Li, Chandler Changjun" w:date="2026-10-20T21:18:00Z" w16du:dateUtc="2026-10-20T13:18:00Z"/>
              </w:rPr>
            </w:pPr>
            <w:del w:id="1956" w:author="Li, Chandler Changjun" w:date="2026-10-20T21:18:00Z" w16du:dateUtc="2026-10-20T13:18:00Z">
              <w:r w:rsidDel="00D05CBF">
                <w:rPr>
                  <w:sz w:val="16"/>
                  <w:szCs w:val="16"/>
                </w:rPr>
                <w:delText>N7 发送邮件通知</w:delText>
              </w:r>
            </w:del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E6" w14:textId="34DF1ADD" w:rsidR="00D1328D" w:rsidDel="00D05CBF" w:rsidRDefault="003C487A">
            <w:pPr>
              <w:spacing w:line="260" w:lineRule="auto"/>
              <w:rPr>
                <w:del w:id="1957" w:author="Li, Chandler Changjun" w:date="2026-10-20T21:18:00Z" w16du:dateUtc="2026-10-20T13:18:00Z"/>
              </w:rPr>
            </w:pPr>
            <w:del w:id="1958" w:author="Li, Chandler Changjun" w:date="2026-10-20T21:18:00Z" w16du:dateUtc="2026-10-20T13:18:00Z">
              <w:r w:rsidDel="00D05CBF">
                <w:rPr>
                  <w:sz w:val="16"/>
                  <w:szCs w:val="16"/>
                </w:rPr>
                <w:delText>运行记录；邮件模板</w:delText>
              </w:r>
            </w:del>
          </w:p>
        </w:tc>
        <w:tc>
          <w:tcPr>
            <w:tcW w:w="3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E7" w14:textId="17E7EDAA" w:rsidR="00D1328D" w:rsidDel="00D05CBF" w:rsidRDefault="003C487A">
            <w:pPr>
              <w:spacing w:line="260" w:lineRule="auto"/>
              <w:rPr>
                <w:del w:id="1959" w:author="Li, Chandler Changjun" w:date="2026-10-20T21:18:00Z" w16du:dateUtc="2026-10-20T13:18:00Z"/>
              </w:rPr>
            </w:pPr>
            <w:del w:id="1960" w:author="Li, Chandler Changjun" w:date="2026-10-20T21:18:00Z" w16du:dateUtc="2026-10-20T13:18:00Z">
              <w:r w:rsidDel="00D05CBF">
                <w:rPr>
                  <w:sz w:val="16"/>
                  <w:szCs w:val="16"/>
                </w:rPr>
                <w:delText>回复原邮件（R6）；写年度运行记录（R7）</w:delText>
              </w:r>
            </w:del>
          </w:p>
        </w:tc>
        <w:tc>
          <w:tcPr>
            <w:tcW w:w="2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E8" w14:textId="778B7CBF" w:rsidR="00D1328D" w:rsidDel="00D05CBF" w:rsidRDefault="003C487A">
            <w:pPr>
              <w:spacing w:line="260" w:lineRule="auto"/>
              <w:rPr>
                <w:del w:id="1961" w:author="Li, Chandler Changjun" w:date="2026-10-20T21:18:00Z" w16du:dateUtc="2026-10-20T13:18:00Z"/>
              </w:rPr>
            </w:pPr>
            <w:del w:id="1962" w:author="Li, Chandler Changjun" w:date="2026-10-20T21:18:00Z" w16du:dateUtc="2026-10-20T13:18:00Z">
              <w:r w:rsidDel="00D05CBF">
                <w:rPr>
                  <w:sz w:val="16"/>
                  <w:szCs w:val="16"/>
                </w:rPr>
                <w:delText>回信；运行记录</w:delText>
              </w:r>
            </w:del>
          </w:p>
        </w:tc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E9" w14:textId="00D5BE3A" w:rsidR="00D1328D" w:rsidDel="00D05CBF" w:rsidRDefault="003C487A">
            <w:pPr>
              <w:spacing w:line="260" w:lineRule="auto"/>
              <w:rPr>
                <w:del w:id="1963" w:author="Li, Chandler Changjun" w:date="2026-10-20T21:18:00Z" w16du:dateUtc="2026-10-20T13:18:00Z"/>
              </w:rPr>
            </w:pPr>
            <w:del w:id="1964" w:author="Li, Chandler Changjun" w:date="2026-10-20T21:18:00Z" w16du:dateUtc="2026-10-20T13:18:00Z">
              <w:r w:rsidDel="00D05CBF">
                <w:rPr>
                  <w:sz w:val="16"/>
                  <w:szCs w:val="16"/>
                </w:rPr>
                <w:delText>执行失败：失败</w:delText>
              </w:r>
            </w:del>
          </w:p>
        </w:tc>
      </w:tr>
    </w:tbl>
    <w:p w14:paraId="48F06CAE" w14:textId="77777777" w:rsidR="00295622" w:rsidRDefault="00295622" w:rsidP="00D05CBF">
      <w:pPr>
        <w:rPr>
          <w:ins w:id="1965" w:author="Li, Chandler Changjun" w:date="2026-10-20T21:18:00Z" w16du:dateUtc="2026-10-20T13:18:00Z"/>
        </w:rPr>
      </w:pPr>
      <w:ins w:id="1966" w:author="Li, Chandler Changjun" w:date="2026-10-20T21:18:00Z" w16du:dateUtc="2026-10-20T13:18:00Z">
        <w:r w:rsidRPr="00295622">
          <w:t>Case 3 以一个 HAWB No. 为一票任务。系统收到 MBPLAP Pre-alert 预报邮件后自动执行 7 个节点：</w:t>
        </w:r>
      </w:ins>
    </w:p>
    <w:p w14:paraId="2E93DACC" w14:textId="77777777" w:rsidR="00295622" w:rsidRDefault="00295622" w:rsidP="00D05CBF">
      <w:pPr>
        <w:rPr>
          <w:ins w:id="1967" w:author="Li, Chandler Changjun" w:date="2026-10-20T21:18:00Z" w16du:dateUtc="2026-10-20T13:18:00Z"/>
        </w:rPr>
      </w:pPr>
      <w:ins w:id="1968" w:author="Li, Chandler Changjun" w:date="2026-10-20T21:18:00Z" w16du:dateUtc="2026-10-20T13:18:00Z">
        <w:r w:rsidRPr="00295622">
          <w:t>捕捉邮件 → 下载附件重命名并归档 → OCR识别 → 填写发票导入模板 → 导入发票 → 创建预报 → 发送邮件通知。</w:t>
        </w:r>
      </w:ins>
    </w:p>
    <w:p w14:paraId="093810EB" w14:textId="59690FE6" w:rsidR="00D1328D" w:rsidDel="00295622" w:rsidRDefault="00295622" w:rsidP="00D05CBF">
      <w:pPr>
        <w:rPr>
          <w:del w:id="1969" w:author="Li, Chandler Changjun" w:date="2026-10-20T21:18:00Z" w16du:dateUtc="2026-10-20T13:18:00Z"/>
        </w:rPr>
      </w:pPr>
      <w:ins w:id="1970" w:author="Li, Chandler Changjun" w:date="2026-10-20T21:18:00Z" w16du:dateUtc="2026-10-20T13:18:00Z">
        <w:r w:rsidRPr="00295622">
          <w:t>本节说明业务人员在 Portal 上查看、处理、配置这票任务的页面和交互。</w:t>
        </w:r>
      </w:ins>
    </w:p>
    <w:p w14:paraId="4506521E" w14:textId="77777777" w:rsidR="00295622" w:rsidRPr="00295622" w:rsidRDefault="00295622">
      <w:pPr>
        <w:spacing w:after="80"/>
        <w:rPr>
          <w:ins w:id="1971" w:author="Li, Chandler Changjun" w:date="2026-10-20T21:18:00Z" w16du:dateUtc="2026-10-20T13:18:00Z"/>
        </w:rPr>
      </w:pPr>
    </w:p>
    <w:p w14:paraId="6C10740F" w14:textId="77777777" w:rsidR="007A500E" w:rsidRDefault="007A500E">
      <w:pPr>
        <w:pStyle w:val="Heading2"/>
        <w:rPr>
          <w:ins w:id="1972" w:author="Li, Chandler Changjun" w:date="2026-10-20T21:19:00Z" w16du:dateUtc="2026-10-20T13:19:00Z"/>
        </w:rPr>
        <w:pPrChange w:id="1973" w:author="Li, Chandler Changjun" w:date="2026-10-20T21:19:00Z" w16du:dateUtc="2026-10-20T13:19:00Z">
          <w:pPr>
            <w:pStyle w:val="Heading2"/>
            <w:spacing w:after="70" w:line="240" w:lineRule="auto"/>
          </w:pPr>
        </w:pPrChange>
      </w:pPr>
      <w:ins w:id="1974" w:author="Li, Chandler Changjun" w:date="2026-10-20T21:19:00Z" w16du:dateUtc="2026-10-20T13:19:00Z">
        <w:r>
          <w:t>公共说明</w:t>
        </w:r>
      </w:ins>
    </w:p>
    <w:p w14:paraId="4E4164C6" w14:textId="77777777" w:rsidR="007A500E" w:rsidRDefault="007A500E">
      <w:pPr>
        <w:pStyle w:val="Heading3"/>
        <w:rPr>
          <w:ins w:id="1975" w:author="Li, Chandler Changjun" w:date="2026-10-20T21:19:00Z" w16du:dateUtc="2026-10-20T13:19:00Z"/>
        </w:rPr>
        <w:pPrChange w:id="1976" w:author="Li, Chandler Changjun" w:date="2026-10-20T21:19:00Z" w16du:dateUtc="2026-10-20T13:19:00Z">
          <w:pPr>
            <w:pStyle w:val="Heading3"/>
            <w:spacing w:after="70" w:line="240" w:lineRule="auto"/>
          </w:pPr>
        </w:pPrChange>
      </w:pPr>
      <w:ins w:id="1977" w:author="Li, Chandler Changjun" w:date="2026-10-20T21:19:00Z" w16du:dateUtc="2026-10-20T13:19:00Z">
        <w:r>
          <w:t>页面框架</w:t>
        </w:r>
      </w:ins>
    </w:p>
    <w:p w14:paraId="3DC3ED8D" w14:textId="77777777" w:rsidR="007A500E" w:rsidRDefault="007A500E" w:rsidP="007A500E">
      <w:pPr>
        <w:keepNext/>
        <w:spacing w:after="70" w:line="240" w:lineRule="auto"/>
        <w:jc w:val="center"/>
        <w:rPr>
          <w:ins w:id="1978" w:author="Li, Chandler Changjun" w:date="2026-10-20T21:19:00Z" w16du:dateUtc="2026-10-20T13:19:00Z"/>
        </w:rPr>
      </w:pPr>
      <w:ins w:id="1979" w:author="Li, Chandler Changjun" w:date="2026-10-20T21:19:00Z" w16du:dateUtc="2026-10-20T13:19:00Z">
        <w:r>
          <w:rPr>
            <w:noProof/>
          </w:rPr>
          <w:drawing>
            <wp:inline distT="0" distB="0" distL="0" distR="0" wp14:anchorId="618D0608" wp14:editId="7A2D5BEF">
              <wp:extent cx="6286500" cy="3929062"/>
              <wp:effectExtent l="0" t="0" r="0" b="0"/>
              <wp:docPr id="1758491319" name="Screenshot 1" descr="图 7.3.0-1 Portal 页面框架（工作台，Case 3）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-1.png"/>
                      <pic:cNvPicPr/>
                    </pic:nvPicPr>
                    <pic:blipFill>
                      <a:blip r:embed="rId3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86500" cy="392906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07D0A19" w14:textId="77777777" w:rsidR="007A500E" w:rsidRDefault="007A500E" w:rsidP="007A500E">
      <w:pPr>
        <w:spacing w:after="70" w:line="240" w:lineRule="auto"/>
        <w:jc w:val="center"/>
        <w:rPr>
          <w:ins w:id="1980" w:author="Li, Chandler Changjun" w:date="2026-10-20T21:19:00Z" w16du:dateUtc="2026-10-20T13:19:00Z"/>
        </w:rPr>
      </w:pPr>
      <w:ins w:id="1981" w:author="Li, Chandler Changjun" w:date="2026-10-20T21:19:00Z" w16du:dateUtc="2026-10-20T13:19:00Z">
        <w:r>
          <w:rPr>
            <w:rFonts w:ascii="SimSun" w:eastAsia="SimSun" w:hAnsi="SimSun"/>
            <w:color w:val="555555"/>
            <w:sz w:val="16"/>
            <w:szCs w:val="16"/>
          </w:rPr>
          <w:t>图 7.3.0-1 Portal 页面框架（工作台，Case 3）</w:t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2508"/>
        <w:gridCol w:w="3813"/>
        <w:gridCol w:w="3713"/>
      </w:tblGrid>
      <w:tr w:rsidR="007A500E" w14:paraId="11F43BB0" w14:textId="77777777">
        <w:trPr>
          <w:cantSplit/>
          <w:tblHeader/>
          <w:ins w:id="1982" w:author="Li, Chandler Changjun" w:date="2026-10-20T21:19:00Z"/>
        </w:trPr>
        <w:tc>
          <w:tcPr>
            <w:tcW w:w="2508" w:type="dxa"/>
            <w:shd w:val="clear" w:color="auto" w:fill="080808"/>
            <w:vAlign w:val="center"/>
          </w:tcPr>
          <w:p w14:paraId="77F92CAE" w14:textId="77777777" w:rsidR="007A500E" w:rsidRDefault="007A500E">
            <w:pPr>
              <w:spacing w:after="70" w:line="210" w:lineRule="auto"/>
              <w:rPr>
                <w:ins w:id="1983" w:author="Li, Chandler Changjun" w:date="2026-10-20T21:19:00Z" w16du:dateUtc="2026-10-20T13:19:00Z"/>
              </w:rPr>
            </w:pPr>
            <w:ins w:id="1984" w:author="Li, Chandler Changjun" w:date="2026-10-20T21:19:00Z" w16du:dateUtc="2026-10-20T13:19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区域</w:t>
              </w:r>
            </w:ins>
          </w:p>
        </w:tc>
        <w:tc>
          <w:tcPr>
            <w:tcW w:w="3813" w:type="dxa"/>
            <w:shd w:val="clear" w:color="auto" w:fill="080808"/>
            <w:vAlign w:val="center"/>
          </w:tcPr>
          <w:p w14:paraId="2D3419FB" w14:textId="77777777" w:rsidR="007A500E" w:rsidRDefault="007A500E">
            <w:pPr>
              <w:spacing w:after="70" w:line="210" w:lineRule="auto"/>
              <w:rPr>
                <w:ins w:id="1985" w:author="Li, Chandler Changjun" w:date="2026-10-20T21:19:00Z" w16du:dateUtc="2026-10-20T13:19:00Z"/>
              </w:rPr>
            </w:pPr>
            <w:ins w:id="1986" w:author="Li, Chandler Changjun" w:date="2026-10-20T21:19:00Z" w16du:dateUtc="2026-10-20T13:19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信息／功能</w:t>
              </w:r>
            </w:ins>
          </w:p>
        </w:tc>
        <w:tc>
          <w:tcPr>
            <w:tcW w:w="3713" w:type="dxa"/>
            <w:shd w:val="clear" w:color="auto" w:fill="080808"/>
            <w:vAlign w:val="center"/>
          </w:tcPr>
          <w:p w14:paraId="42D574F2" w14:textId="77777777" w:rsidR="007A500E" w:rsidRDefault="007A500E">
            <w:pPr>
              <w:spacing w:after="70" w:line="210" w:lineRule="auto"/>
              <w:rPr>
                <w:ins w:id="1987" w:author="Li, Chandler Changjun" w:date="2026-10-20T21:19:00Z" w16du:dateUtc="2026-10-20T13:19:00Z"/>
              </w:rPr>
            </w:pPr>
            <w:ins w:id="1988" w:author="Li, Chandler Changjun" w:date="2026-10-20T21:19:00Z" w16du:dateUtc="2026-10-20T13:19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业务用途</w:t>
              </w:r>
            </w:ins>
          </w:p>
        </w:tc>
      </w:tr>
      <w:tr w:rsidR="007A500E" w14:paraId="26EE7F61" w14:textId="77777777">
        <w:trPr>
          <w:cantSplit/>
          <w:ins w:id="1989" w:author="Li, Chandler Changjun" w:date="2026-10-20T21:19:00Z"/>
        </w:trPr>
        <w:tc>
          <w:tcPr>
            <w:tcW w:w="2508" w:type="dxa"/>
            <w:shd w:val="clear" w:color="auto" w:fill="EEEEEE"/>
            <w:vAlign w:val="center"/>
          </w:tcPr>
          <w:p w14:paraId="61A28542" w14:textId="77777777" w:rsidR="007A500E" w:rsidRDefault="007A500E">
            <w:pPr>
              <w:spacing w:after="70" w:line="210" w:lineRule="auto"/>
              <w:rPr>
                <w:ins w:id="1990" w:author="Li, Chandler Changjun" w:date="2026-10-20T21:19:00Z" w16du:dateUtc="2026-10-20T13:19:00Z"/>
              </w:rPr>
            </w:pPr>
            <w:ins w:id="1991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左侧导航</w:t>
              </w:r>
            </w:ins>
          </w:p>
        </w:tc>
        <w:tc>
          <w:tcPr>
            <w:tcW w:w="3813" w:type="dxa"/>
            <w:shd w:val="clear" w:color="auto" w:fill="EEEEEE"/>
            <w:vAlign w:val="center"/>
          </w:tcPr>
          <w:p w14:paraId="32DF2944" w14:textId="77777777" w:rsidR="007A500E" w:rsidRDefault="007A500E">
            <w:pPr>
              <w:spacing w:after="70" w:line="210" w:lineRule="auto"/>
              <w:rPr>
                <w:ins w:id="1992" w:author="Li, Chandler Changjun" w:date="2026-10-20T21:19:00Z" w16du:dateUtc="2026-10-20T13:19:00Z"/>
              </w:rPr>
            </w:pPr>
            <w:ins w:id="1993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工作台、任务中心、邮件中心、配置中心、Share Point</w:t>
              </w:r>
            </w:ins>
          </w:p>
        </w:tc>
        <w:tc>
          <w:tcPr>
            <w:tcW w:w="3713" w:type="dxa"/>
            <w:shd w:val="clear" w:color="auto" w:fill="EEEEEE"/>
            <w:vAlign w:val="center"/>
          </w:tcPr>
          <w:p w14:paraId="363EEBF2" w14:textId="77777777" w:rsidR="007A500E" w:rsidRDefault="007A500E">
            <w:pPr>
              <w:spacing w:after="70" w:line="210" w:lineRule="auto"/>
              <w:rPr>
                <w:ins w:id="1994" w:author="Li, Chandler Changjun" w:date="2026-10-20T21:19:00Z" w16du:dateUtc="2026-10-20T13:19:00Z"/>
              </w:rPr>
            </w:pPr>
            <w:ins w:id="1995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进入各一级功能；Share Point 在新标签页打开</w:t>
              </w:r>
            </w:ins>
          </w:p>
        </w:tc>
      </w:tr>
      <w:tr w:rsidR="007A500E" w14:paraId="55D7412E" w14:textId="77777777">
        <w:trPr>
          <w:cantSplit/>
          <w:ins w:id="1996" w:author="Li, Chandler Changjun" w:date="2026-10-20T21:19:00Z"/>
        </w:trPr>
        <w:tc>
          <w:tcPr>
            <w:tcW w:w="2508" w:type="dxa"/>
            <w:shd w:val="clear" w:color="auto" w:fill="FFFFFF"/>
            <w:vAlign w:val="center"/>
          </w:tcPr>
          <w:p w14:paraId="26996543" w14:textId="77777777" w:rsidR="007A500E" w:rsidRDefault="007A500E">
            <w:pPr>
              <w:spacing w:after="70" w:line="210" w:lineRule="auto"/>
              <w:rPr>
                <w:ins w:id="1997" w:author="Li, Chandler Changjun" w:date="2026-10-20T21:19:00Z" w16du:dateUtc="2026-10-20T13:19:00Z"/>
              </w:rPr>
            </w:pPr>
            <w:ins w:id="1998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顶栏</w:t>
              </w:r>
            </w:ins>
          </w:p>
        </w:tc>
        <w:tc>
          <w:tcPr>
            <w:tcW w:w="3813" w:type="dxa"/>
            <w:shd w:val="clear" w:color="auto" w:fill="FFFFFF"/>
            <w:vAlign w:val="center"/>
          </w:tcPr>
          <w:p w14:paraId="65CE7795" w14:textId="77777777" w:rsidR="007A500E" w:rsidRDefault="007A500E">
            <w:pPr>
              <w:spacing w:after="70" w:line="210" w:lineRule="auto"/>
              <w:rPr>
                <w:ins w:id="1999" w:author="Li, Chandler Changjun" w:date="2026-10-20T21:19:00Z" w16du:dateUtc="2026-10-20T13:19:00Z"/>
              </w:rPr>
            </w:pPr>
            <w:ins w:id="2000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页面名称、面包屑、提醒图标、主题切换、当前用户</w:t>
              </w:r>
            </w:ins>
          </w:p>
        </w:tc>
        <w:tc>
          <w:tcPr>
            <w:tcW w:w="3713" w:type="dxa"/>
            <w:shd w:val="clear" w:color="auto" w:fill="FFFFFF"/>
            <w:vAlign w:val="center"/>
          </w:tcPr>
          <w:p w14:paraId="3CCE6A78" w14:textId="77777777" w:rsidR="007A500E" w:rsidRDefault="007A500E">
            <w:pPr>
              <w:spacing w:after="70" w:line="210" w:lineRule="auto"/>
              <w:rPr>
                <w:ins w:id="2001" w:author="Li, Chandler Changjun" w:date="2026-10-20T21:19:00Z" w16du:dateUtc="2026-10-20T13:19:00Z"/>
              </w:rPr>
            </w:pPr>
            <w:ins w:id="2002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提醒图标有未读时显示红点，点击进入提醒中心</w:t>
              </w:r>
            </w:ins>
          </w:p>
        </w:tc>
      </w:tr>
      <w:tr w:rsidR="007A500E" w14:paraId="36167CBA" w14:textId="77777777">
        <w:trPr>
          <w:cantSplit/>
          <w:ins w:id="2003" w:author="Li, Chandler Changjun" w:date="2026-10-20T21:19:00Z"/>
        </w:trPr>
        <w:tc>
          <w:tcPr>
            <w:tcW w:w="2508" w:type="dxa"/>
            <w:shd w:val="clear" w:color="auto" w:fill="EEEEEE"/>
            <w:vAlign w:val="center"/>
          </w:tcPr>
          <w:p w14:paraId="3DEC5568" w14:textId="77777777" w:rsidR="007A500E" w:rsidRDefault="007A500E">
            <w:pPr>
              <w:spacing w:after="70" w:line="210" w:lineRule="auto"/>
              <w:rPr>
                <w:ins w:id="2004" w:author="Li, Chandler Changjun" w:date="2026-10-20T21:19:00Z" w16du:dateUtc="2026-10-20T13:19:00Z"/>
              </w:rPr>
            </w:pPr>
            <w:ins w:id="2005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左下角</w:t>
              </w:r>
            </w:ins>
          </w:p>
        </w:tc>
        <w:tc>
          <w:tcPr>
            <w:tcW w:w="3813" w:type="dxa"/>
            <w:shd w:val="clear" w:color="auto" w:fill="EEEEEE"/>
            <w:vAlign w:val="center"/>
          </w:tcPr>
          <w:p w14:paraId="2E954C80" w14:textId="77777777" w:rsidR="007A500E" w:rsidRDefault="007A500E">
            <w:pPr>
              <w:spacing w:after="70" w:line="210" w:lineRule="auto"/>
              <w:rPr>
                <w:ins w:id="2006" w:author="Li, Chandler Changjun" w:date="2026-10-20T21:19:00Z" w16du:dateUtc="2026-10-20T13:19:00Z"/>
              </w:rPr>
            </w:pPr>
            <w:ins w:id="2007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重置演示数据</w:t>
              </w:r>
            </w:ins>
          </w:p>
        </w:tc>
        <w:tc>
          <w:tcPr>
            <w:tcW w:w="3713" w:type="dxa"/>
            <w:shd w:val="clear" w:color="auto" w:fill="EEEEEE"/>
            <w:vAlign w:val="center"/>
          </w:tcPr>
          <w:p w14:paraId="30A49C8C" w14:textId="77777777" w:rsidR="007A500E" w:rsidRDefault="007A500E">
            <w:pPr>
              <w:spacing w:after="70" w:line="210" w:lineRule="auto"/>
              <w:rPr>
                <w:ins w:id="2008" w:author="Li, Chandler Changjun" w:date="2026-10-20T21:19:00Z" w16du:dateUtc="2026-10-20T13:19:00Z"/>
              </w:rPr>
            </w:pPr>
            <w:ins w:id="2009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原型辅助功能，不属于建设需求</w:t>
              </w:r>
            </w:ins>
          </w:p>
        </w:tc>
      </w:tr>
    </w:tbl>
    <w:p w14:paraId="17BBCB8E" w14:textId="77777777" w:rsidR="007A500E" w:rsidRDefault="007A500E" w:rsidP="007A500E">
      <w:pPr>
        <w:spacing w:after="70" w:line="240" w:lineRule="auto"/>
        <w:rPr>
          <w:ins w:id="2010" w:author="Li, Chandler Changjun" w:date="2026-10-20T21:19:00Z" w16du:dateUtc="2026-10-20T13:19:00Z"/>
        </w:rPr>
      </w:pPr>
    </w:p>
    <w:p w14:paraId="1A7CD437" w14:textId="77777777" w:rsidR="007A500E" w:rsidRDefault="007A500E" w:rsidP="007A500E">
      <w:pPr>
        <w:spacing w:after="70" w:line="240" w:lineRule="auto"/>
        <w:rPr>
          <w:ins w:id="2011" w:author="Li, Chandler Changjun" w:date="2026-10-20T21:19:00Z" w16du:dateUtc="2026-10-20T13:19:00Z"/>
        </w:rPr>
      </w:pPr>
      <w:ins w:id="2012" w:author="Li, Chandler Changjun" w:date="2026-10-20T21:19:00Z" w16du:dateUtc="2026-10-20T13:19:00Z">
        <w:r>
          <w:rPr>
            <w:rFonts w:ascii="SimSun" w:eastAsia="SimSun" w:hAnsi="SimSun"/>
            <w:sz w:val="18"/>
          </w:rPr>
          <w:t>角色与权限按母系统 ServiceNext 设置，本节不单独定义。</w:t>
        </w:r>
      </w:ins>
    </w:p>
    <w:p w14:paraId="41E5FC5A" w14:textId="77777777" w:rsidR="007A500E" w:rsidRDefault="007A500E">
      <w:pPr>
        <w:pStyle w:val="Heading3"/>
        <w:rPr>
          <w:ins w:id="2013" w:author="Li, Chandler Changjun" w:date="2026-10-20T21:19:00Z" w16du:dateUtc="2026-10-20T13:19:00Z"/>
        </w:rPr>
        <w:pPrChange w:id="2014" w:author="Li, Chandler Changjun" w:date="2026-10-20T21:19:00Z" w16du:dateUtc="2026-10-20T13:19:00Z">
          <w:pPr>
            <w:pStyle w:val="Heading3"/>
            <w:spacing w:after="70" w:line="240" w:lineRule="auto"/>
          </w:pPr>
        </w:pPrChange>
      </w:pPr>
      <w:ins w:id="2015" w:author="Li, Chandler Changjun" w:date="2026-10-20T21:19:00Z" w16du:dateUtc="2026-10-20T13:19:00Z">
        <w:r>
          <w:t>Case 选择</w:t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2508"/>
        <w:gridCol w:w="3813"/>
        <w:gridCol w:w="3713"/>
      </w:tblGrid>
      <w:tr w:rsidR="007A500E" w14:paraId="35C12C2A" w14:textId="77777777">
        <w:trPr>
          <w:cantSplit/>
          <w:tblHeader/>
          <w:ins w:id="2016" w:author="Li, Chandler Changjun" w:date="2026-10-20T21:19:00Z"/>
        </w:trPr>
        <w:tc>
          <w:tcPr>
            <w:tcW w:w="2508" w:type="dxa"/>
            <w:shd w:val="clear" w:color="auto" w:fill="080808"/>
            <w:vAlign w:val="center"/>
          </w:tcPr>
          <w:p w14:paraId="2F0ECF47" w14:textId="77777777" w:rsidR="007A500E" w:rsidRDefault="007A500E">
            <w:pPr>
              <w:spacing w:after="70" w:line="210" w:lineRule="auto"/>
              <w:rPr>
                <w:ins w:id="2017" w:author="Li, Chandler Changjun" w:date="2026-10-20T21:19:00Z" w16du:dateUtc="2026-10-20T13:19:00Z"/>
              </w:rPr>
            </w:pPr>
            <w:ins w:id="2018" w:author="Li, Chandler Changjun" w:date="2026-10-20T21:19:00Z" w16du:dateUtc="2026-10-20T13:19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页面</w:t>
              </w:r>
            </w:ins>
          </w:p>
        </w:tc>
        <w:tc>
          <w:tcPr>
            <w:tcW w:w="3813" w:type="dxa"/>
            <w:shd w:val="clear" w:color="auto" w:fill="080808"/>
            <w:vAlign w:val="center"/>
          </w:tcPr>
          <w:p w14:paraId="6632B4AD" w14:textId="77777777" w:rsidR="007A500E" w:rsidRDefault="007A500E">
            <w:pPr>
              <w:spacing w:after="70" w:line="210" w:lineRule="auto"/>
              <w:rPr>
                <w:ins w:id="2019" w:author="Li, Chandler Changjun" w:date="2026-10-20T21:19:00Z" w16du:dateUtc="2026-10-20T13:19:00Z"/>
              </w:rPr>
            </w:pPr>
            <w:ins w:id="2020" w:author="Li, Chandler Changjun" w:date="2026-10-20T21:19:00Z" w16du:dateUtc="2026-10-20T13:19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选择方式</w:t>
              </w:r>
            </w:ins>
          </w:p>
        </w:tc>
        <w:tc>
          <w:tcPr>
            <w:tcW w:w="3713" w:type="dxa"/>
            <w:shd w:val="clear" w:color="auto" w:fill="080808"/>
            <w:vAlign w:val="center"/>
          </w:tcPr>
          <w:p w14:paraId="424A418A" w14:textId="77777777" w:rsidR="007A500E" w:rsidRDefault="007A500E">
            <w:pPr>
              <w:spacing w:after="70" w:line="210" w:lineRule="auto"/>
              <w:rPr>
                <w:ins w:id="2021" w:author="Li, Chandler Changjun" w:date="2026-10-20T21:19:00Z" w16du:dateUtc="2026-10-20T13:19:00Z"/>
              </w:rPr>
            </w:pPr>
            <w:ins w:id="2022" w:author="Li, Chandler Changjun" w:date="2026-10-20T21:19:00Z" w16du:dateUtc="2026-10-20T13:19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Case 3 显示内容</w:t>
              </w:r>
            </w:ins>
          </w:p>
        </w:tc>
      </w:tr>
      <w:tr w:rsidR="007A500E" w14:paraId="28D47069" w14:textId="77777777">
        <w:trPr>
          <w:cantSplit/>
          <w:ins w:id="2023" w:author="Li, Chandler Changjun" w:date="2026-10-20T21:19:00Z"/>
        </w:trPr>
        <w:tc>
          <w:tcPr>
            <w:tcW w:w="2508" w:type="dxa"/>
            <w:shd w:val="clear" w:color="auto" w:fill="EEEEEE"/>
            <w:vAlign w:val="center"/>
          </w:tcPr>
          <w:p w14:paraId="4EC829B7" w14:textId="77777777" w:rsidR="007A500E" w:rsidRDefault="007A500E">
            <w:pPr>
              <w:spacing w:after="70" w:line="210" w:lineRule="auto"/>
              <w:rPr>
                <w:ins w:id="2024" w:author="Li, Chandler Changjun" w:date="2026-10-20T21:19:00Z" w16du:dateUtc="2026-10-20T13:19:00Z"/>
              </w:rPr>
            </w:pPr>
            <w:ins w:id="2025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工作台</w:t>
              </w:r>
            </w:ins>
          </w:p>
        </w:tc>
        <w:tc>
          <w:tcPr>
            <w:tcW w:w="3813" w:type="dxa"/>
            <w:shd w:val="clear" w:color="auto" w:fill="EEEEEE"/>
            <w:vAlign w:val="center"/>
          </w:tcPr>
          <w:p w14:paraId="6FF51EE1" w14:textId="4090E274" w:rsidR="007A500E" w:rsidRDefault="00273A1C">
            <w:pPr>
              <w:spacing w:after="70" w:line="210" w:lineRule="auto"/>
              <w:rPr>
                <w:ins w:id="2026" w:author="Li, Chandler Changjun" w:date="2026-10-20T21:19:00Z" w16du:dateUtc="2026-10-20T13:19:00Z"/>
              </w:rPr>
            </w:pPr>
            <w:ins w:id="2027" w:author="Li, Chandler Changjun" w:date="2026-10-20T21:20:00Z" w16du:dateUtc="2026-10-20T13:20:00Z">
              <w:r>
                <w:rPr>
                  <w:rFonts w:ascii="SimSun" w:eastAsia="SimSun" w:hAnsi="SimSun" w:hint="eastAsia"/>
                  <w:sz w:val="16"/>
                  <w:szCs w:val="16"/>
                </w:rPr>
                <w:t>左上</w:t>
              </w:r>
            </w:ins>
            <w:ins w:id="2028" w:author="Li, Chandler Changjun" w:date="2026-10-20T21:19:00Z" w16du:dateUtc="2026-10-20T13:19:00Z">
              <w:r w:rsidR="007A500E">
                <w:rPr>
                  <w:rFonts w:ascii="SimSun" w:eastAsia="SimSun" w:hAnsi="SimSun"/>
                  <w:sz w:val="16"/>
                  <w:szCs w:val="16"/>
                </w:rPr>
                <w:t xml:space="preserve"> Case 下拉：全部 Case / Case 1 ~ Case 5</w:t>
              </w:r>
            </w:ins>
          </w:p>
        </w:tc>
        <w:tc>
          <w:tcPr>
            <w:tcW w:w="3713" w:type="dxa"/>
            <w:shd w:val="clear" w:color="auto" w:fill="EEEEEE"/>
            <w:vAlign w:val="center"/>
          </w:tcPr>
          <w:p w14:paraId="29AE8FEE" w14:textId="77777777" w:rsidR="007A500E" w:rsidRDefault="007A500E">
            <w:pPr>
              <w:spacing w:after="70" w:line="210" w:lineRule="auto"/>
              <w:rPr>
                <w:ins w:id="2029" w:author="Li, Chandler Changjun" w:date="2026-10-20T21:19:00Z" w16du:dateUtc="2026-10-20T13:19:00Z"/>
              </w:rPr>
            </w:pPr>
            <w:ins w:id="2030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选「Case 3 · MBPLAP 发票与预报」只看 Case3-MBPLAP</w:t>
              </w:r>
            </w:ins>
          </w:p>
        </w:tc>
      </w:tr>
      <w:tr w:rsidR="007A500E" w14:paraId="581F297C" w14:textId="77777777">
        <w:trPr>
          <w:cantSplit/>
          <w:ins w:id="2031" w:author="Li, Chandler Changjun" w:date="2026-10-20T21:19:00Z"/>
        </w:trPr>
        <w:tc>
          <w:tcPr>
            <w:tcW w:w="2508" w:type="dxa"/>
            <w:shd w:val="clear" w:color="auto" w:fill="FFFFFF"/>
            <w:vAlign w:val="center"/>
          </w:tcPr>
          <w:p w14:paraId="78E9228A" w14:textId="77777777" w:rsidR="007A500E" w:rsidRDefault="007A500E">
            <w:pPr>
              <w:spacing w:after="70" w:line="210" w:lineRule="auto"/>
              <w:rPr>
                <w:ins w:id="2032" w:author="Li, Chandler Changjun" w:date="2026-10-20T21:19:00Z" w16du:dateUtc="2026-10-20T13:19:00Z"/>
              </w:rPr>
            </w:pPr>
            <w:ins w:id="2033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任务中心（第一级）</w:t>
              </w:r>
            </w:ins>
          </w:p>
        </w:tc>
        <w:tc>
          <w:tcPr>
            <w:tcW w:w="3813" w:type="dxa"/>
            <w:shd w:val="clear" w:color="auto" w:fill="FFFFFF"/>
            <w:vAlign w:val="center"/>
          </w:tcPr>
          <w:p w14:paraId="22DF0364" w14:textId="77777777" w:rsidR="007A500E" w:rsidRDefault="007A500E">
            <w:pPr>
              <w:spacing w:after="70" w:line="210" w:lineRule="auto"/>
              <w:rPr>
                <w:ins w:id="2034" w:author="Li, Chandler Changjun" w:date="2026-10-20T21:19:00Z" w16du:dateUtc="2026-10-20T13:19:00Z"/>
              </w:rPr>
            </w:pPr>
            <w:ins w:id="2035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右上 Case 下拉：全部 Case / Case 1 ~ Case 5</w:t>
              </w:r>
            </w:ins>
          </w:p>
        </w:tc>
        <w:tc>
          <w:tcPr>
            <w:tcW w:w="3713" w:type="dxa"/>
            <w:shd w:val="clear" w:color="auto" w:fill="FFFFFF"/>
            <w:vAlign w:val="center"/>
          </w:tcPr>
          <w:p w14:paraId="6091E586" w14:textId="77777777" w:rsidR="007A500E" w:rsidRDefault="007A500E">
            <w:pPr>
              <w:spacing w:after="70" w:line="210" w:lineRule="auto"/>
              <w:rPr>
                <w:ins w:id="2036" w:author="Li, Chandler Changjun" w:date="2026-10-20T21:19:00Z" w16du:dateUtc="2026-10-20T13:19:00Z"/>
              </w:rPr>
            </w:pPr>
            <w:ins w:id="2037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只列 Case3-MBPLAP 一个任务类型</w:t>
              </w:r>
            </w:ins>
          </w:p>
        </w:tc>
      </w:tr>
      <w:tr w:rsidR="007A500E" w14:paraId="341B715B" w14:textId="77777777">
        <w:trPr>
          <w:cantSplit/>
          <w:ins w:id="2038" w:author="Li, Chandler Changjun" w:date="2026-10-20T21:19:00Z"/>
        </w:trPr>
        <w:tc>
          <w:tcPr>
            <w:tcW w:w="2508" w:type="dxa"/>
            <w:shd w:val="clear" w:color="auto" w:fill="EEEEEE"/>
            <w:vAlign w:val="center"/>
          </w:tcPr>
          <w:p w14:paraId="3E8751CA" w14:textId="77777777" w:rsidR="007A500E" w:rsidRDefault="007A500E">
            <w:pPr>
              <w:spacing w:after="70" w:line="210" w:lineRule="auto"/>
              <w:rPr>
                <w:ins w:id="2039" w:author="Li, Chandler Changjun" w:date="2026-10-20T21:19:00Z" w16du:dateUtc="2026-10-20T13:19:00Z"/>
              </w:rPr>
            </w:pPr>
            <w:ins w:id="2040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邮件中心、配置中心</w:t>
              </w:r>
            </w:ins>
          </w:p>
        </w:tc>
        <w:tc>
          <w:tcPr>
            <w:tcW w:w="3813" w:type="dxa"/>
            <w:shd w:val="clear" w:color="auto" w:fill="EEEEEE"/>
            <w:vAlign w:val="center"/>
          </w:tcPr>
          <w:p w14:paraId="685980C1" w14:textId="77777777" w:rsidR="007A500E" w:rsidRDefault="007A500E">
            <w:pPr>
              <w:spacing w:after="70" w:line="210" w:lineRule="auto"/>
              <w:rPr>
                <w:ins w:id="2041" w:author="Li, Chandler Changjun" w:date="2026-10-20T21:19:00Z" w16du:dateUtc="2026-10-20T13:19:00Z"/>
              </w:rPr>
            </w:pPr>
            <w:ins w:id="2042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右上 Case 下拉：Case 1 ~ Case 5，一次只看一个 Case</w:t>
              </w:r>
            </w:ins>
          </w:p>
        </w:tc>
        <w:tc>
          <w:tcPr>
            <w:tcW w:w="3713" w:type="dxa"/>
            <w:shd w:val="clear" w:color="auto" w:fill="EEEEEE"/>
            <w:vAlign w:val="center"/>
          </w:tcPr>
          <w:p w14:paraId="4CAD6C2A" w14:textId="77777777" w:rsidR="007A500E" w:rsidRDefault="007A500E">
            <w:pPr>
              <w:spacing w:after="70" w:line="210" w:lineRule="auto"/>
              <w:rPr>
                <w:ins w:id="2043" w:author="Li, Chandler Changjun" w:date="2026-10-20T21:19:00Z" w16du:dateUtc="2026-10-20T13:19:00Z"/>
              </w:rPr>
            </w:pPr>
            <w:ins w:id="2044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只列 Case 3 的规则、模板、邮件、配置项</w:t>
              </w:r>
            </w:ins>
          </w:p>
        </w:tc>
      </w:tr>
    </w:tbl>
    <w:p w14:paraId="1BD891B1" w14:textId="77777777" w:rsidR="007A500E" w:rsidRDefault="007A500E" w:rsidP="007A500E">
      <w:pPr>
        <w:spacing w:after="70" w:line="240" w:lineRule="auto"/>
        <w:rPr>
          <w:ins w:id="2045" w:author="Li, Chandler Changjun" w:date="2026-10-20T21:19:00Z" w16du:dateUtc="2026-10-20T13:19:00Z"/>
        </w:rPr>
      </w:pPr>
    </w:p>
    <w:p w14:paraId="5E5A00C6" w14:textId="77777777" w:rsidR="007A500E" w:rsidRDefault="007A500E" w:rsidP="007A500E">
      <w:pPr>
        <w:pStyle w:val="Heading3"/>
        <w:spacing w:after="70" w:line="240" w:lineRule="auto"/>
        <w:rPr>
          <w:ins w:id="2046" w:author="Li, Chandler Changjun" w:date="2026-10-20T21:19:00Z" w16du:dateUtc="2026-10-20T13:19:00Z"/>
        </w:rPr>
      </w:pPr>
      <w:ins w:id="2047" w:author="Li, Chandler Changjun" w:date="2026-10-20T21:19:00Z" w16du:dateUtc="2026-10-20T13:19:00Z">
        <w:r>
          <w:rPr>
            <w:rFonts w:ascii="SimSun" w:eastAsia="SimSun" w:hAnsi="SimSun"/>
            <w:sz w:val="22"/>
            <w:szCs w:val="22"/>
          </w:rPr>
          <w:t>状态口径</w:t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2508"/>
        <w:gridCol w:w="3813"/>
        <w:gridCol w:w="3713"/>
      </w:tblGrid>
      <w:tr w:rsidR="007A500E" w14:paraId="33F7B535" w14:textId="77777777">
        <w:trPr>
          <w:cantSplit/>
          <w:tblHeader/>
          <w:ins w:id="2048" w:author="Li, Chandler Changjun" w:date="2026-10-20T21:19:00Z"/>
        </w:trPr>
        <w:tc>
          <w:tcPr>
            <w:tcW w:w="2508" w:type="dxa"/>
            <w:shd w:val="clear" w:color="auto" w:fill="080808"/>
            <w:vAlign w:val="center"/>
          </w:tcPr>
          <w:p w14:paraId="3DDCA517" w14:textId="77777777" w:rsidR="007A500E" w:rsidRDefault="007A500E">
            <w:pPr>
              <w:spacing w:after="70" w:line="210" w:lineRule="auto"/>
              <w:rPr>
                <w:ins w:id="2049" w:author="Li, Chandler Changjun" w:date="2026-10-20T21:19:00Z" w16du:dateUtc="2026-10-20T13:19:00Z"/>
              </w:rPr>
            </w:pPr>
            <w:ins w:id="2050" w:author="Li, Chandler Changjun" w:date="2026-10-20T21:19:00Z" w16du:dateUtc="2026-10-20T13:19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层级</w:t>
              </w:r>
            </w:ins>
          </w:p>
        </w:tc>
        <w:tc>
          <w:tcPr>
            <w:tcW w:w="3813" w:type="dxa"/>
            <w:shd w:val="clear" w:color="auto" w:fill="080808"/>
            <w:vAlign w:val="center"/>
          </w:tcPr>
          <w:p w14:paraId="54B6322E" w14:textId="77777777" w:rsidR="007A500E" w:rsidRDefault="007A500E">
            <w:pPr>
              <w:spacing w:after="70" w:line="210" w:lineRule="auto"/>
              <w:rPr>
                <w:ins w:id="2051" w:author="Li, Chandler Changjun" w:date="2026-10-20T21:19:00Z" w16du:dateUtc="2026-10-20T13:19:00Z"/>
              </w:rPr>
            </w:pPr>
            <w:ins w:id="2052" w:author="Li, Chandler Changjun" w:date="2026-10-20T21:19:00Z" w16du:dateUtc="2026-10-20T13:19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状态</w:t>
              </w:r>
            </w:ins>
          </w:p>
        </w:tc>
        <w:tc>
          <w:tcPr>
            <w:tcW w:w="3713" w:type="dxa"/>
            <w:shd w:val="clear" w:color="auto" w:fill="080808"/>
            <w:vAlign w:val="center"/>
          </w:tcPr>
          <w:p w14:paraId="6CAFEBD8" w14:textId="77777777" w:rsidR="007A500E" w:rsidRDefault="007A500E">
            <w:pPr>
              <w:spacing w:after="70" w:line="210" w:lineRule="auto"/>
              <w:rPr>
                <w:ins w:id="2053" w:author="Li, Chandler Changjun" w:date="2026-10-20T21:19:00Z" w16du:dateUtc="2026-10-20T13:19:00Z"/>
              </w:rPr>
            </w:pPr>
            <w:ins w:id="2054" w:author="Li, Chandler Changjun" w:date="2026-10-20T21:19:00Z" w16du:dateUtc="2026-10-20T13:19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口径</w:t>
              </w:r>
            </w:ins>
          </w:p>
        </w:tc>
      </w:tr>
      <w:tr w:rsidR="007A500E" w14:paraId="7FFFEBD3" w14:textId="77777777">
        <w:trPr>
          <w:cantSplit/>
          <w:ins w:id="2055" w:author="Li, Chandler Changjun" w:date="2026-10-20T21:19:00Z"/>
        </w:trPr>
        <w:tc>
          <w:tcPr>
            <w:tcW w:w="2508" w:type="dxa"/>
            <w:shd w:val="clear" w:color="auto" w:fill="EEEEEE"/>
            <w:vAlign w:val="center"/>
          </w:tcPr>
          <w:p w14:paraId="40EF6FEC" w14:textId="77777777" w:rsidR="007A500E" w:rsidRDefault="007A500E">
            <w:pPr>
              <w:spacing w:after="70" w:line="210" w:lineRule="auto"/>
              <w:rPr>
                <w:ins w:id="2056" w:author="Li, Chandler Changjun" w:date="2026-10-20T21:19:00Z" w16du:dateUtc="2026-10-20T13:19:00Z"/>
              </w:rPr>
            </w:pPr>
            <w:ins w:id="2057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任务</w:t>
              </w:r>
            </w:ins>
          </w:p>
        </w:tc>
        <w:tc>
          <w:tcPr>
            <w:tcW w:w="3813" w:type="dxa"/>
            <w:shd w:val="clear" w:color="auto" w:fill="EEEEEE"/>
            <w:vAlign w:val="center"/>
          </w:tcPr>
          <w:p w14:paraId="3CA57705" w14:textId="77777777" w:rsidR="007A500E" w:rsidRDefault="007A500E">
            <w:pPr>
              <w:spacing w:after="70" w:line="210" w:lineRule="auto"/>
              <w:rPr>
                <w:ins w:id="2058" w:author="Li, Chandler Changjun" w:date="2026-10-20T21:19:00Z" w16du:dateUtc="2026-10-20T13:19:00Z"/>
              </w:rPr>
            </w:pPr>
            <w:ins w:id="2059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已完成</w:t>
              </w:r>
            </w:ins>
          </w:p>
        </w:tc>
        <w:tc>
          <w:tcPr>
            <w:tcW w:w="3713" w:type="dxa"/>
            <w:shd w:val="clear" w:color="auto" w:fill="EEEEEE"/>
            <w:vAlign w:val="center"/>
          </w:tcPr>
          <w:p w14:paraId="32D3BCD4" w14:textId="77777777" w:rsidR="007A500E" w:rsidRDefault="007A500E">
            <w:pPr>
              <w:spacing w:after="70" w:line="210" w:lineRule="auto"/>
              <w:rPr>
                <w:ins w:id="2060" w:author="Li, Chandler Changjun" w:date="2026-10-20T21:19:00Z" w16du:dateUtc="2026-10-20T13:19:00Z"/>
              </w:rPr>
            </w:pPr>
            <w:ins w:id="2061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当前执行实例全部节点完成，含通知邮件已发送</w:t>
              </w:r>
            </w:ins>
          </w:p>
        </w:tc>
      </w:tr>
      <w:tr w:rsidR="007A500E" w14:paraId="2D12822E" w14:textId="77777777">
        <w:trPr>
          <w:cantSplit/>
          <w:ins w:id="2062" w:author="Li, Chandler Changjun" w:date="2026-10-20T21:19:00Z"/>
        </w:trPr>
        <w:tc>
          <w:tcPr>
            <w:tcW w:w="2508" w:type="dxa"/>
            <w:shd w:val="clear" w:color="auto" w:fill="FFFFFF"/>
            <w:vAlign w:val="center"/>
          </w:tcPr>
          <w:p w14:paraId="1807038D" w14:textId="77777777" w:rsidR="007A500E" w:rsidRDefault="007A500E">
            <w:pPr>
              <w:spacing w:after="70" w:line="210" w:lineRule="auto"/>
              <w:rPr>
                <w:ins w:id="2063" w:author="Li, Chandler Changjun" w:date="2026-10-20T21:19:00Z" w16du:dateUtc="2026-10-20T13:19:00Z"/>
              </w:rPr>
            </w:pPr>
            <w:ins w:id="2064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任务</w:t>
              </w:r>
            </w:ins>
          </w:p>
        </w:tc>
        <w:tc>
          <w:tcPr>
            <w:tcW w:w="3813" w:type="dxa"/>
            <w:shd w:val="clear" w:color="auto" w:fill="FFFFFF"/>
            <w:vAlign w:val="center"/>
          </w:tcPr>
          <w:p w14:paraId="6020027A" w14:textId="77777777" w:rsidR="007A500E" w:rsidRDefault="007A500E">
            <w:pPr>
              <w:spacing w:after="70" w:line="210" w:lineRule="auto"/>
              <w:rPr>
                <w:ins w:id="2065" w:author="Li, Chandler Changjun" w:date="2026-10-20T21:19:00Z" w16du:dateUtc="2026-10-20T13:19:00Z"/>
              </w:rPr>
            </w:pPr>
            <w:ins w:id="2066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执行中</w:t>
              </w:r>
            </w:ins>
          </w:p>
        </w:tc>
        <w:tc>
          <w:tcPr>
            <w:tcW w:w="3713" w:type="dxa"/>
            <w:shd w:val="clear" w:color="auto" w:fill="FFFFFF"/>
            <w:vAlign w:val="center"/>
          </w:tcPr>
          <w:p w14:paraId="470BDC62" w14:textId="77777777" w:rsidR="007A500E" w:rsidRDefault="007A500E">
            <w:pPr>
              <w:spacing w:after="70" w:line="210" w:lineRule="auto"/>
              <w:rPr>
                <w:ins w:id="2067" w:author="Li, Chandler Changjun" w:date="2026-10-20T21:19:00Z" w16du:dateUtc="2026-10-20T13:19:00Z"/>
              </w:rPr>
            </w:pPr>
            <w:ins w:id="2068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当前执行实例正在执行；发票与预报已完成、通知邮件未发送也算执行中</w:t>
              </w:r>
            </w:ins>
          </w:p>
        </w:tc>
      </w:tr>
      <w:tr w:rsidR="007A500E" w14:paraId="3F15ABAE" w14:textId="77777777">
        <w:trPr>
          <w:cantSplit/>
          <w:ins w:id="2069" w:author="Li, Chandler Changjun" w:date="2026-10-20T21:19:00Z"/>
        </w:trPr>
        <w:tc>
          <w:tcPr>
            <w:tcW w:w="2508" w:type="dxa"/>
            <w:shd w:val="clear" w:color="auto" w:fill="EEEEEE"/>
            <w:vAlign w:val="center"/>
          </w:tcPr>
          <w:p w14:paraId="3A18EBBD" w14:textId="77777777" w:rsidR="007A500E" w:rsidRDefault="007A500E">
            <w:pPr>
              <w:spacing w:after="70" w:line="210" w:lineRule="auto"/>
              <w:rPr>
                <w:ins w:id="2070" w:author="Li, Chandler Changjun" w:date="2026-10-20T21:19:00Z" w16du:dateUtc="2026-10-20T13:19:00Z"/>
              </w:rPr>
            </w:pPr>
            <w:ins w:id="2071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任务</w:t>
              </w:r>
            </w:ins>
          </w:p>
        </w:tc>
        <w:tc>
          <w:tcPr>
            <w:tcW w:w="3813" w:type="dxa"/>
            <w:shd w:val="clear" w:color="auto" w:fill="EEEEEE"/>
            <w:vAlign w:val="center"/>
          </w:tcPr>
          <w:p w14:paraId="69188102" w14:textId="77777777" w:rsidR="007A500E" w:rsidRDefault="007A500E">
            <w:pPr>
              <w:spacing w:after="70" w:line="210" w:lineRule="auto"/>
              <w:rPr>
                <w:ins w:id="2072" w:author="Li, Chandler Changjun" w:date="2026-10-20T21:19:00Z" w16du:dateUtc="2026-10-20T13:19:00Z"/>
              </w:rPr>
            </w:pPr>
            <w:ins w:id="2073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重试中</w:t>
              </w:r>
            </w:ins>
          </w:p>
        </w:tc>
        <w:tc>
          <w:tcPr>
            <w:tcW w:w="3713" w:type="dxa"/>
            <w:shd w:val="clear" w:color="auto" w:fill="EEEEEE"/>
            <w:vAlign w:val="center"/>
          </w:tcPr>
          <w:p w14:paraId="6C1A1146" w14:textId="77777777" w:rsidR="007A500E" w:rsidRDefault="007A500E">
            <w:pPr>
              <w:spacing w:after="70" w:line="210" w:lineRule="auto"/>
              <w:rPr>
                <w:ins w:id="2074" w:author="Li, Chandler Changjun" w:date="2026-10-20T21:19:00Z" w16du:dateUtc="2026-10-20T13:19:00Z"/>
              </w:rPr>
            </w:pPr>
            <w:ins w:id="2075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批量重跑已提交、尚未开始执行；计入执行中</w:t>
              </w:r>
            </w:ins>
          </w:p>
        </w:tc>
      </w:tr>
      <w:tr w:rsidR="007A500E" w14:paraId="0E03E254" w14:textId="77777777">
        <w:trPr>
          <w:cantSplit/>
          <w:ins w:id="2076" w:author="Li, Chandler Changjun" w:date="2026-10-20T21:19:00Z"/>
        </w:trPr>
        <w:tc>
          <w:tcPr>
            <w:tcW w:w="2508" w:type="dxa"/>
            <w:shd w:val="clear" w:color="auto" w:fill="FFFFFF"/>
            <w:vAlign w:val="center"/>
          </w:tcPr>
          <w:p w14:paraId="3D6818CA" w14:textId="77777777" w:rsidR="007A500E" w:rsidRDefault="007A500E">
            <w:pPr>
              <w:spacing w:after="70" w:line="210" w:lineRule="auto"/>
              <w:rPr>
                <w:ins w:id="2077" w:author="Li, Chandler Changjun" w:date="2026-10-20T21:19:00Z" w16du:dateUtc="2026-10-20T13:19:00Z"/>
              </w:rPr>
            </w:pPr>
            <w:ins w:id="2078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任务</w:t>
              </w:r>
            </w:ins>
          </w:p>
        </w:tc>
        <w:tc>
          <w:tcPr>
            <w:tcW w:w="3813" w:type="dxa"/>
            <w:shd w:val="clear" w:color="auto" w:fill="FFFFFF"/>
            <w:vAlign w:val="center"/>
          </w:tcPr>
          <w:p w14:paraId="5D8BCA68" w14:textId="77777777" w:rsidR="007A500E" w:rsidRDefault="007A500E">
            <w:pPr>
              <w:spacing w:after="70" w:line="210" w:lineRule="auto"/>
              <w:rPr>
                <w:ins w:id="2079" w:author="Li, Chandler Changjun" w:date="2026-10-20T21:19:00Z" w16du:dateUtc="2026-10-20T13:19:00Z"/>
              </w:rPr>
            </w:pPr>
            <w:ins w:id="2080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待人工处理</w:t>
              </w:r>
            </w:ins>
          </w:p>
        </w:tc>
        <w:tc>
          <w:tcPr>
            <w:tcW w:w="3713" w:type="dxa"/>
            <w:shd w:val="clear" w:color="auto" w:fill="FFFFFF"/>
            <w:vAlign w:val="center"/>
          </w:tcPr>
          <w:p w14:paraId="56E0ED7E" w14:textId="77777777" w:rsidR="007A500E" w:rsidRDefault="007A500E">
            <w:pPr>
              <w:spacing w:after="70" w:line="210" w:lineRule="auto"/>
              <w:rPr>
                <w:ins w:id="2081" w:author="Li, Chandler Changjun" w:date="2026-10-20T21:19:00Z" w16du:dateUtc="2026-10-20T13:19:00Z"/>
              </w:rPr>
            </w:pPr>
            <w:ins w:id="2082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当前执行实例停在待人工处理或失败节点</w:t>
              </w:r>
            </w:ins>
          </w:p>
        </w:tc>
      </w:tr>
      <w:tr w:rsidR="007A500E" w14:paraId="731A0266" w14:textId="77777777">
        <w:trPr>
          <w:cantSplit/>
          <w:ins w:id="2083" w:author="Li, Chandler Changjun" w:date="2026-10-20T21:19:00Z"/>
        </w:trPr>
        <w:tc>
          <w:tcPr>
            <w:tcW w:w="2508" w:type="dxa"/>
            <w:shd w:val="clear" w:color="auto" w:fill="EEEEEE"/>
            <w:vAlign w:val="center"/>
          </w:tcPr>
          <w:p w14:paraId="460E650A" w14:textId="77777777" w:rsidR="007A500E" w:rsidRDefault="007A500E">
            <w:pPr>
              <w:spacing w:after="70" w:line="210" w:lineRule="auto"/>
              <w:rPr>
                <w:ins w:id="2084" w:author="Li, Chandler Changjun" w:date="2026-10-20T21:19:00Z" w16du:dateUtc="2026-10-20T13:19:00Z"/>
              </w:rPr>
            </w:pPr>
            <w:ins w:id="2085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节点</w:t>
              </w:r>
            </w:ins>
          </w:p>
        </w:tc>
        <w:tc>
          <w:tcPr>
            <w:tcW w:w="3813" w:type="dxa"/>
            <w:shd w:val="clear" w:color="auto" w:fill="EEEEEE"/>
            <w:vAlign w:val="center"/>
          </w:tcPr>
          <w:p w14:paraId="31471723" w14:textId="77777777" w:rsidR="007A500E" w:rsidRDefault="007A500E">
            <w:pPr>
              <w:spacing w:after="70" w:line="210" w:lineRule="auto"/>
              <w:rPr>
                <w:ins w:id="2086" w:author="Li, Chandler Changjun" w:date="2026-10-20T21:19:00Z" w16du:dateUtc="2026-10-20T13:19:00Z"/>
              </w:rPr>
            </w:pPr>
            <w:ins w:id="2087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完成 / 执行中 / 失败 / 待人工处理 / 等待</w:t>
              </w:r>
            </w:ins>
          </w:p>
        </w:tc>
        <w:tc>
          <w:tcPr>
            <w:tcW w:w="3713" w:type="dxa"/>
            <w:shd w:val="clear" w:color="auto" w:fill="EEEEEE"/>
            <w:vAlign w:val="center"/>
          </w:tcPr>
          <w:p w14:paraId="0F4F5FC7" w14:textId="77777777" w:rsidR="007A500E" w:rsidRDefault="007A500E">
            <w:pPr>
              <w:spacing w:after="70" w:line="210" w:lineRule="auto"/>
              <w:rPr>
                <w:ins w:id="2088" w:author="Li, Chandler Changjun" w:date="2026-10-20T21:19:00Z" w16du:dateUtc="2026-10-20T13:19:00Z"/>
              </w:rPr>
            </w:pPr>
            <w:ins w:id="2089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节点执行结果；等待 = 前序节点未完成</w:t>
              </w:r>
            </w:ins>
          </w:p>
        </w:tc>
      </w:tr>
    </w:tbl>
    <w:p w14:paraId="47DAEA3B" w14:textId="77777777" w:rsidR="007A500E" w:rsidRDefault="007A500E" w:rsidP="007A500E">
      <w:pPr>
        <w:spacing w:after="70" w:line="240" w:lineRule="auto"/>
        <w:rPr>
          <w:ins w:id="2090" w:author="Li, Chandler Changjun" w:date="2026-10-20T21:19:00Z" w16du:dateUtc="2026-10-20T13:19:00Z"/>
        </w:rPr>
      </w:pPr>
    </w:p>
    <w:p w14:paraId="3458B7EB" w14:textId="14D1EF52" w:rsidR="007A500E" w:rsidRDefault="007A500E">
      <w:pPr>
        <w:pStyle w:val="ListParagraph"/>
        <w:numPr>
          <w:ilvl w:val="0"/>
          <w:numId w:val="24"/>
        </w:numPr>
        <w:rPr>
          <w:ins w:id="2091" w:author="Li, Chandler Changjun" w:date="2026-10-20T21:19:00Z" w16du:dateUtc="2026-10-20T13:19:00Z"/>
        </w:rPr>
        <w:pPrChange w:id="2092" w:author="Li, Chandler Changjun" w:date="2026-10-20T21:21:00Z" w16du:dateUtc="2026-10-20T13:21:00Z">
          <w:pPr>
            <w:spacing w:after="70" w:line="240" w:lineRule="auto"/>
          </w:pPr>
        </w:pPrChange>
      </w:pPr>
      <w:ins w:id="2093" w:author="Li, Chandler Changjun" w:date="2026-10-20T21:19:00Z" w16du:dateUtc="2026-10-20T13:19:00Z">
        <w:r>
          <w:t>任务状态取最新执行实例的状态。</w:t>
        </w:r>
      </w:ins>
    </w:p>
    <w:p w14:paraId="4A948E15" w14:textId="1BAA2450" w:rsidR="007A500E" w:rsidRDefault="007A500E">
      <w:pPr>
        <w:pStyle w:val="ListParagraph"/>
        <w:numPr>
          <w:ilvl w:val="0"/>
          <w:numId w:val="24"/>
        </w:numPr>
        <w:rPr>
          <w:ins w:id="2094" w:author="Li, Chandler Changjun" w:date="2026-10-20T21:19:00Z" w16du:dateUtc="2026-10-20T13:19:00Z"/>
        </w:rPr>
        <w:pPrChange w:id="2095" w:author="Li, Chandler Changjun" w:date="2026-10-20T21:21:00Z" w16du:dateUtc="2026-10-20T13:21:00Z">
          <w:pPr>
            <w:spacing w:after="70" w:line="240" w:lineRule="auto"/>
          </w:pPr>
        </w:pPrChange>
      </w:pPr>
      <w:ins w:id="2096" w:author="Li, Chandler Changjun" w:date="2026-10-20T21:19:00Z" w16du:dateUtc="2026-10-20T13:19:00Z">
        <w:r>
          <w:t>每次执行生成一个执行实例（R#1、R#2…），历史执行实例只读。</w:t>
        </w:r>
      </w:ins>
    </w:p>
    <w:p w14:paraId="401BA20E" w14:textId="51861DBF" w:rsidR="007A500E" w:rsidRDefault="007A500E">
      <w:pPr>
        <w:pStyle w:val="ListParagraph"/>
        <w:numPr>
          <w:ilvl w:val="0"/>
          <w:numId w:val="24"/>
        </w:numPr>
        <w:rPr>
          <w:ins w:id="2097" w:author="Li, Chandler Changjun" w:date="2026-10-20T21:19:00Z" w16du:dateUtc="2026-10-20T13:19:00Z"/>
        </w:rPr>
        <w:pPrChange w:id="2098" w:author="Li, Chandler Changjun" w:date="2026-10-20T21:22:00Z" w16du:dateUtc="2026-10-20T13:22:00Z">
          <w:pPr>
            <w:spacing w:after="70" w:line="240" w:lineRule="auto"/>
          </w:pPr>
        </w:pPrChange>
      </w:pPr>
      <w:ins w:id="2099" w:author="Li, Chandler Changjun" w:date="2026-10-20T21:19:00Z" w16du:dateUtc="2026-10-20T13:19:00Z">
        <w:r>
          <w:t>日期筛选一律按任务最新一次执行的开始日期。</w:t>
        </w:r>
      </w:ins>
    </w:p>
    <w:p w14:paraId="7F24D889" w14:textId="77777777" w:rsidR="007A500E" w:rsidRDefault="007A500E">
      <w:pPr>
        <w:pStyle w:val="Heading3"/>
        <w:rPr>
          <w:ins w:id="2100" w:author="Li, Chandler Changjun" w:date="2026-10-20T21:19:00Z" w16du:dateUtc="2026-10-20T13:19:00Z"/>
        </w:rPr>
        <w:pPrChange w:id="2101" w:author="Li, Chandler Changjun" w:date="2026-10-20T21:22:00Z" w16du:dateUtc="2026-10-20T13:22:00Z">
          <w:pPr>
            <w:pStyle w:val="Heading3"/>
            <w:spacing w:after="70" w:line="240" w:lineRule="auto"/>
          </w:pPr>
        </w:pPrChange>
      </w:pPr>
      <w:ins w:id="2102" w:author="Li, Chandler Changjun" w:date="2026-10-20T21:19:00Z" w16du:dateUtc="2026-10-20T13:19:00Z">
        <w:r>
          <w:t>提醒中心</w:t>
        </w:r>
      </w:ins>
    </w:p>
    <w:p w14:paraId="4393FDB9" w14:textId="77777777" w:rsidR="007A500E" w:rsidRDefault="007A500E" w:rsidP="007A500E">
      <w:pPr>
        <w:keepNext/>
        <w:spacing w:after="70" w:line="240" w:lineRule="auto"/>
        <w:jc w:val="center"/>
        <w:rPr>
          <w:ins w:id="2103" w:author="Li, Chandler Changjun" w:date="2026-10-20T21:19:00Z" w16du:dateUtc="2026-10-20T13:19:00Z"/>
        </w:rPr>
      </w:pPr>
      <w:ins w:id="2104" w:author="Li, Chandler Changjun" w:date="2026-10-20T21:19:00Z" w16du:dateUtc="2026-10-20T13:19:00Z">
        <w:r>
          <w:rPr>
            <w:noProof/>
          </w:rPr>
          <w:drawing>
            <wp:inline distT="0" distB="0" distL="0" distR="0" wp14:anchorId="392CE9C5" wp14:editId="0B10ED7B">
              <wp:extent cx="6217920" cy="4572000"/>
              <wp:effectExtent l="0" t="0" r="0" b="0"/>
              <wp:docPr id="1134759331" name="Screenshot 2" descr="图 7.3.0-2 提醒中心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-2.png"/>
                      <pic:cNvPicPr/>
                    </pic:nvPicPr>
                    <pic:blipFill>
                      <a:blip r:embed="rId3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17920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F798916" w14:textId="77777777" w:rsidR="007A500E" w:rsidRDefault="007A500E" w:rsidP="007A500E">
      <w:pPr>
        <w:spacing w:after="70" w:line="240" w:lineRule="auto"/>
        <w:jc w:val="center"/>
        <w:rPr>
          <w:ins w:id="2105" w:author="Li, Chandler Changjun" w:date="2026-10-20T21:19:00Z" w16du:dateUtc="2026-10-20T13:19:00Z"/>
        </w:rPr>
      </w:pPr>
      <w:ins w:id="2106" w:author="Li, Chandler Changjun" w:date="2026-10-20T21:19:00Z" w16du:dateUtc="2026-10-20T13:19:00Z">
        <w:r>
          <w:rPr>
            <w:rFonts w:ascii="SimSun" w:eastAsia="SimSun" w:hAnsi="SimSun"/>
            <w:color w:val="555555"/>
            <w:sz w:val="16"/>
            <w:szCs w:val="16"/>
          </w:rPr>
          <w:t>图 7.3.0-2 提醒中心</w:t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2609"/>
        <w:gridCol w:w="7425"/>
      </w:tblGrid>
      <w:tr w:rsidR="007A500E" w14:paraId="68388B1D" w14:textId="77777777">
        <w:trPr>
          <w:cantSplit/>
          <w:tblHeader/>
          <w:ins w:id="2107" w:author="Li, Chandler Changjun" w:date="2026-10-20T21:19:00Z"/>
        </w:trPr>
        <w:tc>
          <w:tcPr>
            <w:tcW w:w="2609" w:type="dxa"/>
            <w:shd w:val="clear" w:color="auto" w:fill="080808"/>
            <w:vAlign w:val="center"/>
          </w:tcPr>
          <w:p w14:paraId="148CD388" w14:textId="77777777" w:rsidR="007A500E" w:rsidRDefault="007A500E">
            <w:pPr>
              <w:spacing w:after="70" w:line="210" w:lineRule="auto"/>
              <w:rPr>
                <w:ins w:id="2108" w:author="Li, Chandler Changjun" w:date="2026-10-20T21:19:00Z" w16du:dateUtc="2026-10-20T13:19:00Z"/>
              </w:rPr>
            </w:pPr>
            <w:ins w:id="2109" w:author="Li, Chandler Changjun" w:date="2026-10-20T21:19:00Z" w16du:dateUtc="2026-10-20T13:19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元素</w:t>
              </w:r>
            </w:ins>
          </w:p>
        </w:tc>
        <w:tc>
          <w:tcPr>
            <w:tcW w:w="7425" w:type="dxa"/>
            <w:shd w:val="clear" w:color="auto" w:fill="080808"/>
            <w:vAlign w:val="center"/>
          </w:tcPr>
          <w:p w14:paraId="799BC745" w14:textId="77777777" w:rsidR="007A500E" w:rsidRDefault="007A500E">
            <w:pPr>
              <w:spacing w:after="70" w:line="210" w:lineRule="auto"/>
              <w:rPr>
                <w:ins w:id="2110" w:author="Li, Chandler Changjun" w:date="2026-10-20T21:19:00Z" w16du:dateUtc="2026-10-20T13:19:00Z"/>
              </w:rPr>
            </w:pPr>
            <w:ins w:id="2111" w:author="Li, Chandler Changjun" w:date="2026-10-20T21:19:00Z" w16du:dateUtc="2026-10-20T13:19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规则</w:t>
              </w:r>
            </w:ins>
          </w:p>
        </w:tc>
      </w:tr>
      <w:tr w:rsidR="007A500E" w14:paraId="7A5D5412" w14:textId="77777777">
        <w:trPr>
          <w:cantSplit/>
          <w:ins w:id="2112" w:author="Li, Chandler Changjun" w:date="2026-10-20T21:19:00Z"/>
        </w:trPr>
        <w:tc>
          <w:tcPr>
            <w:tcW w:w="2609" w:type="dxa"/>
            <w:shd w:val="clear" w:color="auto" w:fill="EEEEEE"/>
            <w:vAlign w:val="center"/>
          </w:tcPr>
          <w:p w14:paraId="5C3DCAD9" w14:textId="77777777" w:rsidR="007A500E" w:rsidRDefault="007A500E">
            <w:pPr>
              <w:spacing w:after="70" w:line="210" w:lineRule="auto"/>
              <w:rPr>
                <w:ins w:id="2113" w:author="Li, Chandler Changjun" w:date="2026-10-20T21:19:00Z" w16du:dateUtc="2026-10-20T13:19:00Z"/>
              </w:rPr>
            </w:pPr>
            <w:ins w:id="2114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页头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499BD593" w14:textId="77777777" w:rsidR="007A500E" w:rsidRDefault="007A500E">
            <w:pPr>
              <w:spacing w:after="70" w:line="210" w:lineRule="auto"/>
              <w:rPr>
                <w:ins w:id="2115" w:author="Li, Chandler Changjun" w:date="2026-10-20T21:19:00Z" w16du:dateUtc="2026-10-20T13:19:00Z"/>
              </w:rPr>
            </w:pPr>
            <w:ins w:id="2116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显示未读条数；「全部已读」把全部提醒标为已读</w:t>
              </w:r>
            </w:ins>
          </w:p>
        </w:tc>
      </w:tr>
      <w:tr w:rsidR="007A500E" w14:paraId="27CC8712" w14:textId="77777777">
        <w:trPr>
          <w:cantSplit/>
          <w:ins w:id="2117" w:author="Li, Chandler Changjun" w:date="2026-10-20T21:19:00Z"/>
        </w:trPr>
        <w:tc>
          <w:tcPr>
            <w:tcW w:w="2609" w:type="dxa"/>
            <w:shd w:val="clear" w:color="auto" w:fill="FFFFFF"/>
            <w:vAlign w:val="center"/>
          </w:tcPr>
          <w:p w14:paraId="696F376A" w14:textId="77777777" w:rsidR="007A500E" w:rsidRDefault="007A500E">
            <w:pPr>
              <w:spacing w:after="70" w:line="210" w:lineRule="auto"/>
              <w:rPr>
                <w:ins w:id="2118" w:author="Li, Chandler Changjun" w:date="2026-10-20T21:19:00Z" w16du:dateUtc="2026-10-20T13:19:00Z"/>
              </w:rPr>
            </w:pPr>
            <w:ins w:id="2119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提醒行</w:t>
              </w:r>
            </w:ins>
          </w:p>
        </w:tc>
        <w:tc>
          <w:tcPr>
            <w:tcW w:w="7425" w:type="dxa"/>
            <w:shd w:val="clear" w:color="auto" w:fill="FFFFFF"/>
            <w:vAlign w:val="center"/>
          </w:tcPr>
          <w:p w14:paraId="6AADC787" w14:textId="77777777" w:rsidR="007A500E" w:rsidRDefault="007A500E">
            <w:pPr>
              <w:spacing w:after="70" w:line="210" w:lineRule="auto"/>
              <w:rPr>
                <w:ins w:id="2120" w:author="Li, Chandler Changjun" w:date="2026-10-20T21:19:00Z" w16du:dateUtc="2026-10-20T13:19:00Z"/>
              </w:rPr>
            </w:pPr>
            <w:ins w:id="2121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标题、说明、时间；未读加底色</w:t>
              </w:r>
            </w:ins>
          </w:p>
        </w:tc>
      </w:tr>
      <w:tr w:rsidR="007A500E" w14:paraId="24418510" w14:textId="77777777">
        <w:trPr>
          <w:cantSplit/>
          <w:ins w:id="2122" w:author="Li, Chandler Changjun" w:date="2026-10-20T21:19:00Z"/>
        </w:trPr>
        <w:tc>
          <w:tcPr>
            <w:tcW w:w="2609" w:type="dxa"/>
            <w:shd w:val="clear" w:color="auto" w:fill="EEEEEE"/>
            <w:vAlign w:val="center"/>
          </w:tcPr>
          <w:p w14:paraId="6C668F22" w14:textId="77777777" w:rsidR="007A500E" w:rsidRDefault="007A500E">
            <w:pPr>
              <w:spacing w:after="70" w:line="210" w:lineRule="auto"/>
              <w:rPr>
                <w:ins w:id="2123" w:author="Li, Chandler Changjun" w:date="2026-10-20T21:19:00Z" w16du:dateUtc="2026-10-20T13:19:00Z"/>
              </w:rPr>
            </w:pPr>
            <w:ins w:id="2124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生成时机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37EF6825" w14:textId="77777777" w:rsidR="00DF110F" w:rsidRDefault="007A500E">
            <w:pPr>
              <w:spacing w:after="70" w:line="210" w:lineRule="auto"/>
              <w:rPr>
                <w:ins w:id="2125" w:author="Li, Chandler Changjun" w:date="2026-10-20T21:22:00Z" w16du:dateUtc="2026-10-20T13:22:00Z"/>
                <w:rFonts w:ascii="SimSun" w:eastAsia="SimSun" w:hAnsi="SimSun"/>
                <w:sz w:val="16"/>
                <w:szCs w:val="16"/>
              </w:rPr>
            </w:pPr>
            <w:ins w:id="2126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任务转待人工处理时生成，如「待人工处理 · Customer NO. 找不到对应 PDC」；</w:t>
              </w:r>
            </w:ins>
          </w:p>
          <w:p w14:paraId="358E0423" w14:textId="149875E4" w:rsidR="007A500E" w:rsidRDefault="007A500E">
            <w:pPr>
              <w:spacing w:after="70" w:line="210" w:lineRule="auto"/>
              <w:rPr>
                <w:ins w:id="2127" w:author="Li, Chandler Changjun" w:date="2026-10-20T21:19:00Z" w16du:dateUtc="2026-10-20T13:19:00Z"/>
              </w:rPr>
            </w:pPr>
            <w:ins w:id="2128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执行完成时生成「任务执行成功」</w:t>
              </w:r>
            </w:ins>
          </w:p>
        </w:tc>
      </w:tr>
      <w:tr w:rsidR="007A500E" w14:paraId="787E9618" w14:textId="77777777">
        <w:trPr>
          <w:cantSplit/>
          <w:ins w:id="2129" w:author="Li, Chandler Changjun" w:date="2026-10-20T21:19:00Z"/>
        </w:trPr>
        <w:tc>
          <w:tcPr>
            <w:tcW w:w="2609" w:type="dxa"/>
            <w:shd w:val="clear" w:color="auto" w:fill="FFFFFF"/>
            <w:vAlign w:val="center"/>
          </w:tcPr>
          <w:p w14:paraId="009A8232" w14:textId="77777777" w:rsidR="007A500E" w:rsidRDefault="007A500E">
            <w:pPr>
              <w:spacing w:after="70" w:line="210" w:lineRule="auto"/>
              <w:rPr>
                <w:ins w:id="2130" w:author="Li, Chandler Changjun" w:date="2026-10-20T21:19:00Z" w16du:dateUtc="2026-10-20T13:19:00Z"/>
              </w:rPr>
            </w:pPr>
            <w:ins w:id="2131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点击</w:t>
              </w:r>
            </w:ins>
          </w:p>
        </w:tc>
        <w:tc>
          <w:tcPr>
            <w:tcW w:w="7425" w:type="dxa"/>
            <w:shd w:val="clear" w:color="auto" w:fill="FFFFFF"/>
            <w:vAlign w:val="center"/>
          </w:tcPr>
          <w:p w14:paraId="4281614D" w14:textId="77777777" w:rsidR="007A500E" w:rsidRDefault="007A500E">
            <w:pPr>
              <w:spacing w:after="70" w:line="210" w:lineRule="auto"/>
              <w:rPr>
                <w:ins w:id="2132" w:author="Li, Chandler Changjun" w:date="2026-10-20T21:19:00Z" w16du:dateUtc="2026-10-20T13:19:00Z"/>
              </w:rPr>
            </w:pPr>
            <w:ins w:id="2133" w:author="Li, Chandler Changjun" w:date="2026-10-20T21:19:00Z" w16du:dateUtc="2026-10-20T13:19:00Z">
              <w:r>
                <w:rPr>
                  <w:rFonts w:ascii="SimSun" w:eastAsia="SimSun" w:hAnsi="SimSun"/>
                  <w:sz w:val="16"/>
                  <w:szCs w:val="16"/>
                </w:rPr>
                <w:t>标为已读，跳转该任务的任务详情</w:t>
              </w:r>
            </w:ins>
          </w:p>
        </w:tc>
      </w:tr>
    </w:tbl>
    <w:p w14:paraId="264C3EE9" w14:textId="77777777" w:rsidR="00D05CBF" w:rsidRDefault="00D05CBF" w:rsidP="00D05CBF">
      <w:pPr>
        <w:rPr>
          <w:ins w:id="2134" w:author="Li, Chandler Changjun" w:date="2026-10-20T21:22:00Z" w16du:dateUtc="2026-10-20T13:22:00Z"/>
        </w:rPr>
      </w:pPr>
    </w:p>
    <w:p w14:paraId="2F0F08DC" w14:textId="77777777" w:rsidR="004016EE" w:rsidRDefault="004016EE">
      <w:pPr>
        <w:pStyle w:val="Heading2"/>
        <w:rPr>
          <w:ins w:id="2135" w:author="Li, Chandler Changjun" w:date="2026-10-20T21:23:00Z" w16du:dateUtc="2026-10-20T13:23:00Z"/>
        </w:rPr>
        <w:pPrChange w:id="2136" w:author="Li, Chandler Changjun" w:date="2026-10-20T21:23:00Z" w16du:dateUtc="2026-10-20T13:23:00Z">
          <w:pPr>
            <w:pStyle w:val="Heading2"/>
            <w:pageBreakBefore/>
            <w:spacing w:after="70" w:line="240" w:lineRule="auto"/>
          </w:pPr>
        </w:pPrChange>
      </w:pPr>
      <w:ins w:id="2137" w:author="Li, Chandler Changjun" w:date="2026-10-20T21:23:00Z" w16du:dateUtc="2026-10-20T13:23:00Z">
        <w:r>
          <w:t>工作台</w:t>
        </w:r>
      </w:ins>
    </w:p>
    <w:p w14:paraId="6ED3B616" w14:textId="77777777" w:rsidR="004016EE" w:rsidRDefault="004016EE">
      <w:pPr>
        <w:pStyle w:val="Heading3"/>
        <w:rPr>
          <w:ins w:id="2138" w:author="Li, Chandler Changjun" w:date="2026-10-20T21:23:00Z" w16du:dateUtc="2026-10-20T13:23:00Z"/>
        </w:rPr>
        <w:pPrChange w:id="2139" w:author="Li, Chandler Changjun" w:date="2026-10-20T21:23:00Z" w16du:dateUtc="2026-10-20T13:23:00Z">
          <w:pPr>
            <w:pStyle w:val="Heading3"/>
            <w:spacing w:after="70" w:line="240" w:lineRule="auto"/>
          </w:pPr>
        </w:pPrChange>
      </w:pPr>
      <w:ins w:id="2140" w:author="Li, Chandler Changjun" w:date="2026-10-20T21:23:00Z" w16du:dateUtc="2026-10-20T13:23:00Z">
        <w:r>
          <w:t>页面目的与结构</w:t>
        </w:r>
      </w:ins>
    </w:p>
    <w:p w14:paraId="4AFD65D9" w14:textId="77777777" w:rsidR="004016EE" w:rsidRDefault="004016EE">
      <w:pPr>
        <w:rPr>
          <w:ins w:id="2141" w:author="Li, Chandler Changjun" w:date="2026-10-20T21:23:00Z" w16du:dateUtc="2026-10-20T13:23:00Z"/>
        </w:rPr>
        <w:pPrChange w:id="2142" w:author="Li, Chandler Changjun" w:date="2026-10-20T21:23:00Z" w16du:dateUtc="2026-10-20T13:23:00Z">
          <w:pPr>
            <w:spacing w:after="70" w:line="240" w:lineRule="auto"/>
          </w:pPr>
        </w:pPrChange>
      </w:pPr>
      <w:ins w:id="2143" w:author="Li, Chandler Changjun" w:date="2026-10-20T21:23:00Z" w16du:dateUtc="2026-10-20T13:23:00Z">
        <w:r>
          <w:t>业务人员在工作台查看 Case 3 的任务数量和待处理数量，点卡片进入任务中心对应列表。</w:t>
        </w:r>
      </w:ins>
    </w:p>
    <w:p w14:paraId="76391969" w14:textId="77777777" w:rsidR="004016EE" w:rsidRDefault="004016EE" w:rsidP="004016EE">
      <w:pPr>
        <w:keepNext/>
        <w:spacing w:after="70" w:line="240" w:lineRule="auto"/>
        <w:jc w:val="center"/>
        <w:rPr>
          <w:ins w:id="2144" w:author="Li, Chandler Changjun" w:date="2026-10-20T21:23:00Z" w16du:dateUtc="2026-10-20T13:23:00Z"/>
        </w:rPr>
      </w:pPr>
      <w:ins w:id="2145" w:author="Li, Chandler Changjun" w:date="2026-10-20T21:23:00Z" w16du:dateUtc="2026-10-20T13:23:00Z">
        <w:r>
          <w:rPr>
            <w:noProof/>
          </w:rPr>
          <w:drawing>
            <wp:inline distT="0" distB="0" distL="0" distR="0" wp14:anchorId="1DECF18E" wp14:editId="25FB848B">
              <wp:extent cx="6217920" cy="4572000"/>
              <wp:effectExtent l="0" t="0" r="0" b="0"/>
              <wp:docPr id="858823624" name="Screenshot 3" descr="图 7.3.1-1 工作台 · Case 3 · 选择执行时间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-3.png"/>
                      <pic:cNvPicPr/>
                    </pic:nvPicPr>
                    <pic:blipFill>
                      <a:blip r:embed="rId3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17920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790BA59" w14:textId="77777777" w:rsidR="004016EE" w:rsidRDefault="004016EE" w:rsidP="004016EE">
      <w:pPr>
        <w:spacing w:after="70" w:line="240" w:lineRule="auto"/>
        <w:jc w:val="center"/>
        <w:rPr>
          <w:ins w:id="2146" w:author="Li, Chandler Changjun" w:date="2026-10-20T21:23:00Z" w16du:dateUtc="2026-10-20T13:23:00Z"/>
        </w:rPr>
      </w:pPr>
      <w:ins w:id="2147" w:author="Li, Chandler Changjun" w:date="2026-10-20T21:23:00Z" w16du:dateUtc="2026-10-20T13:23:00Z">
        <w:r>
          <w:rPr>
            <w:rFonts w:ascii="SimSun" w:eastAsia="SimSun" w:hAnsi="SimSun"/>
            <w:color w:val="555555"/>
            <w:sz w:val="16"/>
            <w:szCs w:val="16"/>
          </w:rPr>
          <w:t>图 7.3.1-1 工作台 · Case 3 · 选择执行时间</w:t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2508"/>
        <w:gridCol w:w="3813"/>
        <w:gridCol w:w="3713"/>
      </w:tblGrid>
      <w:tr w:rsidR="004016EE" w14:paraId="4E87C113" w14:textId="77777777">
        <w:trPr>
          <w:cantSplit/>
          <w:tblHeader/>
          <w:ins w:id="2148" w:author="Li, Chandler Changjun" w:date="2026-10-20T21:23:00Z"/>
        </w:trPr>
        <w:tc>
          <w:tcPr>
            <w:tcW w:w="2508" w:type="dxa"/>
            <w:shd w:val="clear" w:color="auto" w:fill="080808"/>
            <w:vAlign w:val="center"/>
          </w:tcPr>
          <w:p w14:paraId="56499CB5" w14:textId="77777777" w:rsidR="004016EE" w:rsidRDefault="004016EE">
            <w:pPr>
              <w:spacing w:after="70" w:line="210" w:lineRule="auto"/>
              <w:rPr>
                <w:ins w:id="2149" w:author="Li, Chandler Changjun" w:date="2026-10-20T21:23:00Z" w16du:dateUtc="2026-10-20T13:23:00Z"/>
              </w:rPr>
            </w:pPr>
            <w:ins w:id="2150" w:author="Li, Chandler Changjun" w:date="2026-10-20T21:23:00Z" w16du:dateUtc="2026-10-20T13:23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区域</w:t>
              </w:r>
            </w:ins>
          </w:p>
        </w:tc>
        <w:tc>
          <w:tcPr>
            <w:tcW w:w="3813" w:type="dxa"/>
            <w:shd w:val="clear" w:color="auto" w:fill="080808"/>
            <w:vAlign w:val="center"/>
          </w:tcPr>
          <w:p w14:paraId="610DA451" w14:textId="77777777" w:rsidR="004016EE" w:rsidRDefault="004016EE">
            <w:pPr>
              <w:spacing w:after="70" w:line="210" w:lineRule="auto"/>
              <w:rPr>
                <w:ins w:id="2151" w:author="Li, Chandler Changjun" w:date="2026-10-20T21:23:00Z" w16du:dateUtc="2026-10-20T13:23:00Z"/>
              </w:rPr>
            </w:pPr>
            <w:ins w:id="2152" w:author="Li, Chandler Changjun" w:date="2026-10-20T21:23:00Z" w16du:dateUtc="2026-10-20T13:23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信息／功能</w:t>
              </w:r>
            </w:ins>
          </w:p>
        </w:tc>
        <w:tc>
          <w:tcPr>
            <w:tcW w:w="3713" w:type="dxa"/>
            <w:shd w:val="clear" w:color="auto" w:fill="080808"/>
            <w:vAlign w:val="center"/>
          </w:tcPr>
          <w:p w14:paraId="6365AC16" w14:textId="77777777" w:rsidR="004016EE" w:rsidRDefault="004016EE">
            <w:pPr>
              <w:spacing w:after="70" w:line="210" w:lineRule="auto"/>
              <w:rPr>
                <w:ins w:id="2153" w:author="Li, Chandler Changjun" w:date="2026-10-20T21:23:00Z" w16du:dateUtc="2026-10-20T13:23:00Z"/>
              </w:rPr>
            </w:pPr>
            <w:ins w:id="2154" w:author="Li, Chandler Changjun" w:date="2026-10-20T21:23:00Z" w16du:dateUtc="2026-10-20T13:23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业务用途</w:t>
              </w:r>
            </w:ins>
          </w:p>
        </w:tc>
      </w:tr>
      <w:tr w:rsidR="004016EE" w14:paraId="384AF177" w14:textId="77777777">
        <w:trPr>
          <w:cantSplit/>
          <w:ins w:id="2155" w:author="Li, Chandler Changjun" w:date="2026-10-20T21:23:00Z"/>
        </w:trPr>
        <w:tc>
          <w:tcPr>
            <w:tcW w:w="2508" w:type="dxa"/>
            <w:shd w:val="clear" w:color="auto" w:fill="EEEEEE"/>
            <w:vAlign w:val="center"/>
          </w:tcPr>
          <w:p w14:paraId="4906E41F" w14:textId="77777777" w:rsidR="004016EE" w:rsidRDefault="004016EE">
            <w:pPr>
              <w:spacing w:after="70" w:line="210" w:lineRule="auto"/>
              <w:rPr>
                <w:ins w:id="2156" w:author="Li, Chandler Changjun" w:date="2026-10-20T21:23:00Z" w16du:dateUtc="2026-10-20T13:23:00Z"/>
              </w:rPr>
            </w:pPr>
            <w:ins w:id="2157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筛选栏</w:t>
              </w:r>
            </w:ins>
          </w:p>
        </w:tc>
        <w:tc>
          <w:tcPr>
            <w:tcW w:w="3813" w:type="dxa"/>
            <w:shd w:val="clear" w:color="auto" w:fill="EEEEEE"/>
            <w:vAlign w:val="center"/>
          </w:tcPr>
          <w:p w14:paraId="286A5A85" w14:textId="77777777" w:rsidR="004016EE" w:rsidRDefault="004016EE">
            <w:pPr>
              <w:spacing w:after="70" w:line="210" w:lineRule="auto"/>
              <w:rPr>
                <w:ins w:id="2158" w:author="Li, Chandler Changjun" w:date="2026-10-20T21:23:00Z" w16du:dateUtc="2026-10-20T13:23:00Z"/>
              </w:rPr>
            </w:pPr>
            <w:ins w:id="2159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Case 下拉、执行时间（开始时间 - 结束时间）、清除筛选</w:t>
              </w:r>
            </w:ins>
          </w:p>
        </w:tc>
        <w:tc>
          <w:tcPr>
            <w:tcW w:w="3713" w:type="dxa"/>
            <w:shd w:val="clear" w:color="auto" w:fill="EEEEEE"/>
            <w:vAlign w:val="center"/>
          </w:tcPr>
          <w:p w14:paraId="131F7151" w14:textId="77777777" w:rsidR="004016EE" w:rsidRDefault="004016EE">
            <w:pPr>
              <w:spacing w:after="70" w:line="210" w:lineRule="auto"/>
              <w:rPr>
                <w:ins w:id="2160" w:author="Li, Chandler Changjun" w:date="2026-10-20T21:23:00Z" w16du:dateUtc="2026-10-20T13:23:00Z"/>
              </w:rPr>
            </w:pPr>
            <w:ins w:id="2161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限定统计范围</w:t>
              </w:r>
            </w:ins>
          </w:p>
        </w:tc>
      </w:tr>
      <w:tr w:rsidR="004016EE" w14:paraId="7F429513" w14:textId="77777777">
        <w:trPr>
          <w:cantSplit/>
          <w:ins w:id="2162" w:author="Li, Chandler Changjun" w:date="2026-10-20T21:23:00Z"/>
        </w:trPr>
        <w:tc>
          <w:tcPr>
            <w:tcW w:w="2508" w:type="dxa"/>
            <w:shd w:val="clear" w:color="auto" w:fill="FFFFFF"/>
            <w:vAlign w:val="center"/>
          </w:tcPr>
          <w:p w14:paraId="2E1E2F2F" w14:textId="77777777" w:rsidR="004016EE" w:rsidRDefault="004016EE">
            <w:pPr>
              <w:spacing w:after="70" w:line="210" w:lineRule="auto"/>
              <w:rPr>
                <w:ins w:id="2163" w:author="Li, Chandler Changjun" w:date="2026-10-20T21:23:00Z" w16du:dateUtc="2026-10-20T13:23:00Z"/>
              </w:rPr>
            </w:pPr>
            <w:ins w:id="2164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Case 分组</w:t>
              </w:r>
            </w:ins>
          </w:p>
        </w:tc>
        <w:tc>
          <w:tcPr>
            <w:tcW w:w="3813" w:type="dxa"/>
            <w:shd w:val="clear" w:color="auto" w:fill="FFFFFF"/>
            <w:vAlign w:val="center"/>
          </w:tcPr>
          <w:p w14:paraId="5704E674" w14:textId="77777777" w:rsidR="004016EE" w:rsidRDefault="004016EE">
            <w:pPr>
              <w:spacing w:after="70" w:line="210" w:lineRule="auto"/>
              <w:rPr>
                <w:ins w:id="2165" w:author="Li, Chandler Changjun" w:date="2026-10-20T21:23:00Z" w16du:dateUtc="2026-10-20T13:23:00Z"/>
              </w:rPr>
            </w:pPr>
            <w:ins w:id="2166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「Case3 · MBPLAP 发票与预报」</w:t>
              </w:r>
            </w:ins>
          </w:p>
        </w:tc>
        <w:tc>
          <w:tcPr>
            <w:tcW w:w="3713" w:type="dxa"/>
            <w:shd w:val="clear" w:color="auto" w:fill="FFFFFF"/>
            <w:vAlign w:val="center"/>
          </w:tcPr>
          <w:p w14:paraId="7209DBCF" w14:textId="77777777" w:rsidR="004016EE" w:rsidRDefault="004016EE">
            <w:pPr>
              <w:spacing w:after="70" w:line="210" w:lineRule="auto"/>
              <w:rPr>
                <w:ins w:id="2167" w:author="Li, Chandler Changjun" w:date="2026-10-20T21:23:00Z" w16du:dateUtc="2026-10-20T13:23:00Z"/>
              </w:rPr>
            </w:pPr>
            <w:ins w:id="2168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Case 3 只有一个子 Case：Case3-MBPLAP</w:t>
              </w:r>
            </w:ins>
          </w:p>
        </w:tc>
      </w:tr>
      <w:tr w:rsidR="004016EE" w14:paraId="61B2E3FF" w14:textId="77777777">
        <w:trPr>
          <w:cantSplit/>
          <w:ins w:id="2169" w:author="Li, Chandler Changjun" w:date="2026-10-20T21:23:00Z"/>
        </w:trPr>
        <w:tc>
          <w:tcPr>
            <w:tcW w:w="2508" w:type="dxa"/>
            <w:shd w:val="clear" w:color="auto" w:fill="EEEEEE"/>
            <w:vAlign w:val="center"/>
          </w:tcPr>
          <w:p w14:paraId="385DE3ED" w14:textId="77777777" w:rsidR="004016EE" w:rsidRDefault="004016EE">
            <w:pPr>
              <w:spacing w:after="70" w:line="210" w:lineRule="auto"/>
              <w:rPr>
                <w:ins w:id="2170" w:author="Li, Chandler Changjun" w:date="2026-10-20T21:23:00Z" w16du:dateUtc="2026-10-20T13:23:00Z"/>
              </w:rPr>
            </w:pPr>
            <w:ins w:id="2171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子 Case 行</w:t>
              </w:r>
            </w:ins>
          </w:p>
        </w:tc>
        <w:tc>
          <w:tcPr>
            <w:tcW w:w="3813" w:type="dxa"/>
            <w:shd w:val="clear" w:color="auto" w:fill="EEEEEE"/>
            <w:vAlign w:val="center"/>
          </w:tcPr>
          <w:p w14:paraId="04FDD5D7" w14:textId="77777777" w:rsidR="004016EE" w:rsidRDefault="004016EE">
            <w:pPr>
              <w:spacing w:after="70" w:line="210" w:lineRule="auto"/>
              <w:rPr>
                <w:ins w:id="2172" w:author="Li, Chandler Changjun" w:date="2026-10-20T21:23:00Z" w16du:dateUtc="2026-10-20T13:23:00Z"/>
              </w:rPr>
            </w:pPr>
            <w:ins w:id="2173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名称、累计 N 票任务、4 张卡片</w:t>
              </w:r>
            </w:ins>
          </w:p>
        </w:tc>
        <w:tc>
          <w:tcPr>
            <w:tcW w:w="3713" w:type="dxa"/>
            <w:shd w:val="clear" w:color="auto" w:fill="EEEEEE"/>
            <w:vAlign w:val="center"/>
          </w:tcPr>
          <w:p w14:paraId="19014B4F" w14:textId="77777777" w:rsidR="004016EE" w:rsidRDefault="004016EE">
            <w:pPr>
              <w:spacing w:after="70" w:line="210" w:lineRule="auto"/>
              <w:rPr>
                <w:ins w:id="2174" w:author="Li, Chandler Changjun" w:date="2026-10-20T21:23:00Z" w16du:dateUtc="2026-10-20T13:23:00Z"/>
              </w:rPr>
            </w:pPr>
            <w:ins w:id="2175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查看数量并跳转</w:t>
              </w:r>
            </w:ins>
          </w:p>
        </w:tc>
      </w:tr>
    </w:tbl>
    <w:p w14:paraId="26E1A6B9" w14:textId="77777777" w:rsidR="004016EE" w:rsidRDefault="004016EE" w:rsidP="004016EE">
      <w:pPr>
        <w:spacing w:after="70" w:line="240" w:lineRule="auto"/>
        <w:rPr>
          <w:ins w:id="2176" w:author="Li, Chandler Changjun" w:date="2026-10-20T21:23:00Z" w16du:dateUtc="2026-10-20T13:23:00Z"/>
        </w:rPr>
      </w:pPr>
    </w:p>
    <w:p w14:paraId="39C5CF10" w14:textId="77777777" w:rsidR="004016EE" w:rsidRDefault="004016EE">
      <w:pPr>
        <w:pStyle w:val="Heading3"/>
        <w:rPr>
          <w:ins w:id="2177" w:author="Li, Chandler Changjun" w:date="2026-10-20T21:23:00Z" w16du:dateUtc="2026-10-20T13:23:00Z"/>
        </w:rPr>
        <w:pPrChange w:id="2178" w:author="Li, Chandler Changjun" w:date="2026-10-20T21:26:00Z" w16du:dateUtc="2026-10-20T13:26:00Z">
          <w:pPr>
            <w:pStyle w:val="Heading3"/>
            <w:spacing w:after="70" w:line="240" w:lineRule="auto"/>
          </w:pPr>
        </w:pPrChange>
      </w:pPr>
      <w:ins w:id="2179" w:author="Li, Chandler Changjun" w:date="2026-10-20T21:23:00Z" w16du:dateUtc="2026-10-20T13:23:00Z">
        <w:r>
          <w:t>展示信息</w:t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502"/>
        <w:gridCol w:w="2007"/>
        <w:gridCol w:w="4214"/>
        <w:gridCol w:w="3311"/>
      </w:tblGrid>
      <w:tr w:rsidR="004016EE" w14:paraId="3B61CD76" w14:textId="77777777">
        <w:trPr>
          <w:cantSplit/>
          <w:tblHeader/>
          <w:ins w:id="2180" w:author="Li, Chandler Changjun" w:date="2026-10-20T21:23:00Z"/>
        </w:trPr>
        <w:tc>
          <w:tcPr>
            <w:tcW w:w="502" w:type="dxa"/>
            <w:shd w:val="clear" w:color="auto" w:fill="080808"/>
            <w:vAlign w:val="center"/>
          </w:tcPr>
          <w:p w14:paraId="74A57A11" w14:textId="77777777" w:rsidR="004016EE" w:rsidRDefault="004016EE">
            <w:pPr>
              <w:spacing w:after="70" w:line="210" w:lineRule="auto"/>
              <w:rPr>
                <w:ins w:id="2181" w:author="Li, Chandler Changjun" w:date="2026-10-20T21:23:00Z" w16du:dateUtc="2026-10-20T13:23:00Z"/>
              </w:rPr>
            </w:pPr>
            <w:ins w:id="2182" w:author="Li, Chandler Changjun" w:date="2026-10-20T21:23:00Z" w16du:dateUtc="2026-10-20T13:23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#</w:t>
              </w:r>
            </w:ins>
          </w:p>
        </w:tc>
        <w:tc>
          <w:tcPr>
            <w:tcW w:w="2007" w:type="dxa"/>
            <w:shd w:val="clear" w:color="auto" w:fill="080808"/>
            <w:vAlign w:val="center"/>
          </w:tcPr>
          <w:p w14:paraId="0B48D58A" w14:textId="77777777" w:rsidR="004016EE" w:rsidRDefault="004016EE">
            <w:pPr>
              <w:spacing w:after="70" w:line="210" w:lineRule="auto"/>
              <w:rPr>
                <w:ins w:id="2183" w:author="Li, Chandler Changjun" w:date="2026-10-20T21:23:00Z" w16du:dateUtc="2026-10-20T13:23:00Z"/>
              </w:rPr>
            </w:pPr>
            <w:ins w:id="2184" w:author="Li, Chandler Changjun" w:date="2026-10-20T21:23:00Z" w16du:dateUtc="2026-10-20T13:23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卡片</w:t>
              </w:r>
            </w:ins>
          </w:p>
        </w:tc>
        <w:tc>
          <w:tcPr>
            <w:tcW w:w="4214" w:type="dxa"/>
            <w:shd w:val="clear" w:color="auto" w:fill="080808"/>
            <w:vAlign w:val="center"/>
          </w:tcPr>
          <w:p w14:paraId="0434D040" w14:textId="77777777" w:rsidR="004016EE" w:rsidRDefault="004016EE">
            <w:pPr>
              <w:spacing w:after="70" w:line="210" w:lineRule="auto"/>
              <w:rPr>
                <w:ins w:id="2185" w:author="Li, Chandler Changjun" w:date="2026-10-20T21:23:00Z" w16du:dateUtc="2026-10-20T13:23:00Z"/>
              </w:rPr>
            </w:pPr>
            <w:ins w:id="2186" w:author="Li, Chandler Changjun" w:date="2026-10-20T21:23:00Z" w16du:dateUtc="2026-10-20T13:23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口径／取值</w:t>
              </w:r>
            </w:ins>
          </w:p>
        </w:tc>
        <w:tc>
          <w:tcPr>
            <w:tcW w:w="3311" w:type="dxa"/>
            <w:shd w:val="clear" w:color="auto" w:fill="080808"/>
            <w:vAlign w:val="center"/>
          </w:tcPr>
          <w:p w14:paraId="7925D4CE" w14:textId="77777777" w:rsidR="004016EE" w:rsidRDefault="004016EE">
            <w:pPr>
              <w:spacing w:after="70" w:line="210" w:lineRule="auto"/>
              <w:rPr>
                <w:ins w:id="2187" w:author="Li, Chandler Changjun" w:date="2026-10-20T21:23:00Z" w16du:dateUtc="2026-10-20T13:23:00Z"/>
              </w:rPr>
            </w:pPr>
            <w:ins w:id="2188" w:author="Li, Chandler Changjun" w:date="2026-10-20T21:23:00Z" w16du:dateUtc="2026-10-20T13:23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为什么需要（业务原因）</w:t>
              </w:r>
            </w:ins>
          </w:p>
        </w:tc>
      </w:tr>
      <w:tr w:rsidR="004016EE" w14:paraId="28180F94" w14:textId="77777777">
        <w:trPr>
          <w:cantSplit/>
          <w:ins w:id="2189" w:author="Li, Chandler Changjun" w:date="2026-10-20T21:23:00Z"/>
        </w:trPr>
        <w:tc>
          <w:tcPr>
            <w:tcW w:w="502" w:type="dxa"/>
            <w:shd w:val="clear" w:color="auto" w:fill="EEEEEE"/>
            <w:vAlign w:val="center"/>
          </w:tcPr>
          <w:p w14:paraId="3213EDA0" w14:textId="77777777" w:rsidR="004016EE" w:rsidRDefault="004016EE">
            <w:pPr>
              <w:spacing w:after="70" w:line="210" w:lineRule="auto"/>
              <w:rPr>
                <w:ins w:id="2190" w:author="Li, Chandler Changjun" w:date="2026-10-20T21:23:00Z" w16du:dateUtc="2026-10-20T13:23:00Z"/>
              </w:rPr>
            </w:pPr>
            <w:ins w:id="2191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1</w:t>
              </w:r>
            </w:ins>
          </w:p>
        </w:tc>
        <w:tc>
          <w:tcPr>
            <w:tcW w:w="2007" w:type="dxa"/>
            <w:shd w:val="clear" w:color="auto" w:fill="EEEEEE"/>
            <w:vAlign w:val="center"/>
          </w:tcPr>
          <w:p w14:paraId="418FF116" w14:textId="77777777" w:rsidR="004016EE" w:rsidRDefault="004016EE">
            <w:pPr>
              <w:spacing w:after="70" w:line="210" w:lineRule="auto"/>
              <w:rPr>
                <w:ins w:id="2192" w:author="Li, Chandler Changjun" w:date="2026-10-20T21:23:00Z" w16du:dateUtc="2026-10-20T13:23:00Z"/>
              </w:rPr>
            </w:pPr>
            <w:ins w:id="2193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总任务数</w:t>
              </w:r>
            </w:ins>
          </w:p>
        </w:tc>
        <w:tc>
          <w:tcPr>
            <w:tcW w:w="4214" w:type="dxa"/>
            <w:shd w:val="clear" w:color="auto" w:fill="EEEEEE"/>
            <w:vAlign w:val="center"/>
          </w:tcPr>
          <w:p w14:paraId="4A20AA4A" w14:textId="77777777" w:rsidR="004016EE" w:rsidRDefault="004016EE">
            <w:pPr>
              <w:spacing w:after="70" w:line="210" w:lineRule="auto"/>
              <w:rPr>
                <w:ins w:id="2194" w:author="Li, Chandler Changjun" w:date="2026-10-20T21:23:00Z" w16du:dateUtc="2026-10-20T13:23:00Z"/>
              </w:rPr>
            </w:pPr>
            <w:ins w:id="2195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执行时间范围内的任务数；未选日期为全部记录</w:t>
              </w:r>
            </w:ins>
          </w:p>
        </w:tc>
        <w:tc>
          <w:tcPr>
            <w:tcW w:w="3311" w:type="dxa"/>
            <w:shd w:val="clear" w:color="auto" w:fill="EEEEEE"/>
            <w:vAlign w:val="center"/>
          </w:tcPr>
          <w:p w14:paraId="6231B5CB" w14:textId="77777777" w:rsidR="004016EE" w:rsidRDefault="004016EE">
            <w:pPr>
              <w:spacing w:after="70" w:line="210" w:lineRule="auto"/>
              <w:rPr>
                <w:ins w:id="2196" w:author="Li, Chandler Changjun" w:date="2026-10-20T21:23:00Z" w16du:dateUtc="2026-10-20T13:23:00Z"/>
              </w:rPr>
            </w:pPr>
            <w:ins w:id="2197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了解该时段收到多少票</w:t>
              </w:r>
            </w:ins>
          </w:p>
        </w:tc>
      </w:tr>
      <w:tr w:rsidR="004016EE" w14:paraId="205392A6" w14:textId="77777777">
        <w:trPr>
          <w:cantSplit/>
          <w:ins w:id="2198" w:author="Li, Chandler Changjun" w:date="2026-10-20T21:23:00Z"/>
        </w:trPr>
        <w:tc>
          <w:tcPr>
            <w:tcW w:w="502" w:type="dxa"/>
            <w:shd w:val="clear" w:color="auto" w:fill="FFFFFF"/>
            <w:vAlign w:val="center"/>
          </w:tcPr>
          <w:p w14:paraId="3E1A6AA5" w14:textId="77777777" w:rsidR="004016EE" w:rsidRDefault="004016EE">
            <w:pPr>
              <w:spacing w:after="70" w:line="210" w:lineRule="auto"/>
              <w:rPr>
                <w:ins w:id="2199" w:author="Li, Chandler Changjun" w:date="2026-10-20T21:23:00Z" w16du:dateUtc="2026-10-20T13:23:00Z"/>
              </w:rPr>
            </w:pPr>
            <w:ins w:id="2200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2</w:t>
              </w:r>
            </w:ins>
          </w:p>
        </w:tc>
        <w:tc>
          <w:tcPr>
            <w:tcW w:w="2007" w:type="dxa"/>
            <w:shd w:val="clear" w:color="auto" w:fill="FFFFFF"/>
            <w:vAlign w:val="center"/>
          </w:tcPr>
          <w:p w14:paraId="167A1988" w14:textId="77777777" w:rsidR="004016EE" w:rsidRDefault="004016EE">
            <w:pPr>
              <w:spacing w:after="70" w:line="210" w:lineRule="auto"/>
              <w:rPr>
                <w:ins w:id="2201" w:author="Li, Chandler Changjun" w:date="2026-10-20T21:23:00Z" w16du:dateUtc="2026-10-20T13:23:00Z"/>
              </w:rPr>
            </w:pPr>
            <w:ins w:id="2202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已完成数</w:t>
              </w:r>
            </w:ins>
          </w:p>
        </w:tc>
        <w:tc>
          <w:tcPr>
            <w:tcW w:w="4214" w:type="dxa"/>
            <w:shd w:val="clear" w:color="auto" w:fill="FFFFFF"/>
            <w:vAlign w:val="center"/>
          </w:tcPr>
          <w:p w14:paraId="653224DC" w14:textId="77777777" w:rsidR="004016EE" w:rsidRDefault="004016EE">
            <w:pPr>
              <w:spacing w:after="70" w:line="210" w:lineRule="auto"/>
              <w:rPr>
                <w:ins w:id="2203" w:author="Li, Chandler Changjun" w:date="2026-10-20T21:23:00Z" w16du:dateUtc="2026-10-20T13:23:00Z"/>
              </w:rPr>
            </w:pPr>
            <w:ins w:id="2204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范围内已完成的任务数</w:t>
              </w:r>
            </w:ins>
          </w:p>
        </w:tc>
        <w:tc>
          <w:tcPr>
            <w:tcW w:w="3311" w:type="dxa"/>
            <w:shd w:val="clear" w:color="auto" w:fill="FFFFFF"/>
            <w:vAlign w:val="center"/>
          </w:tcPr>
          <w:p w14:paraId="4FBCFD70" w14:textId="77777777" w:rsidR="004016EE" w:rsidRDefault="004016EE">
            <w:pPr>
              <w:spacing w:after="70" w:line="210" w:lineRule="auto"/>
              <w:rPr>
                <w:ins w:id="2205" w:author="Li, Chandler Changjun" w:date="2026-10-20T21:23:00Z" w16du:dateUtc="2026-10-20T13:23:00Z"/>
              </w:rPr>
            </w:pPr>
            <w:ins w:id="2206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确认已闭环的票数</w:t>
              </w:r>
            </w:ins>
          </w:p>
        </w:tc>
      </w:tr>
      <w:tr w:rsidR="004016EE" w14:paraId="1FE01919" w14:textId="77777777">
        <w:trPr>
          <w:cantSplit/>
          <w:ins w:id="2207" w:author="Li, Chandler Changjun" w:date="2026-10-20T21:23:00Z"/>
        </w:trPr>
        <w:tc>
          <w:tcPr>
            <w:tcW w:w="502" w:type="dxa"/>
            <w:shd w:val="clear" w:color="auto" w:fill="EEEEEE"/>
            <w:vAlign w:val="center"/>
          </w:tcPr>
          <w:p w14:paraId="412D9F6E" w14:textId="77777777" w:rsidR="004016EE" w:rsidRDefault="004016EE">
            <w:pPr>
              <w:spacing w:after="70" w:line="210" w:lineRule="auto"/>
              <w:rPr>
                <w:ins w:id="2208" w:author="Li, Chandler Changjun" w:date="2026-10-20T21:23:00Z" w16du:dateUtc="2026-10-20T13:23:00Z"/>
              </w:rPr>
            </w:pPr>
            <w:ins w:id="2209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3</w:t>
              </w:r>
            </w:ins>
          </w:p>
        </w:tc>
        <w:tc>
          <w:tcPr>
            <w:tcW w:w="2007" w:type="dxa"/>
            <w:shd w:val="clear" w:color="auto" w:fill="EEEEEE"/>
            <w:vAlign w:val="center"/>
          </w:tcPr>
          <w:p w14:paraId="0E4A107C" w14:textId="77777777" w:rsidR="004016EE" w:rsidRDefault="004016EE">
            <w:pPr>
              <w:spacing w:after="70" w:line="210" w:lineRule="auto"/>
              <w:rPr>
                <w:ins w:id="2210" w:author="Li, Chandler Changjun" w:date="2026-10-20T21:23:00Z" w16du:dateUtc="2026-10-20T13:23:00Z"/>
              </w:rPr>
            </w:pPr>
            <w:ins w:id="2211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执行中</w:t>
              </w:r>
            </w:ins>
          </w:p>
        </w:tc>
        <w:tc>
          <w:tcPr>
            <w:tcW w:w="4214" w:type="dxa"/>
            <w:shd w:val="clear" w:color="auto" w:fill="EEEEEE"/>
            <w:vAlign w:val="center"/>
          </w:tcPr>
          <w:p w14:paraId="4A673080" w14:textId="77777777" w:rsidR="004016EE" w:rsidRDefault="004016EE">
            <w:pPr>
              <w:spacing w:after="70" w:line="210" w:lineRule="auto"/>
              <w:rPr>
                <w:ins w:id="2212" w:author="Li, Chandler Changjun" w:date="2026-10-20T21:23:00Z" w16du:dateUtc="2026-10-20T13:23:00Z"/>
              </w:rPr>
            </w:pPr>
            <w:ins w:id="2213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范围内执行中（含重试中）的任务数</w:t>
              </w:r>
            </w:ins>
          </w:p>
        </w:tc>
        <w:tc>
          <w:tcPr>
            <w:tcW w:w="3311" w:type="dxa"/>
            <w:shd w:val="clear" w:color="auto" w:fill="EEEEEE"/>
            <w:vAlign w:val="center"/>
          </w:tcPr>
          <w:p w14:paraId="73BC74F7" w14:textId="77777777" w:rsidR="004016EE" w:rsidRDefault="004016EE">
            <w:pPr>
              <w:spacing w:after="70" w:line="210" w:lineRule="auto"/>
              <w:rPr>
                <w:ins w:id="2214" w:author="Li, Chandler Changjun" w:date="2026-10-20T21:23:00Z" w16du:dateUtc="2026-10-20T13:23:00Z"/>
              </w:rPr>
            </w:pPr>
            <w:ins w:id="2215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掌握在途票数</w:t>
              </w:r>
            </w:ins>
          </w:p>
        </w:tc>
      </w:tr>
      <w:tr w:rsidR="004016EE" w14:paraId="582F8929" w14:textId="77777777">
        <w:trPr>
          <w:cantSplit/>
          <w:ins w:id="2216" w:author="Li, Chandler Changjun" w:date="2026-10-20T21:23:00Z"/>
        </w:trPr>
        <w:tc>
          <w:tcPr>
            <w:tcW w:w="502" w:type="dxa"/>
            <w:shd w:val="clear" w:color="auto" w:fill="FFFFFF"/>
            <w:vAlign w:val="center"/>
          </w:tcPr>
          <w:p w14:paraId="732FA72D" w14:textId="77777777" w:rsidR="004016EE" w:rsidRDefault="004016EE">
            <w:pPr>
              <w:spacing w:after="70" w:line="210" w:lineRule="auto"/>
              <w:rPr>
                <w:ins w:id="2217" w:author="Li, Chandler Changjun" w:date="2026-10-20T21:23:00Z" w16du:dateUtc="2026-10-20T13:23:00Z"/>
              </w:rPr>
            </w:pPr>
            <w:ins w:id="2218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4</w:t>
              </w:r>
            </w:ins>
          </w:p>
        </w:tc>
        <w:tc>
          <w:tcPr>
            <w:tcW w:w="2007" w:type="dxa"/>
            <w:shd w:val="clear" w:color="auto" w:fill="FFFFFF"/>
            <w:vAlign w:val="center"/>
          </w:tcPr>
          <w:p w14:paraId="062D540D" w14:textId="77777777" w:rsidR="004016EE" w:rsidRDefault="004016EE">
            <w:pPr>
              <w:spacing w:after="70" w:line="210" w:lineRule="auto"/>
              <w:rPr>
                <w:ins w:id="2219" w:author="Li, Chandler Changjun" w:date="2026-10-20T21:23:00Z" w16du:dateUtc="2026-10-20T13:23:00Z"/>
              </w:rPr>
            </w:pPr>
            <w:ins w:id="2220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待人工处理</w:t>
              </w:r>
            </w:ins>
          </w:p>
        </w:tc>
        <w:tc>
          <w:tcPr>
            <w:tcW w:w="4214" w:type="dxa"/>
            <w:shd w:val="clear" w:color="auto" w:fill="FFFFFF"/>
            <w:vAlign w:val="center"/>
          </w:tcPr>
          <w:p w14:paraId="13FE1D04" w14:textId="77777777" w:rsidR="004016EE" w:rsidRDefault="004016EE">
            <w:pPr>
              <w:spacing w:after="70" w:line="210" w:lineRule="auto"/>
              <w:rPr>
                <w:ins w:id="2221" w:author="Li, Chandler Changjun" w:date="2026-10-20T21:23:00Z" w16du:dateUtc="2026-10-20T13:23:00Z"/>
              </w:rPr>
            </w:pPr>
            <w:ins w:id="2222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全部待人工处理的任务数，不随执行时间变化</w:t>
              </w:r>
            </w:ins>
          </w:p>
        </w:tc>
        <w:tc>
          <w:tcPr>
            <w:tcW w:w="3311" w:type="dxa"/>
            <w:shd w:val="clear" w:color="auto" w:fill="FFFFFF"/>
            <w:vAlign w:val="center"/>
          </w:tcPr>
          <w:p w14:paraId="16ABCEF7" w14:textId="77777777" w:rsidR="004016EE" w:rsidRDefault="004016EE">
            <w:pPr>
              <w:spacing w:after="70" w:line="210" w:lineRule="auto"/>
              <w:rPr>
                <w:ins w:id="2223" w:author="Li, Chandler Changjun" w:date="2026-10-20T21:23:00Z" w16du:dateUtc="2026-10-20T13:23:00Z"/>
              </w:rPr>
            </w:pPr>
            <w:ins w:id="2224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不遗漏任何待处理票</w:t>
              </w:r>
            </w:ins>
          </w:p>
        </w:tc>
      </w:tr>
      <w:tr w:rsidR="004016EE" w14:paraId="16887E20" w14:textId="77777777">
        <w:trPr>
          <w:cantSplit/>
          <w:ins w:id="2225" w:author="Li, Chandler Changjun" w:date="2026-10-20T21:23:00Z"/>
        </w:trPr>
        <w:tc>
          <w:tcPr>
            <w:tcW w:w="502" w:type="dxa"/>
            <w:shd w:val="clear" w:color="auto" w:fill="EEEEEE"/>
            <w:vAlign w:val="center"/>
          </w:tcPr>
          <w:p w14:paraId="32ADC2E9" w14:textId="77777777" w:rsidR="004016EE" w:rsidRDefault="004016EE">
            <w:pPr>
              <w:spacing w:after="70" w:line="210" w:lineRule="auto"/>
              <w:rPr>
                <w:ins w:id="2226" w:author="Li, Chandler Changjun" w:date="2026-10-20T21:23:00Z" w16du:dateUtc="2026-10-20T13:23:00Z"/>
              </w:rPr>
            </w:pPr>
            <w:ins w:id="2227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5</w:t>
              </w:r>
            </w:ins>
          </w:p>
        </w:tc>
        <w:tc>
          <w:tcPr>
            <w:tcW w:w="2007" w:type="dxa"/>
            <w:shd w:val="clear" w:color="auto" w:fill="EEEEEE"/>
            <w:vAlign w:val="center"/>
          </w:tcPr>
          <w:p w14:paraId="4F1B3664" w14:textId="77777777" w:rsidR="004016EE" w:rsidRDefault="004016EE">
            <w:pPr>
              <w:spacing w:after="70" w:line="210" w:lineRule="auto"/>
              <w:rPr>
                <w:ins w:id="2228" w:author="Li, Chandler Changjun" w:date="2026-10-20T21:23:00Z" w16du:dateUtc="2026-10-20T13:23:00Z"/>
              </w:rPr>
            </w:pPr>
            <w:ins w:id="2229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卡片底部</w:t>
              </w:r>
            </w:ins>
          </w:p>
        </w:tc>
        <w:tc>
          <w:tcPr>
            <w:tcW w:w="4214" w:type="dxa"/>
            <w:shd w:val="clear" w:color="auto" w:fill="EEEEEE"/>
            <w:vAlign w:val="center"/>
          </w:tcPr>
          <w:p w14:paraId="62027AAF" w14:textId="77777777" w:rsidR="004016EE" w:rsidRDefault="004016EE">
            <w:pPr>
              <w:spacing w:after="70" w:line="210" w:lineRule="auto"/>
              <w:rPr>
                <w:ins w:id="2230" w:author="Li, Chandler Changjun" w:date="2026-10-20T21:23:00Z" w16du:dateUtc="2026-10-20T13:23:00Z"/>
              </w:rPr>
            </w:pPr>
            <w:ins w:id="2231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「所选日期」或「全部记录」</w:t>
              </w:r>
            </w:ins>
          </w:p>
        </w:tc>
        <w:tc>
          <w:tcPr>
            <w:tcW w:w="3311" w:type="dxa"/>
            <w:shd w:val="clear" w:color="auto" w:fill="EEEEEE"/>
            <w:vAlign w:val="center"/>
          </w:tcPr>
          <w:p w14:paraId="14297C0B" w14:textId="77777777" w:rsidR="004016EE" w:rsidRDefault="004016EE">
            <w:pPr>
              <w:spacing w:after="70" w:line="210" w:lineRule="auto"/>
              <w:rPr>
                <w:ins w:id="2232" w:author="Li, Chandler Changjun" w:date="2026-10-20T21:23:00Z" w16du:dateUtc="2026-10-20T13:23:00Z"/>
              </w:rPr>
            </w:pPr>
            <w:ins w:id="2233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说明该卡片的统计范围</w:t>
              </w:r>
            </w:ins>
          </w:p>
        </w:tc>
      </w:tr>
      <w:tr w:rsidR="004016EE" w14:paraId="20D0BE3F" w14:textId="77777777">
        <w:trPr>
          <w:cantSplit/>
          <w:ins w:id="2234" w:author="Li, Chandler Changjun" w:date="2026-10-20T21:23:00Z"/>
        </w:trPr>
        <w:tc>
          <w:tcPr>
            <w:tcW w:w="502" w:type="dxa"/>
            <w:shd w:val="clear" w:color="auto" w:fill="FFFFFF"/>
            <w:vAlign w:val="center"/>
          </w:tcPr>
          <w:p w14:paraId="0D5B5A16" w14:textId="77777777" w:rsidR="004016EE" w:rsidRDefault="004016EE">
            <w:pPr>
              <w:spacing w:after="70" w:line="210" w:lineRule="auto"/>
              <w:rPr>
                <w:ins w:id="2235" w:author="Li, Chandler Changjun" w:date="2026-10-20T21:23:00Z" w16du:dateUtc="2026-10-20T13:23:00Z"/>
              </w:rPr>
            </w:pPr>
            <w:ins w:id="2236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6</w:t>
              </w:r>
            </w:ins>
          </w:p>
        </w:tc>
        <w:tc>
          <w:tcPr>
            <w:tcW w:w="2007" w:type="dxa"/>
            <w:shd w:val="clear" w:color="auto" w:fill="FFFFFF"/>
            <w:vAlign w:val="center"/>
          </w:tcPr>
          <w:p w14:paraId="049BA3E9" w14:textId="77777777" w:rsidR="004016EE" w:rsidRDefault="004016EE">
            <w:pPr>
              <w:spacing w:after="70" w:line="210" w:lineRule="auto"/>
              <w:rPr>
                <w:ins w:id="2237" w:author="Li, Chandler Changjun" w:date="2026-10-20T21:23:00Z" w16du:dateUtc="2026-10-20T13:23:00Z"/>
              </w:rPr>
            </w:pPr>
            <w:ins w:id="2238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累计 N 票任务</w:t>
              </w:r>
            </w:ins>
          </w:p>
        </w:tc>
        <w:tc>
          <w:tcPr>
            <w:tcW w:w="4214" w:type="dxa"/>
            <w:shd w:val="clear" w:color="auto" w:fill="FFFFFF"/>
            <w:vAlign w:val="center"/>
          </w:tcPr>
          <w:p w14:paraId="61EBD1AC" w14:textId="77777777" w:rsidR="004016EE" w:rsidRDefault="004016EE">
            <w:pPr>
              <w:spacing w:after="70" w:line="210" w:lineRule="auto"/>
              <w:rPr>
                <w:ins w:id="2239" w:author="Li, Chandler Changjun" w:date="2026-10-20T21:23:00Z" w16du:dateUtc="2026-10-20T13:23:00Z"/>
              </w:rPr>
            </w:pPr>
            <w:ins w:id="2240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该子 Case 全部任务数</w:t>
              </w:r>
            </w:ins>
          </w:p>
        </w:tc>
        <w:tc>
          <w:tcPr>
            <w:tcW w:w="3311" w:type="dxa"/>
            <w:shd w:val="clear" w:color="auto" w:fill="FFFFFF"/>
            <w:vAlign w:val="center"/>
          </w:tcPr>
          <w:p w14:paraId="2ED79DE2" w14:textId="77777777" w:rsidR="004016EE" w:rsidRDefault="004016EE">
            <w:pPr>
              <w:spacing w:after="70" w:line="210" w:lineRule="auto"/>
              <w:rPr>
                <w:ins w:id="2241" w:author="Li, Chandler Changjun" w:date="2026-10-20T21:23:00Z" w16du:dateUtc="2026-10-20T13:23:00Z"/>
              </w:rPr>
            </w:pPr>
            <w:ins w:id="2242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了解总量</w:t>
              </w:r>
            </w:ins>
          </w:p>
        </w:tc>
      </w:tr>
    </w:tbl>
    <w:p w14:paraId="031F33E2" w14:textId="77777777" w:rsidR="004016EE" w:rsidRDefault="004016EE" w:rsidP="004016EE">
      <w:pPr>
        <w:spacing w:after="70" w:line="240" w:lineRule="auto"/>
        <w:rPr>
          <w:ins w:id="2243" w:author="Li, Chandler Changjun" w:date="2026-10-20T21:23:00Z" w16du:dateUtc="2026-10-20T13:23:00Z"/>
        </w:rPr>
      </w:pPr>
    </w:p>
    <w:p w14:paraId="5F161308" w14:textId="77777777" w:rsidR="004016EE" w:rsidRDefault="004016EE" w:rsidP="004016EE">
      <w:pPr>
        <w:pStyle w:val="Heading3"/>
        <w:spacing w:after="70" w:line="240" w:lineRule="auto"/>
        <w:rPr>
          <w:ins w:id="2244" w:author="Li, Chandler Changjun" w:date="2026-10-20T21:23:00Z" w16du:dateUtc="2026-10-20T13:23:00Z"/>
        </w:rPr>
      </w:pPr>
      <w:ins w:id="2245" w:author="Li, Chandler Changjun" w:date="2026-10-20T21:23:00Z" w16du:dateUtc="2026-10-20T13:23:00Z">
        <w:r>
          <w:rPr>
            <w:rFonts w:ascii="SimSun" w:eastAsia="SimSun" w:hAnsi="SimSun"/>
            <w:sz w:val="22"/>
            <w:szCs w:val="22"/>
          </w:rPr>
          <w:t>操作与界面变化</w:t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1906"/>
        <w:gridCol w:w="2709"/>
        <w:gridCol w:w="3010"/>
        <w:gridCol w:w="2409"/>
      </w:tblGrid>
      <w:tr w:rsidR="004016EE" w14:paraId="4AF710F9" w14:textId="77777777">
        <w:trPr>
          <w:cantSplit/>
          <w:tblHeader/>
          <w:ins w:id="2246" w:author="Li, Chandler Changjun" w:date="2026-10-20T21:23:00Z"/>
        </w:trPr>
        <w:tc>
          <w:tcPr>
            <w:tcW w:w="1906" w:type="dxa"/>
            <w:shd w:val="clear" w:color="auto" w:fill="080808"/>
            <w:vAlign w:val="center"/>
          </w:tcPr>
          <w:p w14:paraId="6CE50102" w14:textId="77777777" w:rsidR="004016EE" w:rsidRDefault="004016EE">
            <w:pPr>
              <w:spacing w:after="70" w:line="210" w:lineRule="auto"/>
              <w:rPr>
                <w:ins w:id="2247" w:author="Li, Chandler Changjun" w:date="2026-10-20T21:23:00Z" w16du:dateUtc="2026-10-20T13:23:00Z"/>
              </w:rPr>
            </w:pPr>
            <w:ins w:id="2248" w:author="Li, Chandler Changjun" w:date="2026-10-20T21:23:00Z" w16du:dateUtc="2026-10-20T13:23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操作</w:t>
              </w:r>
            </w:ins>
          </w:p>
        </w:tc>
        <w:tc>
          <w:tcPr>
            <w:tcW w:w="2709" w:type="dxa"/>
            <w:shd w:val="clear" w:color="auto" w:fill="080808"/>
            <w:vAlign w:val="center"/>
          </w:tcPr>
          <w:p w14:paraId="2864982C" w14:textId="77777777" w:rsidR="004016EE" w:rsidRDefault="004016EE">
            <w:pPr>
              <w:spacing w:after="70" w:line="210" w:lineRule="auto"/>
              <w:rPr>
                <w:ins w:id="2249" w:author="Li, Chandler Changjun" w:date="2026-10-20T21:23:00Z" w16du:dateUtc="2026-10-20T13:23:00Z"/>
              </w:rPr>
            </w:pPr>
            <w:ins w:id="2250" w:author="Li, Chandler Changjun" w:date="2026-10-20T21:23:00Z" w16du:dateUtc="2026-10-20T13:23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显示／可用条件</w:t>
              </w:r>
            </w:ins>
          </w:p>
        </w:tc>
        <w:tc>
          <w:tcPr>
            <w:tcW w:w="3010" w:type="dxa"/>
            <w:shd w:val="clear" w:color="auto" w:fill="080808"/>
            <w:vAlign w:val="center"/>
          </w:tcPr>
          <w:p w14:paraId="362E9FEF" w14:textId="77777777" w:rsidR="004016EE" w:rsidRDefault="004016EE">
            <w:pPr>
              <w:spacing w:after="70" w:line="210" w:lineRule="auto"/>
              <w:rPr>
                <w:ins w:id="2251" w:author="Li, Chandler Changjun" w:date="2026-10-20T21:23:00Z" w16du:dateUtc="2026-10-20T13:23:00Z"/>
              </w:rPr>
            </w:pPr>
            <w:ins w:id="2252" w:author="Li, Chandler Changjun" w:date="2026-10-20T21:23:00Z" w16du:dateUtc="2026-10-20T13:23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动作、处理与反馈</w:t>
              </w:r>
            </w:ins>
          </w:p>
        </w:tc>
        <w:tc>
          <w:tcPr>
            <w:tcW w:w="2409" w:type="dxa"/>
            <w:shd w:val="clear" w:color="auto" w:fill="080808"/>
            <w:vAlign w:val="center"/>
          </w:tcPr>
          <w:p w14:paraId="35BA6665" w14:textId="77777777" w:rsidR="004016EE" w:rsidRDefault="004016EE">
            <w:pPr>
              <w:spacing w:after="70" w:line="210" w:lineRule="auto"/>
              <w:rPr>
                <w:ins w:id="2253" w:author="Li, Chandler Changjun" w:date="2026-10-20T21:23:00Z" w16du:dateUtc="2026-10-20T13:23:00Z"/>
              </w:rPr>
            </w:pPr>
            <w:ins w:id="2254" w:author="Li, Chandler Changjun" w:date="2026-10-20T21:23:00Z" w16du:dateUtc="2026-10-20T13:23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数据变化／页面联动</w:t>
              </w:r>
            </w:ins>
          </w:p>
        </w:tc>
      </w:tr>
      <w:tr w:rsidR="004016EE" w14:paraId="3609872A" w14:textId="77777777">
        <w:trPr>
          <w:cantSplit/>
          <w:ins w:id="2255" w:author="Li, Chandler Changjun" w:date="2026-10-20T21:23:00Z"/>
        </w:trPr>
        <w:tc>
          <w:tcPr>
            <w:tcW w:w="1906" w:type="dxa"/>
            <w:shd w:val="clear" w:color="auto" w:fill="EEEEEE"/>
            <w:vAlign w:val="center"/>
          </w:tcPr>
          <w:p w14:paraId="035309F6" w14:textId="77777777" w:rsidR="004016EE" w:rsidRDefault="004016EE">
            <w:pPr>
              <w:spacing w:after="70" w:line="210" w:lineRule="auto"/>
              <w:rPr>
                <w:ins w:id="2256" w:author="Li, Chandler Changjun" w:date="2026-10-20T21:23:00Z" w16du:dateUtc="2026-10-20T13:23:00Z"/>
              </w:rPr>
            </w:pPr>
            <w:ins w:id="2257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Case 下拉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23B1CC41" w14:textId="77777777" w:rsidR="004016EE" w:rsidRDefault="004016EE">
            <w:pPr>
              <w:spacing w:after="70" w:line="210" w:lineRule="auto"/>
              <w:rPr>
                <w:ins w:id="2258" w:author="Li, Chandler Changjun" w:date="2026-10-20T21:23:00Z" w16du:dateUtc="2026-10-20T13:23:00Z"/>
              </w:rPr>
            </w:pPr>
            <w:ins w:id="2259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始终可用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76F5A1B2" w14:textId="77777777" w:rsidR="004016EE" w:rsidRDefault="004016EE">
            <w:pPr>
              <w:spacing w:after="70" w:line="210" w:lineRule="auto"/>
              <w:rPr>
                <w:ins w:id="2260" w:author="Li, Chandler Changjun" w:date="2026-10-20T21:23:00Z" w16du:dateUtc="2026-10-20T13:23:00Z"/>
              </w:rPr>
            </w:pPr>
            <w:ins w:id="2261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选 Case 3 → 只显示 Case 3 分组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48491077" w14:textId="77777777" w:rsidR="004016EE" w:rsidRDefault="004016EE">
            <w:pPr>
              <w:spacing w:after="70" w:line="210" w:lineRule="auto"/>
              <w:rPr>
                <w:ins w:id="2262" w:author="Li, Chandler Changjun" w:date="2026-10-20T21:23:00Z" w16du:dateUtc="2026-10-20T13:23:00Z"/>
              </w:rPr>
            </w:pPr>
            <w:ins w:id="2263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筛选条件在本标签页内保留，从任务中心返回后不变</w:t>
              </w:r>
            </w:ins>
          </w:p>
        </w:tc>
      </w:tr>
      <w:tr w:rsidR="004016EE" w14:paraId="58D80A90" w14:textId="77777777">
        <w:trPr>
          <w:cantSplit/>
          <w:ins w:id="2264" w:author="Li, Chandler Changjun" w:date="2026-10-20T21:23:00Z"/>
        </w:trPr>
        <w:tc>
          <w:tcPr>
            <w:tcW w:w="1906" w:type="dxa"/>
            <w:shd w:val="clear" w:color="auto" w:fill="FFFFFF"/>
            <w:vAlign w:val="center"/>
          </w:tcPr>
          <w:p w14:paraId="2693193F" w14:textId="77777777" w:rsidR="004016EE" w:rsidRDefault="004016EE">
            <w:pPr>
              <w:spacing w:after="70" w:line="210" w:lineRule="auto"/>
              <w:rPr>
                <w:ins w:id="2265" w:author="Li, Chandler Changjun" w:date="2026-10-20T21:23:00Z" w16du:dateUtc="2026-10-20T13:23:00Z"/>
              </w:rPr>
            </w:pPr>
            <w:ins w:id="2266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执行时间</w:t>
              </w:r>
            </w:ins>
          </w:p>
        </w:tc>
        <w:tc>
          <w:tcPr>
            <w:tcW w:w="2709" w:type="dxa"/>
            <w:shd w:val="clear" w:color="auto" w:fill="FFFFFF"/>
            <w:vAlign w:val="center"/>
          </w:tcPr>
          <w:p w14:paraId="743C4832" w14:textId="21EF1F57" w:rsidR="004016EE" w:rsidRDefault="004016EE">
            <w:pPr>
              <w:spacing w:after="70" w:line="210" w:lineRule="auto"/>
              <w:rPr>
                <w:ins w:id="2267" w:author="Li, Chandler Changjun" w:date="2026-10-20T21:23:00Z" w16du:dateUtc="2026-10-20T13:23:00Z"/>
              </w:rPr>
            </w:pPr>
            <w:ins w:id="2268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始终可用</w:t>
              </w:r>
            </w:ins>
          </w:p>
        </w:tc>
        <w:tc>
          <w:tcPr>
            <w:tcW w:w="3010" w:type="dxa"/>
            <w:shd w:val="clear" w:color="auto" w:fill="FFFFFF"/>
            <w:vAlign w:val="center"/>
          </w:tcPr>
          <w:p w14:paraId="47AA9CDA" w14:textId="77777777" w:rsidR="004016EE" w:rsidRDefault="004016EE">
            <w:pPr>
              <w:spacing w:after="70" w:line="210" w:lineRule="auto"/>
              <w:rPr>
                <w:ins w:id="2269" w:author="Li, Chandler Changjun" w:date="2026-10-20T21:23:00Z" w16du:dateUtc="2026-10-20T13:23:00Z"/>
              </w:rPr>
            </w:pPr>
            <w:ins w:id="2270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开始时间晚于结束时间 → 提示「开始时间不能晚于结束时间」，不生效</w:t>
              </w:r>
            </w:ins>
          </w:p>
        </w:tc>
        <w:tc>
          <w:tcPr>
            <w:tcW w:w="2409" w:type="dxa"/>
            <w:shd w:val="clear" w:color="auto" w:fill="FFFFFF"/>
            <w:vAlign w:val="center"/>
          </w:tcPr>
          <w:p w14:paraId="7750263E" w14:textId="77777777" w:rsidR="004016EE" w:rsidRDefault="004016EE">
            <w:pPr>
              <w:spacing w:after="70" w:line="210" w:lineRule="auto"/>
              <w:rPr>
                <w:ins w:id="2271" w:author="Li, Chandler Changjun" w:date="2026-10-20T21:23:00Z" w16du:dateUtc="2026-10-20T13:23:00Z"/>
              </w:rPr>
            </w:pPr>
            <w:ins w:id="2272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前三张卡片按范围重算；待人工处理不变</w:t>
              </w:r>
            </w:ins>
          </w:p>
        </w:tc>
      </w:tr>
      <w:tr w:rsidR="004016EE" w14:paraId="4E4E8E8D" w14:textId="77777777">
        <w:trPr>
          <w:cantSplit/>
          <w:ins w:id="2273" w:author="Li, Chandler Changjun" w:date="2026-10-20T21:23:00Z"/>
        </w:trPr>
        <w:tc>
          <w:tcPr>
            <w:tcW w:w="1906" w:type="dxa"/>
            <w:shd w:val="clear" w:color="auto" w:fill="EEEEEE"/>
            <w:vAlign w:val="center"/>
          </w:tcPr>
          <w:p w14:paraId="731A21D5" w14:textId="77777777" w:rsidR="004016EE" w:rsidRDefault="004016EE">
            <w:pPr>
              <w:spacing w:after="70" w:line="210" w:lineRule="auto"/>
              <w:rPr>
                <w:ins w:id="2274" w:author="Li, Chandler Changjun" w:date="2026-10-20T21:23:00Z" w16du:dateUtc="2026-10-20T13:23:00Z"/>
              </w:rPr>
            </w:pPr>
            <w:ins w:id="2275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清除筛选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4C90DB52" w14:textId="77777777" w:rsidR="004016EE" w:rsidRDefault="004016EE">
            <w:pPr>
              <w:spacing w:after="70" w:line="210" w:lineRule="auto"/>
              <w:rPr>
                <w:ins w:id="2276" w:author="Li, Chandler Changjun" w:date="2026-10-20T21:23:00Z" w16du:dateUtc="2026-10-20T13:23:00Z"/>
              </w:rPr>
            </w:pPr>
            <w:ins w:id="2277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选了 Case 或日期时显示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6C3AA4D7" w14:textId="77777777" w:rsidR="004016EE" w:rsidRDefault="004016EE">
            <w:pPr>
              <w:spacing w:after="70" w:line="210" w:lineRule="auto"/>
              <w:rPr>
                <w:ins w:id="2278" w:author="Li, Chandler Changjun" w:date="2026-10-20T21:23:00Z" w16du:dateUtc="2026-10-20T13:23:00Z"/>
              </w:rPr>
            </w:pPr>
            <w:ins w:id="2279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恢复全部 Case、不限日期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20D2B3F5" w14:textId="77777777" w:rsidR="004016EE" w:rsidRDefault="004016EE">
            <w:pPr>
              <w:spacing w:after="70" w:line="210" w:lineRule="auto"/>
              <w:rPr>
                <w:ins w:id="2280" w:author="Li, Chandler Changjun" w:date="2026-10-20T21:23:00Z" w16du:dateUtc="2026-10-20T13:23:00Z"/>
              </w:rPr>
            </w:pPr>
            <w:ins w:id="2281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卡片按全部记录重算</w:t>
              </w:r>
            </w:ins>
          </w:p>
        </w:tc>
      </w:tr>
      <w:tr w:rsidR="004016EE" w14:paraId="0EE8BFA7" w14:textId="77777777">
        <w:trPr>
          <w:cantSplit/>
          <w:ins w:id="2282" w:author="Li, Chandler Changjun" w:date="2026-10-20T21:23:00Z"/>
        </w:trPr>
        <w:tc>
          <w:tcPr>
            <w:tcW w:w="1906" w:type="dxa"/>
            <w:shd w:val="clear" w:color="auto" w:fill="FFFFFF"/>
            <w:vAlign w:val="center"/>
          </w:tcPr>
          <w:p w14:paraId="36BF9B2E" w14:textId="77777777" w:rsidR="004016EE" w:rsidRDefault="004016EE">
            <w:pPr>
              <w:spacing w:after="70" w:line="210" w:lineRule="auto"/>
              <w:rPr>
                <w:ins w:id="2283" w:author="Li, Chandler Changjun" w:date="2026-10-20T21:23:00Z" w16du:dateUtc="2026-10-20T13:23:00Z"/>
              </w:rPr>
            </w:pPr>
            <w:ins w:id="2284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点卡片</w:t>
              </w:r>
            </w:ins>
          </w:p>
        </w:tc>
        <w:tc>
          <w:tcPr>
            <w:tcW w:w="2709" w:type="dxa"/>
            <w:shd w:val="clear" w:color="auto" w:fill="FFFFFF"/>
            <w:vAlign w:val="center"/>
          </w:tcPr>
          <w:p w14:paraId="6FB0F306" w14:textId="77777777" w:rsidR="004016EE" w:rsidRDefault="004016EE">
            <w:pPr>
              <w:spacing w:after="70" w:line="210" w:lineRule="auto"/>
              <w:rPr>
                <w:ins w:id="2285" w:author="Li, Chandler Changjun" w:date="2026-10-20T21:23:00Z" w16du:dateUtc="2026-10-20T13:23:00Z"/>
              </w:rPr>
            </w:pPr>
            <w:ins w:id="2286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始终可用</w:t>
              </w:r>
            </w:ins>
          </w:p>
        </w:tc>
        <w:tc>
          <w:tcPr>
            <w:tcW w:w="3010" w:type="dxa"/>
            <w:shd w:val="clear" w:color="auto" w:fill="FFFFFF"/>
            <w:vAlign w:val="center"/>
          </w:tcPr>
          <w:p w14:paraId="726819AC" w14:textId="77777777" w:rsidR="004016EE" w:rsidRDefault="004016EE">
            <w:pPr>
              <w:spacing w:after="70" w:line="210" w:lineRule="auto"/>
              <w:rPr>
                <w:ins w:id="2287" w:author="Li, Chandler Changjun" w:date="2026-10-20T21:23:00Z" w16du:dateUtc="2026-10-20T13:23:00Z"/>
              </w:rPr>
            </w:pPr>
            <w:ins w:id="2288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跳转任务中心 Case3-MBPLAP 任务列表</w:t>
              </w:r>
            </w:ins>
          </w:p>
        </w:tc>
        <w:tc>
          <w:tcPr>
            <w:tcW w:w="2409" w:type="dxa"/>
            <w:shd w:val="clear" w:color="auto" w:fill="FFFFFF"/>
            <w:vAlign w:val="center"/>
          </w:tcPr>
          <w:p w14:paraId="1EADDC4A" w14:textId="77777777" w:rsidR="004016EE" w:rsidRDefault="004016EE">
            <w:pPr>
              <w:spacing w:after="70" w:line="210" w:lineRule="auto"/>
              <w:rPr>
                <w:ins w:id="2289" w:author="Li, Chandler Changjun" w:date="2026-10-20T21:23:00Z" w16du:dateUtc="2026-10-20T13:23:00Z"/>
              </w:rPr>
            </w:pPr>
            <w:ins w:id="2290" w:author="Li, Chandler Changjun" w:date="2026-10-20T21:23:00Z" w16du:dateUtc="2026-10-20T13:23:00Z">
              <w:r>
                <w:rPr>
                  <w:rFonts w:ascii="SimSun" w:eastAsia="SimSun" w:hAnsi="SimSun"/>
                  <w:sz w:val="16"/>
                  <w:szCs w:val="16"/>
                </w:rPr>
                <w:t>带入状态（总任务数 = 全部）；前三张卡片同时带入执行时间，待人工处理不带日期</w:t>
              </w:r>
            </w:ins>
          </w:p>
        </w:tc>
      </w:tr>
    </w:tbl>
    <w:p w14:paraId="120D290F" w14:textId="77777777" w:rsidR="004016EE" w:rsidRDefault="004016EE" w:rsidP="004016EE">
      <w:pPr>
        <w:spacing w:after="70" w:line="240" w:lineRule="auto"/>
        <w:rPr>
          <w:ins w:id="2291" w:author="Li, Chandler Changjun" w:date="2026-10-20T21:23:00Z" w16du:dateUtc="2026-10-20T13:23:00Z"/>
        </w:rPr>
      </w:pPr>
    </w:p>
    <w:p w14:paraId="5F3C1814" w14:textId="77777777" w:rsidR="00DF110F" w:rsidRDefault="00DF110F" w:rsidP="00D05CBF">
      <w:pPr>
        <w:rPr>
          <w:ins w:id="2292" w:author="Li, Chandler Changjun" w:date="2026-10-20T21:22:00Z" w16du:dateUtc="2026-10-20T13:22:00Z"/>
        </w:rPr>
      </w:pPr>
    </w:p>
    <w:p w14:paraId="269B6202" w14:textId="77777777" w:rsidR="00F866D0" w:rsidRDefault="00F866D0">
      <w:pPr>
        <w:pStyle w:val="Heading2"/>
        <w:rPr>
          <w:ins w:id="2293" w:author="Li, Chandler Changjun" w:date="2026-10-20T21:28:00Z" w16du:dateUtc="2026-10-20T13:28:00Z"/>
        </w:rPr>
        <w:pPrChange w:id="2294" w:author="Li, Chandler Changjun" w:date="2026-10-20T21:29:00Z" w16du:dateUtc="2026-10-20T13:29:00Z">
          <w:pPr>
            <w:pStyle w:val="Heading2"/>
            <w:pageBreakBefore/>
            <w:spacing w:after="70" w:line="240" w:lineRule="auto"/>
          </w:pPr>
        </w:pPrChange>
      </w:pPr>
      <w:ins w:id="2295" w:author="Li, Chandler Changjun" w:date="2026-10-20T21:28:00Z" w16du:dateUtc="2026-10-20T13:28:00Z">
        <w:r>
          <w:t>任务中心</w:t>
        </w:r>
      </w:ins>
    </w:p>
    <w:p w14:paraId="5763D4F6" w14:textId="77777777" w:rsidR="00F866D0" w:rsidRDefault="00F866D0" w:rsidP="00F866D0">
      <w:pPr>
        <w:spacing w:after="70" w:line="240" w:lineRule="auto"/>
        <w:rPr>
          <w:ins w:id="2296" w:author="Li, Chandler Changjun" w:date="2026-10-20T21:29:00Z" w16du:dateUtc="2026-10-20T13:29:00Z"/>
          <w:rFonts w:ascii="SimSun" w:eastAsia="SimSun" w:hAnsi="SimSun"/>
          <w:sz w:val="18"/>
        </w:rPr>
      </w:pPr>
      <w:ins w:id="2297" w:author="Li, Chandler Changjun" w:date="2026-10-20T21:28:00Z" w16du:dateUtc="2026-10-20T13:28:00Z">
        <w:r>
          <w:rPr>
            <w:rFonts w:ascii="SimSun" w:eastAsia="SimSun" w:hAnsi="SimSun"/>
            <w:sz w:val="18"/>
          </w:rPr>
          <w:t>任务中心分两级：第一级为任务类型列表，第二级为某个任务类型的任务列表；点任务进入任务详情。</w:t>
        </w:r>
      </w:ins>
    </w:p>
    <w:p w14:paraId="067A3CC7" w14:textId="6D6F06C6" w:rsidR="00F866D0" w:rsidRDefault="00F866D0">
      <w:pPr>
        <w:pStyle w:val="Heading3"/>
        <w:rPr>
          <w:ins w:id="2298" w:author="Li, Chandler Changjun" w:date="2026-10-20T21:28:00Z" w16du:dateUtc="2026-10-20T13:28:00Z"/>
        </w:rPr>
        <w:pPrChange w:id="2299" w:author="Li, Chandler Changjun" w:date="2026-10-20T21:29:00Z" w16du:dateUtc="2026-10-20T13:29:00Z">
          <w:pPr>
            <w:pStyle w:val="Heading3"/>
            <w:spacing w:after="70" w:line="240" w:lineRule="auto"/>
          </w:pPr>
        </w:pPrChange>
      </w:pPr>
      <w:ins w:id="2300" w:author="Li, Chandler Changjun" w:date="2026-10-20T21:28:00Z" w16du:dateUtc="2026-10-20T13:28:00Z">
        <w:r>
          <w:t>任务类型列表</w:t>
        </w:r>
      </w:ins>
    </w:p>
    <w:p w14:paraId="5F807CAE" w14:textId="08899C22" w:rsidR="00F866D0" w:rsidRDefault="00F866D0">
      <w:pPr>
        <w:keepNext/>
        <w:spacing w:after="70" w:line="240" w:lineRule="auto"/>
        <w:jc w:val="center"/>
        <w:rPr>
          <w:ins w:id="2301" w:author="Li, Chandler Changjun" w:date="2026-10-20T21:28:00Z" w16du:dateUtc="2026-10-20T13:28:00Z"/>
        </w:rPr>
        <w:pPrChange w:id="2302" w:author="Li, Chandler Changjun" w:date="2026-10-20T21:29:00Z" w16du:dateUtc="2026-10-20T13:29:00Z">
          <w:pPr>
            <w:spacing w:after="70" w:line="240" w:lineRule="auto"/>
            <w:jc w:val="center"/>
          </w:pPr>
        </w:pPrChange>
      </w:pPr>
      <w:ins w:id="2303" w:author="Li, Chandler Changjun" w:date="2026-10-20T21:28:00Z" w16du:dateUtc="2026-10-20T13:28:00Z">
        <w:r>
          <w:rPr>
            <w:noProof/>
          </w:rPr>
          <w:drawing>
            <wp:inline distT="0" distB="0" distL="0" distR="0" wp14:anchorId="72F22057" wp14:editId="5CEA42A8">
              <wp:extent cx="4856699" cy="3571103"/>
              <wp:effectExtent l="0" t="0" r="1270" b="0"/>
              <wp:docPr id="7512604" name="Screenshot 4" descr="图 7.3.2-1 任务类型列表 · Cas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-4.png"/>
                      <pic:cNvPicPr/>
                    </pic:nvPicPr>
                    <pic:blipFill>
                      <a:blip r:embed="rId3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63047" cy="357577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502"/>
        <w:gridCol w:w="2007"/>
        <w:gridCol w:w="4214"/>
        <w:gridCol w:w="3311"/>
      </w:tblGrid>
      <w:tr w:rsidR="00F866D0" w14:paraId="3D3C374B" w14:textId="77777777">
        <w:trPr>
          <w:cantSplit/>
          <w:tblHeader/>
          <w:ins w:id="2304" w:author="Li, Chandler Changjun" w:date="2026-10-20T21:28:00Z"/>
        </w:trPr>
        <w:tc>
          <w:tcPr>
            <w:tcW w:w="502" w:type="dxa"/>
            <w:shd w:val="clear" w:color="auto" w:fill="080808"/>
            <w:vAlign w:val="center"/>
          </w:tcPr>
          <w:p w14:paraId="5F3C0436" w14:textId="77777777" w:rsidR="00F866D0" w:rsidRDefault="00F866D0">
            <w:pPr>
              <w:spacing w:after="70" w:line="210" w:lineRule="auto"/>
              <w:rPr>
                <w:ins w:id="2305" w:author="Li, Chandler Changjun" w:date="2026-10-20T21:28:00Z" w16du:dateUtc="2026-10-20T13:28:00Z"/>
              </w:rPr>
            </w:pPr>
            <w:ins w:id="2306" w:author="Li, Chandler Changjun" w:date="2026-10-20T21:28:00Z" w16du:dateUtc="2026-10-20T13:28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#</w:t>
              </w:r>
            </w:ins>
          </w:p>
        </w:tc>
        <w:tc>
          <w:tcPr>
            <w:tcW w:w="2007" w:type="dxa"/>
            <w:shd w:val="clear" w:color="auto" w:fill="080808"/>
            <w:vAlign w:val="center"/>
          </w:tcPr>
          <w:p w14:paraId="1C7A8621" w14:textId="77777777" w:rsidR="00F866D0" w:rsidRDefault="00F866D0">
            <w:pPr>
              <w:spacing w:after="70" w:line="210" w:lineRule="auto"/>
              <w:rPr>
                <w:ins w:id="2307" w:author="Li, Chandler Changjun" w:date="2026-10-20T21:28:00Z" w16du:dateUtc="2026-10-20T13:28:00Z"/>
              </w:rPr>
            </w:pPr>
            <w:ins w:id="2308" w:author="Li, Chandler Changjun" w:date="2026-10-20T21:28:00Z" w16du:dateUtc="2026-10-20T13:28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列</w:t>
              </w:r>
            </w:ins>
          </w:p>
        </w:tc>
        <w:tc>
          <w:tcPr>
            <w:tcW w:w="4214" w:type="dxa"/>
            <w:shd w:val="clear" w:color="auto" w:fill="080808"/>
            <w:vAlign w:val="center"/>
          </w:tcPr>
          <w:p w14:paraId="237852CB" w14:textId="77777777" w:rsidR="00F866D0" w:rsidRDefault="00F866D0">
            <w:pPr>
              <w:spacing w:after="70" w:line="210" w:lineRule="auto"/>
              <w:rPr>
                <w:ins w:id="2309" w:author="Li, Chandler Changjun" w:date="2026-10-20T21:28:00Z" w16du:dateUtc="2026-10-20T13:28:00Z"/>
              </w:rPr>
            </w:pPr>
            <w:ins w:id="2310" w:author="Li, Chandler Changjun" w:date="2026-10-20T21:28:00Z" w16du:dateUtc="2026-10-20T13:28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口径／取值</w:t>
              </w:r>
            </w:ins>
          </w:p>
        </w:tc>
        <w:tc>
          <w:tcPr>
            <w:tcW w:w="3311" w:type="dxa"/>
            <w:shd w:val="clear" w:color="auto" w:fill="080808"/>
            <w:vAlign w:val="center"/>
          </w:tcPr>
          <w:p w14:paraId="5A0CEF11" w14:textId="77777777" w:rsidR="00F866D0" w:rsidRDefault="00F866D0">
            <w:pPr>
              <w:spacing w:after="70" w:line="210" w:lineRule="auto"/>
              <w:rPr>
                <w:ins w:id="2311" w:author="Li, Chandler Changjun" w:date="2026-10-20T21:28:00Z" w16du:dateUtc="2026-10-20T13:28:00Z"/>
              </w:rPr>
            </w:pPr>
            <w:ins w:id="2312" w:author="Li, Chandler Changjun" w:date="2026-10-20T21:28:00Z" w16du:dateUtc="2026-10-20T13:28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为什么需要（业务原因）</w:t>
              </w:r>
            </w:ins>
          </w:p>
        </w:tc>
      </w:tr>
      <w:tr w:rsidR="00F866D0" w14:paraId="0B83AADD" w14:textId="77777777">
        <w:trPr>
          <w:cantSplit/>
          <w:ins w:id="2313" w:author="Li, Chandler Changjun" w:date="2026-10-20T21:28:00Z"/>
        </w:trPr>
        <w:tc>
          <w:tcPr>
            <w:tcW w:w="502" w:type="dxa"/>
            <w:shd w:val="clear" w:color="auto" w:fill="EEEEEE"/>
            <w:vAlign w:val="center"/>
          </w:tcPr>
          <w:p w14:paraId="4A220319" w14:textId="77777777" w:rsidR="00F866D0" w:rsidRDefault="00F866D0">
            <w:pPr>
              <w:spacing w:after="70" w:line="210" w:lineRule="auto"/>
              <w:rPr>
                <w:ins w:id="2314" w:author="Li, Chandler Changjun" w:date="2026-10-20T21:28:00Z" w16du:dateUtc="2026-10-20T13:28:00Z"/>
              </w:rPr>
            </w:pPr>
            <w:ins w:id="2315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1</w:t>
              </w:r>
            </w:ins>
          </w:p>
        </w:tc>
        <w:tc>
          <w:tcPr>
            <w:tcW w:w="2007" w:type="dxa"/>
            <w:shd w:val="clear" w:color="auto" w:fill="EEEEEE"/>
            <w:vAlign w:val="center"/>
          </w:tcPr>
          <w:p w14:paraId="15DDC188" w14:textId="77777777" w:rsidR="00F866D0" w:rsidRDefault="00F866D0">
            <w:pPr>
              <w:spacing w:after="70" w:line="210" w:lineRule="auto"/>
              <w:rPr>
                <w:ins w:id="2316" w:author="Li, Chandler Changjun" w:date="2026-10-20T21:28:00Z" w16du:dateUtc="2026-10-20T13:28:00Z"/>
              </w:rPr>
            </w:pPr>
            <w:ins w:id="2317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任务类型</w:t>
              </w:r>
            </w:ins>
          </w:p>
        </w:tc>
        <w:tc>
          <w:tcPr>
            <w:tcW w:w="4214" w:type="dxa"/>
            <w:shd w:val="clear" w:color="auto" w:fill="EEEEEE"/>
            <w:vAlign w:val="center"/>
          </w:tcPr>
          <w:p w14:paraId="77564403" w14:textId="77777777" w:rsidR="00F866D0" w:rsidRDefault="00F866D0">
            <w:pPr>
              <w:spacing w:after="70" w:line="210" w:lineRule="auto"/>
              <w:rPr>
                <w:ins w:id="2318" w:author="Li, Chandler Changjun" w:date="2026-10-20T21:28:00Z" w16du:dateUtc="2026-10-20T13:28:00Z"/>
              </w:rPr>
            </w:pPr>
            <w:ins w:id="2319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Case3-MBPLAP</w:t>
              </w:r>
            </w:ins>
          </w:p>
        </w:tc>
        <w:tc>
          <w:tcPr>
            <w:tcW w:w="3311" w:type="dxa"/>
            <w:shd w:val="clear" w:color="auto" w:fill="EEEEEE"/>
            <w:vAlign w:val="center"/>
          </w:tcPr>
          <w:p w14:paraId="437C1D7A" w14:textId="77777777" w:rsidR="00F866D0" w:rsidRDefault="00F866D0">
            <w:pPr>
              <w:spacing w:after="70" w:line="210" w:lineRule="auto"/>
              <w:rPr>
                <w:ins w:id="2320" w:author="Li, Chandler Changjun" w:date="2026-10-20T21:28:00Z" w16du:dateUtc="2026-10-20T13:28:00Z"/>
              </w:rPr>
            </w:pPr>
            <w:ins w:id="2321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进入该类型的任务列表</w:t>
              </w:r>
            </w:ins>
          </w:p>
        </w:tc>
      </w:tr>
      <w:tr w:rsidR="00F866D0" w14:paraId="55387A56" w14:textId="77777777">
        <w:trPr>
          <w:cantSplit/>
          <w:ins w:id="2322" w:author="Li, Chandler Changjun" w:date="2026-10-20T21:28:00Z"/>
        </w:trPr>
        <w:tc>
          <w:tcPr>
            <w:tcW w:w="502" w:type="dxa"/>
            <w:shd w:val="clear" w:color="auto" w:fill="FFFFFF"/>
            <w:vAlign w:val="center"/>
          </w:tcPr>
          <w:p w14:paraId="553E9615" w14:textId="77777777" w:rsidR="00F866D0" w:rsidRDefault="00F866D0">
            <w:pPr>
              <w:spacing w:after="70" w:line="210" w:lineRule="auto"/>
              <w:rPr>
                <w:ins w:id="2323" w:author="Li, Chandler Changjun" w:date="2026-10-20T21:28:00Z" w16du:dateUtc="2026-10-20T13:28:00Z"/>
              </w:rPr>
            </w:pPr>
            <w:ins w:id="2324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2</w:t>
              </w:r>
            </w:ins>
          </w:p>
        </w:tc>
        <w:tc>
          <w:tcPr>
            <w:tcW w:w="2007" w:type="dxa"/>
            <w:shd w:val="clear" w:color="auto" w:fill="FFFFFF"/>
            <w:vAlign w:val="center"/>
          </w:tcPr>
          <w:p w14:paraId="5D108D80" w14:textId="77777777" w:rsidR="00F866D0" w:rsidRDefault="00F866D0">
            <w:pPr>
              <w:spacing w:after="70" w:line="210" w:lineRule="auto"/>
              <w:rPr>
                <w:ins w:id="2325" w:author="Li, Chandler Changjun" w:date="2026-10-20T21:28:00Z" w16du:dateUtc="2026-10-20T13:28:00Z"/>
              </w:rPr>
            </w:pPr>
            <w:ins w:id="2326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所属 Case</w:t>
              </w:r>
            </w:ins>
          </w:p>
        </w:tc>
        <w:tc>
          <w:tcPr>
            <w:tcW w:w="4214" w:type="dxa"/>
            <w:shd w:val="clear" w:color="auto" w:fill="FFFFFF"/>
            <w:vAlign w:val="center"/>
          </w:tcPr>
          <w:p w14:paraId="5F115A97" w14:textId="77777777" w:rsidR="00F866D0" w:rsidRDefault="00F866D0">
            <w:pPr>
              <w:spacing w:after="70" w:line="210" w:lineRule="auto"/>
              <w:rPr>
                <w:ins w:id="2327" w:author="Li, Chandler Changjun" w:date="2026-10-20T21:28:00Z" w16du:dateUtc="2026-10-20T13:28:00Z"/>
              </w:rPr>
            </w:pPr>
            <w:ins w:id="2328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Case 3 · MBPLAP 发票与预报</w:t>
              </w:r>
            </w:ins>
          </w:p>
        </w:tc>
        <w:tc>
          <w:tcPr>
            <w:tcW w:w="3311" w:type="dxa"/>
            <w:shd w:val="clear" w:color="auto" w:fill="FFFFFF"/>
            <w:vAlign w:val="center"/>
          </w:tcPr>
          <w:p w14:paraId="37CD2CB2" w14:textId="77777777" w:rsidR="00F866D0" w:rsidRDefault="00F866D0">
            <w:pPr>
              <w:spacing w:after="70" w:line="210" w:lineRule="auto"/>
              <w:rPr>
                <w:ins w:id="2329" w:author="Li, Chandler Changjun" w:date="2026-10-20T21:28:00Z" w16du:dateUtc="2026-10-20T13:28:00Z"/>
              </w:rPr>
            </w:pPr>
            <w:ins w:id="2330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区分业务</w:t>
              </w:r>
            </w:ins>
          </w:p>
        </w:tc>
      </w:tr>
      <w:tr w:rsidR="00F866D0" w14:paraId="63A705A0" w14:textId="77777777">
        <w:trPr>
          <w:cantSplit/>
          <w:ins w:id="2331" w:author="Li, Chandler Changjun" w:date="2026-10-20T21:28:00Z"/>
        </w:trPr>
        <w:tc>
          <w:tcPr>
            <w:tcW w:w="502" w:type="dxa"/>
            <w:shd w:val="clear" w:color="auto" w:fill="EEEEEE"/>
            <w:vAlign w:val="center"/>
          </w:tcPr>
          <w:p w14:paraId="72BA0EA1" w14:textId="77777777" w:rsidR="00F866D0" w:rsidRDefault="00F866D0">
            <w:pPr>
              <w:spacing w:after="70" w:line="210" w:lineRule="auto"/>
              <w:rPr>
                <w:ins w:id="2332" w:author="Li, Chandler Changjun" w:date="2026-10-20T21:28:00Z" w16du:dateUtc="2026-10-20T13:28:00Z"/>
              </w:rPr>
            </w:pPr>
            <w:ins w:id="2333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3</w:t>
              </w:r>
            </w:ins>
          </w:p>
        </w:tc>
        <w:tc>
          <w:tcPr>
            <w:tcW w:w="2007" w:type="dxa"/>
            <w:shd w:val="clear" w:color="auto" w:fill="EEEEEE"/>
            <w:vAlign w:val="center"/>
          </w:tcPr>
          <w:p w14:paraId="66D02B13" w14:textId="77777777" w:rsidR="00F866D0" w:rsidRDefault="00F866D0">
            <w:pPr>
              <w:spacing w:after="70" w:line="210" w:lineRule="auto"/>
              <w:rPr>
                <w:ins w:id="2334" w:author="Li, Chandler Changjun" w:date="2026-10-20T21:28:00Z" w16du:dateUtc="2026-10-20T13:28:00Z"/>
              </w:rPr>
            </w:pPr>
            <w:ins w:id="2335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触发方式</w:t>
              </w:r>
            </w:ins>
          </w:p>
        </w:tc>
        <w:tc>
          <w:tcPr>
            <w:tcW w:w="4214" w:type="dxa"/>
            <w:shd w:val="clear" w:color="auto" w:fill="EEEEEE"/>
            <w:vAlign w:val="center"/>
          </w:tcPr>
          <w:p w14:paraId="17A3C547" w14:textId="77777777" w:rsidR="005B5952" w:rsidRDefault="00F866D0">
            <w:pPr>
              <w:spacing w:after="70" w:line="210" w:lineRule="auto"/>
              <w:rPr>
                <w:ins w:id="2336" w:author="Li, Chandler Changjun" w:date="2026-10-20T21:30:00Z" w16du:dateUtc="2026-10-20T13:30:00Z"/>
                <w:rFonts w:ascii="SimSun" w:eastAsia="SimSun" w:hAnsi="SimSun"/>
                <w:sz w:val="16"/>
                <w:szCs w:val="16"/>
              </w:rPr>
            </w:pPr>
            <w:ins w:id="2337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该类型任务出现过的来源：</w:t>
              </w:r>
            </w:ins>
          </w:p>
          <w:p w14:paraId="5B116A04" w14:textId="134D4D86" w:rsidR="00F866D0" w:rsidRDefault="00F866D0">
            <w:pPr>
              <w:spacing w:after="70" w:line="210" w:lineRule="auto"/>
              <w:rPr>
                <w:ins w:id="2338" w:author="Li, Chandler Changjun" w:date="2026-10-20T21:28:00Z" w16du:dateUtc="2026-10-20T13:28:00Z"/>
              </w:rPr>
            </w:pPr>
            <w:ins w:id="2339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自动触发 / 人工触发</w:t>
              </w:r>
            </w:ins>
          </w:p>
        </w:tc>
        <w:tc>
          <w:tcPr>
            <w:tcW w:w="3311" w:type="dxa"/>
            <w:shd w:val="clear" w:color="auto" w:fill="EEEEEE"/>
            <w:vAlign w:val="center"/>
          </w:tcPr>
          <w:p w14:paraId="461D0DCB" w14:textId="77777777" w:rsidR="00F866D0" w:rsidRDefault="00F866D0">
            <w:pPr>
              <w:spacing w:after="70" w:line="210" w:lineRule="auto"/>
              <w:rPr>
                <w:ins w:id="2340" w:author="Li, Chandler Changjun" w:date="2026-10-20T21:28:00Z" w16du:dateUtc="2026-10-20T13:28:00Z"/>
              </w:rPr>
            </w:pPr>
            <w:ins w:id="2341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了解任务来源</w:t>
              </w:r>
            </w:ins>
          </w:p>
        </w:tc>
      </w:tr>
      <w:tr w:rsidR="00F866D0" w14:paraId="776C5F13" w14:textId="77777777">
        <w:trPr>
          <w:cantSplit/>
          <w:ins w:id="2342" w:author="Li, Chandler Changjun" w:date="2026-10-20T21:28:00Z"/>
        </w:trPr>
        <w:tc>
          <w:tcPr>
            <w:tcW w:w="502" w:type="dxa"/>
            <w:shd w:val="clear" w:color="auto" w:fill="FFFFFF"/>
            <w:vAlign w:val="center"/>
          </w:tcPr>
          <w:p w14:paraId="198FC603" w14:textId="77777777" w:rsidR="00F866D0" w:rsidRDefault="00F866D0">
            <w:pPr>
              <w:spacing w:after="70" w:line="210" w:lineRule="auto"/>
              <w:rPr>
                <w:ins w:id="2343" w:author="Li, Chandler Changjun" w:date="2026-10-20T21:28:00Z" w16du:dateUtc="2026-10-20T13:28:00Z"/>
              </w:rPr>
            </w:pPr>
            <w:ins w:id="2344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4</w:t>
              </w:r>
            </w:ins>
          </w:p>
        </w:tc>
        <w:tc>
          <w:tcPr>
            <w:tcW w:w="2007" w:type="dxa"/>
            <w:shd w:val="clear" w:color="auto" w:fill="FFFFFF"/>
            <w:vAlign w:val="center"/>
          </w:tcPr>
          <w:p w14:paraId="3BAC105F" w14:textId="77777777" w:rsidR="00F866D0" w:rsidRDefault="00F866D0">
            <w:pPr>
              <w:spacing w:after="70" w:line="210" w:lineRule="auto"/>
              <w:rPr>
                <w:ins w:id="2345" w:author="Li, Chandler Changjun" w:date="2026-10-20T21:28:00Z" w16du:dateUtc="2026-10-20T13:28:00Z"/>
              </w:rPr>
            </w:pPr>
            <w:ins w:id="2346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总任务数 / 执行中 / 待人工处理</w:t>
              </w:r>
            </w:ins>
          </w:p>
        </w:tc>
        <w:tc>
          <w:tcPr>
            <w:tcW w:w="4214" w:type="dxa"/>
            <w:shd w:val="clear" w:color="auto" w:fill="FFFFFF"/>
            <w:vAlign w:val="center"/>
          </w:tcPr>
          <w:p w14:paraId="52FCD797" w14:textId="77777777" w:rsidR="00F866D0" w:rsidRDefault="00F866D0">
            <w:pPr>
              <w:spacing w:after="70" w:line="210" w:lineRule="auto"/>
              <w:rPr>
                <w:ins w:id="2347" w:author="Li, Chandler Changjun" w:date="2026-10-20T21:28:00Z" w16du:dateUtc="2026-10-20T13:28:00Z"/>
              </w:rPr>
            </w:pPr>
            <w:ins w:id="2348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该类型全部任务的数量；执行中、待人工处理大于 0 时高亮</w:t>
              </w:r>
            </w:ins>
          </w:p>
        </w:tc>
        <w:tc>
          <w:tcPr>
            <w:tcW w:w="3311" w:type="dxa"/>
            <w:shd w:val="clear" w:color="auto" w:fill="FFFFFF"/>
            <w:vAlign w:val="center"/>
          </w:tcPr>
          <w:p w14:paraId="48E795D8" w14:textId="77777777" w:rsidR="00F866D0" w:rsidRDefault="00F866D0">
            <w:pPr>
              <w:spacing w:after="70" w:line="210" w:lineRule="auto"/>
              <w:rPr>
                <w:ins w:id="2349" w:author="Li, Chandler Changjun" w:date="2026-10-20T21:28:00Z" w16du:dateUtc="2026-10-20T13:28:00Z"/>
              </w:rPr>
            </w:pPr>
            <w:ins w:id="2350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判断是否需要进入处理</w:t>
              </w:r>
            </w:ins>
          </w:p>
        </w:tc>
      </w:tr>
      <w:tr w:rsidR="00F866D0" w14:paraId="0B06D6E3" w14:textId="77777777">
        <w:trPr>
          <w:cantSplit/>
          <w:ins w:id="2351" w:author="Li, Chandler Changjun" w:date="2026-10-20T21:28:00Z"/>
        </w:trPr>
        <w:tc>
          <w:tcPr>
            <w:tcW w:w="502" w:type="dxa"/>
            <w:shd w:val="clear" w:color="auto" w:fill="EEEEEE"/>
            <w:vAlign w:val="center"/>
          </w:tcPr>
          <w:p w14:paraId="1388536A" w14:textId="77777777" w:rsidR="00F866D0" w:rsidRDefault="00F866D0">
            <w:pPr>
              <w:spacing w:after="70" w:line="210" w:lineRule="auto"/>
              <w:rPr>
                <w:ins w:id="2352" w:author="Li, Chandler Changjun" w:date="2026-10-20T21:28:00Z" w16du:dateUtc="2026-10-20T13:28:00Z"/>
              </w:rPr>
            </w:pPr>
            <w:ins w:id="2353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5</w:t>
              </w:r>
            </w:ins>
          </w:p>
        </w:tc>
        <w:tc>
          <w:tcPr>
            <w:tcW w:w="2007" w:type="dxa"/>
            <w:shd w:val="clear" w:color="auto" w:fill="EEEEEE"/>
            <w:vAlign w:val="center"/>
          </w:tcPr>
          <w:p w14:paraId="6FF4D88E" w14:textId="77777777" w:rsidR="00F866D0" w:rsidRDefault="00F866D0">
            <w:pPr>
              <w:spacing w:after="70" w:line="210" w:lineRule="auto"/>
              <w:rPr>
                <w:ins w:id="2354" w:author="Li, Chandler Changjun" w:date="2026-10-20T21:28:00Z" w16du:dateUtc="2026-10-20T13:28:00Z"/>
              </w:rPr>
            </w:pPr>
            <w:ins w:id="2355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最近执行</w:t>
              </w:r>
            </w:ins>
          </w:p>
        </w:tc>
        <w:tc>
          <w:tcPr>
            <w:tcW w:w="4214" w:type="dxa"/>
            <w:shd w:val="clear" w:color="auto" w:fill="EEEEEE"/>
            <w:vAlign w:val="center"/>
          </w:tcPr>
          <w:p w14:paraId="1F24B1A1" w14:textId="77777777" w:rsidR="00F866D0" w:rsidRDefault="00F866D0">
            <w:pPr>
              <w:spacing w:after="70" w:line="210" w:lineRule="auto"/>
              <w:rPr>
                <w:ins w:id="2356" w:author="Li, Chandler Changjun" w:date="2026-10-20T21:28:00Z" w16du:dateUtc="2026-10-20T13:28:00Z"/>
              </w:rPr>
            </w:pPr>
            <w:ins w:id="2357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该类型最新一次执行的开始时间</w:t>
              </w:r>
            </w:ins>
          </w:p>
        </w:tc>
        <w:tc>
          <w:tcPr>
            <w:tcW w:w="3311" w:type="dxa"/>
            <w:shd w:val="clear" w:color="auto" w:fill="EEEEEE"/>
            <w:vAlign w:val="center"/>
          </w:tcPr>
          <w:p w14:paraId="5DBF32A5" w14:textId="77777777" w:rsidR="00F866D0" w:rsidRDefault="00F866D0">
            <w:pPr>
              <w:spacing w:after="70" w:line="210" w:lineRule="auto"/>
              <w:rPr>
                <w:ins w:id="2358" w:author="Li, Chandler Changjun" w:date="2026-10-20T21:28:00Z" w16du:dateUtc="2026-10-20T13:28:00Z"/>
              </w:rPr>
            </w:pPr>
            <w:ins w:id="2359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判断流程是否在正常运行</w:t>
              </w:r>
            </w:ins>
          </w:p>
        </w:tc>
      </w:tr>
    </w:tbl>
    <w:p w14:paraId="206E6802" w14:textId="77777777" w:rsidR="00F866D0" w:rsidRDefault="00F866D0" w:rsidP="00F866D0">
      <w:pPr>
        <w:spacing w:after="70" w:line="240" w:lineRule="auto"/>
        <w:rPr>
          <w:ins w:id="2360" w:author="Li, Chandler Changjun" w:date="2026-10-20T21:28:00Z" w16du:dateUtc="2026-10-20T13:28:00Z"/>
        </w:rPr>
      </w:pPr>
    </w:p>
    <w:p w14:paraId="4698C847" w14:textId="77777777" w:rsidR="00F866D0" w:rsidRDefault="00F866D0">
      <w:pPr>
        <w:rPr>
          <w:ins w:id="2361" w:author="Li, Chandler Changjun" w:date="2026-10-20T21:28:00Z" w16du:dateUtc="2026-10-20T13:28:00Z"/>
        </w:rPr>
        <w:pPrChange w:id="2362" w:author="Li, Chandler Changjun" w:date="2026-10-20T21:30:00Z" w16du:dateUtc="2026-10-20T13:30:00Z">
          <w:pPr>
            <w:spacing w:after="70" w:line="240" w:lineRule="auto"/>
          </w:pPr>
        </w:pPrChange>
      </w:pPr>
      <w:ins w:id="2363" w:author="Li, Chandler Changjun" w:date="2026-10-20T21:28:00Z" w16du:dateUtc="2026-10-20T13:28:00Z">
        <w:r>
          <w:t>点击行 → 进入 Case3-MBPLAP 任务列表。</w:t>
        </w:r>
      </w:ins>
    </w:p>
    <w:p w14:paraId="6E48246E" w14:textId="0759C5C3" w:rsidR="00F866D0" w:rsidRDefault="00F866D0">
      <w:pPr>
        <w:pStyle w:val="Heading3"/>
        <w:rPr>
          <w:ins w:id="2364" w:author="Li, Chandler Changjun" w:date="2026-10-20T21:28:00Z" w16du:dateUtc="2026-10-20T13:28:00Z"/>
        </w:rPr>
        <w:pPrChange w:id="2365" w:author="Li, Chandler Changjun" w:date="2026-10-20T21:30:00Z" w16du:dateUtc="2026-10-20T13:30:00Z">
          <w:pPr>
            <w:pStyle w:val="Heading3"/>
            <w:spacing w:after="70" w:line="240" w:lineRule="auto"/>
          </w:pPr>
        </w:pPrChange>
      </w:pPr>
      <w:ins w:id="2366" w:author="Li, Chandler Changjun" w:date="2026-10-20T21:28:00Z" w16du:dateUtc="2026-10-20T13:28:00Z">
        <w:r>
          <w:t>Case3-MBPLAP 任务列表</w:t>
        </w:r>
      </w:ins>
    </w:p>
    <w:p w14:paraId="60AA8B97" w14:textId="77777777" w:rsidR="00F866D0" w:rsidRPr="005B5952" w:rsidRDefault="00F866D0">
      <w:pPr>
        <w:pStyle w:val="Heading4"/>
        <w:rPr>
          <w:ins w:id="2367" w:author="Li, Chandler Changjun" w:date="2026-10-20T21:28:00Z" w16du:dateUtc="2026-10-20T13:28:00Z"/>
        </w:rPr>
        <w:pPrChange w:id="2368" w:author="Li, Chandler Changjun" w:date="2026-10-20T21:30:00Z" w16du:dateUtc="2026-10-20T13:30:00Z">
          <w:pPr>
            <w:pStyle w:val="Heading4"/>
            <w:spacing w:after="70" w:line="240" w:lineRule="auto"/>
          </w:pPr>
        </w:pPrChange>
      </w:pPr>
      <w:ins w:id="2369" w:author="Li, Chandler Changjun" w:date="2026-10-20T21:28:00Z" w16du:dateUtc="2026-10-20T13:28:00Z">
        <w:r>
          <w:t>页面目的与结构</w:t>
        </w:r>
      </w:ins>
    </w:p>
    <w:p w14:paraId="09BA14F9" w14:textId="77777777" w:rsidR="00F866D0" w:rsidRDefault="00F866D0" w:rsidP="00F866D0">
      <w:pPr>
        <w:keepNext/>
        <w:spacing w:after="70" w:line="240" w:lineRule="auto"/>
        <w:jc w:val="center"/>
        <w:rPr>
          <w:ins w:id="2370" w:author="Li, Chandler Changjun" w:date="2026-10-20T21:28:00Z" w16du:dateUtc="2026-10-20T13:28:00Z"/>
        </w:rPr>
      </w:pPr>
      <w:ins w:id="2371" w:author="Li, Chandler Changjun" w:date="2026-10-20T21:28:00Z" w16du:dateUtc="2026-10-20T13:28:00Z">
        <w:r>
          <w:rPr>
            <w:noProof/>
          </w:rPr>
          <w:drawing>
            <wp:inline distT="0" distB="0" distL="0" distR="0" wp14:anchorId="300EBA44" wp14:editId="400C7F18">
              <wp:extent cx="6217920" cy="4572000"/>
              <wp:effectExtent l="0" t="0" r="0" b="0"/>
              <wp:docPr id="478377510" name="Screenshot 5" descr="图 7.3.2-2 Case3-MBPLAP 任务列表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-5.png"/>
                      <pic:cNvPicPr/>
                    </pic:nvPicPr>
                    <pic:blipFill>
                      <a:blip r:embed="rId3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17920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2C34443" w14:textId="77777777" w:rsidR="00F866D0" w:rsidRDefault="00F866D0" w:rsidP="00F866D0">
      <w:pPr>
        <w:spacing w:after="70" w:line="240" w:lineRule="auto"/>
        <w:jc w:val="center"/>
        <w:rPr>
          <w:ins w:id="2372" w:author="Li, Chandler Changjun" w:date="2026-10-20T21:28:00Z" w16du:dateUtc="2026-10-20T13:28:00Z"/>
        </w:rPr>
      </w:pPr>
      <w:ins w:id="2373" w:author="Li, Chandler Changjun" w:date="2026-10-20T21:28:00Z" w16du:dateUtc="2026-10-20T13:28:00Z">
        <w:r>
          <w:rPr>
            <w:rFonts w:ascii="SimSun" w:eastAsia="SimSun" w:hAnsi="SimSun"/>
            <w:color w:val="555555"/>
            <w:sz w:val="16"/>
            <w:szCs w:val="16"/>
          </w:rPr>
          <w:t>图 7.3.2-2 Case3-MBPLAP 任务列表</w:t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2508"/>
        <w:gridCol w:w="3813"/>
        <w:gridCol w:w="3713"/>
      </w:tblGrid>
      <w:tr w:rsidR="00F866D0" w14:paraId="4C49F8BD" w14:textId="77777777">
        <w:trPr>
          <w:cantSplit/>
          <w:tblHeader/>
          <w:ins w:id="2374" w:author="Li, Chandler Changjun" w:date="2026-10-20T21:28:00Z"/>
        </w:trPr>
        <w:tc>
          <w:tcPr>
            <w:tcW w:w="2508" w:type="dxa"/>
            <w:shd w:val="clear" w:color="auto" w:fill="080808"/>
            <w:vAlign w:val="center"/>
          </w:tcPr>
          <w:p w14:paraId="581E93D5" w14:textId="77777777" w:rsidR="00F866D0" w:rsidRDefault="00F866D0">
            <w:pPr>
              <w:spacing w:after="70" w:line="210" w:lineRule="auto"/>
              <w:rPr>
                <w:ins w:id="2375" w:author="Li, Chandler Changjun" w:date="2026-10-20T21:28:00Z" w16du:dateUtc="2026-10-20T13:28:00Z"/>
              </w:rPr>
            </w:pPr>
            <w:ins w:id="2376" w:author="Li, Chandler Changjun" w:date="2026-10-20T21:28:00Z" w16du:dateUtc="2026-10-20T13:28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区域</w:t>
              </w:r>
            </w:ins>
          </w:p>
        </w:tc>
        <w:tc>
          <w:tcPr>
            <w:tcW w:w="3813" w:type="dxa"/>
            <w:shd w:val="clear" w:color="auto" w:fill="080808"/>
            <w:vAlign w:val="center"/>
          </w:tcPr>
          <w:p w14:paraId="281A35E3" w14:textId="77777777" w:rsidR="00F866D0" w:rsidRDefault="00F866D0">
            <w:pPr>
              <w:spacing w:after="70" w:line="210" w:lineRule="auto"/>
              <w:rPr>
                <w:ins w:id="2377" w:author="Li, Chandler Changjun" w:date="2026-10-20T21:28:00Z" w16du:dateUtc="2026-10-20T13:28:00Z"/>
              </w:rPr>
            </w:pPr>
            <w:ins w:id="2378" w:author="Li, Chandler Changjun" w:date="2026-10-20T21:28:00Z" w16du:dateUtc="2026-10-20T13:28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信息／功能</w:t>
              </w:r>
            </w:ins>
          </w:p>
        </w:tc>
        <w:tc>
          <w:tcPr>
            <w:tcW w:w="3713" w:type="dxa"/>
            <w:shd w:val="clear" w:color="auto" w:fill="080808"/>
            <w:vAlign w:val="center"/>
          </w:tcPr>
          <w:p w14:paraId="10920156" w14:textId="77777777" w:rsidR="00F866D0" w:rsidRDefault="00F866D0">
            <w:pPr>
              <w:spacing w:after="70" w:line="210" w:lineRule="auto"/>
              <w:rPr>
                <w:ins w:id="2379" w:author="Li, Chandler Changjun" w:date="2026-10-20T21:28:00Z" w16du:dateUtc="2026-10-20T13:28:00Z"/>
              </w:rPr>
            </w:pPr>
            <w:ins w:id="2380" w:author="Li, Chandler Changjun" w:date="2026-10-20T21:28:00Z" w16du:dateUtc="2026-10-20T13:28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业务用途</w:t>
              </w:r>
            </w:ins>
          </w:p>
        </w:tc>
      </w:tr>
      <w:tr w:rsidR="00F866D0" w14:paraId="78DBADA3" w14:textId="77777777">
        <w:trPr>
          <w:cantSplit/>
          <w:ins w:id="2381" w:author="Li, Chandler Changjun" w:date="2026-10-20T21:28:00Z"/>
        </w:trPr>
        <w:tc>
          <w:tcPr>
            <w:tcW w:w="2508" w:type="dxa"/>
            <w:shd w:val="clear" w:color="auto" w:fill="EEEEEE"/>
            <w:vAlign w:val="center"/>
          </w:tcPr>
          <w:p w14:paraId="4CD842DA" w14:textId="77777777" w:rsidR="00F866D0" w:rsidRDefault="00F866D0">
            <w:pPr>
              <w:spacing w:after="70" w:line="210" w:lineRule="auto"/>
              <w:rPr>
                <w:ins w:id="2382" w:author="Li, Chandler Changjun" w:date="2026-10-20T21:28:00Z" w16du:dateUtc="2026-10-20T13:28:00Z"/>
              </w:rPr>
            </w:pPr>
            <w:ins w:id="2383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页头</w:t>
              </w:r>
            </w:ins>
          </w:p>
        </w:tc>
        <w:tc>
          <w:tcPr>
            <w:tcW w:w="3813" w:type="dxa"/>
            <w:shd w:val="clear" w:color="auto" w:fill="EEEEEE"/>
            <w:vAlign w:val="center"/>
          </w:tcPr>
          <w:p w14:paraId="42BE2325" w14:textId="77777777" w:rsidR="00FE4F3D" w:rsidRDefault="00F866D0">
            <w:pPr>
              <w:spacing w:after="70" w:line="210" w:lineRule="auto"/>
              <w:rPr>
                <w:ins w:id="2384" w:author="Li, Chandler Changjun" w:date="2026-10-20T21:30:00Z" w16du:dateUtc="2026-10-20T13:30:00Z"/>
                <w:rFonts w:ascii="SimSun" w:eastAsia="SimSun" w:hAnsi="SimSun"/>
                <w:sz w:val="16"/>
                <w:szCs w:val="16"/>
              </w:rPr>
            </w:pPr>
            <w:ins w:id="2385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返回任务类型、类型名称、所属 Case；</w:t>
              </w:r>
            </w:ins>
          </w:p>
          <w:p w14:paraId="1F897705" w14:textId="0DB3B89D" w:rsidR="00F866D0" w:rsidRDefault="00F866D0">
            <w:pPr>
              <w:spacing w:after="70" w:line="210" w:lineRule="auto"/>
              <w:rPr>
                <w:ins w:id="2386" w:author="Li, Chandler Changjun" w:date="2026-10-20T21:28:00Z" w16du:dateUtc="2026-10-20T13:28:00Z"/>
              </w:rPr>
            </w:pPr>
            <w:ins w:id="2387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导出列表、批量重跑、批量下载、新建任务</w:t>
              </w:r>
            </w:ins>
          </w:p>
        </w:tc>
        <w:tc>
          <w:tcPr>
            <w:tcW w:w="3713" w:type="dxa"/>
            <w:shd w:val="clear" w:color="auto" w:fill="EEEEEE"/>
            <w:vAlign w:val="center"/>
          </w:tcPr>
          <w:p w14:paraId="77A7BBC7" w14:textId="77777777" w:rsidR="00F866D0" w:rsidRDefault="00F866D0">
            <w:pPr>
              <w:spacing w:after="70" w:line="210" w:lineRule="auto"/>
              <w:rPr>
                <w:ins w:id="2388" w:author="Li, Chandler Changjun" w:date="2026-10-20T21:28:00Z" w16du:dateUtc="2026-10-20T13:28:00Z"/>
              </w:rPr>
            </w:pPr>
            <w:ins w:id="2389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列表级操作</w:t>
              </w:r>
            </w:ins>
          </w:p>
        </w:tc>
      </w:tr>
      <w:tr w:rsidR="00F866D0" w14:paraId="265779E5" w14:textId="77777777">
        <w:trPr>
          <w:cantSplit/>
          <w:ins w:id="2390" w:author="Li, Chandler Changjun" w:date="2026-10-20T21:28:00Z"/>
        </w:trPr>
        <w:tc>
          <w:tcPr>
            <w:tcW w:w="2508" w:type="dxa"/>
            <w:shd w:val="clear" w:color="auto" w:fill="FFFFFF"/>
            <w:vAlign w:val="center"/>
          </w:tcPr>
          <w:p w14:paraId="1EA1393B" w14:textId="77777777" w:rsidR="00F866D0" w:rsidRDefault="00F866D0">
            <w:pPr>
              <w:spacing w:after="70" w:line="210" w:lineRule="auto"/>
              <w:rPr>
                <w:ins w:id="2391" w:author="Li, Chandler Changjun" w:date="2026-10-20T21:28:00Z" w16du:dateUtc="2026-10-20T13:28:00Z"/>
              </w:rPr>
            </w:pPr>
            <w:ins w:id="2392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筛选栏</w:t>
              </w:r>
            </w:ins>
          </w:p>
        </w:tc>
        <w:tc>
          <w:tcPr>
            <w:tcW w:w="3813" w:type="dxa"/>
            <w:shd w:val="clear" w:color="auto" w:fill="FFFFFF"/>
            <w:vAlign w:val="center"/>
          </w:tcPr>
          <w:p w14:paraId="2A1D5F62" w14:textId="77777777" w:rsidR="00F866D0" w:rsidRDefault="00F866D0">
            <w:pPr>
              <w:spacing w:after="70" w:line="210" w:lineRule="auto"/>
              <w:rPr>
                <w:ins w:id="2393" w:author="Li, Chandler Changjun" w:date="2026-10-20T21:28:00Z" w16du:dateUtc="2026-10-20T13:28:00Z"/>
              </w:rPr>
            </w:pPr>
            <w:ins w:id="2394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状态（带数量）、库房、执行时间、搜索框、清除筛选、条数</w:t>
              </w:r>
            </w:ins>
          </w:p>
        </w:tc>
        <w:tc>
          <w:tcPr>
            <w:tcW w:w="3713" w:type="dxa"/>
            <w:shd w:val="clear" w:color="auto" w:fill="FFFFFF"/>
            <w:vAlign w:val="center"/>
          </w:tcPr>
          <w:p w14:paraId="43E0E900" w14:textId="77777777" w:rsidR="00F866D0" w:rsidRDefault="00F866D0">
            <w:pPr>
              <w:spacing w:after="70" w:line="210" w:lineRule="auto"/>
              <w:rPr>
                <w:ins w:id="2395" w:author="Li, Chandler Changjun" w:date="2026-10-20T21:28:00Z" w16du:dateUtc="2026-10-20T13:28:00Z"/>
              </w:rPr>
            </w:pPr>
            <w:ins w:id="2396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定位任务</w:t>
              </w:r>
            </w:ins>
          </w:p>
        </w:tc>
      </w:tr>
      <w:tr w:rsidR="00F866D0" w14:paraId="5AB3D705" w14:textId="77777777">
        <w:trPr>
          <w:cantSplit/>
          <w:ins w:id="2397" w:author="Li, Chandler Changjun" w:date="2026-10-20T21:28:00Z"/>
        </w:trPr>
        <w:tc>
          <w:tcPr>
            <w:tcW w:w="2508" w:type="dxa"/>
            <w:shd w:val="clear" w:color="auto" w:fill="EEEEEE"/>
            <w:vAlign w:val="center"/>
          </w:tcPr>
          <w:p w14:paraId="04EC1851" w14:textId="77777777" w:rsidR="00F866D0" w:rsidRDefault="00F866D0">
            <w:pPr>
              <w:spacing w:after="70" w:line="210" w:lineRule="auto"/>
              <w:rPr>
                <w:ins w:id="2398" w:author="Li, Chandler Changjun" w:date="2026-10-20T21:28:00Z" w16du:dateUtc="2026-10-20T13:28:00Z"/>
              </w:rPr>
            </w:pPr>
            <w:ins w:id="2399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列表</w:t>
              </w:r>
            </w:ins>
          </w:p>
        </w:tc>
        <w:tc>
          <w:tcPr>
            <w:tcW w:w="3813" w:type="dxa"/>
            <w:shd w:val="clear" w:color="auto" w:fill="EEEEEE"/>
            <w:vAlign w:val="center"/>
          </w:tcPr>
          <w:p w14:paraId="706D91E5" w14:textId="77777777" w:rsidR="00F866D0" w:rsidRDefault="00F866D0">
            <w:pPr>
              <w:spacing w:after="70" w:line="210" w:lineRule="auto"/>
              <w:rPr>
                <w:ins w:id="2400" w:author="Li, Chandler Changjun" w:date="2026-10-20T21:28:00Z" w16du:dateUtc="2026-10-20T13:28:00Z"/>
              </w:rPr>
            </w:pPr>
            <w:ins w:id="2401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一行一票任务</w:t>
              </w:r>
            </w:ins>
          </w:p>
        </w:tc>
        <w:tc>
          <w:tcPr>
            <w:tcW w:w="3713" w:type="dxa"/>
            <w:shd w:val="clear" w:color="auto" w:fill="EEEEEE"/>
            <w:vAlign w:val="center"/>
          </w:tcPr>
          <w:p w14:paraId="3683006B" w14:textId="77777777" w:rsidR="00F866D0" w:rsidRDefault="00F866D0">
            <w:pPr>
              <w:spacing w:after="70" w:line="210" w:lineRule="auto"/>
              <w:rPr>
                <w:ins w:id="2402" w:author="Li, Chandler Changjun" w:date="2026-10-20T21:28:00Z" w16du:dateUtc="2026-10-20T13:28:00Z"/>
              </w:rPr>
            </w:pPr>
            <w:ins w:id="2403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查看状态并进入详情</w:t>
              </w:r>
            </w:ins>
          </w:p>
        </w:tc>
      </w:tr>
      <w:tr w:rsidR="00F866D0" w14:paraId="452461B8" w14:textId="77777777">
        <w:trPr>
          <w:cantSplit/>
          <w:ins w:id="2404" w:author="Li, Chandler Changjun" w:date="2026-10-20T21:28:00Z"/>
        </w:trPr>
        <w:tc>
          <w:tcPr>
            <w:tcW w:w="2508" w:type="dxa"/>
            <w:shd w:val="clear" w:color="auto" w:fill="FFFFFF"/>
            <w:vAlign w:val="center"/>
          </w:tcPr>
          <w:p w14:paraId="404CC5F7" w14:textId="77777777" w:rsidR="00F866D0" w:rsidRDefault="00F866D0">
            <w:pPr>
              <w:spacing w:after="70" w:line="210" w:lineRule="auto"/>
              <w:rPr>
                <w:ins w:id="2405" w:author="Li, Chandler Changjun" w:date="2026-10-20T21:28:00Z" w16du:dateUtc="2026-10-20T13:28:00Z"/>
              </w:rPr>
            </w:pPr>
            <w:ins w:id="2406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分页栏</w:t>
              </w:r>
            </w:ins>
          </w:p>
        </w:tc>
        <w:tc>
          <w:tcPr>
            <w:tcW w:w="3813" w:type="dxa"/>
            <w:shd w:val="clear" w:color="auto" w:fill="FFFFFF"/>
            <w:vAlign w:val="center"/>
          </w:tcPr>
          <w:p w14:paraId="5C5364D4" w14:textId="77777777" w:rsidR="00F866D0" w:rsidRDefault="00F866D0">
            <w:pPr>
              <w:spacing w:after="70" w:line="210" w:lineRule="auto"/>
              <w:rPr>
                <w:ins w:id="2407" w:author="Li, Chandler Changjun" w:date="2026-10-20T21:28:00Z" w16du:dateUtc="2026-10-20T13:28:00Z"/>
              </w:rPr>
            </w:pPr>
            <w:ins w:id="2408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共 N 条 · 第 x / y 页、每页条数、页码</w:t>
              </w:r>
            </w:ins>
          </w:p>
        </w:tc>
        <w:tc>
          <w:tcPr>
            <w:tcW w:w="3713" w:type="dxa"/>
            <w:shd w:val="clear" w:color="auto" w:fill="FFFFFF"/>
            <w:vAlign w:val="center"/>
          </w:tcPr>
          <w:p w14:paraId="064FF987" w14:textId="77777777" w:rsidR="00F866D0" w:rsidRDefault="00F866D0">
            <w:pPr>
              <w:spacing w:after="70" w:line="210" w:lineRule="auto"/>
              <w:rPr>
                <w:ins w:id="2409" w:author="Li, Chandler Changjun" w:date="2026-10-20T21:28:00Z" w16du:dateUtc="2026-10-20T13:28:00Z"/>
              </w:rPr>
            </w:pPr>
            <w:ins w:id="2410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翻页</w:t>
              </w:r>
            </w:ins>
          </w:p>
        </w:tc>
      </w:tr>
    </w:tbl>
    <w:p w14:paraId="1FC5BA18" w14:textId="77777777" w:rsidR="00F866D0" w:rsidRDefault="00F866D0" w:rsidP="00F866D0">
      <w:pPr>
        <w:spacing w:after="70" w:line="240" w:lineRule="auto"/>
        <w:rPr>
          <w:ins w:id="2411" w:author="Li, Chandler Changjun" w:date="2026-10-20T21:28:00Z" w16du:dateUtc="2026-10-20T13:28:00Z"/>
        </w:rPr>
      </w:pPr>
    </w:p>
    <w:p w14:paraId="7F80F3EC" w14:textId="77777777" w:rsidR="00F866D0" w:rsidRPr="00D87076" w:rsidRDefault="00F866D0">
      <w:pPr>
        <w:pStyle w:val="Heading4"/>
        <w:rPr>
          <w:ins w:id="2412" w:author="Li, Chandler Changjun" w:date="2026-10-20T21:28:00Z" w16du:dateUtc="2026-10-20T13:28:00Z"/>
        </w:rPr>
        <w:pPrChange w:id="2413" w:author="Li, Chandler Changjun" w:date="2026-10-20T21:36:00Z" w16du:dateUtc="2026-10-20T13:36:00Z">
          <w:pPr>
            <w:pStyle w:val="Heading4"/>
            <w:spacing w:after="70" w:line="240" w:lineRule="auto"/>
          </w:pPr>
        </w:pPrChange>
      </w:pPr>
      <w:ins w:id="2414" w:author="Li, Chandler Changjun" w:date="2026-10-20T21:28:00Z" w16du:dateUtc="2026-10-20T13:28:00Z">
        <w:r>
          <w:t>展示信息</w:t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502"/>
        <w:gridCol w:w="2007"/>
        <w:gridCol w:w="4214"/>
        <w:gridCol w:w="3311"/>
      </w:tblGrid>
      <w:tr w:rsidR="00F866D0" w14:paraId="46AA2C29" w14:textId="77777777">
        <w:trPr>
          <w:cantSplit/>
          <w:tblHeader/>
          <w:ins w:id="2415" w:author="Li, Chandler Changjun" w:date="2026-10-20T21:28:00Z"/>
        </w:trPr>
        <w:tc>
          <w:tcPr>
            <w:tcW w:w="502" w:type="dxa"/>
            <w:shd w:val="clear" w:color="auto" w:fill="080808"/>
            <w:vAlign w:val="center"/>
          </w:tcPr>
          <w:p w14:paraId="111A9056" w14:textId="77777777" w:rsidR="00F866D0" w:rsidRDefault="00F866D0">
            <w:pPr>
              <w:spacing w:after="70" w:line="210" w:lineRule="auto"/>
              <w:rPr>
                <w:ins w:id="2416" w:author="Li, Chandler Changjun" w:date="2026-10-20T21:28:00Z" w16du:dateUtc="2026-10-20T13:28:00Z"/>
              </w:rPr>
            </w:pPr>
            <w:ins w:id="2417" w:author="Li, Chandler Changjun" w:date="2026-10-20T21:28:00Z" w16du:dateUtc="2026-10-20T13:28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#</w:t>
              </w:r>
            </w:ins>
          </w:p>
        </w:tc>
        <w:tc>
          <w:tcPr>
            <w:tcW w:w="2007" w:type="dxa"/>
            <w:shd w:val="clear" w:color="auto" w:fill="080808"/>
            <w:vAlign w:val="center"/>
          </w:tcPr>
          <w:p w14:paraId="431FE06D" w14:textId="77777777" w:rsidR="00F866D0" w:rsidRDefault="00F866D0">
            <w:pPr>
              <w:spacing w:after="70" w:line="210" w:lineRule="auto"/>
              <w:rPr>
                <w:ins w:id="2418" w:author="Li, Chandler Changjun" w:date="2026-10-20T21:28:00Z" w16du:dateUtc="2026-10-20T13:28:00Z"/>
              </w:rPr>
            </w:pPr>
            <w:ins w:id="2419" w:author="Li, Chandler Changjun" w:date="2026-10-20T21:28:00Z" w16du:dateUtc="2026-10-20T13:28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列</w:t>
              </w:r>
            </w:ins>
          </w:p>
        </w:tc>
        <w:tc>
          <w:tcPr>
            <w:tcW w:w="4214" w:type="dxa"/>
            <w:shd w:val="clear" w:color="auto" w:fill="080808"/>
            <w:vAlign w:val="center"/>
          </w:tcPr>
          <w:p w14:paraId="38F17D61" w14:textId="77777777" w:rsidR="00F866D0" w:rsidRDefault="00F866D0">
            <w:pPr>
              <w:spacing w:after="70" w:line="210" w:lineRule="auto"/>
              <w:rPr>
                <w:ins w:id="2420" w:author="Li, Chandler Changjun" w:date="2026-10-20T21:28:00Z" w16du:dateUtc="2026-10-20T13:28:00Z"/>
              </w:rPr>
            </w:pPr>
            <w:ins w:id="2421" w:author="Li, Chandler Changjun" w:date="2026-10-20T21:28:00Z" w16du:dateUtc="2026-10-20T13:28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口径／取值</w:t>
              </w:r>
            </w:ins>
          </w:p>
        </w:tc>
        <w:tc>
          <w:tcPr>
            <w:tcW w:w="3311" w:type="dxa"/>
            <w:shd w:val="clear" w:color="auto" w:fill="080808"/>
            <w:vAlign w:val="center"/>
          </w:tcPr>
          <w:p w14:paraId="2363CC87" w14:textId="77777777" w:rsidR="00F866D0" w:rsidRDefault="00F866D0">
            <w:pPr>
              <w:spacing w:after="70" w:line="210" w:lineRule="auto"/>
              <w:rPr>
                <w:ins w:id="2422" w:author="Li, Chandler Changjun" w:date="2026-10-20T21:28:00Z" w16du:dateUtc="2026-10-20T13:28:00Z"/>
              </w:rPr>
            </w:pPr>
            <w:ins w:id="2423" w:author="Li, Chandler Changjun" w:date="2026-10-20T21:28:00Z" w16du:dateUtc="2026-10-20T13:28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为什么需要（业务原因）</w:t>
              </w:r>
            </w:ins>
          </w:p>
        </w:tc>
      </w:tr>
      <w:tr w:rsidR="00F866D0" w14:paraId="0F42B721" w14:textId="77777777">
        <w:trPr>
          <w:cantSplit/>
          <w:ins w:id="2424" w:author="Li, Chandler Changjun" w:date="2026-10-20T21:28:00Z"/>
        </w:trPr>
        <w:tc>
          <w:tcPr>
            <w:tcW w:w="502" w:type="dxa"/>
            <w:shd w:val="clear" w:color="auto" w:fill="EEEEEE"/>
            <w:vAlign w:val="center"/>
          </w:tcPr>
          <w:p w14:paraId="096D07ED" w14:textId="77777777" w:rsidR="00F866D0" w:rsidRDefault="00F866D0">
            <w:pPr>
              <w:spacing w:after="70" w:line="210" w:lineRule="auto"/>
              <w:rPr>
                <w:ins w:id="2425" w:author="Li, Chandler Changjun" w:date="2026-10-20T21:28:00Z" w16du:dateUtc="2026-10-20T13:28:00Z"/>
              </w:rPr>
            </w:pPr>
            <w:ins w:id="2426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1</w:t>
              </w:r>
            </w:ins>
          </w:p>
        </w:tc>
        <w:tc>
          <w:tcPr>
            <w:tcW w:w="2007" w:type="dxa"/>
            <w:shd w:val="clear" w:color="auto" w:fill="EEEEEE"/>
            <w:vAlign w:val="center"/>
          </w:tcPr>
          <w:p w14:paraId="36D5B935" w14:textId="77777777" w:rsidR="00F866D0" w:rsidRDefault="00F866D0">
            <w:pPr>
              <w:spacing w:after="70" w:line="210" w:lineRule="auto"/>
              <w:rPr>
                <w:ins w:id="2427" w:author="Li, Chandler Changjun" w:date="2026-10-20T21:28:00Z" w16du:dateUtc="2026-10-20T13:28:00Z"/>
              </w:rPr>
            </w:pPr>
            <w:ins w:id="2428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任务编号</w:t>
              </w:r>
            </w:ins>
          </w:p>
        </w:tc>
        <w:tc>
          <w:tcPr>
            <w:tcW w:w="4214" w:type="dxa"/>
            <w:shd w:val="clear" w:color="auto" w:fill="EEEEEE"/>
            <w:vAlign w:val="center"/>
          </w:tcPr>
          <w:p w14:paraId="402F033D" w14:textId="77777777" w:rsidR="00F866D0" w:rsidRDefault="00F866D0">
            <w:pPr>
              <w:spacing w:after="70" w:line="210" w:lineRule="auto"/>
              <w:rPr>
                <w:ins w:id="2429" w:author="Li, Chandler Changjun" w:date="2026-10-20T21:28:00Z" w16du:dateUtc="2026-10-20T13:28:00Z"/>
              </w:rPr>
            </w:pPr>
            <w:ins w:id="2430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T-&lt;HAWB No.&gt;；手动新建为 T-DEMO-C3-序号</w:t>
              </w:r>
            </w:ins>
          </w:p>
        </w:tc>
        <w:tc>
          <w:tcPr>
            <w:tcW w:w="3311" w:type="dxa"/>
            <w:shd w:val="clear" w:color="auto" w:fill="EEEEEE"/>
            <w:vAlign w:val="center"/>
          </w:tcPr>
          <w:p w14:paraId="669C24F5" w14:textId="77777777" w:rsidR="00F866D0" w:rsidRDefault="00F866D0">
            <w:pPr>
              <w:spacing w:after="70" w:line="210" w:lineRule="auto"/>
              <w:rPr>
                <w:ins w:id="2431" w:author="Li, Chandler Changjun" w:date="2026-10-20T21:28:00Z" w16du:dateUtc="2026-10-20T13:28:00Z"/>
              </w:rPr>
            </w:pPr>
            <w:ins w:id="2432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唯一标识一票任务</w:t>
              </w:r>
            </w:ins>
          </w:p>
        </w:tc>
      </w:tr>
      <w:tr w:rsidR="00F866D0" w14:paraId="5364F625" w14:textId="77777777">
        <w:trPr>
          <w:cantSplit/>
          <w:ins w:id="2433" w:author="Li, Chandler Changjun" w:date="2026-10-20T21:28:00Z"/>
        </w:trPr>
        <w:tc>
          <w:tcPr>
            <w:tcW w:w="502" w:type="dxa"/>
            <w:shd w:val="clear" w:color="auto" w:fill="FFFFFF"/>
            <w:vAlign w:val="center"/>
          </w:tcPr>
          <w:p w14:paraId="0D782497" w14:textId="77777777" w:rsidR="00F866D0" w:rsidRDefault="00F866D0">
            <w:pPr>
              <w:spacing w:after="70" w:line="210" w:lineRule="auto"/>
              <w:rPr>
                <w:ins w:id="2434" w:author="Li, Chandler Changjun" w:date="2026-10-20T21:28:00Z" w16du:dateUtc="2026-10-20T13:28:00Z"/>
              </w:rPr>
            </w:pPr>
            <w:ins w:id="2435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2</w:t>
              </w:r>
            </w:ins>
          </w:p>
        </w:tc>
        <w:tc>
          <w:tcPr>
            <w:tcW w:w="2007" w:type="dxa"/>
            <w:shd w:val="clear" w:color="auto" w:fill="FFFFFF"/>
            <w:vAlign w:val="center"/>
          </w:tcPr>
          <w:p w14:paraId="55205FCA" w14:textId="77777777" w:rsidR="00F866D0" w:rsidRDefault="00F866D0">
            <w:pPr>
              <w:spacing w:after="70" w:line="210" w:lineRule="auto"/>
              <w:rPr>
                <w:ins w:id="2436" w:author="Li, Chandler Changjun" w:date="2026-10-20T21:28:00Z" w16du:dateUtc="2026-10-20T13:28:00Z"/>
              </w:rPr>
            </w:pPr>
            <w:ins w:id="2437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触发来源</w:t>
              </w:r>
            </w:ins>
          </w:p>
        </w:tc>
        <w:tc>
          <w:tcPr>
            <w:tcW w:w="4214" w:type="dxa"/>
            <w:shd w:val="clear" w:color="auto" w:fill="FFFFFF"/>
            <w:vAlign w:val="center"/>
          </w:tcPr>
          <w:p w14:paraId="2EE1CC53" w14:textId="77777777" w:rsidR="00E0430A" w:rsidRDefault="00F866D0">
            <w:pPr>
              <w:spacing w:after="70" w:line="210" w:lineRule="auto"/>
              <w:rPr>
                <w:ins w:id="2438" w:author="Li, Chandler Changjun" w:date="2026-10-20T21:35:00Z" w16du:dateUtc="2026-10-20T13:35:00Z"/>
                <w:rFonts w:ascii="SimSun" w:eastAsia="SimSun" w:hAnsi="SimSun"/>
                <w:sz w:val="16"/>
                <w:szCs w:val="16"/>
              </w:rPr>
            </w:pPr>
            <w:ins w:id="2439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自动触发 = 邮件触发；</w:t>
              </w:r>
            </w:ins>
          </w:p>
          <w:p w14:paraId="5607A54B" w14:textId="275CD19A" w:rsidR="00F866D0" w:rsidRDefault="00F866D0">
            <w:pPr>
              <w:spacing w:after="70" w:line="210" w:lineRule="auto"/>
              <w:rPr>
                <w:ins w:id="2440" w:author="Li, Chandler Changjun" w:date="2026-10-20T21:28:00Z" w16du:dateUtc="2026-10-20T13:28:00Z"/>
              </w:rPr>
            </w:pPr>
            <w:ins w:id="2441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人工触发 = 手动新建、邮件手动触发或重跑</w:t>
              </w:r>
            </w:ins>
          </w:p>
        </w:tc>
        <w:tc>
          <w:tcPr>
            <w:tcW w:w="3311" w:type="dxa"/>
            <w:shd w:val="clear" w:color="auto" w:fill="FFFFFF"/>
            <w:vAlign w:val="center"/>
          </w:tcPr>
          <w:p w14:paraId="7E5D1113" w14:textId="77777777" w:rsidR="00F866D0" w:rsidRDefault="00F866D0">
            <w:pPr>
              <w:spacing w:after="70" w:line="210" w:lineRule="auto"/>
              <w:rPr>
                <w:ins w:id="2442" w:author="Li, Chandler Changjun" w:date="2026-10-20T21:28:00Z" w16du:dateUtc="2026-10-20T13:28:00Z"/>
              </w:rPr>
            </w:pPr>
            <w:ins w:id="2443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区分系统触发和人工触发</w:t>
              </w:r>
            </w:ins>
          </w:p>
        </w:tc>
      </w:tr>
      <w:tr w:rsidR="00F866D0" w14:paraId="13E473AB" w14:textId="77777777">
        <w:trPr>
          <w:cantSplit/>
          <w:ins w:id="2444" w:author="Li, Chandler Changjun" w:date="2026-10-20T21:28:00Z"/>
        </w:trPr>
        <w:tc>
          <w:tcPr>
            <w:tcW w:w="502" w:type="dxa"/>
            <w:shd w:val="clear" w:color="auto" w:fill="EEEEEE"/>
            <w:vAlign w:val="center"/>
          </w:tcPr>
          <w:p w14:paraId="6343C72D" w14:textId="77777777" w:rsidR="00F866D0" w:rsidRDefault="00F866D0">
            <w:pPr>
              <w:spacing w:after="70" w:line="210" w:lineRule="auto"/>
              <w:rPr>
                <w:ins w:id="2445" w:author="Li, Chandler Changjun" w:date="2026-10-20T21:28:00Z" w16du:dateUtc="2026-10-20T13:28:00Z"/>
              </w:rPr>
            </w:pPr>
            <w:ins w:id="2446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3</w:t>
              </w:r>
            </w:ins>
          </w:p>
        </w:tc>
        <w:tc>
          <w:tcPr>
            <w:tcW w:w="2007" w:type="dxa"/>
            <w:shd w:val="clear" w:color="auto" w:fill="EEEEEE"/>
            <w:vAlign w:val="center"/>
          </w:tcPr>
          <w:p w14:paraId="3A3CEC1B" w14:textId="77777777" w:rsidR="00F866D0" w:rsidRDefault="00F866D0">
            <w:pPr>
              <w:spacing w:after="70" w:line="210" w:lineRule="auto"/>
              <w:rPr>
                <w:ins w:id="2447" w:author="Li, Chandler Changjun" w:date="2026-10-20T21:28:00Z" w16du:dateUtc="2026-10-20T13:28:00Z"/>
              </w:rPr>
            </w:pPr>
            <w:ins w:id="2448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状态（当前执行）</w:t>
              </w:r>
            </w:ins>
          </w:p>
        </w:tc>
        <w:tc>
          <w:tcPr>
            <w:tcW w:w="4214" w:type="dxa"/>
            <w:shd w:val="clear" w:color="auto" w:fill="EEEEEE"/>
            <w:vAlign w:val="center"/>
          </w:tcPr>
          <w:p w14:paraId="4E3A8AB8" w14:textId="77777777" w:rsidR="00F866D0" w:rsidRDefault="00F866D0">
            <w:pPr>
              <w:spacing w:after="70" w:line="210" w:lineRule="auto"/>
              <w:rPr>
                <w:ins w:id="2449" w:author="Li, Chandler Changjun" w:date="2026-10-20T21:28:00Z" w16du:dateUtc="2026-10-20T13:28:00Z"/>
              </w:rPr>
            </w:pPr>
            <w:ins w:id="2450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已完成 / 执行中 / 重试中 / 待人工处理</w:t>
              </w:r>
            </w:ins>
          </w:p>
        </w:tc>
        <w:tc>
          <w:tcPr>
            <w:tcW w:w="3311" w:type="dxa"/>
            <w:shd w:val="clear" w:color="auto" w:fill="EEEEEE"/>
            <w:vAlign w:val="center"/>
          </w:tcPr>
          <w:p w14:paraId="36E8968D" w14:textId="77777777" w:rsidR="00F866D0" w:rsidRDefault="00F866D0">
            <w:pPr>
              <w:spacing w:after="70" w:line="210" w:lineRule="auto"/>
              <w:rPr>
                <w:ins w:id="2451" w:author="Li, Chandler Changjun" w:date="2026-10-20T21:28:00Z" w16du:dateUtc="2026-10-20T13:28:00Z"/>
              </w:rPr>
            </w:pPr>
            <w:ins w:id="2452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判断是否需要处理</w:t>
              </w:r>
            </w:ins>
          </w:p>
        </w:tc>
      </w:tr>
      <w:tr w:rsidR="00F866D0" w14:paraId="0CE4F78F" w14:textId="77777777">
        <w:trPr>
          <w:cantSplit/>
          <w:ins w:id="2453" w:author="Li, Chandler Changjun" w:date="2026-10-20T21:28:00Z"/>
        </w:trPr>
        <w:tc>
          <w:tcPr>
            <w:tcW w:w="502" w:type="dxa"/>
            <w:shd w:val="clear" w:color="auto" w:fill="FFFFFF"/>
            <w:vAlign w:val="center"/>
          </w:tcPr>
          <w:p w14:paraId="3E3635CC" w14:textId="77777777" w:rsidR="00F866D0" w:rsidRDefault="00F866D0">
            <w:pPr>
              <w:spacing w:after="70" w:line="210" w:lineRule="auto"/>
              <w:rPr>
                <w:ins w:id="2454" w:author="Li, Chandler Changjun" w:date="2026-10-20T21:28:00Z" w16du:dateUtc="2026-10-20T13:28:00Z"/>
              </w:rPr>
            </w:pPr>
            <w:ins w:id="2455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4</w:t>
              </w:r>
            </w:ins>
          </w:p>
        </w:tc>
        <w:tc>
          <w:tcPr>
            <w:tcW w:w="2007" w:type="dxa"/>
            <w:shd w:val="clear" w:color="auto" w:fill="FFFFFF"/>
            <w:vAlign w:val="center"/>
          </w:tcPr>
          <w:p w14:paraId="40BAA24F" w14:textId="77777777" w:rsidR="00F866D0" w:rsidRDefault="00F866D0">
            <w:pPr>
              <w:spacing w:after="70" w:line="210" w:lineRule="auto"/>
              <w:rPr>
                <w:ins w:id="2456" w:author="Li, Chandler Changjun" w:date="2026-10-20T21:28:00Z" w16du:dateUtc="2026-10-20T13:28:00Z"/>
              </w:rPr>
            </w:pPr>
            <w:ins w:id="2457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执行次数</w:t>
              </w:r>
            </w:ins>
          </w:p>
        </w:tc>
        <w:tc>
          <w:tcPr>
            <w:tcW w:w="4214" w:type="dxa"/>
            <w:shd w:val="clear" w:color="auto" w:fill="FFFFFF"/>
            <w:vAlign w:val="center"/>
          </w:tcPr>
          <w:p w14:paraId="52F18A50" w14:textId="77777777" w:rsidR="00F866D0" w:rsidRDefault="00F866D0">
            <w:pPr>
              <w:spacing w:after="70" w:line="210" w:lineRule="auto"/>
              <w:rPr>
                <w:ins w:id="2458" w:author="Li, Chandler Changjun" w:date="2026-10-20T21:28:00Z" w16du:dateUtc="2026-10-20T13:28:00Z"/>
              </w:rPr>
            </w:pPr>
            <w:ins w:id="2459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执行实例数量；大于 1 时高亮</w:t>
              </w:r>
            </w:ins>
          </w:p>
        </w:tc>
        <w:tc>
          <w:tcPr>
            <w:tcW w:w="3311" w:type="dxa"/>
            <w:shd w:val="clear" w:color="auto" w:fill="FFFFFF"/>
            <w:vAlign w:val="center"/>
          </w:tcPr>
          <w:p w14:paraId="17540232" w14:textId="77777777" w:rsidR="00F866D0" w:rsidRDefault="00F866D0">
            <w:pPr>
              <w:spacing w:after="70" w:line="210" w:lineRule="auto"/>
              <w:rPr>
                <w:ins w:id="2460" w:author="Li, Chandler Changjun" w:date="2026-10-20T21:28:00Z" w16du:dateUtc="2026-10-20T13:28:00Z"/>
              </w:rPr>
            </w:pPr>
            <w:ins w:id="2461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识别重跑过的票</w:t>
              </w:r>
            </w:ins>
          </w:p>
        </w:tc>
      </w:tr>
      <w:tr w:rsidR="00F866D0" w14:paraId="2F54F9D4" w14:textId="77777777">
        <w:trPr>
          <w:cantSplit/>
          <w:ins w:id="2462" w:author="Li, Chandler Changjun" w:date="2026-10-20T21:28:00Z"/>
        </w:trPr>
        <w:tc>
          <w:tcPr>
            <w:tcW w:w="502" w:type="dxa"/>
            <w:shd w:val="clear" w:color="auto" w:fill="EEEEEE"/>
            <w:vAlign w:val="center"/>
          </w:tcPr>
          <w:p w14:paraId="46F9CFB0" w14:textId="77777777" w:rsidR="00F866D0" w:rsidRDefault="00F866D0">
            <w:pPr>
              <w:spacing w:after="70" w:line="210" w:lineRule="auto"/>
              <w:rPr>
                <w:ins w:id="2463" w:author="Li, Chandler Changjun" w:date="2026-10-20T21:28:00Z" w16du:dateUtc="2026-10-20T13:28:00Z"/>
              </w:rPr>
            </w:pPr>
            <w:ins w:id="2464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5</w:t>
              </w:r>
            </w:ins>
          </w:p>
        </w:tc>
        <w:tc>
          <w:tcPr>
            <w:tcW w:w="2007" w:type="dxa"/>
            <w:shd w:val="clear" w:color="auto" w:fill="EEEEEE"/>
            <w:vAlign w:val="center"/>
          </w:tcPr>
          <w:p w14:paraId="78A16940" w14:textId="77777777" w:rsidR="00F866D0" w:rsidRDefault="00F866D0">
            <w:pPr>
              <w:spacing w:after="70" w:line="210" w:lineRule="auto"/>
              <w:rPr>
                <w:ins w:id="2465" w:author="Li, Chandler Changjun" w:date="2026-10-20T21:28:00Z" w16du:dateUtc="2026-10-20T13:28:00Z"/>
              </w:rPr>
            </w:pPr>
            <w:ins w:id="2466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最近执行开始</w:t>
              </w:r>
            </w:ins>
          </w:p>
        </w:tc>
        <w:tc>
          <w:tcPr>
            <w:tcW w:w="4214" w:type="dxa"/>
            <w:shd w:val="clear" w:color="auto" w:fill="EEEEEE"/>
            <w:vAlign w:val="center"/>
          </w:tcPr>
          <w:p w14:paraId="634FC60B" w14:textId="77777777" w:rsidR="00F866D0" w:rsidRDefault="00F866D0">
            <w:pPr>
              <w:spacing w:after="70" w:line="210" w:lineRule="auto"/>
              <w:rPr>
                <w:ins w:id="2467" w:author="Li, Chandler Changjun" w:date="2026-10-20T21:28:00Z" w16du:dateUtc="2026-10-20T13:28:00Z"/>
              </w:rPr>
            </w:pPr>
            <w:ins w:id="2468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最新执行实例开始时间</w:t>
              </w:r>
            </w:ins>
          </w:p>
        </w:tc>
        <w:tc>
          <w:tcPr>
            <w:tcW w:w="3311" w:type="dxa"/>
            <w:shd w:val="clear" w:color="auto" w:fill="EEEEEE"/>
            <w:vAlign w:val="center"/>
          </w:tcPr>
          <w:p w14:paraId="066D6F56" w14:textId="77777777" w:rsidR="00F866D0" w:rsidRDefault="00F866D0">
            <w:pPr>
              <w:spacing w:after="70" w:line="210" w:lineRule="auto"/>
              <w:rPr>
                <w:ins w:id="2469" w:author="Li, Chandler Changjun" w:date="2026-10-20T21:28:00Z" w16du:dateUtc="2026-10-20T13:28:00Z"/>
              </w:rPr>
            </w:pPr>
            <w:ins w:id="2470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判断时效</w:t>
              </w:r>
            </w:ins>
          </w:p>
        </w:tc>
      </w:tr>
      <w:tr w:rsidR="00F866D0" w14:paraId="6B8DA53B" w14:textId="77777777">
        <w:trPr>
          <w:cantSplit/>
          <w:ins w:id="2471" w:author="Li, Chandler Changjun" w:date="2026-10-20T21:28:00Z"/>
        </w:trPr>
        <w:tc>
          <w:tcPr>
            <w:tcW w:w="502" w:type="dxa"/>
            <w:shd w:val="clear" w:color="auto" w:fill="FFFFFF"/>
            <w:vAlign w:val="center"/>
          </w:tcPr>
          <w:p w14:paraId="6A010DB5" w14:textId="77777777" w:rsidR="00F866D0" w:rsidRDefault="00F866D0">
            <w:pPr>
              <w:spacing w:after="70" w:line="210" w:lineRule="auto"/>
              <w:rPr>
                <w:ins w:id="2472" w:author="Li, Chandler Changjun" w:date="2026-10-20T21:28:00Z" w16du:dateUtc="2026-10-20T13:28:00Z"/>
              </w:rPr>
            </w:pPr>
            <w:ins w:id="2473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6</w:t>
              </w:r>
            </w:ins>
          </w:p>
        </w:tc>
        <w:tc>
          <w:tcPr>
            <w:tcW w:w="2007" w:type="dxa"/>
            <w:shd w:val="clear" w:color="auto" w:fill="FFFFFF"/>
            <w:vAlign w:val="center"/>
          </w:tcPr>
          <w:p w14:paraId="4577D4D6" w14:textId="77777777" w:rsidR="00F866D0" w:rsidRDefault="00F866D0">
            <w:pPr>
              <w:spacing w:after="70" w:line="210" w:lineRule="auto"/>
              <w:rPr>
                <w:ins w:id="2474" w:author="Li, Chandler Changjun" w:date="2026-10-20T21:28:00Z" w16du:dateUtc="2026-10-20T13:28:00Z"/>
              </w:rPr>
            </w:pPr>
            <w:ins w:id="2475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当前环节</w:t>
              </w:r>
            </w:ins>
          </w:p>
        </w:tc>
        <w:tc>
          <w:tcPr>
            <w:tcW w:w="4214" w:type="dxa"/>
            <w:shd w:val="clear" w:color="auto" w:fill="FFFFFF"/>
            <w:vAlign w:val="center"/>
          </w:tcPr>
          <w:p w14:paraId="212CE7CA" w14:textId="77777777" w:rsidR="00F866D0" w:rsidRDefault="00F866D0">
            <w:pPr>
              <w:spacing w:after="70" w:line="210" w:lineRule="auto"/>
              <w:rPr>
                <w:ins w:id="2476" w:author="Li, Chandler Changjun" w:date="2026-10-20T21:28:00Z" w16du:dateUtc="2026-10-20T13:28:00Z"/>
              </w:rPr>
            </w:pPr>
            <w:ins w:id="2477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执行中、失败或待人工处理的节点；都没有时为最后一个节点</w:t>
              </w:r>
            </w:ins>
          </w:p>
        </w:tc>
        <w:tc>
          <w:tcPr>
            <w:tcW w:w="3311" w:type="dxa"/>
            <w:shd w:val="clear" w:color="auto" w:fill="FFFFFF"/>
            <w:vAlign w:val="center"/>
          </w:tcPr>
          <w:p w14:paraId="52C50640" w14:textId="77777777" w:rsidR="00F866D0" w:rsidRDefault="00F866D0">
            <w:pPr>
              <w:spacing w:after="70" w:line="210" w:lineRule="auto"/>
              <w:rPr>
                <w:ins w:id="2478" w:author="Li, Chandler Changjun" w:date="2026-10-20T21:28:00Z" w16du:dateUtc="2026-10-20T13:28:00Z"/>
              </w:rPr>
            </w:pPr>
            <w:ins w:id="2479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知道卡在哪一步</w:t>
              </w:r>
            </w:ins>
          </w:p>
        </w:tc>
      </w:tr>
      <w:tr w:rsidR="00F866D0" w14:paraId="19B08FA1" w14:textId="77777777">
        <w:trPr>
          <w:cantSplit/>
          <w:ins w:id="2480" w:author="Li, Chandler Changjun" w:date="2026-10-20T21:28:00Z"/>
        </w:trPr>
        <w:tc>
          <w:tcPr>
            <w:tcW w:w="502" w:type="dxa"/>
            <w:shd w:val="clear" w:color="auto" w:fill="EEEEEE"/>
            <w:vAlign w:val="center"/>
          </w:tcPr>
          <w:p w14:paraId="3408BC6C" w14:textId="77777777" w:rsidR="00F866D0" w:rsidRDefault="00F866D0">
            <w:pPr>
              <w:spacing w:after="70" w:line="210" w:lineRule="auto"/>
              <w:rPr>
                <w:ins w:id="2481" w:author="Li, Chandler Changjun" w:date="2026-10-20T21:28:00Z" w16du:dateUtc="2026-10-20T13:28:00Z"/>
              </w:rPr>
            </w:pPr>
            <w:ins w:id="2482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7</w:t>
              </w:r>
            </w:ins>
          </w:p>
        </w:tc>
        <w:tc>
          <w:tcPr>
            <w:tcW w:w="2007" w:type="dxa"/>
            <w:shd w:val="clear" w:color="auto" w:fill="EEEEEE"/>
            <w:vAlign w:val="center"/>
          </w:tcPr>
          <w:p w14:paraId="4E315BF7" w14:textId="77777777" w:rsidR="00F866D0" w:rsidRDefault="00F866D0">
            <w:pPr>
              <w:spacing w:after="70" w:line="210" w:lineRule="auto"/>
              <w:rPr>
                <w:ins w:id="2483" w:author="Li, Chandler Changjun" w:date="2026-10-20T21:28:00Z" w16du:dateUtc="2026-10-20T13:28:00Z"/>
              </w:rPr>
            </w:pPr>
            <w:ins w:id="2484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标签</w:t>
              </w:r>
            </w:ins>
          </w:p>
        </w:tc>
        <w:tc>
          <w:tcPr>
            <w:tcW w:w="4214" w:type="dxa"/>
            <w:shd w:val="clear" w:color="auto" w:fill="EEEEEE"/>
            <w:vAlign w:val="center"/>
          </w:tcPr>
          <w:p w14:paraId="56A1FFAD" w14:textId="77777777" w:rsidR="00F866D0" w:rsidRDefault="00F866D0">
            <w:pPr>
              <w:spacing w:after="70" w:line="210" w:lineRule="auto"/>
              <w:rPr>
                <w:ins w:id="2485" w:author="Li, Chandler Changjun" w:date="2026-10-20T21:28:00Z" w16du:dateUtc="2026-10-20T13:28:00Z"/>
              </w:rPr>
            </w:pPr>
            <w:ins w:id="2486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「HAWB No. 分单号」；IES+ 已返回 PDC 时另显示「PDC 值」</w:t>
              </w:r>
            </w:ins>
          </w:p>
        </w:tc>
        <w:tc>
          <w:tcPr>
            <w:tcW w:w="3311" w:type="dxa"/>
            <w:shd w:val="clear" w:color="auto" w:fill="EEEEEE"/>
            <w:vAlign w:val="center"/>
          </w:tcPr>
          <w:p w14:paraId="1FDA6DBC" w14:textId="77777777" w:rsidR="00F866D0" w:rsidRDefault="00F866D0">
            <w:pPr>
              <w:spacing w:after="70" w:line="210" w:lineRule="auto"/>
              <w:rPr>
                <w:ins w:id="2487" w:author="Li, Chandler Changjun" w:date="2026-10-20T21:28:00Z" w16du:dateUtc="2026-10-20T13:28:00Z"/>
              </w:rPr>
            </w:pPr>
            <w:ins w:id="2488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按业务单号核对</w:t>
              </w:r>
            </w:ins>
          </w:p>
        </w:tc>
      </w:tr>
    </w:tbl>
    <w:p w14:paraId="2582CE29" w14:textId="77777777" w:rsidR="00F866D0" w:rsidRDefault="00F866D0" w:rsidP="00F866D0">
      <w:pPr>
        <w:spacing w:after="70" w:line="240" w:lineRule="auto"/>
        <w:rPr>
          <w:ins w:id="2489" w:author="Li, Chandler Changjun" w:date="2026-10-20T21:28:00Z" w16du:dateUtc="2026-10-20T13:28:00Z"/>
        </w:rPr>
      </w:pPr>
    </w:p>
    <w:p w14:paraId="262BB6FD" w14:textId="77777777" w:rsidR="00F866D0" w:rsidRPr="00D87076" w:rsidRDefault="00F866D0">
      <w:pPr>
        <w:pStyle w:val="Heading4"/>
        <w:rPr>
          <w:ins w:id="2490" w:author="Li, Chandler Changjun" w:date="2026-10-20T21:28:00Z" w16du:dateUtc="2026-10-20T13:28:00Z"/>
        </w:rPr>
        <w:pPrChange w:id="2491" w:author="Li, Chandler Changjun" w:date="2026-10-20T21:36:00Z" w16du:dateUtc="2026-10-20T13:36:00Z">
          <w:pPr>
            <w:pStyle w:val="Heading4"/>
            <w:spacing w:after="70" w:line="240" w:lineRule="auto"/>
          </w:pPr>
        </w:pPrChange>
      </w:pPr>
      <w:ins w:id="2492" w:author="Li, Chandler Changjun" w:date="2026-10-20T21:28:00Z" w16du:dateUtc="2026-10-20T13:28:00Z">
        <w:r>
          <w:t>筛选与搜索</w:t>
        </w:r>
      </w:ins>
    </w:p>
    <w:p w14:paraId="7617D54F" w14:textId="77777777" w:rsidR="00F866D0" w:rsidRDefault="00F866D0" w:rsidP="00F866D0">
      <w:pPr>
        <w:keepNext/>
        <w:spacing w:after="70" w:line="240" w:lineRule="auto"/>
        <w:jc w:val="center"/>
        <w:rPr>
          <w:ins w:id="2493" w:author="Li, Chandler Changjun" w:date="2026-10-20T21:28:00Z" w16du:dateUtc="2026-10-20T13:28:00Z"/>
        </w:rPr>
      </w:pPr>
      <w:ins w:id="2494" w:author="Li, Chandler Changjun" w:date="2026-10-20T21:28:00Z" w16du:dateUtc="2026-10-20T13:28:00Z">
        <w:r>
          <w:rPr>
            <w:noProof/>
          </w:rPr>
          <w:drawing>
            <wp:inline distT="0" distB="0" distL="0" distR="0" wp14:anchorId="3A74A4FE" wp14:editId="37BC82C6">
              <wp:extent cx="6007856" cy="4417541"/>
              <wp:effectExtent l="0" t="0" r="0" b="2540"/>
              <wp:docPr id="561589349" name="Screenshot 6" descr="图 7.3.2-3 库房下拉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-6.png"/>
                      <pic:cNvPicPr/>
                    </pic:nvPicPr>
                    <pic:blipFill>
                      <a:blip r:embed="rId3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9106" cy="44184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CD6E2C6" w14:textId="77777777" w:rsidR="00F866D0" w:rsidRDefault="00F866D0" w:rsidP="00F866D0">
      <w:pPr>
        <w:keepNext/>
        <w:spacing w:after="70" w:line="240" w:lineRule="auto"/>
        <w:jc w:val="center"/>
        <w:rPr>
          <w:ins w:id="2495" w:author="Li, Chandler Changjun" w:date="2026-10-20T21:28:00Z" w16du:dateUtc="2026-10-20T13:28:00Z"/>
        </w:rPr>
      </w:pPr>
      <w:ins w:id="2496" w:author="Li, Chandler Changjun" w:date="2026-10-20T21:28:00Z" w16du:dateUtc="2026-10-20T13:28:00Z">
        <w:r>
          <w:rPr>
            <w:noProof/>
          </w:rPr>
          <w:drawing>
            <wp:inline distT="0" distB="0" distL="0" distR="0" wp14:anchorId="6B22C2A0" wp14:editId="7C562B8F">
              <wp:extent cx="6150699" cy="4522573"/>
              <wp:effectExtent l="0" t="0" r="2540" b="0"/>
              <wp:docPr id="175932543" name="Screenshot 7" descr="图 7.3.2-4 状态 + 执行时间筛选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age-7.png"/>
                      <pic:cNvPicPr/>
                    </pic:nvPicPr>
                    <pic:blipFill>
                      <a:blip r:embed="rId3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50839" cy="452267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15C3531" w14:textId="77777777" w:rsidR="00F866D0" w:rsidRDefault="00F866D0" w:rsidP="00F866D0">
      <w:pPr>
        <w:keepNext/>
        <w:spacing w:after="70" w:line="240" w:lineRule="auto"/>
        <w:jc w:val="center"/>
        <w:rPr>
          <w:ins w:id="2497" w:author="Li, Chandler Changjun" w:date="2026-10-20T21:28:00Z" w16du:dateUtc="2026-10-20T13:28:00Z"/>
        </w:rPr>
      </w:pPr>
      <w:ins w:id="2498" w:author="Li, Chandler Changjun" w:date="2026-10-20T21:28:00Z" w16du:dateUtc="2026-10-20T13:28:00Z">
        <w:r>
          <w:rPr>
            <w:noProof/>
          </w:rPr>
          <w:drawing>
            <wp:inline distT="0" distB="0" distL="0" distR="0" wp14:anchorId="787C3F9B" wp14:editId="51A104DC">
              <wp:extent cx="6217920" cy="4572000"/>
              <wp:effectExtent l="0" t="0" r="0" b="0"/>
              <wp:docPr id="495593333" name="Screenshot 8" descr="图 7.3.2-5 多个单号搜索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image-8.png"/>
                      <pic:cNvPicPr/>
                    </pic:nvPicPr>
                    <pic:blipFill>
                      <a:blip r:embed="rId3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17920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9719148" w14:textId="77777777" w:rsidR="00F866D0" w:rsidRDefault="00F866D0" w:rsidP="00F866D0">
      <w:pPr>
        <w:spacing w:after="70" w:line="240" w:lineRule="auto"/>
        <w:jc w:val="center"/>
        <w:rPr>
          <w:ins w:id="2499" w:author="Li, Chandler Changjun" w:date="2026-10-20T21:28:00Z" w16du:dateUtc="2026-10-20T13:28:00Z"/>
        </w:rPr>
      </w:pPr>
      <w:ins w:id="2500" w:author="Li, Chandler Changjun" w:date="2026-10-20T21:28:00Z" w16du:dateUtc="2026-10-20T13:28:00Z">
        <w:r>
          <w:rPr>
            <w:rFonts w:ascii="SimSun" w:eastAsia="SimSun" w:hAnsi="SimSun"/>
            <w:color w:val="555555"/>
            <w:sz w:val="16"/>
            <w:szCs w:val="16"/>
          </w:rPr>
          <w:t>图 7.3.2-5 多个单号搜索</w:t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1906"/>
        <w:gridCol w:w="2709"/>
        <w:gridCol w:w="3010"/>
        <w:gridCol w:w="2409"/>
      </w:tblGrid>
      <w:tr w:rsidR="00F866D0" w14:paraId="59B8BBC5" w14:textId="77777777">
        <w:trPr>
          <w:cantSplit/>
          <w:tblHeader/>
          <w:ins w:id="2501" w:author="Li, Chandler Changjun" w:date="2026-10-20T21:28:00Z"/>
        </w:trPr>
        <w:tc>
          <w:tcPr>
            <w:tcW w:w="1906" w:type="dxa"/>
            <w:shd w:val="clear" w:color="auto" w:fill="080808"/>
            <w:vAlign w:val="center"/>
          </w:tcPr>
          <w:p w14:paraId="14DF7A5C" w14:textId="77777777" w:rsidR="00F866D0" w:rsidRDefault="00F866D0">
            <w:pPr>
              <w:spacing w:after="70" w:line="210" w:lineRule="auto"/>
              <w:rPr>
                <w:ins w:id="2502" w:author="Li, Chandler Changjun" w:date="2026-10-20T21:28:00Z" w16du:dateUtc="2026-10-20T13:28:00Z"/>
              </w:rPr>
            </w:pPr>
            <w:ins w:id="2503" w:author="Li, Chandler Changjun" w:date="2026-10-20T21:28:00Z" w16du:dateUtc="2026-10-20T13:28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操作</w:t>
              </w:r>
            </w:ins>
          </w:p>
        </w:tc>
        <w:tc>
          <w:tcPr>
            <w:tcW w:w="2709" w:type="dxa"/>
            <w:shd w:val="clear" w:color="auto" w:fill="080808"/>
            <w:vAlign w:val="center"/>
          </w:tcPr>
          <w:p w14:paraId="5C65D0FF" w14:textId="77777777" w:rsidR="00F866D0" w:rsidRDefault="00F866D0">
            <w:pPr>
              <w:spacing w:after="70" w:line="210" w:lineRule="auto"/>
              <w:rPr>
                <w:ins w:id="2504" w:author="Li, Chandler Changjun" w:date="2026-10-20T21:28:00Z" w16du:dateUtc="2026-10-20T13:28:00Z"/>
              </w:rPr>
            </w:pPr>
            <w:ins w:id="2505" w:author="Li, Chandler Changjun" w:date="2026-10-20T21:28:00Z" w16du:dateUtc="2026-10-20T13:28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显示／可用条件</w:t>
              </w:r>
            </w:ins>
          </w:p>
        </w:tc>
        <w:tc>
          <w:tcPr>
            <w:tcW w:w="3010" w:type="dxa"/>
            <w:shd w:val="clear" w:color="auto" w:fill="080808"/>
            <w:vAlign w:val="center"/>
          </w:tcPr>
          <w:p w14:paraId="490F9B9B" w14:textId="77777777" w:rsidR="00F866D0" w:rsidRDefault="00F866D0">
            <w:pPr>
              <w:spacing w:after="70" w:line="210" w:lineRule="auto"/>
              <w:rPr>
                <w:ins w:id="2506" w:author="Li, Chandler Changjun" w:date="2026-10-20T21:28:00Z" w16du:dateUtc="2026-10-20T13:28:00Z"/>
              </w:rPr>
            </w:pPr>
            <w:ins w:id="2507" w:author="Li, Chandler Changjun" w:date="2026-10-20T21:28:00Z" w16du:dateUtc="2026-10-20T13:28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动作、处理与反馈</w:t>
              </w:r>
            </w:ins>
          </w:p>
        </w:tc>
        <w:tc>
          <w:tcPr>
            <w:tcW w:w="2409" w:type="dxa"/>
            <w:shd w:val="clear" w:color="auto" w:fill="080808"/>
            <w:vAlign w:val="center"/>
          </w:tcPr>
          <w:p w14:paraId="76D16265" w14:textId="77777777" w:rsidR="00F866D0" w:rsidRDefault="00F866D0">
            <w:pPr>
              <w:spacing w:after="70" w:line="210" w:lineRule="auto"/>
              <w:rPr>
                <w:ins w:id="2508" w:author="Li, Chandler Changjun" w:date="2026-10-20T21:28:00Z" w16du:dateUtc="2026-10-20T13:28:00Z"/>
              </w:rPr>
            </w:pPr>
            <w:ins w:id="2509" w:author="Li, Chandler Changjun" w:date="2026-10-20T21:28:00Z" w16du:dateUtc="2026-10-20T13:28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数据变化／页面联动</w:t>
              </w:r>
            </w:ins>
          </w:p>
        </w:tc>
      </w:tr>
      <w:tr w:rsidR="00F866D0" w14:paraId="62C31569" w14:textId="77777777">
        <w:trPr>
          <w:cantSplit/>
          <w:ins w:id="2510" w:author="Li, Chandler Changjun" w:date="2026-10-20T21:28:00Z"/>
        </w:trPr>
        <w:tc>
          <w:tcPr>
            <w:tcW w:w="1906" w:type="dxa"/>
            <w:shd w:val="clear" w:color="auto" w:fill="EEEEEE"/>
            <w:vAlign w:val="center"/>
          </w:tcPr>
          <w:p w14:paraId="1F0850CE" w14:textId="77777777" w:rsidR="00F866D0" w:rsidRDefault="00F866D0">
            <w:pPr>
              <w:spacing w:after="70" w:line="210" w:lineRule="auto"/>
              <w:rPr>
                <w:ins w:id="2511" w:author="Li, Chandler Changjun" w:date="2026-10-20T21:28:00Z" w16du:dateUtc="2026-10-20T13:28:00Z"/>
              </w:rPr>
            </w:pPr>
            <w:ins w:id="2512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状态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1D10B951" w14:textId="77777777" w:rsidR="00F866D0" w:rsidRDefault="00F866D0">
            <w:pPr>
              <w:spacing w:after="70" w:line="210" w:lineRule="auto"/>
              <w:rPr>
                <w:ins w:id="2513" w:author="Li, Chandler Changjun" w:date="2026-10-20T21:28:00Z" w16du:dateUtc="2026-10-20T13:28:00Z"/>
              </w:rPr>
            </w:pPr>
            <w:ins w:id="2514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非批量模式时可切换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0771888D" w14:textId="77777777" w:rsidR="00D87076" w:rsidRDefault="00F866D0">
            <w:pPr>
              <w:spacing w:after="70" w:line="210" w:lineRule="auto"/>
              <w:rPr>
                <w:ins w:id="2515" w:author="Li, Chandler Changjun" w:date="2026-10-20T21:37:00Z" w16du:dateUtc="2026-10-20T13:37:00Z"/>
                <w:rFonts w:ascii="SimSun" w:eastAsia="SimSun" w:hAnsi="SimSun"/>
                <w:sz w:val="16"/>
                <w:szCs w:val="16"/>
              </w:rPr>
            </w:pPr>
            <w:ins w:id="2516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全部 / 已完成 / 执行中 / 待人工处理；</w:t>
              </w:r>
            </w:ins>
          </w:p>
          <w:p w14:paraId="25A22109" w14:textId="5950AFB5" w:rsidR="00F866D0" w:rsidRDefault="00F866D0">
            <w:pPr>
              <w:spacing w:after="70" w:line="210" w:lineRule="auto"/>
              <w:rPr>
                <w:ins w:id="2517" w:author="Li, Chandler Changjun" w:date="2026-10-20T21:28:00Z" w16du:dateUtc="2026-10-20T13:28:00Z"/>
              </w:rPr>
            </w:pPr>
            <w:ins w:id="2518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数字 = 按其他筛选条件统计的数量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57DA0A1E" w14:textId="77777777" w:rsidR="00F866D0" w:rsidRDefault="00F866D0">
            <w:pPr>
              <w:spacing w:after="70" w:line="210" w:lineRule="auto"/>
              <w:rPr>
                <w:ins w:id="2519" w:author="Li, Chandler Changjun" w:date="2026-10-20T21:28:00Z" w16du:dateUtc="2026-10-20T13:28:00Z"/>
              </w:rPr>
            </w:pPr>
            <w:ins w:id="2520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列表重算，回到第 1 页</w:t>
              </w:r>
            </w:ins>
          </w:p>
        </w:tc>
      </w:tr>
      <w:tr w:rsidR="00F866D0" w14:paraId="01F53670" w14:textId="77777777">
        <w:trPr>
          <w:cantSplit/>
          <w:ins w:id="2521" w:author="Li, Chandler Changjun" w:date="2026-10-20T21:28:00Z"/>
        </w:trPr>
        <w:tc>
          <w:tcPr>
            <w:tcW w:w="1906" w:type="dxa"/>
            <w:shd w:val="clear" w:color="auto" w:fill="FFFFFF"/>
            <w:vAlign w:val="center"/>
          </w:tcPr>
          <w:p w14:paraId="7119484A" w14:textId="77777777" w:rsidR="00F866D0" w:rsidRDefault="00F866D0">
            <w:pPr>
              <w:spacing w:after="70" w:line="210" w:lineRule="auto"/>
              <w:rPr>
                <w:ins w:id="2522" w:author="Li, Chandler Changjun" w:date="2026-10-20T21:28:00Z" w16du:dateUtc="2026-10-20T13:28:00Z"/>
              </w:rPr>
            </w:pPr>
            <w:ins w:id="2523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库房</w:t>
              </w:r>
            </w:ins>
          </w:p>
        </w:tc>
        <w:tc>
          <w:tcPr>
            <w:tcW w:w="2709" w:type="dxa"/>
            <w:shd w:val="clear" w:color="auto" w:fill="FFFFFF"/>
            <w:vAlign w:val="center"/>
          </w:tcPr>
          <w:p w14:paraId="71F73557" w14:textId="77777777" w:rsidR="00F866D0" w:rsidRDefault="00F866D0">
            <w:pPr>
              <w:spacing w:after="70" w:line="210" w:lineRule="auto"/>
              <w:rPr>
                <w:ins w:id="2524" w:author="Li, Chandler Changjun" w:date="2026-10-20T21:28:00Z" w16du:dateUtc="2026-10-20T13:28:00Z"/>
              </w:rPr>
            </w:pPr>
            <w:ins w:id="2525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有 PDC 的任务时显示</w:t>
              </w:r>
            </w:ins>
          </w:p>
        </w:tc>
        <w:tc>
          <w:tcPr>
            <w:tcW w:w="3010" w:type="dxa"/>
            <w:shd w:val="clear" w:color="auto" w:fill="FFFFFF"/>
            <w:vAlign w:val="center"/>
          </w:tcPr>
          <w:p w14:paraId="1FC0F196" w14:textId="77777777" w:rsidR="00D87076" w:rsidRDefault="00F866D0">
            <w:pPr>
              <w:spacing w:after="70" w:line="210" w:lineRule="auto"/>
              <w:rPr>
                <w:ins w:id="2526" w:author="Li, Chandler Changjun" w:date="2026-10-20T21:37:00Z" w16du:dateUtc="2026-10-20T13:37:00Z"/>
                <w:rFonts w:ascii="SimSun" w:eastAsia="SimSun" w:hAnsi="SimSun"/>
                <w:sz w:val="16"/>
                <w:szCs w:val="16"/>
              </w:rPr>
            </w:pPr>
            <w:ins w:id="2527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多选；</w:t>
              </w:r>
            </w:ins>
          </w:p>
          <w:p w14:paraId="33C6518D" w14:textId="10EE445A" w:rsidR="00F866D0" w:rsidRDefault="00F866D0">
            <w:pPr>
              <w:spacing w:after="70" w:line="210" w:lineRule="auto"/>
              <w:rPr>
                <w:ins w:id="2528" w:author="Li, Chandler Changjun" w:date="2026-10-20T21:28:00Z" w16du:dateUtc="2026-10-20T13:28:00Z"/>
              </w:rPr>
            </w:pPr>
            <w:ins w:id="2529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「全部库房」清空选择</w:t>
              </w:r>
            </w:ins>
          </w:p>
        </w:tc>
        <w:tc>
          <w:tcPr>
            <w:tcW w:w="2409" w:type="dxa"/>
            <w:shd w:val="clear" w:color="auto" w:fill="FFFFFF"/>
            <w:vAlign w:val="center"/>
          </w:tcPr>
          <w:p w14:paraId="75A1478A" w14:textId="77777777" w:rsidR="00D87076" w:rsidRDefault="00F866D0">
            <w:pPr>
              <w:spacing w:after="70" w:line="210" w:lineRule="auto"/>
              <w:rPr>
                <w:ins w:id="2530" w:author="Li, Chandler Changjun" w:date="2026-10-20T21:37:00Z" w16du:dateUtc="2026-10-20T13:37:00Z"/>
                <w:rFonts w:ascii="SimSun" w:eastAsia="SimSun" w:hAnsi="SimSun"/>
                <w:sz w:val="16"/>
                <w:szCs w:val="16"/>
              </w:rPr>
            </w:pPr>
            <w:ins w:id="2531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选项 = IES+ 返回的 PDC；</w:t>
              </w:r>
            </w:ins>
          </w:p>
          <w:p w14:paraId="5A336D4E" w14:textId="06869F7E" w:rsidR="00F866D0" w:rsidRDefault="00F866D0">
            <w:pPr>
              <w:spacing w:after="70" w:line="210" w:lineRule="auto"/>
              <w:rPr>
                <w:ins w:id="2532" w:author="Li, Chandler Changjun" w:date="2026-10-20T21:28:00Z" w16du:dateUtc="2026-10-20T13:28:00Z"/>
              </w:rPr>
            </w:pPr>
            <w:ins w:id="2533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未导入 IES+ 的票没有 PDC</w:t>
              </w:r>
            </w:ins>
          </w:p>
        </w:tc>
      </w:tr>
      <w:tr w:rsidR="00F866D0" w14:paraId="75D2B90D" w14:textId="77777777">
        <w:trPr>
          <w:cantSplit/>
          <w:ins w:id="2534" w:author="Li, Chandler Changjun" w:date="2026-10-20T21:28:00Z"/>
        </w:trPr>
        <w:tc>
          <w:tcPr>
            <w:tcW w:w="1906" w:type="dxa"/>
            <w:shd w:val="clear" w:color="auto" w:fill="EEEEEE"/>
            <w:vAlign w:val="center"/>
          </w:tcPr>
          <w:p w14:paraId="373605C9" w14:textId="77777777" w:rsidR="00F866D0" w:rsidRDefault="00F866D0">
            <w:pPr>
              <w:spacing w:after="70" w:line="210" w:lineRule="auto"/>
              <w:rPr>
                <w:ins w:id="2535" w:author="Li, Chandler Changjun" w:date="2026-10-20T21:28:00Z" w16du:dateUtc="2026-10-20T13:28:00Z"/>
              </w:rPr>
            </w:pPr>
            <w:ins w:id="2536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执行时间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216F9EFA" w14:textId="77777777" w:rsidR="00D87076" w:rsidRDefault="00F866D0">
            <w:pPr>
              <w:spacing w:after="70" w:line="210" w:lineRule="auto"/>
              <w:rPr>
                <w:ins w:id="2537" w:author="Li, Chandler Changjun" w:date="2026-10-20T21:37:00Z" w16du:dateUtc="2026-10-20T13:37:00Z"/>
                <w:rFonts w:ascii="SimSun" w:eastAsia="SimSun" w:hAnsi="SimSun"/>
                <w:sz w:val="16"/>
                <w:szCs w:val="16"/>
              </w:rPr>
            </w:pPr>
            <w:ins w:id="2538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始终可用；</w:t>
              </w:r>
            </w:ins>
          </w:p>
          <w:p w14:paraId="2E88B21C" w14:textId="20BA2D7C" w:rsidR="00F866D0" w:rsidRDefault="00F866D0">
            <w:pPr>
              <w:spacing w:after="70" w:line="210" w:lineRule="auto"/>
              <w:rPr>
                <w:ins w:id="2539" w:author="Li, Chandler Changjun" w:date="2026-10-20T21:28:00Z" w16du:dateUtc="2026-10-20T13:28:00Z"/>
              </w:rPr>
            </w:pPr>
            <w:ins w:id="2540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可只选一端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4D25AE98" w14:textId="77777777" w:rsidR="00F866D0" w:rsidRDefault="00F866D0">
            <w:pPr>
              <w:spacing w:after="70" w:line="210" w:lineRule="auto"/>
              <w:rPr>
                <w:ins w:id="2541" w:author="Li, Chandler Changjun" w:date="2026-10-20T21:28:00Z" w16du:dateUtc="2026-10-20T13:28:00Z"/>
              </w:rPr>
            </w:pPr>
            <w:ins w:id="2542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开始晚于结束 → 提示，不生效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39A7CF91" w14:textId="77777777" w:rsidR="00F866D0" w:rsidRDefault="00F866D0">
            <w:pPr>
              <w:spacing w:after="70" w:line="210" w:lineRule="auto"/>
              <w:rPr>
                <w:ins w:id="2543" w:author="Li, Chandler Changjun" w:date="2026-10-20T21:28:00Z" w16du:dateUtc="2026-10-20T13:28:00Z"/>
              </w:rPr>
            </w:pPr>
            <w:ins w:id="2544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按最新执行开始日期过滤</w:t>
              </w:r>
            </w:ins>
          </w:p>
        </w:tc>
      </w:tr>
      <w:tr w:rsidR="00F866D0" w14:paraId="49EF798B" w14:textId="77777777">
        <w:trPr>
          <w:cantSplit/>
          <w:ins w:id="2545" w:author="Li, Chandler Changjun" w:date="2026-10-20T21:28:00Z"/>
        </w:trPr>
        <w:tc>
          <w:tcPr>
            <w:tcW w:w="1906" w:type="dxa"/>
            <w:shd w:val="clear" w:color="auto" w:fill="FFFFFF"/>
            <w:vAlign w:val="center"/>
          </w:tcPr>
          <w:p w14:paraId="30121D96" w14:textId="77777777" w:rsidR="00F866D0" w:rsidRDefault="00F866D0">
            <w:pPr>
              <w:spacing w:after="70" w:line="210" w:lineRule="auto"/>
              <w:rPr>
                <w:ins w:id="2546" w:author="Li, Chandler Changjun" w:date="2026-10-20T21:28:00Z" w16du:dateUtc="2026-10-20T13:28:00Z"/>
              </w:rPr>
            </w:pPr>
            <w:ins w:id="2547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搜索框</w:t>
              </w:r>
            </w:ins>
          </w:p>
        </w:tc>
        <w:tc>
          <w:tcPr>
            <w:tcW w:w="2709" w:type="dxa"/>
            <w:shd w:val="clear" w:color="auto" w:fill="FFFFFF"/>
            <w:vAlign w:val="center"/>
          </w:tcPr>
          <w:p w14:paraId="4205D2B1" w14:textId="77777777" w:rsidR="00F866D0" w:rsidRDefault="00F866D0">
            <w:pPr>
              <w:spacing w:after="70" w:line="210" w:lineRule="auto"/>
              <w:rPr>
                <w:ins w:id="2548" w:author="Li, Chandler Changjun" w:date="2026-10-20T21:28:00Z" w16du:dateUtc="2026-10-20T13:28:00Z"/>
              </w:rPr>
            </w:pPr>
            <w:ins w:id="2549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始终可用</w:t>
              </w:r>
            </w:ins>
          </w:p>
        </w:tc>
        <w:tc>
          <w:tcPr>
            <w:tcW w:w="3010" w:type="dxa"/>
            <w:shd w:val="clear" w:color="auto" w:fill="FFFFFF"/>
            <w:vAlign w:val="center"/>
          </w:tcPr>
          <w:p w14:paraId="120D018B" w14:textId="6F4CDDF3" w:rsidR="00D87076" w:rsidRDefault="00F866D0">
            <w:pPr>
              <w:spacing w:after="70" w:line="210" w:lineRule="auto"/>
              <w:rPr>
                <w:ins w:id="2550" w:author="Li, Chandler Changjun" w:date="2026-10-20T21:37:00Z" w16du:dateUtc="2026-10-20T13:37:00Z"/>
                <w:rFonts w:ascii="SimSun" w:eastAsia="SimSun" w:hAnsi="SimSun"/>
                <w:sz w:val="16"/>
                <w:szCs w:val="16"/>
              </w:rPr>
            </w:pPr>
            <w:ins w:id="2551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输入即筛选；</w:t>
              </w:r>
            </w:ins>
          </w:p>
          <w:p w14:paraId="477FE6CE" w14:textId="77777777" w:rsidR="00D87076" w:rsidRDefault="00F866D0">
            <w:pPr>
              <w:spacing w:after="70" w:line="210" w:lineRule="auto"/>
              <w:rPr>
                <w:ins w:id="2552" w:author="Li, Chandler Changjun" w:date="2026-10-20T21:37:00Z" w16du:dateUtc="2026-10-20T13:37:00Z"/>
                <w:rFonts w:ascii="SimSun" w:eastAsia="SimSun" w:hAnsi="SimSun"/>
                <w:sz w:val="16"/>
                <w:szCs w:val="16"/>
              </w:rPr>
            </w:pPr>
            <w:ins w:id="2553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匹配任务编号或标签值；</w:t>
              </w:r>
            </w:ins>
          </w:p>
          <w:p w14:paraId="2B384922" w14:textId="77777777" w:rsidR="00D87076" w:rsidRDefault="00F866D0">
            <w:pPr>
              <w:spacing w:after="70" w:line="210" w:lineRule="auto"/>
              <w:rPr>
                <w:ins w:id="2554" w:author="Li, Chandler Changjun" w:date="2026-10-20T21:37:00Z" w16du:dateUtc="2026-10-20T13:37:00Z"/>
                <w:rFonts w:ascii="SimSun" w:eastAsia="SimSun" w:hAnsi="SimSun"/>
                <w:sz w:val="16"/>
                <w:szCs w:val="16"/>
              </w:rPr>
            </w:pPr>
            <w:ins w:id="2555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多个号码用空格、逗号、分号或换行分隔；</w:t>
              </w:r>
            </w:ins>
          </w:p>
          <w:p w14:paraId="7470A9EA" w14:textId="7087F7BF" w:rsidR="00F866D0" w:rsidRDefault="00F866D0">
            <w:pPr>
              <w:spacing w:after="70" w:line="210" w:lineRule="auto"/>
              <w:rPr>
                <w:ins w:id="2556" w:author="Li, Chandler Changjun" w:date="2026-10-20T21:28:00Z" w16du:dateUtc="2026-10-20T13:28:00Z"/>
              </w:rPr>
            </w:pPr>
            <w:ins w:id="2557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粘贴多行自动转为空格</w:t>
              </w:r>
            </w:ins>
          </w:p>
        </w:tc>
        <w:tc>
          <w:tcPr>
            <w:tcW w:w="2409" w:type="dxa"/>
            <w:shd w:val="clear" w:color="auto" w:fill="FFFFFF"/>
            <w:vAlign w:val="center"/>
          </w:tcPr>
          <w:p w14:paraId="21335924" w14:textId="77777777" w:rsidR="00F866D0" w:rsidRDefault="00F866D0">
            <w:pPr>
              <w:spacing w:after="70" w:line="210" w:lineRule="auto"/>
              <w:rPr>
                <w:ins w:id="2558" w:author="Li, Chandler Changjun" w:date="2026-10-20T21:28:00Z" w16du:dateUtc="2026-10-20T13:28:00Z"/>
              </w:rPr>
            </w:pPr>
            <w:ins w:id="2559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多个号码时条数处显示「号码命中 x / y」，未找到的号码在悬停提示中列出</w:t>
              </w:r>
            </w:ins>
          </w:p>
        </w:tc>
      </w:tr>
      <w:tr w:rsidR="00F866D0" w14:paraId="6C58F2CA" w14:textId="77777777">
        <w:trPr>
          <w:cantSplit/>
          <w:ins w:id="2560" w:author="Li, Chandler Changjun" w:date="2026-10-20T21:28:00Z"/>
        </w:trPr>
        <w:tc>
          <w:tcPr>
            <w:tcW w:w="1906" w:type="dxa"/>
            <w:shd w:val="clear" w:color="auto" w:fill="EEEEEE"/>
            <w:vAlign w:val="center"/>
          </w:tcPr>
          <w:p w14:paraId="03169D92" w14:textId="77777777" w:rsidR="00F866D0" w:rsidRDefault="00F866D0">
            <w:pPr>
              <w:spacing w:after="70" w:line="210" w:lineRule="auto"/>
              <w:rPr>
                <w:ins w:id="2561" w:author="Li, Chandler Changjun" w:date="2026-10-20T21:28:00Z" w16du:dateUtc="2026-10-20T13:28:00Z"/>
              </w:rPr>
            </w:pPr>
            <w:ins w:id="2562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清除筛选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15A795E0" w14:textId="77777777" w:rsidR="00F866D0" w:rsidRDefault="00F866D0">
            <w:pPr>
              <w:spacing w:after="70" w:line="210" w:lineRule="auto"/>
              <w:rPr>
                <w:ins w:id="2563" w:author="Li, Chandler Changjun" w:date="2026-10-20T21:28:00Z" w16du:dateUtc="2026-10-20T13:28:00Z"/>
              </w:rPr>
            </w:pPr>
            <w:ins w:id="2564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有任一筛选条件时显示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592D6FD1" w14:textId="77777777" w:rsidR="00F866D0" w:rsidRDefault="00F866D0">
            <w:pPr>
              <w:spacing w:after="70" w:line="210" w:lineRule="auto"/>
              <w:rPr>
                <w:ins w:id="2565" w:author="Li, Chandler Changjun" w:date="2026-10-20T21:28:00Z" w16du:dateUtc="2026-10-20T13:28:00Z"/>
              </w:rPr>
            </w:pPr>
            <w:ins w:id="2566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清空全部筛选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3F2793AC" w14:textId="77777777" w:rsidR="00F866D0" w:rsidRDefault="00F866D0">
            <w:pPr>
              <w:spacing w:after="70" w:line="210" w:lineRule="auto"/>
              <w:rPr>
                <w:ins w:id="2567" w:author="Li, Chandler Changjun" w:date="2026-10-20T21:28:00Z" w16du:dateUtc="2026-10-20T13:28:00Z"/>
              </w:rPr>
            </w:pPr>
            <w:ins w:id="2568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状态回到全部</w:t>
              </w:r>
            </w:ins>
          </w:p>
        </w:tc>
      </w:tr>
      <w:tr w:rsidR="00F866D0" w14:paraId="1D1F147B" w14:textId="77777777">
        <w:trPr>
          <w:cantSplit/>
          <w:ins w:id="2569" w:author="Li, Chandler Changjun" w:date="2026-10-20T21:28:00Z"/>
        </w:trPr>
        <w:tc>
          <w:tcPr>
            <w:tcW w:w="1906" w:type="dxa"/>
            <w:shd w:val="clear" w:color="auto" w:fill="FFFFFF"/>
            <w:vAlign w:val="center"/>
          </w:tcPr>
          <w:p w14:paraId="2B673043" w14:textId="77777777" w:rsidR="00F866D0" w:rsidRDefault="00F866D0">
            <w:pPr>
              <w:spacing w:after="70" w:line="210" w:lineRule="auto"/>
              <w:rPr>
                <w:ins w:id="2570" w:author="Li, Chandler Changjun" w:date="2026-10-20T21:28:00Z" w16du:dateUtc="2026-10-20T13:28:00Z"/>
              </w:rPr>
            </w:pPr>
            <w:ins w:id="2571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条数</w:t>
              </w:r>
            </w:ins>
          </w:p>
        </w:tc>
        <w:tc>
          <w:tcPr>
            <w:tcW w:w="2709" w:type="dxa"/>
            <w:shd w:val="clear" w:color="auto" w:fill="FFFFFF"/>
            <w:vAlign w:val="center"/>
          </w:tcPr>
          <w:p w14:paraId="30B33E00" w14:textId="77777777" w:rsidR="00F866D0" w:rsidRDefault="00F866D0">
            <w:pPr>
              <w:spacing w:after="70" w:line="210" w:lineRule="auto"/>
              <w:rPr>
                <w:ins w:id="2572" w:author="Li, Chandler Changjun" w:date="2026-10-20T21:28:00Z" w16du:dateUtc="2026-10-20T13:28:00Z"/>
              </w:rPr>
            </w:pPr>
            <w:ins w:id="2573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始终显示</w:t>
              </w:r>
            </w:ins>
          </w:p>
        </w:tc>
        <w:tc>
          <w:tcPr>
            <w:tcW w:w="3010" w:type="dxa"/>
            <w:shd w:val="clear" w:color="auto" w:fill="FFFFFF"/>
            <w:vAlign w:val="center"/>
          </w:tcPr>
          <w:p w14:paraId="675E60A9" w14:textId="77777777" w:rsidR="00F866D0" w:rsidRDefault="00F866D0">
            <w:pPr>
              <w:spacing w:after="70" w:line="210" w:lineRule="auto"/>
              <w:rPr>
                <w:ins w:id="2574" w:author="Li, Chandler Changjun" w:date="2026-10-20T21:28:00Z" w16du:dateUtc="2026-10-20T13:28:00Z"/>
              </w:rPr>
            </w:pPr>
            <w:ins w:id="2575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「筛选后条数 / 该类型总条数」</w:t>
              </w:r>
            </w:ins>
          </w:p>
        </w:tc>
        <w:tc>
          <w:tcPr>
            <w:tcW w:w="2409" w:type="dxa"/>
            <w:shd w:val="clear" w:color="auto" w:fill="FFFFFF"/>
            <w:vAlign w:val="center"/>
          </w:tcPr>
          <w:p w14:paraId="2AAF2B5B" w14:textId="77777777" w:rsidR="00F866D0" w:rsidRDefault="00F866D0">
            <w:pPr>
              <w:spacing w:after="70" w:line="210" w:lineRule="auto"/>
              <w:rPr>
                <w:ins w:id="2576" w:author="Li, Chandler Changjun" w:date="2026-10-20T21:28:00Z" w16du:dateUtc="2026-10-20T13:28:00Z"/>
              </w:rPr>
            </w:pPr>
            <w:ins w:id="2577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—</w:t>
              </w:r>
            </w:ins>
          </w:p>
        </w:tc>
      </w:tr>
      <w:tr w:rsidR="00F866D0" w14:paraId="086DD133" w14:textId="77777777">
        <w:trPr>
          <w:cantSplit/>
          <w:ins w:id="2578" w:author="Li, Chandler Changjun" w:date="2026-10-20T21:28:00Z"/>
        </w:trPr>
        <w:tc>
          <w:tcPr>
            <w:tcW w:w="1906" w:type="dxa"/>
            <w:shd w:val="clear" w:color="auto" w:fill="EEEEEE"/>
            <w:vAlign w:val="center"/>
          </w:tcPr>
          <w:p w14:paraId="4C618508" w14:textId="77777777" w:rsidR="00F866D0" w:rsidRDefault="00F866D0">
            <w:pPr>
              <w:spacing w:after="70" w:line="210" w:lineRule="auto"/>
              <w:rPr>
                <w:ins w:id="2579" w:author="Li, Chandler Changjun" w:date="2026-10-20T21:28:00Z" w16du:dateUtc="2026-10-20T13:28:00Z"/>
              </w:rPr>
            </w:pPr>
            <w:ins w:id="2580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每页条数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54394F49" w14:textId="77777777" w:rsidR="00F866D0" w:rsidRDefault="00F866D0">
            <w:pPr>
              <w:spacing w:after="70" w:line="210" w:lineRule="auto"/>
              <w:rPr>
                <w:ins w:id="2581" w:author="Li, Chandler Changjun" w:date="2026-10-20T21:28:00Z" w16du:dateUtc="2026-10-20T13:28:00Z"/>
              </w:rPr>
            </w:pPr>
            <w:ins w:id="2582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非批量下载模式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35A37305" w14:textId="77777777" w:rsidR="00F866D0" w:rsidRDefault="00F866D0">
            <w:pPr>
              <w:spacing w:after="70" w:line="210" w:lineRule="auto"/>
              <w:rPr>
                <w:ins w:id="2583" w:author="Li, Chandler Changjun" w:date="2026-10-20T21:28:00Z" w16du:dateUtc="2026-10-20T13:28:00Z"/>
              </w:rPr>
            </w:pPr>
            <w:ins w:id="2584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10 / 20 / 50 / 100，默认 10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5A8055F0" w14:textId="77777777" w:rsidR="00F866D0" w:rsidRDefault="00F866D0">
            <w:pPr>
              <w:spacing w:after="70" w:line="210" w:lineRule="auto"/>
              <w:rPr>
                <w:ins w:id="2585" w:author="Li, Chandler Changjun" w:date="2026-10-20T21:28:00Z" w16du:dateUtc="2026-10-20T13:28:00Z"/>
              </w:rPr>
            </w:pPr>
            <w:ins w:id="2586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回到第 1 页</w:t>
              </w:r>
            </w:ins>
          </w:p>
        </w:tc>
      </w:tr>
    </w:tbl>
    <w:p w14:paraId="77FF526A" w14:textId="77777777" w:rsidR="00F866D0" w:rsidRDefault="00F866D0" w:rsidP="00F866D0">
      <w:pPr>
        <w:spacing w:after="70" w:line="240" w:lineRule="auto"/>
        <w:rPr>
          <w:ins w:id="2587" w:author="Li, Chandler Changjun" w:date="2026-10-20T21:28:00Z" w16du:dateUtc="2026-10-20T13:28:00Z"/>
        </w:rPr>
      </w:pPr>
    </w:p>
    <w:p w14:paraId="190991E3" w14:textId="77777777" w:rsidR="00F866D0" w:rsidRPr="009220A0" w:rsidRDefault="00F866D0">
      <w:pPr>
        <w:pStyle w:val="Heading4"/>
        <w:rPr>
          <w:ins w:id="2588" w:author="Li, Chandler Changjun" w:date="2026-10-20T21:28:00Z" w16du:dateUtc="2026-10-20T13:28:00Z"/>
        </w:rPr>
        <w:pPrChange w:id="2589" w:author="Li, Chandler Changjun" w:date="2026-10-20T21:39:00Z" w16du:dateUtc="2026-10-20T13:39:00Z">
          <w:pPr>
            <w:pStyle w:val="Heading4"/>
            <w:spacing w:after="70" w:line="240" w:lineRule="auto"/>
          </w:pPr>
        </w:pPrChange>
      </w:pPr>
      <w:ins w:id="2590" w:author="Li, Chandler Changjun" w:date="2026-10-20T21:28:00Z" w16du:dateUtc="2026-10-20T13:28:00Z">
        <w:r>
          <w:t>列表级操作</w:t>
        </w:r>
      </w:ins>
    </w:p>
    <w:p w14:paraId="1F2E822A" w14:textId="77777777" w:rsidR="00F866D0" w:rsidRDefault="00F866D0" w:rsidP="00F866D0">
      <w:pPr>
        <w:keepNext/>
        <w:spacing w:after="70" w:line="240" w:lineRule="auto"/>
        <w:jc w:val="center"/>
        <w:rPr>
          <w:ins w:id="2591" w:author="Li, Chandler Changjun" w:date="2026-10-20T21:28:00Z" w16du:dateUtc="2026-10-20T13:28:00Z"/>
        </w:rPr>
      </w:pPr>
      <w:ins w:id="2592" w:author="Li, Chandler Changjun" w:date="2026-10-20T21:28:00Z" w16du:dateUtc="2026-10-20T13:28:00Z">
        <w:r>
          <w:rPr>
            <w:noProof/>
          </w:rPr>
          <w:drawing>
            <wp:inline distT="0" distB="0" distL="0" distR="0" wp14:anchorId="294446F6" wp14:editId="3B631971">
              <wp:extent cx="5334000" cy="1752600"/>
              <wp:effectExtent l="0" t="0" r="0" b="0"/>
              <wp:docPr id="2068704071" name="Screenshot 9" descr="图 7.3.2-6 新建任务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image-9.png"/>
                      <pic:cNvPicPr/>
                    </pic:nvPicPr>
                    <pic:blipFill>
                      <a:blip r:embed="rId4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0" cy="1752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64450C9" w14:textId="77777777" w:rsidR="00F866D0" w:rsidRDefault="00F866D0" w:rsidP="00F866D0">
      <w:pPr>
        <w:spacing w:after="70" w:line="240" w:lineRule="auto"/>
        <w:jc w:val="center"/>
        <w:rPr>
          <w:ins w:id="2593" w:author="Li, Chandler Changjun" w:date="2026-10-20T21:28:00Z" w16du:dateUtc="2026-10-20T13:28:00Z"/>
        </w:rPr>
      </w:pPr>
      <w:ins w:id="2594" w:author="Li, Chandler Changjun" w:date="2026-10-20T21:28:00Z" w16du:dateUtc="2026-10-20T13:28:00Z">
        <w:r>
          <w:rPr>
            <w:rFonts w:ascii="SimSun" w:eastAsia="SimSun" w:hAnsi="SimSun"/>
            <w:color w:val="555555"/>
            <w:sz w:val="16"/>
            <w:szCs w:val="16"/>
          </w:rPr>
          <w:t>图 7.3.2-6 新建任务</w:t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1906"/>
        <w:gridCol w:w="2709"/>
        <w:gridCol w:w="3010"/>
        <w:gridCol w:w="2409"/>
      </w:tblGrid>
      <w:tr w:rsidR="00F866D0" w14:paraId="68307004" w14:textId="77777777">
        <w:trPr>
          <w:cantSplit/>
          <w:tblHeader/>
          <w:ins w:id="2595" w:author="Li, Chandler Changjun" w:date="2026-10-20T21:28:00Z"/>
        </w:trPr>
        <w:tc>
          <w:tcPr>
            <w:tcW w:w="1906" w:type="dxa"/>
            <w:shd w:val="clear" w:color="auto" w:fill="080808"/>
            <w:vAlign w:val="center"/>
          </w:tcPr>
          <w:p w14:paraId="15DC0C75" w14:textId="77777777" w:rsidR="00F866D0" w:rsidRDefault="00F866D0">
            <w:pPr>
              <w:spacing w:after="70" w:line="210" w:lineRule="auto"/>
              <w:rPr>
                <w:ins w:id="2596" w:author="Li, Chandler Changjun" w:date="2026-10-20T21:28:00Z" w16du:dateUtc="2026-10-20T13:28:00Z"/>
              </w:rPr>
            </w:pPr>
            <w:ins w:id="2597" w:author="Li, Chandler Changjun" w:date="2026-10-20T21:28:00Z" w16du:dateUtc="2026-10-20T13:28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操作</w:t>
              </w:r>
            </w:ins>
          </w:p>
        </w:tc>
        <w:tc>
          <w:tcPr>
            <w:tcW w:w="2709" w:type="dxa"/>
            <w:shd w:val="clear" w:color="auto" w:fill="080808"/>
            <w:vAlign w:val="center"/>
          </w:tcPr>
          <w:p w14:paraId="35D6AB63" w14:textId="77777777" w:rsidR="00F866D0" w:rsidRDefault="00F866D0">
            <w:pPr>
              <w:spacing w:after="70" w:line="210" w:lineRule="auto"/>
              <w:rPr>
                <w:ins w:id="2598" w:author="Li, Chandler Changjun" w:date="2026-10-20T21:28:00Z" w16du:dateUtc="2026-10-20T13:28:00Z"/>
              </w:rPr>
            </w:pPr>
            <w:ins w:id="2599" w:author="Li, Chandler Changjun" w:date="2026-10-20T21:28:00Z" w16du:dateUtc="2026-10-20T13:28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显示／可用条件</w:t>
              </w:r>
            </w:ins>
          </w:p>
        </w:tc>
        <w:tc>
          <w:tcPr>
            <w:tcW w:w="3010" w:type="dxa"/>
            <w:shd w:val="clear" w:color="auto" w:fill="080808"/>
            <w:vAlign w:val="center"/>
          </w:tcPr>
          <w:p w14:paraId="0779C85D" w14:textId="77777777" w:rsidR="00F866D0" w:rsidRDefault="00F866D0">
            <w:pPr>
              <w:spacing w:after="70" w:line="210" w:lineRule="auto"/>
              <w:rPr>
                <w:ins w:id="2600" w:author="Li, Chandler Changjun" w:date="2026-10-20T21:28:00Z" w16du:dateUtc="2026-10-20T13:28:00Z"/>
              </w:rPr>
            </w:pPr>
            <w:ins w:id="2601" w:author="Li, Chandler Changjun" w:date="2026-10-20T21:28:00Z" w16du:dateUtc="2026-10-20T13:28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动作、处理与反馈</w:t>
              </w:r>
            </w:ins>
          </w:p>
        </w:tc>
        <w:tc>
          <w:tcPr>
            <w:tcW w:w="2409" w:type="dxa"/>
            <w:shd w:val="clear" w:color="auto" w:fill="080808"/>
            <w:vAlign w:val="center"/>
          </w:tcPr>
          <w:p w14:paraId="660851A1" w14:textId="77777777" w:rsidR="00F866D0" w:rsidRDefault="00F866D0">
            <w:pPr>
              <w:spacing w:after="70" w:line="210" w:lineRule="auto"/>
              <w:rPr>
                <w:ins w:id="2602" w:author="Li, Chandler Changjun" w:date="2026-10-20T21:28:00Z" w16du:dateUtc="2026-10-20T13:28:00Z"/>
              </w:rPr>
            </w:pPr>
            <w:ins w:id="2603" w:author="Li, Chandler Changjun" w:date="2026-10-20T21:28:00Z" w16du:dateUtc="2026-10-20T13:28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数据变化／页面联动</w:t>
              </w:r>
            </w:ins>
          </w:p>
        </w:tc>
      </w:tr>
      <w:tr w:rsidR="00F866D0" w14:paraId="3B7B9EEB" w14:textId="77777777">
        <w:trPr>
          <w:cantSplit/>
          <w:ins w:id="2604" w:author="Li, Chandler Changjun" w:date="2026-10-20T21:28:00Z"/>
        </w:trPr>
        <w:tc>
          <w:tcPr>
            <w:tcW w:w="1906" w:type="dxa"/>
            <w:shd w:val="clear" w:color="auto" w:fill="EEEEEE"/>
            <w:vAlign w:val="center"/>
          </w:tcPr>
          <w:p w14:paraId="25464430" w14:textId="77777777" w:rsidR="00F866D0" w:rsidRDefault="00F866D0">
            <w:pPr>
              <w:spacing w:after="70" w:line="210" w:lineRule="auto"/>
              <w:rPr>
                <w:ins w:id="2605" w:author="Li, Chandler Changjun" w:date="2026-10-20T21:28:00Z" w16du:dateUtc="2026-10-20T13:28:00Z"/>
              </w:rPr>
            </w:pPr>
            <w:ins w:id="2606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点击任务行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13B2AD26" w14:textId="77777777" w:rsidR="00F866D0" w:rsidRDefault="00F866D0">
            <w:pPr>
              <w:spacing w:after="70" w:line="210" w:lineRule="auto"/>
              <w:rPr>
                <w:ins w:id="2607" w:author="Li, Chandler Changjun" w:date="2026-10-20T21:28:00Z" w16du:dateUtc="2026-10-20T13:28:00Z"/>
              </w:rPr>
            </w:pPr>
            <w:ins w:id="2608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非批量模式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48A937C3" w14:textId="77777777" w:rsidR="00F866D0" w:rsidRDefault="00F866D0">
            <w:pPr>
              <w:spacing w:after="70" w:line="210" w:lineRule="auto"/>
              <w:rPr>
                <w:ins w:id="2609" w:author="Li, Chandler Changjun" w:date="2026-10-20T21:28:00Z" w16du:dateUtc="2026-10-20T13:28:00Z"/>
              </w:rPr>
            </w:pPr>
            <w:ins w:id="2610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进入任务详情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1ECD0D15" w14:textId="77777777" w:rsidR="00F866D0" w:rsidRDefault="00F866D0">
            <w:pPr>
              <w:spacing w:after="70" w:line="210" w:lineRule="auto"/>
              <w:rPr>
                <w:ins w:id="2611" w:author="Li, Chandler Changjun" w:date="2026-10-20T21:28:00Z" w16du:dateUtc="2026-10-20T13:28:00Z"/>
              </w:rPr>
            </w:pPr>
            <w:ins w:id="2612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详情页返回链接回到本列表</w:t>
              </w:r>
            </w:ins>
          </w:p>
        </w:tc>
      </w:tr>
      <w:tr w:rsidR="00F866D0" w14:paraId="33B99CF3" w14:textId="77777777">
        <w:trPr>
          <w:cantSplit/>
          <w:ins w:id="2613" w:author="Li, Chandler Changjun" w:date="2026-10-20T21:28:00Z"/>
        </w:trPr>
        <w:tc>
          <w:tcPr>
            <w:tcW w:w="1906" w:type="dxa"/>
            <w:shd w:val="clear" w:color="auto" w:fill="FFFFFF"/>
            <w:vAlign w:val="center"/>
          </w:tcPr>
          <w:p w14:paraId="108C715E" w14:textId="77777777" w:rsidR="00F866D0" w:rsidRDefault="00F866D0">
            <w:pPr>
              <w:spacing w:after="70" w:line="210" w:lineRule="auto"/>
              <w:rPr>
                <w:ins w:id="2614" w:author="Li, Chandler Changjun" w:date="2026-10-20T21:28:00Z" w16du:dateUtc="2026-10-20T13:28:00Z"/>
              </w:rPr>
            </w:pPr>
            <w:ins w:id="2615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导出列表</w:t>
              </w:r>
            </w:ins>
          </w:p>
        </w:tc>
        <w:tc>
          <w:tcPr>
            <w:tcW w:w="2709" w:type="dxa"/>
            <w:shd w:val="clear" w:color="auto" w:fill="FFFFFF"/>
            <w:vAlign w:val="center"/>
          </w:tcPr>
          <w:p w14:paraId="76E5EE60" w14:textId="77777777" w:rsidR="00F866D0" w:rsidRDefault="00F866D0">
            <w:pPr>
              <w:spacing w:after="70" w:line="210" w:lineRule="auto"/>
              <w:rPr>
                <w:ins w:id="2616" w:author="Li, Chandler Changjun" w:date="2026-10-20T21:28:00Z" w16du:dateUtc="2026-10-20T13:28:00Z"/>
              </w:rPr>
            </w:pPr>
            <w:ins w:id="2617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始终可用</w:t>
              </w:r>
            </w:ins>
          </w:p>
        </w:tc>
        <w:tc>
          <w:tcPr>
            <w:tcW w:w="3010" w:type="dxa"/>
            <w:shd w:val="clear" w:color="auto" w:fill="FFFFFF"/>
            <w:vAlign w:val="center"/>
          </w:tcPr>
          <w:p w14:paraId="4AB90F94" w14:textId="77777777" w:rsidR="00596860" w:rsidRDefault="00F866D0">
            <w:pPr>
              <w:spacing w:after="70" w:line="210" w:lineRule="auto"/>
              <w:rPr>
                <w:ins w:id="2618" w:author="Li, Chandler Changjun" w:date="2026-10-20T21:39:00Z" w16du:dateUtc="2026-10-20T13:39:00Z"/>
                <w:rFonts w:ascii="SimSun" w:eastAsia="SimSun" w:hAnsi="SimSun"/>
                <w:sz w:val="16"/>
                <w:szCs w:val="16"/>
              </w:rPr>
            </w:pPr>
            <w:ins w:id="2619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导出当前筛选结果为 CSV：</w:t>
              </w:r>
            </w:ins>
          </w:p>
          <w:p w14:paraId="6DF6C0CC" w14:textId="301C5A18" w:rsidR="00F866D0" w:rsidRDefault="00F866D0">
            <w:pPr>
              <w:spacing w:after="70" w:line="210" w:lineRule="auto"/>
              <w:rPr>
                <w:ins w:id="2620" w:author="Li, Chandler Changjun" w:date="2026-10-20T21:28:00Z" w16du:dateUtc="2026-10-20T13:28:00Z"/>
              </w:rPr>
            </w:pPr>
            <w:ins w:id="2621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任务编号、运单号、任务类型、用例、触发来源、状态、执行次数、最近执行开始</w:t>
              </w:r>
            </w:ins>
          </w:p>
        </w:tc>
        <w:tc>
          <w:tcPr>
            <w:tcW w:w="2409" w:type="dxa"/>
            <w:shd w:val="clear" w:color="auto" w:fill="FFFFFF"/>
            <w:vAlign w:val="center"/>
          </w:tcPr>
          <w:p w14:paraId="2E4F4FEA" w14:textId="77777777" w:rsidR="00F866D0" w:rsidRDefault="00F866D0">
            <w:pPr>
              <w:spacing w:after="70" w:line="210" w:lineRule="auto"/>
              <w:rPr>
                <w:ins w:id="2622" w:author="Li, Chandler Changjun" w:date="2026-10-20T21:28:00Z" w16du:dateUtc="2026-10-20T13:28:00Z"/>
              </w:rPr>
            </w:pPr>
            <w:ins w:id="2623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记录操作留痕</w:t>
              </w:r>
            </w:ins>
          </w:p>
        </w:tc>
      </w:tr>
      <w:tr w:rsidR="00F866D0" w14:paraId="7C17B9E9" w14:textId="77777777">
        <w:trPr>
          <w:cantSplit/>
          <w:ins w:id="2624" w:author="Li, Chandler Changjun" w:date="2026-10-20T21:28:00Z"/>
        </w:trPr>
        <w:tc>
          <w:tcPr>
            <w:tcW w:w="1906" w:type="dxa"/>
            <w:shd w:val="clear" w:color="auto" w:fill="EEEEEE"/>
            <w:vAlign w:val="center"/>
          </w:tcPr>
          <w:p w14:paraId="72C6E10E" w14:textId="77777777" w:rsidR="00F866D0" w:rsidRDefault="00F866D0">
            <w:pPr>
              <w:spacing w:after="70" w:line="210" w:lineRule="auto"/>
              <w:rPr>
                <w:ins w:id="2625" w:author="Li, Chandler Changjun" w:date="2026-10-20T21:28:00Z" w16du:dateUtc="2026-10-20T13:28:00Z"/>
              </w:rPr>
            </w:pPr>
            <w:ins w:id="2626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新建任务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52B4BA90" w14:textId="77777777" w:rsidR="00F866D0" w:rsidRDefault="00F866D0">
            <w:pPr>
              <w:spacing w:after="70" w:line="210" w:lineRule="auto"/>
              <w:rPr>
                <w:ins w:id="2627" w:author="Li, Chandler Changjun" w:date="2026-10-20T21:28:00Z" w16du:dateUtc="2026-10-20T13:28:00Z"/>
              </w:rPr>
            </w:pPr>
            <w:ins w:id="2628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始终可用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7A66167A" w14:textId="77777777" w:rsidR="00F866D0" w:rsidRDefault="00F866D0">
            <w:pPr>
              <w:spacing w:after="70" w:line="210" w:lineRule="auto"/>
              <w:rPr>
                <w:ins w:id="2629" w:author="Li, Chandler Changjun" w:date="2026-10-20T21:28:00Z" w16du:dateUtc="2026-10-20T13:28:00Z"/>
              </w:rPr>
            </w:pPr>
            <w:ins w:id="2630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弹窗确认 → 触发一次邮件扫描，按邮件监听规则匹配预报邮件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3979434D" w14:textId="77777777" w:rsidR="00F866D0" w:rsidRDefault="00F866D0">
            <w:pPr>
              <w:spacing w:after="70" w:line="210" w:lineRule="auto"/>
              <w:rPr>
                <w:ins w:id="2631" w:author="Li, Chandler Changjun" w:date="2026-10-20T21:28:00Z" w16du:dateUtc="2026-10-20T13:28:00Z"/>
              </w:rPr>
            </w:pPr>
            <w:ins w:id="2632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命中的邮件生成新任务，显示在本列表</w:t>
              </w:r>
            </w:ins>
          </w:p>
        </w:tc>
      </w:tr>
    </w:tbl>
    <w:p w14:paraId="354410CA" w14:textId="77777777" w:rsidR="00F866D0" w:rsidRDefault="00F866D0" w:rsidP="00F866D0">
      <w:pPr>
        <w:spacing w:after="70" w:line="240" w:lineRule="auto"/>
        <w:rPr>
          <w:ins w:id="2633" w:author="Li, Chandler Changjun" w:date="2026-10-20T21:28:00Z" w16du:dateUtc="2026-10-20T13:28:00Z"/>
        </w:rPr>
      </w:pPr>
    </w:p>
    <w:p w14:paraId="0F44D3A7" w14:textId="77777777" w:rsidR="00F866D0" w:rsidRPr="00596860" w:rsidRDefault="00F866D0">
      <w:pPr>
        <w:pStyle w:val="Heading4"/>
        <w:rPr>
          <w:ins w:id="2634" w:author="Li, Chandler Changjun" w:date="2026-10-20T21:28:00Z" w16du:dateUtc="2026-10-20T13:28:00Z"/>
        </w:rPr>
        <w:pPrChange w:id="2635" w:author="Li, Chandler Changjun" w:date="2026-10-20T21:40:00Z" w16du:dateUtc="2026-10-20T13:40:00Z">
          <w:pPr>
            <w:pStyle w:val="Heading4"/>
            <w:spacing w:after="70" w:line="240" w:lineRule="auto"/>
          </w:pPr>
        </w:pPrChange>
      </w:pPr>
      <w:ins w:id="2636" w:author="Li, Chandler Changjun" w:date="2026-10-20T21:28:00Z" w16du:dateUtc="2026-10-20T13:28:00Z">
        <w:r>
          <w:t>从工作台进入</w:t>
        </w:r>
      </w:ins>
    </w:p>
    <w:p w14:paraId="5E785EF8" w14:textId="77777777" w:rsidR="00F866D0" w:rsidRDefault="00F866D0" w:rsidP="00F866D0">
      <w:pPr>
        <w:keepNext/>
        <w:spacing w:after="70" w:line="240" w:lineRule="auto"/>
        <w:jc w:val="center"/>
        <w:rPr>
          <w:ins w:id="2637" w:author="Li, Chandler Changjun" w:date="2026-10-20T21:28:00Z" w16du:dateUtc="2026-10-20T13:28:00Z"/>
        </w:rPr>
      </w:pPr>
      <w:ins w:id="2638" w:author="Li, Chandler Changjun" w:date="2026-10-20T21:28:00Z" w16du:dateUtc="2026-10-20T13:28:00Z">
        <w:r>
          <w:rPr>
            <w:noProof/>
          </w:rPr>
          <w:drawing>
            <wp:inline distT="0" distB="0" distL="0" distR="0" wp14:anchorId="63D3E83A" wp14:editId="5380F3A7">
              <wp:extent cx="6217920" cy="4572000"/>
              <wp:effectExtent l="0" t="0" r="0" b="0"/>
              <wp:docPr id="83770371" name="Screenshot 10" descr="图 7.3.2-7 从工作台「待人工处理」卡片进入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" name="image-10.png"/>
                      <pic:cNvPicPr/>
                    </pic:nvPicPr>
                    <pic:blipFill>
                      <a:blip r:embed="rId4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17920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AE03DDD" w14:textId="77777777" w:rsidR="00F866D0" w:rsidRDefault="00F866D0" w:rsidP="00F866D0">
      <w:pPr>
        <w:spacing w:after="70" w:line="240" w:lineRule="auto"/>
        <w:jc w:val="center"/>
        <w:rPr>
          <w:ins w:id="2639" w:author="Li, Chandler Changjun" w:date="2026-10-20T21:28:00Z" w16du:dateUtc="2026-10-20T13:28:00Z"/>
        </w:rPr>
      </w:pPr>
      <w:ins w:id="2640" w:author="Li, Chandler Changjun" w:date="2026-10-20T21:28:00Z" w16du:dateUtc="2026-10-20T13:28:00Z">
        <w:r>
          <w:rPr>
            <w:rFonts w:ascii="SimSun" w:eastAsia="SimSun" w:hAnsi="SimSun"/>
            <w:color w:val="555555"/>
            <w:sz w:val="16"/>
            <w:szCs w:val="16"/>
          </w:rPr>
          <w:t>图 7.3.2-7 从工作台「待人工处理」卡片进入</w:t>
        </w:r>
      </w:ins>
    </w:p>
    <w:p w14:paraId="17B22519" w14:textId="77777777" w:rsidR="00F866D0" w:rsidRDefault="00F866D0">
      <w:pPr>
        <w:rPr>
          <w:ins w:id="2641" w:author="Li, Chandler Changjun" w:date="2026-10-20T21:28:00Z" w16du:dateUtc="2026-10-20T13:28:00Z"/>
        </w:rPr>
        <w:pPrChange w:id="2642" w:author="Li, Chandler Changjun" w:date="2026-10-20T21:40:00Z" w16du:dateUtc="2026-10-20T13:40:00Z">
          <w:pPr>
            <w:spacing w:after="70" w:line="240" w:lineRule="auto"/>
          </w:pPr>
        </w:pPrChange>
      </w:pPr>
      <w:ins w:id="2643" w:author="Li, Chandler Changjun" w:date="2026-10-20T21:28:00Z" w16du:dateUtc="2026-10-20T13:28:00Z">
        <w:r>
          <w:t>工作台卡片跳转后，页面顶部显示「来自工作台：Case3-MBPLAP」和「返回工作台」，带入的状态和执行时间直接写入筛选栏，可继续修改或清除。</w:t>
        </w:r>
      </w:ins>
    </w:p>
    <w:p w14:paraId="2845F372" w14:textId="24C7C149" w:rsidR="00F866D0" w:rsidRDefault="00F866D0">
      <w:pPr>
        <w:pStyle w:val="Heading3"/>
        <w:rPr>
          <w:ins w:id="2644" w:author="Li, Chandler Changjun" w:date="2026-10-20T21:28:00Z" w16du:dateUtc="2026-10-20T13:28:00Z"/>
        </w:rPr>
        <w:pPrChange w:id="2645" w:author="Li, Chandler Changjun" w:date="2026-10-20T21:40:00Z" w16du:dateUtc="2026-10-20T13:40:00Z">
          <w:pPr>
            <w:pStyle w:val="Heading3"/>
            <w:spacing w:after="70" w:line="240" w:lineRule="auto"/>
          </w:pPr>
        </w:pPrChange>
      </w:pPr>
      <w:ins w:id="2646" w:author="Li, Chandler Changjun" w:date="2026-10-20T21:28:00Z" w16du:dateUtc="2026-10-20T13:28:00Z">
        <w:r>
          <w:t>批量下载</w:t>
        </w:r>
      </w:ins>
    </w:p>
    <w:p w14:paraId="1E991B35" w14:textId="77777777" w:rsidR="00F866D0" w:rsidRDefault="00F866D0" w:rsidP="00F866D0">
      <w:pPr>
        <w:keepNext/>
        <w:spacing w:after="70" w:line="240" w:lineRule="auto"/>
        <w:jc w:val="center"/>
        <w:rPr>
          <w:ins w:id="2647" w:author="Li, Chandler Changjun" w:date="2026-10-20T21:28:00Z" w16du:dateUtc="2026-10-20T13:28:00Z"/>
        </w:rPr>
      </w:pPr>
      <w:ins w:id="2648" w:author="Li, Chandler Changjun" w:date="2026-10-20T21:28:00Z" w16du:dateUtc="2026-10-20T13:28:00Z">
        <w:r>
          <w:rPr>
            <w:noProof/>
          </w:rPr>
          <w:drawing>
            <wp:inline distT="0" distB="0" distL="0" distR="0" wp14:anchorId="15102DCE" wp14:editId="28B9ED09">
              <wp:extent cx="6217920" cy="4572000"/>
              <wp:effectExtent l="0" t="0" r="0" b="0"/>
              <wp:docPr id="1792189696" name="Screenshot 11" descr="图 7.3.2-8 批量下载模式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image-11.png"/>
                      <pic:cNvPicPr/>
                    </pic:nvPicPr>
                    <pic:blipFill>
                      <a:blip r:embed="rId4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17920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2B57BF8" w14:textId="77777777" w:rsidR="00F866D0" w:rsidRDefault="00F866D0" w:rsidP="00F866D0">
      <w:pPr>
        <w:spacing w:after="70" w:line="240" w:lineRule="auto"/>
        <w:jc w:val="center"/>
        <w:rPr>
          <w:ins w:id="2649" w:author="Li, Chandler Changjun" w:date="2026-10-20T21:28:00Z" w16du:dateUtc="2026-10-20T13:28:00Z"/>
        </w:rPr>
      </w:pPr>
      <w:ins w:id="2650" w:author="Li, Chandler Changjun" w:date="2026-10-20T21:28:00Z" w16du:dateUtc="2026-10-20T13:28:00Z">
        <w:r>
          <w:rPr>
            <w:rFonts w:ascii="SimSun" w:eastAsia="SimSun" w:hAnsi="SimSun"/>
            <w:color w:val="555555"/>
            <w:sz w:val="16"/>
            <w:szCs w:val="16"/>
          </w:rPr>
          <w:t>图 7.3.2-8 批量下载模式</w:t>
        </w:r>
      </w:ins>
    </w:p>
    <w:p w14:paraId="3761D061" w14:textId="77777777" w:rsidR="00F866D0" w:rsidRDefault="00F866D0" w:rsidP="00F866D0">
      <w:pPr>
        <w:keepNext/>
        <w:spacing w:after="70" w:line="240" w:lineRule="auto"/>
        <w:jc w:val="center"/>
        <w:rPr>
          <w:ins w:id="2651" w:author="Li, Chandler Changjun" w:date="2026-10-20T21:28:00Z" w16du:dateUtc="2026-10-20T13:28:00Z"/>
        </w:rPr>
      </w:pPr>
      <w:ins w:id="2652" w:author="Li, Chandler Changjun" w:date="2026-10-20T21:28:00Z" w16du:dateUtc="2026-10-20T13:28:00Z">
        <w:r>
          <w:rPr>
            <w:noProof/>
          </w:rPr>
          <w:drawing>
            <wp:inline distT="0" distB="0" distL="0" distR="0" wp14:anchorId="7FC74AC2" wp14:editId="1B8BE22D">
              <wp:extent cx="5334000" cy="2762250"/>
              <wp:effectExtent l="0" t="0" r="0" b="0"/>
              <wp:docPr id="1871768680" name="Screenshot 12" descr="图 7.3.2-9 批量下载确认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image-12.png"/>
                      <pic:cNvPicPr/>
                    </pic:nvPicPr>
                    <pic:blipFill>
                      <a:blip r:embed="rId4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0" cy="27622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E83F9AC" w14:textId="5E3EA32D" w:rsidR="00F866D0" w:rsidRDefault="00F866D0" w:rsidP="00F866D0">
      <w:pPr>
        <w:spacing w:after="70" w:line="240" w:lineRule="auto"/>
        <w:jc w:val="center"/>
        <w:rPr>
          <w:ins w:id="2653" w:author="Li, Chandler Changjun" w:date="2026-10-20T21:28:00Z" w16du:dateUtc="2026-10-20T13:28:00Z"/>
        </w:rPr>
      </w:pP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1906"/>
        <w:gridCol w:w="2709"/>
        <w:gridCol w:w="3010"/>
        <w:gridCol w:w="2409"/>
      </w:tblGrid>
      <w:tr w:rsidR="00F866D0" w14:paraId="52C5AE49" w14:textId="77777777">
        <w:trPr>
          <w:cantSplit/>
          <w:tblHeader/>
          <w:ins w:id="2654" w:author="Li, Chandler Changjun" w:date="2026-10-20T21:28:00Z"/>
        </w:trPr>
        <w:tc>
          <w:tcPr>
            <w:tcW w:w="1906" w:type="dxa"/>
            <w:shd w:val="clear" w:color="auto" w:fill="080808"/>
            <w:vAlign w:val="center"/>
          </w:tcPr>
          <w:p w14:paraId="680E0C8E" w14:textId="77777777" w:rsidR="00F866D0" w:rsidRDefault="00F866D0">
            <w:pPr>
              <w:spacing w:after="70" w:line="210" w:lineRule="auto"/>
              <w:rPr>
                <w:ins w:id="2655" w:author="Li, Chandler Changjun" w:date="2026-10-20T21:28:00Z" w16du:dateUtc="2026-10-20T13:28:00Z"/>
              </w:rPr>
            </w:pPr>
            <w:ins w:id="2656" w:author="Li, Chandler Changjun" w:date="2026-10-20T21:28:00Z" w16du:dateUtc="2026-10-20T13:28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操作</w:t>
              </w:r>
            </w:ins>
          </w:p>
        </w:tc>
        <w:tc>
          <w:tcPr>
            <w:tcW w:w="2709" w:type="dxa"/>
            <w:shd w:val="clear" w:color="auto" w:fill="080808"/>
            <w:vAlign w:val="center"/>
          </w:tcPr>
          <w:p w14:paraId="7E0491F4" w14:textId="77777777" w:rsidR="00F866D0" w:rsidRDefault="00F866D0">
            <w:pPr>
              <w:spacing w:after="70" w:line="210" w:lineRule="auto"/>
              <w:rPr>
                <w:ins w:id="2657" w:author="Li, Chandler Changjun" w:date="2026-10-20T21:28:00Z" w16du:dateUtc="2026-10-20T13:28:00Z"/>
              </w:rPr>
            </w:pPr>
            <w:ins w:id="2658" w:author="Li, Chandler Changjun" w:date="2026-10-20T21:28:00Z" w16du:dateUtc="2026-10-20T13:28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显示／可用条件</w:t>
              </w:r>
            </w:ins>
          </w:p>
        </w:tc>
        <w:tc>
          <w:tcPr>
            <w:tcW w:w="3010" w:type="dxa"/>
            <w:shd w:val="clear" w:color="auto" w:fill="080808"/>
            <w:vAlign w:val="center"/>
          </w:tcPr>
          <w:p w14:paraId="10602CD6" w14:textId="77777777" w:rsidR="00F866D0" w:rsidRDefault="00F866D0">
            <w:pPr>
              <w:spacing w:after="70" w:line="210" w:lineRule="auto"/>
              <w:rPr>
                <w:ins w:id="2659" w:author="Li, Chandler Changjun" w:date="2026-10-20T21:28:00Z" w16du:dateUtc="2026-10-20T13:28:00Z"/>
              </w:rPr>
            </w:pPr>
            <w:ins w:id="2660" w:author="Li, Chandler Changjun" w:date="2026-10-20T21:28:00Z" w16du:dateUtc="2026-10-20T13:28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动作、处理与反馈</w:t>
              </w:r>
            </w:ins>
          </w:p>
        </w:tc>
        <w:tc>
          <w:tcPr>
            <w:tcW w:w="2409" w:type="dxa"/>
            <w:shd w:val="clear" w:color="auto" w:fill="080808"/>
            <w:vAlign w:val="center"/>
          </w:tcPr>
          <w:p w14:paraId="54A4D67F" w14:textId="77777777" w:rsidR="00F866D0" w:rsidRDefault="00F866D0">
            <w:pPr>
              <w:spacing w:after="70" w:line="210" w:lineRule="auto"/>
              <w:rPr>
                <w:ins w:id="2661" w:author="Li, Chandler Changjun" w:date="2026-10-20T21:28:00Z" w16du:dateUtc="2026-10-20T13:28:00Z"/>
              </w:rPr>
            </w:pPr>
            <w:ins w:id="2662" w:author="Li, Chandler Changjun" w:date="2026-10-20T21:28:00Z" w16du:dateUtc="2026-10-20T13:28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数据变化／页面联动</w:t>
              </w:r>
            </w:ins>
          </w:p>
        </w:tc>
      </w:tr>
      <w:tr w:rsidR="00F866D0" w14:paraId="5A049294" w14:textId="77777777">
        <w:trPr>
          <w:cantSplit/>
          <w:ins w:id="2663" w:author="Li, Chandler Changjun" w:date="2026-10-20T21:28:00Z"/>
        </w:trPr>
        <w:tc>
          <w:tcPr>
            <w:tcW w:w="1906" w:type="dxa"/>
            <w:shd w:val="clear" w:color="auto" w:fill="EEEEEE"/>
            <w:vAlign w:val="center"/>
          </w:tcPr>
          <w:p w14:paraId="04BC12CB" w14:textId="77777777" w:rsidR="00F866D0" w:rsidRDefault="00F866D0">
            <w:pPr>
              <w:spacing w:after="70" w:line="210" w:lineRule="auto"/>
              <w:rPr>
                <w:ins w:id="2664" w:author="Li, Chandler Changjun" w:date="2026-10-20T21:28:00Z" w16du:dateUtc="2026-10-20T13:28:00Z"/>
              </w:rPr>
            </w:pPr>
            <w:ins w:id="2665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批量下载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3E29BB48" w14:textId="77777777" w:rsidR="00F866D0" w:rsidRDefault="00F866D0">
            <w:pPr>
              <w:spacing w:after="70" w:line="210" w:lineRule="auto"/>
              <w:rPr>
                <w:ins w:id="2666" w:author="Li, Chandler Changjun" w:date="2026-10-20T21:28:00Z" w16du:dateUtc="2026-10-20T13:28:00Z"/>
              </w:rPr>
            </w:pPr>
            <w:ins w:id="2667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页头按钮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62028236" w14:textId="77777777" w:rsidR="00F866D0" w:rsidRDefault="00F866D0">
            <w:pPr>
              <w:spacing w:after="70" w:line="210" w:lineRule="auto"/>
              <w:rPr>
                <w:ins w:id="2668" w:author="Li, Chandler Changjun" w:date="2026-10-20T21:28:00Z" w16du:dateUtc="2026-10-20T13:28:00Z"/>
              </w:rPr>
            </w:pPr>
            <w:ins w:id="2669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进入批量下载模式：状态固定为已完成，每页固定 30 条，出现勾选列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154A2F48" w14:textId="77777777" w:rsidR="00F866D0" w:rsidRDefault="00F866D0">
            <w:pPr>
              <w:spacing w:after="70" w:line="210" w:lineRule="auto"/>
              <w:rPr>
                <w:ins w:id="2670" w:author="Li, Chandler Changjun" w:date="2026-10-20T21:28:00Z" w16du:dateUtc="2026-10-20T13:28:00Z"/>
              </w:rPr>
            </w:pPr>
            <w:ins w:id="2671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再点一次或「退出批量模式」恢复进入前的筛选</w:t>
              </w:r>
            </w:ins>
          </w:p>
        </w:tc>
      </w:tr>
      <w:tr w:rsidR="00F866D0" w14:paraId="46920870" w14:textId="77777777">
        <w:trPr>
          <w:cantSplit/>
          <w:ins w:id="2672" w:author="Li, Chandler Changjun" w:date="2026-10-20T21:28:00Z"/>
        </w:trPr>
        <w:tc>
          <w:tcPr>
            <w:tcW w:w="1906" w:type="dxa"/>
            <w:shd w:val="clear" w:color="auto" w:fill="FFFFFF"/>
            <w:vAlign w:val="center"/>
          </w:tcPr>
          <w:p w14:paraId="7C782528" w14:textId="77777777" w:rsidR="00F866D0" w:rsidRDefault="00F866D0">
            <w:pPr>
              <w:spacing w:after="70" w:line="210" w:lineRule="auto"/>
              <w:rPr>
                <w:ins w:id="2673" w:author="Li, Chandler Changjun" w:date="2026-10-20T21:28:00Z" w16du:dateUtc="2026-10-20T13:28:00Z"/>
              </w:rPr>
            </w:pPr>
            <w:ins w:id="2674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勾选</w:t>
              </w:r>
            </w:ins>
          </w:p>
        </w:tc>
        <w:tc>
          <w:tcPr>
            <w:tcW w:w="2709" w:type="dxa"/>
            <w:shd w:val="clear" w:color="auto" w:fill="FFFFFF"/>
            <w:vAlign w:val="center"/>
          </w:tcPr>
          <w:p w14:paraId="2836773A" w14:textId="77777777" w:rsidR="00F866D0" w:rsidRDefault="00F866D0">
            <w:pPr>
              <w:spacing w:after="70" w:line="210" w:lineRule="auto"/>
              <w:rPr>
                <w:ins w:id="2675" w:author="Li, Chandler Changjun" w:date="2026-10-20T21:28:00Z" w16du:dateUtc="2026-10-20T13:28:00Z"/>
              </w:rPr>
            </w:pPr>
            <w:ins w:id="2676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批量下载模式</w:t>
              </w:r>
            </w:ins>
          </w:p>
        </w:tc>
        <w:tc>
          <w:tcPr>
            <w:tcW w:w="3010" w:type="dxa"/>
            <w:shd w:val="clear" w:color="auto" w:fill="FFFFFF"/>
            <w:vAlign w:val="center"/>
          </w:tcPr>
          <w:p w14:paraId="5E29C73B" w14:textId="77777777" w:rsidR="006A38F2" w:rsidRDefault="00F866D0">
            <w:pPr>
              <w:spacing w:after="70" w:line="210" w:lineRule="auto"/>
              <w:rPr>
                <w:ins w:id="2677" w:author="Li, Chandler Changjun" w:date="2026-10-20T21:40:00Z" w16du:dateUtc="2026-10-20T13:40:00Z"/>
                <w:rFonts w:ascii="SimSun" w:eastAsia="SimSun" w:hAnsi="SimSun"/>
                <w:sz w:val="16"/>
                <w:szCs w:val="16"/>
              </w:rPr>
            </w:pPr>
            <w:ins w:id="2678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只能勾选当前页；表头勾选 = 全选本页；</w:t>
              </w:r>
            </w:ins>
          </w:p>
          <w:p w14:paraId="4C88C41C" w14:textId="3BEBBFCC" w:rsidR="00F866D0" w:rsidRDefault="00F866D0">
            <w:pPr>
              <w:spacing w:after="70" w:line="210" w:lineRule="auto"/>
              <w:rPr>
                <w:ins w:id="2679" w:author="Li, Chandler Changjun" w:date="2026-10-20T21:28:00Z" w16du:dateUtc="2026-10-20T13:28:00Z"/>
              </w:rPr>
            </w:pPr>
            <w:ins w:id="2680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翻页后清空</w:t>
              </w:r>
            </w:ins>
          </w:p>
        </w:tc>
        <w:tc>
          <w:tcPr>
            <w:tcW w:w="2409" w:type="dxa"/>
            <w:shd w:val="clear" w:color="auto" w:fill="FFFFFF"/>
            <w:vAlign w:val="center"/>
          </w:tcPr>
          <w:p w14:paraId="35D8506C" w14:textId="77777777" w:rsidR="00F866D0" w:rsidRDefault="00F866D0">
            <w:pPr>
              <w:spacing w:after="70" w:line="210" w:lineRule="auto"/>
              <w:rPr>
                <w:ins w:id="2681" w:author="Li, Chandler Changjun" w:date="2026-10-20T21:28:00Z" w16du:dateUtc="2026-10-20T13:28:00Z"/>
              </w:rPr>
            </w:pPr>
            <w:ins w:id="2682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提示条显示已勾选数量</w:t>
              </w:r>
            </w:ins>
          </w:p>
        </w:tc>
      </w:tr>
      <w:tr w:rsidR="00F866D0" w14:paraId="00898442" w14:textId="77777777">
        <w:trPr>
          <w:cantSplit/>
          <w:ins w:id="2683" w:author="Li, Chandler Changjun" w:date="2026-10-20T21:28:00Z"/>
        </w:trPr>
        <w:tc>
          <w:tcPr>
            <w:tcW w:w="1906" w:type="dxa"/>
            <w:shd w:val="clear" w:color="auto" w:fill="EEEEEE"/>
            <w:vAlign w:val="center"/>
          </w:tcPr>
          <w:p w14:paraId="6B5A9C48" w14:textId="77777777" w:rsidR="00F866D0" w:rsidRDefault="00F866D0">
            <w:pPr>
              <w:spacing w:after="70" w:line="210" w:lineRule="auto"/>
              <w:rPr>
                <w:ins w:id="2684" w:author="Li, Chandler Changjun" w:date="2026-10-20T21:28:00Z" w16du:dateUtc="2026-10-20T13:28:00Z"/>
              </w:rPr>
            </w:pPr>
            <w:ins w:id="2685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批量下载（提示条）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0E2A7011" w14:textId="77777777" w:rsidR="00F866D0" w:rsidRDefault="00F866D0">
            <w:pPr>
              <w:spacing w:after="70" w:line="210" w:lineRule="auto"/>
              <w:rPr>
                <w:ins w:id="2686" w:author="Li, Chandler Changjun" w:date="2026-10-20T21:28:00Z" w16du:dateUtc="2026-10-20T13:28:00Z"/>
              </w:rPr>
            </w:pPr>
            <w:ins w:id="2687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已勾选至少 1 个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0D1A0409" w14:textId="77777777" w:rsidR="00F866D0" w:rsidRDefault="00F866D0">
            <w:pPr>
              <w:spacing w:after="70" w:line="210" w:lineRule="auto"/>
              <w:rPr>
                <w:ins w:id="2688" w:author="Li, Chandler Changjun" w:date="2026-10-20T21:28:00Z" w16du:dateUtc="2026-10-20T13:28:00Z"/>
              </w:rPr>
            </w:pPr>
            <w:ins w:id="2689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弹窗列出每票文件数 → 确认下载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2AC2FA12" w14:textId="77777777" w:rsidR="006A38F2" w:rsidRDefault="00F866D0">
            <w:pPr>
              <w:spacing w:after="70" w:line="210" w:lineRule="auto"/>
              <w:rPr>
                <w:ins w:id="2690" w:author="Li, Chandler Changjun" w:date="2026-10-20T21:40:00Z" w16du:dateUtc="2026-10-20T13:40:00Z"/>
                <w:rFonts w:ascii="SimSun" w:eastAsia="SimSun" w:hAnsi="SimSun"/>
                <w:sz w:val="16"/>
                <w:szCs w:val="16"/>
              </w:rPr>
            </w:pPr>
            <w:ins w:id="2691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打包为一个压缩包，每票一个文件夹；</w:t>
              </w:r>
            </w:ins>
          </w:p>
          <w:p w14:paraId="6471EFE3" w14:textId="77777777" w:rsidR="006A38F2" w:rsidRDefault="00F866D0">
            <w:pPr>
              <w:spacing w:after="70" w:line="210" w:lineRule="auto"/>
              <w:rPr>
                <w:ins w:id="2692" w:author="Li, Chandler Changjun" w:date="2026-10-20T21:40:00Z" w16du:dateUtc="2026-10-20T13:40:00Z"/>
                <w:rFonts w:ascii="SimSun" w:eastAsia="SimSun" w:hAnsi="SimSun"/>
                <w:sz w:val="16"/>
                <w:szCs w:val="16"/>
              </w:rPr>
            </w:pPr>
            <w:ins w:id="2693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文件 = 原始附件 + 已执行节点产出的文件（如导入INV＆DN.xlsx）；</w:t>
              </w:r>
            </w:ins>
          </w:p>
          <w:p w14:paraId="3A19882A" w14:textId="543DDDC7" w:rsidR="00F866D0" w:rsidRDefault="00F866D0">
            <w:pPr>
              <w:spacing w:after="70" w:line="210" w:lineRule="auto"/>
              <w:rPr>
                <w:ins w:id="2694" w:author="Li, Chandler Changjun" w:date="2026-10-20T21:28:00Z" w16du:dateUtc="2026-10-20T13:28:00Z"/>
              </w:rPr>
            </w:pPr>
            <w:ins w:id="2695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写入各票操作日志</w:t>
              </w:r>
            </w:ins>
          </w:p>
        </w:tc>
      </w:tr>
    </w:tbl>
    <w:p w14:paraId="36A39904" w14:textId="77777777" w:rsidR="00F866D0" w:rsidRDefault="00F866D0" w:rsidP="00F866D0">
      <w:pPr>
        <w:spacing w:after="70" w:line="240" w:lineRule="auto"/>
        <w:rPr>
          <w:ins w:id="2696" w:author="Li, Chandler Changjun" w:date="2026-10-20T21:28:00Z" w16du:dateUtc="2026-10-20T13:28:00Z"/>
        </w:rPr>
      </w:pPr>
    </w:p>
    <w:p w14:paraId="3D31FB68" w14:textId="222CE7F6" w:rsidR="00F866D0" w:rsidRDefault="00F866D0">
      <w:pPr>
        <w:pStyle w:val="Heading3"/>
        <w:rPr>
          <w:ins w:id="2697" w:author="Li, Chandler Changjun" w:date="2026-10-20T21:28:00Z" w16du:dateUtc="2026-10-20T13:28:00Z"/>
        </w:rPr>
        <w:pPrChange w:id="2698" w:author="Li, Chandler Changjun" w:date="2026-10-20T21:41:00Z" w16du:dateUtc="2026-10-20T13:41:00Z">
          <w:pPr>
            <w:pStyle w:val="Heading3"/>
            <w:spacing w:after="70" w:line="240" w:lineRule="auto"/>
          </w:pPr>
        </w:pPrChange>
      </w:pPr>
      <w:ins w:id="2699" w:author="Li, Chandler Changjun" w:date="2026-10-20T21:28:00Z" w16du:dateUtc="2026-10-20T13:28:00Z">
        <w:r>
          <w:t>批量重跑</w:t>
        </w:r>
      </w:ins>
    </w:p>
    <w:p w14:paraId="418698A0" w14:textId="77777777" w:rsidR="00F866D0" w:rsidRDefault="00F866D0" w:rsidP="00F866D0">
      <w:pPr>
        <w:keepNext/>
        <w:spacing w:after="70" w:line="240" w:lineRule="auto"/>
        <w:jc w:val="center"/>
        <w:rPr>
          <w:ins w:id="2700" w:author="Li, Chandler Changjun" w:date="2026-10-20T21:28:00Z" w16du:dateUtc="2026-10-20T13:28:00Z"/>
        </w:rPr>
      </w:pPr>
      <w:ins w:id="2701" w:author="Li, Chandler Changjun" w:date="2026-10-20T21:28:00Z" w16du:dateUtc="2026-10-20T13:28:00Z">
        <w:r>
          <w:rPr>
            <w:noProof/>
          </w:rPr>
          <w:drawing>
            <wp:inline distT="0" distB="0" distL="0" distR="0" wp14:anchorId="607088D3" wp14:editId="151F4EC4">
              <wp:extent cx="6002054" cy="4413274"/>
              <wp:effectExtent l="0" t="0" r="0" b="6350"/>
              <wp:docPr id="774865896" name="Screenshot 13" descr="图 7.3.2-10 批量重跑模式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image-13.png"/>
                      <pic:cNvPicPr/>
                    </pic:nvPicPr>
                    <pic:blipFill>
                      <a:blip r:embed="rId4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8162" cy="44177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9426376" w14:textId="77777777" w:rsidR="00F866D0" w:rsidRDefault="00F866D0" w:rsidP="00F866D0">
      <w:pPr>
        <w:keepNext/>
        <w:spacing w:after="70" w:line="240" w:lineRule="auto"/>
        <w:jc w:val="center"/>
        <w:rPr>
          <w:ins w:id="2702" w:author="Li, Chandler Changjun" w:date="2026-10-20T21:28:00Z" w16du:dateUtc="2026-10-20T13:28:00Z"/>
        </w:rPr>
      </w:pPr>
      <w:ins w:id="2703" w:author="Li, Chandler Changjun" w:date="2026-10-20T21:28:00Z" w16du:dateUtc="2026-10-20T13:28:00Z">
        <w:r>
          <w:rPr>
            <w:noProof/>
          </w:rPr>
          <w:drawing>
            <wp:inline distT="0" distB="0" distL="0" distR="0" wp14:anchorId="5BD990EA" wp14:editId="4499469C">
              <wp:extent cx="5334000" cy="2647950"/>
              <wp:effectExtent l="0" t="0" r="0" b="0"/>
              <wp:docPr id="265783709" name="Screenshot 14" descr="图 7.3.2-11 批量重跑确认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" name="image-14.png"/>
                      <pic:cNvPicPr/>
                    </pic:nvPicPr>
                    <pic:blipFill>
                      <a:blip r:embed="rId4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0" cy="264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22A79FD" w14:textId="77777777" w:rsidR="00F866D0" w:rsidRDefault="00F866D0" w:rsidP="00F866D0">
      <w:pPr>
        <w:keepNext/>
        <w:spacing w:after="70" w:line="240" w:lineRule="auto"/>
        <w:jc w:val="center"/>
        <w:rPr>
          <w:ins w:id="2704" w:author="Li, Chandler Changjun" w:date="2026-10-20T21:28:00Z" w16du:dateUtc="2026-10-20T13:28:00Z"/>
        </w:rPr>
      </w:pPr>
      <w:ins w:id="2705" w:author="Li, Chandler Changjun" w:date="2026-10-20T21:28:00Z" w16du:dateUtc="2026-10-20T13:28:00Z">
        <w:r>
          <w:rPr>
            <w:noProof/>
          </w:rPr>
          <w:drawing>
            <wp:inline distT="0" distB="0" distL="0" distR="0" wp14:anchorId="4736B433" wp14:editId="18ABE717">
              <wp:extent cx="6217920" cy="4572000"/>
              <wp:effectExtent l="0" t="0" r="0" b="0"/>
              <wp:docPr id="212741066" name="Screenshot 15" descr="图 7.3.2-12 提交后进入重试中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image-15.png"/>
                      <pic:cNvPicPr/>
                    </pic:nvPicPr>
                    <pic:blipFill>
                      <a:blip r:embed="rId4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17920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296A9C3" w14:textId="77777777" w:rsidR="00F866D0" w:rsidRDefault="00F866D0" w:rsidP="00F866D0">
      <w:pPr>
        <w:spacing w:after="70" w:line="240" w:lineRule="auto"/>
        <w:jc w:val="center"/>
        <w:rPr>
          <w:ins w:id="2706" w:author="Li, Chandler Changjun" w:date="2026-10-20T21:28:00Z" w16du:dateUtc="2026-10-20T13:28:00Z"/>
        </w:rPr>
      </w:pPr>
      <w:ins w:id="2707" w:author="Li, Chandler Changjun" w:date="2026-10-20T21:28:00Z" w16du:dateUtc="2026-10-20T13:28:00Z">
        <w:r>
          <w:rPr>
            <w:rFonts w:ascii="SimSun" w:eastAsia="SimSun" w:hAnsi="SimSun"/>
            <w:color w:val="555555"/>
            <w:sz w:val="16"/>
            <w:szCs w:val="16"/>
          </w:rPr>
          <w:t>图 7.3.2-12 提交后进入重试中</w:t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  <w:tblPrChange w:id="2708" w:author="Li, Chandler Changjun" w:date="2026-10-20T21:41:00Z" w16du:dateUtc="2026-10-20T13:41:00Z">
          <w:tblPr>
            <w:tblW w:w="10034" w:type="dxa"/>
            <w:tblInd w:w="75" w:type="dxa"/>
            <w:tbl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  <w:insideH w:val="single" w:sz="4" w:space="0" w:color="888888"/>
              <w:insideV w:val="single" w:sz="4" w:space="0" w:color="888888"/>
            </w:tblBorders>
            <w:tblLayout w:type="fixed"/>
            <w:tblCellMar>
              <w:top w:w="50" w:type="dxa"/>
              <w:left w:w="75" w:type="dxa"/>
              <w:bottom w:w="50" w:type="dxa"/>
              <w:right w:w="7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906"/>
        <w:gridCol w:w="1983"/>
        <w:gridCol w:w="2977"/>
        <w:gridCol w:w="3168"/>
        <w:tblGridChange w:id="2709">
          <w:tblGrid>
            <w:gridCol w:w="1906"/>
            <w:gridCol w:w="1983"/>
            <w:gridCol w:w="726"/>
            <w:gridCol w:w="2251"/>
            <w:gridCol w:w="759"/>
            <w:gridCol w:w="2409"/>
          </w:tblGrid>
        </w:tblGridChange>
      </w:tblGrid>
      <w:tr w:rsidR="00F866D0" w14:paraId="6BC659DF" w14:textId="77777777" w:rsidTr="005D37DE">
        <w:trPr>
          <w:cantSplit/>
          <w:tblHeader/>
          <w:ins w:id="2710" w:author="Li, Chandler Changjun" w:date="2026-10-20T21:28:00Z"/>
          <w:trPrChange w:id="2711" w:author="Li, Chandler Changjun" w:date="2026-10-20T21:41:00Z" w16du:dateUtc="2026-10-20T13:41:00Z">
            <w:trPr>
              <w:cantSplit/>
              <w:tblHeader/>
            </w:trPr>
          </w:trPrChange>
        </w:trPr>
        <w:tc>
          <w:tcPr>
            <w:tcW w:w="1906" w:type="dxa"/>
            <w:shd w:val="clear" w:color="auto" w:fill="080808"/>
            <w:vAlign w:val="center"/>
            <w:tcPrChange w:id="2712" w:author="Li, Chandler Changjun" w:date="2026-10-20T21:41:00Z" w16du:dateUtc="2026-10-20T13:41:00Z">
              <w:tcPr>
                <w:tcW w:w="1906" w:type="dxa"/>
                <w:shd w:val="clear" w:color="auto" w:fill="080808"/>
                <w:vAlign w:val="center"/>
              </w:tcPr>
            </w:tcPrChange>
          </w:tcPr>
          <w:p w14:paraId="18FB894A" w14:textId="77777777" w:rsidR="00F866D0" w:rsidRDefault="00F866D0">
            <w:pPr>
              <w:spacing w:after="70" w:line="210" w:lineRule="auto"/>
              <w:rPr>
                <w:ins w:id="2713" w:author="Li, Chandler Changjun" w:date="2026-10-20T21:28:00Z" w16du:dateUtc="2026-10-20T13:28:00Z"/>
              </w:rPr>
            </w:pPr>
            <w:ins w:id="2714" w:author="Li, Chandler Changjun" w:date="2026-10-20T21:28:00Z" w16du:dateUtc="2026-10-20T13:28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操作</w:t>
              </w:r>
            </w:ins>
          </w:p>
        </w:tc>
        <w:tc>
          <w:tcPr>
            <w:tcW w:w="1983" w:type="dxa"/>
            <w:shd w:val="clear" w:color="auto" w:fill="080808"/>
            <w:vAlign w:val="center"/>
            <w:tcPrChange w:id="2715" w:author="Li, Chandler Changjun" w:date="2026-10-20T21:41:00Z" w16du:dateUtc="2026-10-20T13:41:00Z">
              <w:tcPr>
                <w:tcW w:w="2709" w:type="dxa"/>
                <w:gridSpan w:val="2"/>
                <w:shd w:val="clear" w:color="auto" w:fill="080808"/>
                <w:vAlign w:val="center"/>
              </w:tcPr>
            </w:tcPrChange>
          </w:tcPr>
          <w:p w14:paraId="04CEA1A5" w14:textId="77777777" w:rsidR="00F866D0" w:rsidRDefault="00F866D0">
            <w:pPr>
              <w:spacing w:after="70" w:line="210" w:lineRule="auto"/>
              <w:rPr>
                <w:ins w:id="2716" w:author="Li, Chandler Changjun" w:date="2026-10-20T21:28:00Z" w16du:dateUtc="2026-10-20T13:28:00Z"/>
              </w:rPr>
            </w:pPr>
            <w:ins w:id="2717" w:author="Li, Chandler Changjun" w:date="2026-10-20T21:28:00Z" w16du:dateUtc="2026-10-20T13:28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显示／可用条件</w:t>
              </w:r>
            </w:ins>
          </w:p>
        </w:tc>
        <w:tc>
          <w:tcPr>
            <w:tcW w:w="2977" w:type="dxa"/>
            <w:shd w:val="clear" w:color="auto" w:fill="080808"/>
            <w:vAlign w:val="center"/>
            <w:tcPrChange w:id="2718" w:author="Li, Chandler Changjun" w:date="2026-10-20T21:41:00Z" w16du:dateUtc="2026-10-20T13:41:00Z">
              <w:tcPr>
                <w:tcW w:w="3010" w:type="dxa"/>
                <w:gridSpan w:val="2"/>
                <w:shd w:val="clear" w:color="auto" w:fill="080808"/>
                <w:vAlign w:val="center"/>
              </w:tcPr>
            </w:tcPrChange>
          </w:tcPr>
          <w:p w14:paraId="061BEE8B" w14:textId="77777777" w:rsidR="00F866D0" w:rsidRDefault="00F866D0">
            <w:pPr>
              <w:spacing w:after="70" w:line="210" w:lineRule="auto"/>
              <w:rPr>
                <w:ins w:id="2719" w:author="Li, Chandler Changjun" w:date="2026-10-20T21:28:00Z" w16du:dateUtc="2026-10-20T13:28:00Z"/>
              </w:rPr>
            </w:pPr>
            <w:ins w:id="2720" w:author="Li, Chandler Changjun" w:date="2026-10-20T21:28:00Z" w16du:dateUtc="2026-10-20T13:28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动作、处理与反馈</w:t>
              </w:r>
            </w:ins>
          </w:p>
        </w:tc>
        <w:tc>
          <w:tcPr>
            <w:tcW w:w="3168" w:type="dxa"/>
            <w:shd w:val="clear" w:color="auto" w:fill="080808"/>
            <w:vAlign w:val="center"/>
            <w:tcPrChange w:id="2721" w:author="Li, Chandler Changjun" w:date="2026-10-20T21:41:00Z" w16du:dateUtc="2026-10-20T13:41:00Z">
              <w:tcPr>
                <w:tcW w:w="2409" w:type="dxa"/>
                <w:shd w:val="clear" w:color="auto" w:fill="080808"/>
                <w:vAlign w:val="center"/>
              </w:tcPr>
            </w:tcPrChange>
          </w:tcPr>
          <w:p w14:paraId="789AF56D" w14:textId="77777777" w:rsidR="00F866D0" w:rsidRDefault="00F866D0">
            <w:pPr>
              <w:spacing w:after="70" w:line="210" w:lineRule="auto"/>
              <w:rPr>
                <w:ins w:id="2722" w:author="Li, Chandler Changjun" w:date="2026-10-20T21:28:00Z" w16du:dateUtc="2026-10-20T13:28:00Z"/>
              </w:rPr>
            </w:pPr>
            <w:ins w:id="2723" w:author="Li, Chandler Changjun" w:date="2026-10-20T21:28:00Z" w16du:dateUtc="2026-10-20T13:28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数据变化／页面联动</w:t>
              </w:r>
            </w:ins>
          </w:p>
        </w:tc>
      </w:tr>
      <w:tr w:rsidR="00F866D0" w14:paraId="73BBE427" w14:textId="77777777" w:rsidTr="005D37DE">
        <w:trPr>
          <w:cantSplit/>
          <w:ins w:id="2724" w:author="Li, Chandler Changjun" w:date="2026-10-20T21:28:00Z"/>
          <w:trPrChange w:id="2725" w:author="Li, Chandler Changjun" w:date="2026-10-20T21:41:00Z" w16du:dateUtc="2026-10-20T13:41:00Z">
            <w:trPr>
              <w:cantSplit/>
            </w:trPr>
          </w:trPrChange>
        </w:trPr>
        <w:tc>
          <w:tcPr>
            <w:tcW w:w="1906" w:type="dxa"/>
            <w:shd w:val="clear" w:color="auto" w:fill="EEEEEE"/>
            <w:vAlign w:val="center"/>
            <w:tcPrChange w:id="2726" w:author="Li, Chandler Changjun" w:date="2026-10-20T21:41:00Z" w16du:dateUtc="2026-10-20T13:41:00Z">
              <w:tcPr>
                <w:tcW w:w="1906" w:type="dxa"/>
                <w:shd w:val="clear" w:color="auto" w:fill="EEEEEE"/>
                <w:vAlign w:val="center"/>
              </w:tcPr>
            </w:tcPrChange>
          </w:tcPr>
          <w:p w14:paraId="3372A2D8" w14:textId="77777777" w:rsidR="00F866D0" w:rsidRDefault="00F866D0">
            <w:pPr>
              <w:spacing w:after="70" w:line="210" w:lineRule="auto"/>
              <w:rPr>
                <w:ins w:id="2727" w:author="Li, Chandler Changjun" w:date="2026-10-20T21:28:00Z" w16du:dateUtc="2026-10-20T13:28:00Z"/>
              </w:rPr>
            </w:pPr>
            <w:ins w:id="2728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批量重跑</w:t>
              </w:r>
            </w:ins>
          </w:p>
        </w:tc>
        <w:tc>
          <w:tcPr>
            <w:tcW w:w="1983" w:type="dxa"/>
            <w:shd w:val="clear" w:color="auto" w:fill="EEEEEE"/>
            <w:vAlign w:val="center"/>
            <w:tcPrChange w:id="2729" w:author="Li, Chandler Changjun" w:date="2026-10-20T21:41:00Z" w16du:dateUtc="2026-10-20T13:41:00Z">
              <w:tcPr>
                <w:tcW w:w="2709" w:type="dxa"/>
                <w:gridSpan w:val="2"/>
                <w:shd w:val="clear" w:color="auto" w:fill="EEEEEE"/>
                <w:vAlign w:val="center"/>
              </w:tcPr>
            </w:tcPrChange>
          </w:tcPr>
          <w:p w14:paraId="4FDE026C" w14:textId="77777777" w:rsidR="00F866D0" w:rsidRDefault="00F866D0">
            <w:pPr>
              <w:spacing w:after="70" w:line="210" w:lineRule="auto"/>
              <w:rPr>
                <w:ins w:id="2730" w:author="Li, Chandler Changjun" w:date="2026-10-20T21:28:00Z" w16du:dateUtc="2026-10-20T13:28:00Z"/>
              </w:rPr>
            </w:pPr>
            <w:ins w:id="2731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页头按钮</w:t>
              </w:r>
            </w:ins>
          </w:p>
        </w:tc>
        <w:tc>
          <w:tcPr>
            <w:tcW w:w="2977" w:type="dxa"/>
            <w:shd w:val="clear" w:color="auto" w:fill="EEEEEE"/>
            <w:vAlign w:val="center"/>
            <w:tcPrChange w:id="2732" w:author="Li, Chandler Changjun" w:date="2026-10-20T21:41:00Z" w16du:dateUtc="2026-10-20T13:41:00Z">
              <w:tcPr>
                <w:tcW w:w="3010" w:type="dxa"/>
                <w:gridSpan w:val="2"/>
                <w:shd w:val="clear" w:color="auto" w:fill="EEEEEE"/>
                <w:vAlign w:val="center"/>
              </w:tcPr>
            </w:tcPrChange>
          </w:tcPr>
          <w:p w14:paraId="130FCDCB" w14:textId="77777777" w:rsidR="00F866D0" w:rsidRDefault="00F866D0">
            <w:pPr>
              <w:spacing w:after="70" w:line="210" w:lineRule="auto"/>
              <w:rPr>
                <w:ins w:id="2733" w:author="Li, Chandler Changjun" w:date="2026-10-20T21:28:00Z" w16du:dateUtc="2026-10-20T13:28:00Z"/>
              </w:rPr>
            </w:pPr>
            <w:ins w:id="2734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进入批量重跑模式：状态固定为待人工处理，只列可重跑的任务，出现勾选列</w:t>
              </w:r>
            </w:ins>
          </w:p>
        </w:tc>
        <w:tc>
          <w:tcPr>
            <w:tcW w:w="3168" w:type="dxa"/>
            <w:shd w:val="clear" w:color="auto" w:fill="EEEEEE"/>
            <w:vAlign w:val="center"/>
            <w:tcPrChange w:id="2735" w:author="Li, Chandler Changjun" w:date="2026-10-20T21:41:00Z" w16du:dateUtc="2026-10-20T13:41:00Z">
              <w:tcPr>
                <w:tcW w:w="2409" w:type="dxa"/>
                <w:shd w:val="clear" w:color="auto" w:fill="EEEEEE"/>
                <w:vAlign w:val="center"/>
              </w:tcPr>
            </w:tcPrChange>
          </w:tcPr>
          <w:p w14:paraId="60568F14" w14:textId="77777777" w:rsidR="00F866D0" w:rsidRDefault="00F866D0">
            <w:pPr>
              <w:spacing w:after="70" w:line="210" w:lineRule="auto"/>
              <w:rPr>
                <w:ins w:id="2736" w:author="Li, Chandler Changjun" w:date="2026-10-20T21:28:00Z" w16du:dateUtc="2026-10-20T13:28:00Z"/>
              </w:rPr>
            </w:pPr>
            <w:ins w:id="2737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再点一次或「退出批量模式」恢复进入前的筛选</w:t>
              </w:r>
            </w:ins>
          </w:p>
        </w:tc>
      </w:tr>
      <w:tr w:rsidR="00F866D0" w14:paraId="4D01B2FD" w14:textId="77777777" w:rsidTr="005D37DE">
        <w:trPr>
          <w:cantSplit/>
          <w:ins w:id="2738" w:author="Li, Chandler Changjun" w:date="2026-10-20T21:28:00Z"/>
          <w:trPrChange w:id="2739" w:author="Li, Chandler Changjun" w:date="2026-10-20T21:41:00Z" w16du:dateUtc="2026-10-20T13:41:00Z">
            <w:trPr>
              <w:cantSplit/>
            </w:trPr>
          </w:trPrChange>
        </w:trPr>
        <w:tc>
          <w:tcPr>
            <w:tcW w:w="1906" w:type="dxa"/>
            <w:shd w:val="clear" w:color="auto" w:fill="FFFFFF"/>
            <w:vAlign w:val="center"/>
            <w:tcPrChange w:id="2740" w:author="Li, Chandler Changjun" w:date="2026-10-20T21:41:00Z" w16du:dateUtc="2026-10-20T13:41:00Z">
              <w:tcPr>
                <w:tcW w:w="1906" w:type="dxa"/>
                <w:shd w:val="clear" w:color="auto" w:fill="FFFFFF"/>
                <w:vAlign w:val="center"/>
              </w:tcPr>
            </w:tcPrChange>
          </w:tcPr>
          <w:p w14:paraId="0A2CAFF8" w14:textId="77777777" w:rsidR="00F866D0" w:rsidRDefault="00F866D0">
            <w:pPr>
              <w:spacing w:after="70" w:line="210" w:lineRule="auto"/>
              <w:rPr>
                <w:ins w:id="2741" w:author="Li, Chandler Changjun" w:date="2026-10-20T21:28:00Z" w16du:dateUtc="2026-10-20T13:28:00Z"/>
              </w:rPr>
            </w:pPr>
            <w:ins w:id="2742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全选所有任务</w:t>
              </w:r>
            </w:ins>
          </w:p>
        </w:tc>
        <w:tc>
          <w:tcPr>
            <w:tcW w:w="1983" w:type="dxa"/>
            <w:shd w:val="clear" w:color="auto" w:fill="FFFFFF"/>
            <w:vAlign w:val="center"/>
            <w:tcPrChange w:id="2743" w:author="Li, Chandler Changjun" w:date="2026-10-20T21:41:00Z" w16du:dateUtc="2026-10-20T13:41:00Z">
              <w:tcPr>
                <w:tcW w:w="2709" w:type="dxa"/>
                <w:gridSpan w:val="2"/>
                <w:shd w:val="clear" w:color="auto" w:fill="FFFFFF"/>
                <w:vAlign w:val="center"/>
              </w:tcPr>
            </w:tcPrChange>
          </w:tcPr>
          <w:p w14:paraId="6F67840C" w14:textId="77777777" w:rsidR="00F866D0" w:rsidRDefault="00F866D0">
            <w:pPr>
              <w:spacing w:after="70" w:line="210" w:lineRule="auto"/>
              <w:rPr>
                <w:ins w:id="2744" w:author="Li, Chandler Changjun" w:date="2026-10-20T21:28:00Z" w16du:dateUtc="2026-10-20T13:28:00Z"/>
              </w:rPr>
            </w:pPr>
            <w:ins w:id="2745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批量重跑模式</w:t>
              </w:r>
            </w:ins>
          </w:p>
        </w:tc>
        <w:tc>
          <w:tcPr>
            <w:tcW w:w="2977" w:type="dxa"/>
            <w:shd w:val="clear" w:color="auto" w:fill="FFFFFF"/>
            <w:vAlign w:val="center"/>
            <w:tcPrChange w:id="2746" w:author="Li, Chandler Changjun" w:date="2026-10-20T21:41:00Z" w16du:dateUtc="2026-10-20T13:41:00Z">
              <w:tcPr>
                <w:tcW w:w="3010" w:type="dxa"/>
                <w:gridSpan w:val="2"/>
                <w:shd w:val="clear" w:color="auto" w:fill="FFFFFF"/>
                <w:vAlign w:val="center"/>
              </w:tcPr>
            </w:tcPrChange>
          </w:tcPr>
          <w:p w14:paraId="7141C115" w14:textId="77777777" w:rsidR="00F866D0" w:rsidRDefault="00F866D0">
            <w:pPr>
              <w:spacing w:after="70" w:line="210" w:lineRule="auto"/>
              <w:rPr>
                <w:ins w:id="2747" w:author="Li, Chandler Changjun" w:date="2026-10-20T21:28:00Z" w16du:dateUtc="2026-10-20T13:28:00Z"/>
              </w:rPr>
            </w:pPr>
            <w:ins w:id="2748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勾选当前筛选结果的全部任务（跨页）</w:t>
              </w:r>
            </w:ins>
          </w:p>
        </w:tc>
        <w:tc>
          <w:tcPr>
            <w:tcW w:w="3168" w:type="dxa"/>
            <w:shd w:val="clear" w:color="auto" w:fill="FFFFFF"/>
            <w:vAlign w:val="center"/>
            <w:tcPrChange w:id="2749" w:author="Li, Chandler Changjun" w:date="2026-10-20T21:41:00Z" w16du:dateUtc="2026-10-20T13:41:00Z">
              <w:tcPr>
                <w:tcW w:w="2409" w:type="dxa"/>
                <w:shd w:val="clear" w:color="auto" w:fill="FFFFFF"/>
                <w:vAlign w:val="center"/>
              </w:tcPr>
            </w:tcPrChange>
          </w:tcPr>
          <w:p w14:paraId="0299453C" w14:textId="77777777" w:rsidR="00F866D0" w:rsidRDefault="00F866D0">
            <w:pPr>
              <w:spacing w:after="70" w:line="210" w:lineRule="auto"/>
              <w:rPr>
                <w:ins w:id="2750" w:author="Li, Chandler Changjun" w:date="2026-10-20T21:28:00Z" w16du:dateUtc="2026-10-20T13:28:00Z"/>
              </w:rPr>
            </w:pPr>
            <w:ins w:id="2751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—</w:t>
              </w:r>
            </w:ins>
          </w:p>
        </w:tc>
      </w:tr>
      <w:tr w:rsidR="00F866D0" w14:paraId="07431526" w14:textId="77777777" w:rsidTr="005D37DE">
        <w:trPr>
          <w:cantSplit/>
          <w:ins w:id="2752" w:author="Li, Chandler Changjun" w:date="2026-10-20T21:28:00Z"/>
          <w:trPrChange w:id="2753" w:author="Li, Chandler Changjun" w:date="2026-10-20T21:41:00Z" w16du:dateUtc="2026-10-20T13:41:00Z">
            <w:trPr>
              <w:cantSplit/>
            </w:trPr>
          </w:trPrChange>
        </w:trPr>
        <w:tc>
          <w:tcPr>
            <w:tcW w:w="1906" w:type="dxa"/>
            <w:shd w:val="clear" w:color="auto" w:fill="EEEEEE"/>
            <w:vAlign w:val="center"/>
            <w:tcPrChange w:id="2754" w:author="Li, Chandler Changjun" w:date="2026-10-20T21:41:00Z" w16du:dateUtc="2026-10-20T13:41:00Z">
              <w:tcPr>
                <w:tcW w:w="1906" w:type="dxa"/>
                <w:shd w:val="clear" w:color="auto" w:fill="EEEEEE"/>
                <w:vAlign w:val="center"/>
              </w:tcPr>
            </w:tcPrChange>
          </w:tcPr>
          <w:p w14:paraId="553C637C" w14:textId="77777777" w:rsidR="00F866D0" w:rsidRDefault="00F866D0">
            <w:pPr>
              <w:spacing w:after="70" w:line="210" w:lineRule="auto"/>
              <w:rPr>
                <w:ins w:id="2755" w:author="Li, Chandler Changjun" w:date="2026-10-20T21:28:00Z" w16du:dateUtc="2026-10-20T13:28:00Z"/>
              </w:rPr>
            </w:pPr>
            <w:ins w:id="2756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批量重跑（提示条）</w:t>
              </w:r>
            </w:ins>
          </w:p>
        </w:tc>
        <w:tc>
          <w:tcPr>
            <w:tcW w:w="1983" w:type="dxa"/>
            <w:shd w:val="clear" w:color="auto" w:fill="EEEEEE"/>
            <w:vAlign w:val="center"/>
            <w:tcPrChange w:id="2757" w:author="Li, Chandler Changjun" w:date="2026-10-20T21:41:00Z" w16du:dateUtc="2026-10-20T13:41:00Z">
              <w:tcPr>
                <w:tcW w:w="2709" w:type="dxa"/>
                <w:gridSpan w:val="2"/>
                <w:shd w:val="clear" w:color="auto" w:fill="EEEEEE"/>
                <w:vAlign w:val="center"/>
              </w:tcPr>
            </w:tcPrChange>
          </w:tcPr>
          <w:p w14:paraId="08C17925" w14:textId="77777777" w:rsidR="00F866D0" w:rsidRDefault="00F866D0">
            <w:pPr>
              <w:spacing w:after="70" w:line="210" w:lineRule="auto"/>
              <w:rPr>
                <w:ins w:id="2758" w:author="Li, Chandler Changjun" w:date="2026-10-20T21:28:00Z" w16du:dateUtc="2026-10-20T13:28:00Z"/>
              </w:rPr>
            </w:pPr>
            <w:ins w:id="2759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已勾选至少 1 个</w:t>
              </w:r>
            </w:ins>
          </w:p>
        </w:tc>
        <w:tc>
          <w:tcPr>
            <w:tcW w:w="2977" w:type="dxa"/>
            <w:shd w:val="clear" w:color="auto" w:fill="EEEEEE"/>
            <w:vAlign w:val="center"/>
            <w:tcPrChange w:id="2760" w:author="Li, Chandler Changjun" w:date="2026-10-20T21:41:00Z" w16du:dateUtc="2026-10-20T13:41:00Z">
              <w:tcPr>
                <w:tcW w:w="3010" w:type="dxa"/>
                <w:gridSpan w:val="2"/>
                <w:shd w:val="clear" w:color="auto" w:fill="EEEEEE"/>
                <w:vAlign w:val="center"/>
              </w:tcPr>
            </w:tcPrChange>
          </w:tcPr>
          <w:p w14:paraId="015145E7" w14:textId="77777777" w:rsidR="00F866D0" w:rsidRDefault="00F866D0">
            <w:pPr>
              <w:spacing w:after="70" w:line="210" w:lineRule="auto"/>
              <w:rPr>
                <w:ins w:id="2761" w:author="Li, Chandler Changjun" w:date="2026-10-20T21:28:00Z" w16du:dateUtc="2026-10-20T13:28:00Z"/>
              </w:rPr>
            </w:pPr>
            <w:ins w:id="2762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弹窗列出任务编号与当前状态 → 确认重跑</w:t>
              </w:r>
            </w:ins>
          </w:p>
        </w:tc>
        <w:tc>
          <w:tcPr>
            <w:tcW w:w="3168" w:type="dxa"/>
            <w:shd w:val="clear" w:color="auto" w:fill="EEEEEE"/>
            <w:vAlign w:val="center"/>
            <w:tcPrChange w:id="2763" w:author="Li, Chandler Changjun" w:date="2026-10-20T21:41:00Z" w16du:dateUtc="2026-10-20T13:41:00Z">
              <w:tcPr>
                <w:tcW w:w="2409" w:type="dxa"/>
                <w:shd w:val="clear" w:color="auto" w:fill="EEEEEE"/>
                <w:vAlign w:val="center"/>
              </w:tcPr>
            </w:tcPrChange>
          </w:tcPr>
          <w:p w14:paraId="08A000FB" w14:textId="77777777" w:rsidR="005D37DE" w:rsidRDefault="00F866D0">
            <w:pPr>
              <w:spacing w:after="70" w:line="210" w:lineRule="auto"/>
              <w:rPr>
                <w:ins w:id="2764" w:author="Li, Chandler Changjun" w:date="2026-10-20T21:41:00Z" w16du:dateUtc="2026-10-20T13:41:00Z"/>
                <w:rFonts w:ascii="SimSun" w:eastAsia="SimSun" w:hAnsi="SimSun"/>
                <w:sz w:val="16"/>
                <w:szCs w:val="16"/>
              </w:rPr>
            </w:pPr>
            <w:ins w:id="2765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每票生成新执行实例，从第一个节点开始执行（整单重跑）；</w:t>
              </w:r>
            </w:ins>
          </w:p>
          <w:p w14:paraId="25F37102" w14:textId="6E6A8C94" w:rsidR="00F866D0" w:rsidRDefault="00F866D0">
            <w:pPr>
              <w:spacing w:after="70" w:line="210" w:lineRule="auto"/>
              <w:rPr>
                <w:ins w:id="2766" w:author="Li, Chandler Changjun" w:date="2026-10-20T21:28:00Z" w16du:dateUtc="2026-10-20T13:28:00Z"/>
              </w:rPr>
            </w:pPr>
            <w:ins w:id="2767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执行中、重试中的任务跳过</w:t>
              </w:r>
            </w:ins>
          </w:p>
        </w:tc>
      </w:tr>
      <w:tr w:rsidR="00F866D0" w14:paraId="7542355E" w14:textId="77777777" w:rsidTr="005D37DE">
        <w:trPr>
          <w:cantSplit/>
          <w:ins w:id="2768" w:author="Li, Chandler Changjun" w:date="2026-10-20T21:28:00Z"/>
          <w:trPrChange w:id="2769" w:author="Li, Chandler Changjun" w:date="2026-10-20T21:41:00Z" w16du:dateUtc="2026-10-20T13:41:00Z">
            <w:trPr>
              <w:cantSplit/>
            </w:trPr>
          </w:trPrChange>
        </w:trPr>
        <w:tc>
          <w:tcPr>
            <w:tcW w:w="1906" w:type="dxa"/>
            <w:shd w:val="clear" w:color="auto" w:fill="FFFFFF"/>
            <w:vAlign w:val="center"/>
            <w:tcPrChange w:id="2770" w:author="Li, Chandler Changjun" w:date="2026-10-20T21:41:00Z" w16du:dateUtc="2026-10-20T13:41:00Z">
              <w:tcPr>
                <w:tcW w:w="1906" w:type="dxa"/>
                <w:shd w:val="clear" w:color="auto" w:fill="FFFFFF"/>
                <w:vAlign w:val="center"/>
              </w:tcPr>
            </w:tcPrChange>
          </w:tcPr>
          <w:p w14:paraId="338F135B" w14:textId="77777777" w:rsidR="00F866D0" w:rsidRDefault="00F866D0">
            <w:pPr>
              <w:spacing w:after="70" w:line="210" w:lineRule="auto"/>
              <w:rPr>
                <w:ins w:id="2771" w:author="Li, Chandler Changjun" w:date="2026-10-20T21:28:00Z" w16du:dateUtc="2026-10-20T13:28:00Z"/>
              </w:rPr>
            </w:pPr>
            <w:ins w:id="2772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提交后</w:t>
              </w:r>
            </w:ins>
          </w:p>
        </w:tc>
        <w:tc>
          <w:tcPr>
            <w:tcW w:w="1983" w:type="dxa"/>
            <w:shd w:val="clear" w:color="auto" w:fill="FFFFFF"/>
            <w:vAlign w:val="center"/>
            <w:tcPrChange w:id="2773" w:author="Li, Chandler Changjun" w:date="2026-10-20T21:41:00Z" w16du:dateUtc="2026-10-20T13:41:00Z">
              <w:tcPr>
                <w:tcW w:w="2709" w:type="dxa"/>
                <w:gridSpan w:val="2"/>
                <w:shd w:val="clear" w:color="auto" w:fill="FFFFFF"/>
                <w:vAlign w:val="center"/>
              </w:tcPr>
            </w:tcPrChange>
          </w:tcPr>
          <w:p w14:paraId="12E66344" w14:textId="77777777" w:rsidR="00F866D0" w:rsidRDefault="00F866D0">
            <w:pPr>
              <w:spacing w:after="70" w:line="210" w:lineRule="auto"/>
              <w:rPr>
                <w:ins w:id="2774" w:author="Li, Chandler Changjun" w:date="2026-10-20T21:28:00Z" w16du:dateUtc="2026-10-20T13:28:00Z"/>
              </w:rPr>
            </w:pPr>
            <w:ins w:id="2775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—</w:t>
              </w:r>
            </w:ins>
          </w:p>
        </w:tc>
        <w:tc>
          <w:tcPr>
            <w:tcW w:w="2977" w:type="dxa"/>
            <w:shd w:val="clear" w:color="auto" w:fill="FFFFFF"/>
            <w:vAlign w:val="center"/>
            <w:tcPrChange w:id="2776" w:author="Li, Chandler Changjun" w:date="2026-10-20T21:41:00Z" w16du:dateUtc="2026-10-20T13:41:00Z">
              <w:tcPr>
                <w:tcW w:w="3010" w:type="dxa"/>
                <w:gridSpan w:val="2"/>
                <w:shd w:val="clear" w:color="auto" w:fill="FFFFFF"/>
                <w:vAlign w:val="center"/>
              </w:tcPr>
            </w:tcPrChange>
          </w:tcPr>
          <w:p w14:paraId="2B7AD154" w14:textId="77777777" w:rsidR="00F866D0" w:rsidRDefault="00F866D0">
            <w:pPr>
              <w:spacing w:after="70" w:line="210" w:lineRule="auto"/>
              <w:rPr>
                <w:ins w:id="2777" w:author="Li, Chandler Changjun" w:date="2026-10-20T21:28:00Z" w16du:dateUtc="2026-10-20T13:28:00Z"/>
              </w:rPr>
            </w:pPr>
            <w:ins w:id="2778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提示「已提交 N 个任务批量重跑，进入重试中」</w:t>
              </w:r>
            </w:ins>
          </w:p>
        </w:tc>
        <w:tc>
          <w:tcPr>
            <w:tcW w:w="3168" w:type="dxa"/>
            <w:shd w:val="clear" w:color="auto" w:fill="FFFFFF"/>
            <w:vAlign w:val="center"/>
            <w:tcPrChange w:id="2779" w:author="Li, Chandler Changjun" w:date="2026-10-20T21:41:00Z" w16du:dateUtc="2026-10-20T13:41:00Z">
              <w:tcPr>
                <w:tcW w:w="2409" w:type="dxa"/>
                <w:shd w:val="clear" w:color="auto" w:fill="FFFFFF"/>
                <w:vAlign w:val="center"/>
              </w:tcPr>
            </w:tcPrChange>
          </w:tcPr>
          <w:p w14:paraId="4F340944" w14:textId="77777777" w:rsidR="005D37DE" w:rsidRDefault="00F866D0">
            <w:pPr>
              <w:spacing w:after="70" w:line="210" w:lineRule="auto"/>
              <w:rPr>
                <w:ins w:id="2780" w:author="Li, Chandler Changjun" w:date="2026-10-20T21:41:00Z" w16du:dateUtc="2026-10-20T13:41:00Z"/>
                <w:rFonts w:ascii="SimSun" w:eastAsia="SimSun" w:hAnsi="SimSun"/>
                <w:sz w:val="16"/>
                <w:szCs w:val="16"/>
              </w:rPr>
            </w:pPr>
            <w:ins w:id="2781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退出批量模式，列表切到执行中；</w:t>
              </w:r>
            </w:ins>
          </w:p>
          <w:p w14:paraId="21BD4664" w14:textId="7E2E3F01" w:rsidR="00F866D0" w:rsidRDefault="00F866D0">
            <w:pPr>
              <w:spacing w:after="70" w:line="210" w:lineRule="auto"/>
              <w:rPr>
                <w:ins w:id="2782" w:author="Li, Chandler Changjun" w:date="2026-10-20T21:28:00Z" w16du:dateUtc="2026-10-20T13:28:00Z"/>
              </w:rPr>
            </w:pPr>
            <w:ins w:id="2783" w:author="Li, Chandler Changjun" w:date="2026-10-20T21:28:00Z" w16du:dateUtc="2026-10-20T13:28:00Z">
              <w:r>
                <w:rPr>
                  <w:rFonts w:ascii="SimSun" w:eastAsia="SimSun" w:hAnsi="SimSun"/>
                  <w:sz w:val="16"/>
                  <w:szCs w:val="16"/>
                </w:rPr>
                <w:t>任务先显示重试中，调度后转执行中</w:t>
              </w:r>
            </w:ins>
          </w:p>
        </w:tc>
      </w:tr>
    </w:tbl>
    <w:p w14:paraId="2FEE00BE" w14:textId="77777777" w:rsidR="00DF110F" w:rsidRDefault="00DF110F" w:rsidP="00D05CBF">
      <w:pPr>
        <w:rPr>
          <w:ins w:id="2784" w:author="Li, Chandler Changjun" w:date="2026-10-20T21:42:00Z" w16du:dateUtc="2026-10-20T13:42:00Z"/>
        </w:rPr>
      </w:pPr>
    </w:p>
    <w:p w14:paraId="1A92E109" w14:textId="77777777" w:rsidR="009E4D5C" w:rsidRDefault="009E4D5C" w:rsidP="00D05CBF">
      <w:pPr>
        <w:rPr>
          <w:ins w:id="2785" w:author="Li, Chandler Changjun" w:date="2026-10-20T21:42:00Z" w16du:dateUtc="2026-10-20T13:42:00Z"/>
        </w:rPr>
      </w:pPr>
    </w:p>
    <w:p w14:paraId="5A4E8AB3" w14:textId="334C6D0C" w:rsidR="009E4D5C" w:rsidRDefault="009E4D5C">
      <w:pPr>
        <w:pStyle w:val="Heading2"/>
        <w:rPr>
          <w:ins w:id="2786" w:author="Li, Chandler Changjun" w:date="2026-10-20T21:42:00Z" w16du:dateUtc="2026-10-20T13:42:00Z"/>
        </w:rPr>
        <w:pPrChange w:id="2787" w:author="Li, Chandler Changjun" w:date="2026-10-20T22:16:00Z" w16du:dateUtc="2026-10-20T14:16:00Z">
          <w:pPr>
            <w:pStyle w:val="Heading2"/>
            <w:pageBreakBefore/>
            <w:spacing w:after="70" w:line="240" w:lineRule="auto"/>
          </w:pPr>
        </w:pPrChange>
      </w:pPr>
      <w:ins w:id="2788" w:author="Li, Chandler Changjun" w:date="2026-10-20T21:42:00Z" w16du:dateUtc="2026-10-20T13:42:00Z">
        <w:r>
          <w:t>任务详情</w:t>
        </w:r>
      </w:ins>
    </w:p>
    <w:p w14:paraId="122BE25A" w14:textId="40C994F1" w:rsidR="009E4D5C" w:rsidRDefault="009E4D5C">
      <w:pPr>
        <w:pStyle w:val="Heading3"/>
        <w:rPr>
          <w:ins w:id="2789" w:author="Li, Chandler Changjun" w:date="2026-10-20T21:42:00Z" w16du:dateUtc="2026-10-20T13:42:00Z"/>
        </w:rPr>
        <w:pPrChange w:id="2790" w:author="Li, Chandler Changjun" w:date="2026-10-20T22:16:00Z" w16du:dateUtc="2026-10-20T14:16:00Z">
          <w:pPr>
            <w:pStyle w:val="Heading3"/>
            <w:spacing w:after="70" w:line="240" w:lineRule="auto"/>
          </w:pPr>
        </w:pPrChange>
      </w:pPr>
      <w:ins w:id="2791" w:author="Li, Chandler Changjun" w:date="2026-10-20T21:42:00Z" w16du:dateUtc="2026-10-20T13:42:00Z">
        <w:r>
          <w:t>页面结构</w:t>
        </w:r>
      </w:ins>
    </w:p>
    <w:p w14:paraId="38974AB2" w14:textId="77777777" w:rsidR="009E4D5C" w:rsidRDefault="009E4D5C" w:rsidP="009E4D5C">
      <w:pPr>
        <w:keepNext/>
        <w:spacing w:after="70" w:line="240" w:lineRule="auto"/>
        <w:jc w:val="center"/>
        <w:rPr>
          <w:ins w:id="2792" w:author="Li, Chandler Changjun" w:date="2026-10-20T21:42:00Z" w16du:dateUtc="2026-10-20T13:42:00Z"/>
        </w:rPr>
      </w:pPr>
      <w:ins w:id="2793" w:author="Li, Chandler Changjun" w:date="2026-10-20T21:42:00Z" w16du:dateUtc="2026-10-20T13:42:00Z">
        <w:r>
          <w:rPr>
            <w:noProof/>
          </w:rPr>
          <w:drawing>
            <wp:inline distT="0" distB="0" distL="0" distR="0" wp14:anchorId="717497B3" wp14:editId="20EC9CEC">
              <wp:extent cx="4686874" cy="4572000"/>
              <wp:effectExtent l="0" t="0" r="0" b="0"/>
              <wp:docPr id="849362833" name="Screenshot 16" descr="图 7.3.3-1 任务详情 · 已完成票 · 捕捉邮件节点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" name="image-16.png"/>
                      <pic:cNvPicPr/>
                    </pic:nvPicPr>
                    <pic:blipFill>
                      <a:blip r:embed="rId4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86874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F196AC1" w14:textId="77777777" w:rsidR="009E4D5C" w:rsidRDefault="009E4D5C" w:rsidP="009E4D5C">
      <w:pPr>
        <w:spacing w:after="70" w:line="240" w:lineRule="auto"/>
        <w:jc w:val="center"/>
        <w:rPr>
          <w:ins w:id="2794" w:author="Li, Chandler Changjun" w:date="2026-10-20T21:42:00Z" w16du:dateUtc="2026-10-20T13:42:00Z"/>
        </w:rPr>
      </w:pPr>
      <w:ins w:id="2795" w:author="Li, Chandler Changjun" w:date="2026-10-20T21:42:00Z" w16du:dateUtc="2026-10-20T13:42:00Z">
        <w:r>
          <w:rPr>
            <w:rFonts w:ascii="SimSun" w:eastAsia="SimSun" w:hAnsi="SimSun"/>
            <w:color w:val="555555"/>
            <w:sz w:val="16"/>
            <w:szCs w:val="16"/>
          </w:rPr>
          <w:t>图 7.3.3-1 任务详情 · 已完成票 · 捕捉邮件节点</w:t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2508"/>
        <w:gridCol w:w="3813"/>
        <w:gridCol w:w="3713"/>
      </w:tblGrid>
      <w:tr w:rsidR="009E4D5C" w14:paraId="6C97C43B" w14:textId="77777777">
        <w:trPr>
          <w:cantSplit/>
          <w:tblHeader/>
          <w:ins w:id="2796" w:author="Li, Chandler Changjun" w:date="2026-10-20T21:42:00Z"/>
        </w:trPr>
        <w:tc>
          <w:tcPr>
            <w:tcW w:w="2508" w:type="dxa"/>
            <w:shd w:val="clear" w:color="auto" w:fill="080808"/>
            <w:vAlign w:val="center"/>
          </w:tcPr>
          <w:p w14:paraId="2D212AA8" w14:textId="77777777" w:rsidR="009E4D5C" w:rsidRDefault="009E4D5C">
            <w:pPr>
              <w:spacing w:after="70" w:line="210" w:lineRule="auto"/>
              <w:rPr>
                <w:ins w:id="2797" w:author="Li, Chandler Changjun" w:date="2026-10-20T21:42:00Z" w16du:dateUtc="2026-10-20T13:42:00Z"/>
              </w:rPr>
            </w:pPr>
            <w:ins w:id="2798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区域</w:t>
              </w:r>
            </w:ins>
          </w:p>
        </w:tc>
        <w:tc>
          <w:tcPr>
            <w:tcW w:w="3813" w:type="dxa"/>
            <w:shd w:val="clear" w:color="auto" w:fill="080808"/>
            <w:vAlign w:val="center"/>
          </w:tcPr>
          <w:p w14:paraId="6C6E3FE0" w14:textId="77777777" w:rsidR="009E4D5C" w:rsidRDefault="009E4D5C">
            <w:pPr>
              <w:spacing w:after="70" w:line="210" w:lineRule="auto"/>
              <w:rPr>
                <w:ins w:id="2799" w:author="Li, Chandler Changjun" w:date="2026-10-20T21:42:00Z" w16du:dateUtc="2026-10-20T13:42:00Z"/>
              </w:rPr>
            </w:pPr>
            <w:ins w:id="2800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信息／功能</w:t>
              </w:r>
            </w:ins>
          </w:p>
        </w:tc>
        <w:tc>
          <w:tcPr>
            <w:tcW w:w="3713" w:type="dxa"/>
            <w:shd w:val="clear" w:color="auto" w:fill="080808"/>
            <w:vAlign w:val="center"/>
          </w:tcPr>
          <w:p w14:paraId="5C957434" w14:textId="77777777" w:rsidR="009E4D5C" w:rsidRDefault="009E4D5C">
            <w:pPr>
              <w:spacing w:after="70" w:line="210" w:lineRule="auto"/>
              <w:rPr>
                <w:ins w:id="2801" w:author="Li, Chandler Changjun" w:date="2026-10-20T21:42:00Z" w16du:dateUtc="2026-10-20T13:42:00Z"/>
              </w:rPr>
            </w:pPr>
            <w:ins w:id="2802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业务用途</w:t>
              </w:r>
            </w:ins>
          </w:p>
        </w:tc>
      </w:tr>
      <w:tr w:rsidR="009E4D5C" w14:paraId="25BCC602" w14:textId="77777777">
        <w:trPr>
          <w:cantSplit/>
          <w:ins w:id="2803" w:author="Li, Chandler Changjun" w:date="2026-10-20T21:42:00Z"/>
        </w:trPr>
        <w:tc>
          <w:tcPr>
            <w:tcW w:w="2508" w:type="dxa"/>
            <w:shd w:val="clear" w:color="auto" w:fill="EEEEEE"/>
            <w:vAlign w:val="center"/>
          </w:tcPr>
          <w:p w14:paraId="1550075E" w14:textId="77777777" w:rsidR="009E4D5C" w:rsidRDefault="009E4D5C">
            <w:pPr>
              <w:spacing w:after="70" w:line="210" w:lineRule="auto"/>
              <w:rPr>
                <w:ins w:id="2804" w:author="Li, Chandler Changjun" w:date="2026-10-20T21:42:00Z" w16du:dateUtc="2026-10-20T13:42:00Z"/>
              </w:rPr>
            </w:pPr>
            <w:ins w:id="2805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页头</w:t>
              </w:r>
            </w:ins>
          </w:p>
        </w:tc>
        <w:tc>
          <w:tcPr>
            <w:tcW w:w="3813" w:type="dxa"/>
            <w:shd w:val="clear" w:color="auto" w:fill="EEEEEE"/>
            <w:vAlign w:val="center"/>
          </w:tcPr>
          <w:p w14:paraId="3C9B0DAA" w14:textId="77777777" w:rsidR="00280395" w:rsidRDefault="009E4D5C">
            <w:pPr>
              <w:spacing w:after="70" w:line="210" w:lineRule="auto"/>
              <w:rPr>
                <w:ins w:id="2806" w:author="Li, Chandler Changjun" w:date="2026-10-20T22:16:00Z" w16du:dateUtc="2026-10-20T14:16:00Z"/>
                <w:rFonts w:ascii="SimSun" w:eastAsia="SimSun" w:hAnsi="SimSun"/>
                <w:sz w:val="16"/>
                <w:szCs w:val="16"/>
              </w:rPr>
            </w:pPr>
            <w:ins w:id="2807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返回Case3-MBPLAP 任务列表；</w:t>
              </w:r>
            </w:ins>
          </w:p>
          <w:p w14:paraId="3146FD43" w14:textId="77777777" w:rsidR="00280395" w:rsidRDefault="009E4D5C">
            <w:pPr>
              <w:spacing w:after="70" w:line="210" w:lineRule="auto"/>
              <w:rPr>
                <w:ins w:id="2808" w:author="Li, Chandler Changjun" w:date="2026-10-20T22:16:00Z" w16du:dateUtc="2026-10-20T14:16:00Z"/>
                <w:rFonts w:ascii="SimSun" w:eastAsia="SimSun" w:hAnsi="SimSun"/>
                <w:sz w:val="16"/>
                <w:szCs w:val="16"/>
              </w:rPr>
            </w:pPr>
            <w:ins w:id="2809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任务编号；</w:t>
              </w:r>
            </w:ins>
          </w:p>
          <w:p w14:paraId="7A09A281" w14:textId="77777777" w:rsidR="00280395" w:rsidRDefault="009E4D5C">
            <w:pPr>
              <w:spacing w:after="70" w:line="210" w:lineRule="auto"/>
              <w:rPr>
                <w:ins w:id="2810" w:author="Li, Chandler Changjun" w:date="2026-10-20T22:16:00Z" w16du:dateUtc="2026-10-20T14:16:00Z"/>
                <w:rFonts w:ascii="SimSun" w:eastAsia="SimSun" w:hAnsi="SimSun"/>
                <w:sz w:val="16"/>
                <w:szCs w:val="16"/>
              </w:rPr>
            </w:pPr>
            <w:ins w:id="2811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用例 · HAWB No. · 触发来源 · 规则；</w:t>
              </w:r>
            </w:ins>
          </w:p>
          <w:p w14:paraId="5E2A7FE7" w14:textId="77777777" w:rsidR="00280395" w:rsidRDefault="009E4D5C">
            <w:pPr>
              <w:spacing w:after="70" w:line="210" w:lineRule="auto"/>
              <w:rPr>
                <w:ins w:id="2812" w:author="Li, Chandler Changjun" w:date="2026-10-20T22:16:00Z" w16du:dateUtc="2026-10-20T14:16:00Z"/>
                <w:rFonts w:ascii="SimSun" w:eastAsia="SimSun" w:hAnsi="SimSun"/>
                <w:sz w:val="16"/>
                <w:szCs w:val="16"/>
              </w:rPr>
            </w:pPr>
            <w:ins w:id="2813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当前状态、当前执行（R#n）、执行次数；</w:t>
              </w:r>
            </w:ins>
          </w:p>
          <w:p w14:paraId="3A376569" w14:textId="7231044E" w:rsidR="009E4D5C" w:rsidRPr="00280395" w:rsidRDefault="009E4D5C">
            <w:pPr>
              <w:spacing w:after="70" w:line="210" w:lineRule="auto"/>
              <w:rPr>
                <w:ins w:id="2814" w:author="Li, Chandler Changjun" w:date="2026-10-20T21:42:00Z" w16du:dateUtc="2026-10-20T13:42:00Z"/>
                <w:b/>
                <w:bCs/>
                <w:rPrChange w:id="2815" w:author="Li, Chandler Changjun" w:date="2026-10-20T22:17:00Z" w16du:dateUtc="2026-10-20T14:17:00Z">
                  <w:rPr>
                    <w:ins w:id="2816" w:author="Li, Chandler Changjun" w:date="2026-10-20T21:42:00Z" w16du:dateUtc="2026-10-20T13:42:00Z"/>
                  </w:rPr>
                </w:rPrChange>
              </w:rPr>
            </w:pPr>
            <w:ins w:id="2817" w:author="Li, Chandler Changjun" w:date="2026-10-20T21:42:00Z" w16du:dateUtc="2026-10-20T13:42:00Z">
              <w:r w:rsidRPr="00280395">
                <w:rPr>
                  <w:rFonts w:ascii="SimSun" w:eastAsia="SimSun" w:hAnsi="SimSun"/>
                  <w:b/>
                  <w:bCs/>
                  <w:sz w:val="16"/>
                  <w:szCs w:val="16"/>
                  <w:rPrChange w:id="2818" w:author="Li, Chandler Changjun" w:date="2026-10-20T22:17:00Z" w16du:dateUtc="2026-10-20T14:17:00Z">
                    <w:rPr>
                      <w:rFonts w:ascii="SimSun" w:eastAsia="SimSun" w:hAnsi="SimSun"/>
                      <w:sz w:val="16"/>
                      <w:szCs w:val="16"/>
                    </w:rPr>
                  </w:rPrChange>
                </w:rPr>
                <w:t>任务重跑、节点重跑</w:t>
              </w:r>
            </w:ins>
            <w:ins w:id="2819" w:author="Li, Chandler Changjun" w:date="2026-10-20T22:17:00Z" w16du:dateUtc="2026-10-20T14:17:00Z">
              <w:r w:rsidR="00280395">
                <w:rPr>
                  <w:rFonts w:ascii="SimSun" w:eastAsia="SimSun" w:hAnsi="SimSun" w:hint="eastAsia"/>
                  <w:b/>
                  <w:bCs/>
                  <w:sz w:val="16"/>
                  <w:szCs w:val="16"/>
                </w:rPr>
                <w:t>（如果有待人工处理时）</w:t>
              </w:r>
            </w:ins>
          </w:p>
        </w:tc>
        <w:tc>
          <w:tcPr>
            <w:tcW w:w="3713" w:type="dxa"/>
            <w:shd w:val="clear" w:color="auto" w:fill="EEEEEE"/>
            <w:vAlign w:val="center"/>
          </w:tcPr>
          <w:p w14:paraId="7A3A32D3" w14:textId="77777777" w:rsidR="009E4D5C" w:rsidRDefault="009E4D5C">
            <w:pPr>
              <w:spacing w:after="70" w:line="210" w:lineRule="auto"/>
              <w:rPr>
                <w:ins w:id="2820" w:author="Li, Chandler Changjun" w:date="2026-10-20T21:42:00Z" w16du:dateUtc="2026-10-20T13:42:00Z"/>
              </w:rPr>
            </w:pPr>
            <w:ins w:id="2821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识别这票任务并发起重跑</w:t>
              </w:r>
            </w:ins>
          </w:p>
        </w:tc>
      </w:tr>
      <w:tr w:rsidR="009E4D5C" w14:paraId="7C90BEAB" w14:textId="77777777">
        <w:trPr>
          <w:cantSplit/>
          <w:ins w:id="2822" w:author="Li, Chandler Changjun" w:date="2026-10-20T21:42:00Z"/>
        </w:trPr>
        <w:tc>
          <w:tcPr>
            <w:tcW w:w="2508" w:type="dxa"/>
            <w:shd w:val="clear" w:color="auto" w:fill="FFFFFF"/>
            <w:vAlign w:val="center"/>
          </w:tcPr>
          <w:p w14:paraId="56051038" w14:textId="77777777" w:rsidR="009E4D5C" w:rsidRDefault="009E4D5C">
            <w:pPr>
              <w:spacing w:after="70" w:line="210" w:lineRule="auto"/>
              <w:rPr>
                <w:ins w:id="2823" w:author="Li, Chandler Changjun" w:date="2026-10-20T21:42:00Z" w16du:dateUtc="2026-10-20T13:42:00Z"/>
              </w:rPr>
            </w:pPr>
            <w:ins w:id="2824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本任务重试</w:t>
              </w:r>
            </w:ins>
          </w:p>
        </w:tc>
        <w:tc>
          <w:tcPr>
            <w:tcW w:w="3813" w:type="dxa"/>
            <w:shd w:val="clear" w:color="auto" w:fill="FFFFFF"/>
            <w:vAlign w:val="center"/>
          </w:tcPr>
          <w:p w14:paraId="1B4C17DA" w14:textId="77777777" w:rsidR="009E4D5C" w:rsidRDefault="009E4D5C">
            <w:pPr>
              <w:spacing w:after="70" w:line="210" w:lineRule="auto"/>
              <w:rPr>
                <w:ins w:id="2825" w:author="Li, Chandler Changjun" w:date="2026-10-20T21:42:00Z" w16du:dateUtc="2026-10-20T13:42:00Z"/>
              </w:rPr>
            </w:pPr>
            <w:ins w:id="2826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执行实例切换（执行次数大于 1 时显示）</w:t>
              </w:r>
            </w:ins>
          </w:p>
        </w:tc>
        <w:tc>
          <w:tcPr>
            <w:tcW w:w="3713" w:type="dxa"/>
            <w:shd w:val="clear" w:color="auto" w:fill="FFFFFF"/>
            <w:vAlign w:val="center"/>
          </w:tcPr>
          <w:p w14:paraId="513BC210" w14:textId="77777777" w:rsidR="009E4D5C" w:rsidRDefault="009E4D5C">
            <w:pPr>
              <w:spacing w:after="70" w:line="210" w:lineRule="auto"/>
              <w:rPr>
                <w:ins w:id="2827" w:author="Li, Chandler Changjun" w:date="2026-10-20T21:42:00Z" w16du:dateUtc="2026-10-20T13:42:00Z"/>
              </w:rPr>
            </w:pPr>
            <w:ins w:id="2828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查看历史执行</w:t>
              </w:r>
            </w:ins>
          </w:p>
        </w:tc>
      </w:tr>
      <w:tr w:rsidR="009E4D5C" w14:paraId="67ECD8A6" w14:textId="77777777">
        <w:trPr>
          <w:cantSplit/>
          <w:ins w:id="2829" w:author="Li, Chandler Changjun" w:date="2026-10-20T21:42:00Z"/>
        </w:trPr>
        <w:tc>
          <w:tcPr>
            <w:tcW w:w="2508" w:type="dxa"/>
            <w:shd w:val="clear" w:color="auto" w:fill="EEEEEE"/>
            <w:vAlign w:val="center"/>
          </w:tcPr>
          <w:p w14:paraId="57EFA4AD" w14:textId="77777777" w:rsidR="009E4D5C" w:rsidRDefault="009E4D5C">
            <w:pPr>
              <w:spacing w:after="70" w:line="210" w:lineRule="auto"/>
              <w:rPr>
                <w:ins w:id="2830" w:author="Li, Chandler Changjun" w:date="2026-10-20T21:42:00Z" w16du:dateUtc="2026-10-20T13:42:00Z"/>
              </w:rPr>
            </w:pPr>
            <w:ins w:id="2831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节点执行轨迹</w:t>
              </w:r>
            </w:ins>
          </w:p>
        </w:tc>
        <w:tc>
          <w:tcPr>
            <w:tcW w:w="3813" w:type="dxa"/>
            <w:shd w:val="clear" w:color="auto" w:fill="EEEEEE"/>
            <w:vAlign w:val="center"/>
          </w:tcPr>
          <w:p w14:paraId="1F8D52BF" w14:textId="77777777" w:rsidR="009E4D5C" w:rsidRDefault="009E4D5C">
            <w:pPr>
              <w:spacing w:after="70" w:line="210" w:lineRule="auto"/>
              <w:rPr>
                <w:ins w:id="2832" w:author="Li, Chandler Changjun" w:date="2026-10-20T21:42:00Z" w16du:dateUtc="2026-10-20T13:42:00Z"/>
              </w:rPr>
            </w:pPr>
            <w:ins w:id="2833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7 个节点：状态点、节点名、说明、涉及文件；OCR识别标「解析」</w:t>
              </w:r>
            </w:ins>
          </w:p>
        </w:tc>
        <w:tc>
          <w:tcPr>
            <w:tcW w:w="3713" w:type="dxa"/>
            <w:shd w:val="clear" w:color="auto" w:fill="EEEEEE"/>
            <w:vAlign w:val="center"/>
          </w:tcPr>
          <w:p w14:paraId="0BAC3152" w14:textId="77777777" w:rsidR="009E4D5C" w:rsidRDefault="009E4D5C">
            <w:pPr>
              <w:spacing w:after="70" w:line="210" w:lineRule="auto"/>
              <w:rPr>
                <w:ins w:id="2834" w:author="Li, Chandler Changjun" w:date="2026-10-20T21:42:00Z" w16du:dateUtc="2026-10-20T13:42:00Z"/>
              </w:rPr>
            </w:pPr>
            <w:ins w:id="2835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看清执行到哪一步</w:t>
              </w:r>
            </w:ins>
          </w:p>
        </w:tc>
      </w:tr>
      <w:tr w:rsidR="009E4D5C" w14:paraId="01285311" w14:textId="77777777">
        <w:trPr>
          <w:cantSplit/>
          <w:ins w:id="2836" w:author="Li, Chandler Changjun" w:date="2026-10-20T21:42:00Z"/>
        </w:trPr>
        <w:tc>
          <w:tcPr>
            <w:tcW w:w="2508" w:type="dxa"/>
            <w:shd w:val="clear" w:color="auto" w:fill="FFFFFF"/>
            <w:vAlign w:val="center"/>
          </w:tcPr>
          <w:p w14:paraId="04404B8C" w14:textId="77777777" w:rsidR="009E4D5C" w:rsidRDefault="009E4D5C">
            <w:pPr>
              <w:spacing w:after="70" w:line="210" w:lineRule="auto"/>
              <w:rPr>
                <w:ins w:id="2837" w:author="Li, Chandler Changjun" w:date="2026-10-20T21:42:00Z" w16du:dateUtc="2026-10-20T13:42:00Z"/>
              </w:rPr>
            </w:pPr>
            <w:ins w:id="2838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节点工作区</w:t>
              </w:r>
            </w:ins>
          </w:p>
        </w:tc>
        <w:tc>
          <w:tcPr>
            <w:tcW w:w="3813" w:type="dxa"/>
            <w:shd w:val="clear" w:color="auto" w:fill="FFFFFF"/>
            <w:vAlign w:val="center"/>
          </w:tcPr>
          <w:p w14:paraId="3DD817BA" w14:textId="77777777" w:rsidR="003026E1" w:rsidRDefault="009E4D5C">
            <w:pPr>
              <w:spacing w:after="70" w:line="210" w:lineRule="auto"/>
              <w:rPr>
                <w:ins w:id="2839" w:author="Li, Chandler Changjun" w:date="2026-10-20T22:17:00Z" w16du:dateUtc="2026-10-20T14:17:00Z"/>
                <w:rFonts w:ascii="SimSun" w:eastAsia="SimSun" w:hAnsi="SimSun"/>
                <w:sz w:val="16"/>
                <w:szCs w:val="16"/>
              </w:rPr>
            </w:pPr>
            <w:ins w:id="2840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节点序号、名称、说明、状态；</w:t>
              </w:r>
            </w:ins>
          </w:p>
          <w:p w14:paraId="48F580F1" w14:textId="77777777" w:rsidR="003026E1" w:rsidRDefault="009E4D5C">
            <w:pPr>
              <w:spacing w:after="70" w:line="210" w:lineRule="auto"/>
              <w:rPr>
                <w:ins w:id="2841" w:author="Li, Chandler Changjun" w:date="2026-10-20T22:17:00Z" w16du:dateUtc="2026-10-20T14:17:00Z"/>
                <w:rFonts w:ascii="SimSun" w:eastAsia="SimSun" w:hAnsi="SimSun"/>
                <w:sz w:val="16"/>
                <w:szCs w:val="16"/>
              </w:rPr>
            </w:pPr>
            <w:ins w:id="2842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错误说明；</w:t>
              </w:r>
            </w:ins>
          </w:p>
          <w:p w14:paraId="73968A32" w14:textId="77777777" w:rsidR="003026E1" w:rsidRDefault="009E4D5C">
            <w:pPr>
              <w:spacing w:after="70" w:line="210" w:lineRule="auto"/>
              <w:rPr>
                <w:ins w:id="2843" w:author="Li, Chandler Changjun" w:date="2026-10-20T22:17:00Z" w16du:dateUtc="2026-10-20T14:17:00Z"/>
                <w:rFonts w:ascii="SimSun" w:eastAsia="SimSun" w:hAnsi="SimSun"/>
                <w:sz w:val="16"/>
                <w:szCs w:val="16"/>
              </w:rPr>
            </w:pPr>
            <w:ins w:id="2844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字段面板或证据与附件；</w:t>
              </w:r>
            </w:ins>
          </w:p>
          <w:p w14:paraId="7064D620" w14:textId="77777777" w:rsidR="003026E1" w:rsidRDefault="009E4D5C">
            <w:pPr>
              <w:spacing w:after="70" w:line="210" w:lineRule="auto"/>
              <w:rPr>
                <w:ins w:id="2845" w:author="Li, Chandler Changjun" w:date="2026-10-20T22:17:00Z" w16du:dateUtc="2026-10-20T14:17:00Z"/>
                <w:rFonts w:ascii="SimSun" w:eastAsia="SimSun" w:hAnsi="SimSun"/>
                <w:sz w:val="16"/>
                <w:szCs w:val="16"/>
              </w:rPr>
            </w:pPr>
            <w:ins w:id="2846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原文预览；</w:t>
              </w:r>
            </w:ins>
          </w:p>
          <w:p w14:paraId="319EFB46" w14:textId="50629116" w:rsidR="009E4D5C" w:rsidRDefault="009E4D5C">
            <w:pPr>
              <w:spacing w:after="70" w:line="210" w:lineRule="auto"/>
              <w:rPr>
                <w:ins w:id="2847" w:author="Li, Chandler Changjun" w:date="2026-10-20T21:42:00Z" w16du:dateUtc="2026-10-20T13:42:00Z"/>
              </w:rPr>
            </w:pPr>
            <w:ins w:id="2848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下载 / 上传</w:t>
              </w:r>
            </w:ins>
          </w:p>
        </w:tc>
        <w:tc>
          <w:tcPr>
            <w:tcW w:w="3713" w:type="dxa"/>
            <w:shd w:val="clear" w:color="auto" w:fill="FFFFFF"/>
            <w:vAlign w:val="center"/>
          </w:tcPr>
          <w:p w14:paraId="3B1A75DC" w14:textId="77777777" w:rsidR="009E4D5C" w:rsidRDefault="009E4D5C">
            <w:pPr>
              <w:spacing w:after="70" w:line="210" w:lineRule="auto"/>
              <w:rPr>
                <w:ins w:id="2849" w:author="Li, Chandler Changjun" w:date="2026-10-20T21:42:00Z" w16du:dateUtc="2026-10-20T13:42:00Z"/>
              </w:rPr>
            </w:pPr>
            <w:ins w:id="2850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核对该节点的产出</w:t>
              </w:r>
            </w:ins>
          </w:p>
        </w:tc>
      </w:tr>
      <w:tr w:rsidR="009E4D5C" w14:paraId="69A8D78E" w14:textId="77777777">
        <w:trPr>
          <w:cantSplit/>
          <w:ins w:id="2851" w:author="Li, Chandler Changjun" w:date="2026-10-20T21:42:00Z"/>
        </w:trPr>
        <w:tc>
          <w:tcPr>
            <w:tcW w:w="2508" w:type="dxa"/>
            <w:shd w:val="clear" w:color="auto" w:fill="EEEEEE"/>
            <w:vAlign w:val="center"/>
          </w:tcPr>
          <w:p w14:paraId="03075400" w14:textId="77777777" w:rsidR="009E4D5C" w:rsidRDefault="009E4D5C">
            <w:pPr>
              <w:spacing w:after="70" w:line="210" w:lineRule="auto"/>
              <w:rPr>
                <w:ins w:id="2852" w:author="Li, Chandler Changjun" w:date="2026-10-20T21:42:00Z" w16du:dateUtc="2026-10-20T13:42:00Z"/>
              </w:rPr>
            </w:pPr>
            <w:ins w:id="2853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任务操作日志</w:t>
              </w:r>
            </w:ins>
          </w:p>
        </w:tc>
        <w:tc>
          <w:tcPr>
            <w:tcW w:w="3813" w:type="dxa"/>
            <w:shd w:val="clear" w:color="auto" w:fill="EEEEEE"/>
            <w:vAlign w:val="center"/>
          </w:tcPr>
          <w:p w14:paraId="4B2E268B" w14:textId="77777777" w:rsidR="009E4D5C" w:rsidRDefault="009E4D5C">
            <w:pPr>
              <w:spacing w:after="70" w:line="210" w:lineRule="auto"/>
              <w:rPr>
                <w:ins w:id="2854" w:author="Li, Chandler Changjun" w:date="2026-10-20T21:42:00Z" w16du:dateUtc="2026-10-20T13:42:00Z"/>
              </w:rPr>
            </w:pPr>
            <w:ins w:id="2855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默认收起，显示条数</w:t>
              </w:r>
            </w:ins>
          </w:p>
        </w:tc>
        <w:tc>
          <w:tcPr>
            <w:tcW w:w="3713" w:type="dxa"/>
            <w:shd w:val="clear" w:color="auto" w:fill="EEEEEE"/>
            <w:vAlign w:val="center"/>
          </w:tcPr>
          <w:p w14:paraId="44897DB8" w14:textId="77777777" w:rsidR="009E4D5C" w:rsidRDefault="009E4D5C">
            <w:pPr>
              <w:spacing w:after="70" w:line="210" w:lineRule="auto"/>
              <w:rPr>
                <w:ins w:id="2856" w:author="Li, Chandler Changjun" w:date="2026-10-20T21:42:00Z" w16du:dateUtc="2026-10-20T13:42:00Z"/>
              </w:rPr>
            </w:pPr>
            <w:ins w:id="2857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查看留痕</w:t>
              </w:r>
            </w:ins>
          </w:p>
        </w:tc>
      </w:tr>
    </w:tbl>
    <w:p w14:paraId="0D624904" w14:textId="77777777" w:rsidR="009E4D5C" w:rsidRDefault="009E4D5C" w:rsidP="009E4D5C">
      <w:pPr>
        <w:spacing w:after="70" w:line="240" w:lineRule="auto"/>
        <w:rPr>
          <w:ins w:id="2858" w:author="Li, Chandler Changjun" w:date="2026-10-20T21:42:00Z" w16du:dateUtc="2026-10-20T13:42:00Z"/>
        </w:rPr>
      </w:pPr>
    </w:p>
    <w:p w14:paraId="0E97DD8C" w14:textId="77777777" w:rsidR="009E4D5C" w:rsidRDefault="009E4D5C">
      <w:pPr>
        <w:rPr>
          <w:ins w:id="2859" w:author="Li, Chandler Changjun" w:date="2026-10-20T21:42:00Z" w16du:dateUtc="2026-10-20T13:42:00Z"/>
        </w:rPr>
        <w:pPrChange w:id="2860" w:author="Li, Chandler Changjun" w:date="2026-10-20T22:18:00Z" w16du:dateUtc="2026-10-20T14:18:00Z">
          <w:pPr>
            <w:spacing w:after="70" w:line="240" w:lineRule="auto"/>
          </w:pPr>
        </w:pPrChange>
      </w:pPr>
      <w:ins w:id="2861" w:author="Li, Chandler Changjun" w:date="2026-10-20T21:42:00Z" w16du:dateUtc="2026-10-20T13:42:00Z">
        <w:r>
          <w:t>默认选中节点：有执行中、失败或待人工处理的节点时选中该节点；</w:t>
        </w:r>
        <w:commentRangeStart w:id="2862"/>
        <w:r>
          <w:t>否则选中 OCR识别。</w:t>
        </w:r>
      </w:ins>
      <w:commentRangeEnd w:id="2862"/>
      <w:r w:rsidR="00101C01">
        <w:rPr>
          <w:rStyle w:val="CommentReference"/>
          <w:szCs w:val="18"/>
        </w:rPr>
        <w:commentReference w:id="2862"/>
      </w: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2508"/>
        <w:gridCol w:w="3813"/>
        <w:gridCol w:w="3713"/>
      </w:tblGrid>
      <w:tr w:rsidR="009E4D5C" w14:paraId="27DFDA46" w14:textId="77777777">
        <w:trPr>
          <w:cantSplit/>
          <w:tblHeader/>
          <w:ins w:id="2863" w:author="Li, Chandler Changjun" w:date="2026-10-20T21:42:00Z"/>
        </w:trPr>
        <w:tc>
          <w:tcPr>
            <w:tcW w:w="2508" w:type="dxa"/>
            <w:shd w:val="clear" w:color="auto" w:fill="080808"/>
            <w:vAlign w:val="center"/>
          </w:tcPr>
          <w:p w14:paraId="731AF516" w14:textId="77777777" w:rsidR="009E4D5C" w:rsidRDefault="009E4D5C">
            <w:pPr>
              <w:spacing w:after="70" w:line="210" w:lineRule="auto"/>
              <w:rPr>
                <w:ins w:id="2864" w:author="Li, Chandler Changjun" w:date="2026-10-20T21:42:00Z" w16du:dateUtc="2026-10-20T13:42:00Z"/>
              </w:rPr>
            </w:pPr>
            <w:ins w:id="2865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节点工作区类型</w:t>
              </w:r>
            </w:ins>
          </w:p>
        </w:tc>
        <w:tc>
          <w:tcPr>
            <w:tcW w:w="3813" w:type="dxa"/>
            <w:shd w:val="clear" w:color="auto" w:fill="080808"/>
            <w:vAlign w:val="center"/>
          </w:tcPr>
          <w:p w14:paraId="6C3933CB" w14:textId="77777777" w:rsidR="009E4D5C" w:rsidRDefault="009E4D5C">
            <w:pPr>
              <w:spacing w:after="70" w:line="210" w:lineRule="auto"/>
              <w:rPr>
                <w:ins w:id="2866" w:author="Li, Chandler Changjun" w:date="2026-10-20T21:42:00Z" w16du:dateUtc="2026-10-20T13:42:00Z"/>
              </w:rPr>
            </w:pPr>
            <w:ins w:id="2867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适用节点</w:t>
              </w:r>
            </w:ins>
          </w:p>
        </w:tc>
        <w:tc>
          <w:tcPr>
            <w:tcW w:w="3713" w:type="dxa"/>
            <w:shd w:val="clear" w:color="auto" w:fill="080808"/>
            <w:vAlign w:val="center"/>
          </w:tcPr>
          <w:p w14:paraId="6984D4AD" w14:textId="77777777" w:rsidR="009E4D5C" w:rsidRDefault="009E4D5C">
            <w:pPr>
              <w:spacing w:after="70" w:line="210" w:lineRule="auto"/>
              <w:rPr>
                <w:ins w:id="2868" w:author="Li, Chandler Changjun" w:date="2026-10-20T21:42:00Z" w16du:dateUtc="2026-10-20T13:42:00Z"/>
              </w:rPr>
            </w:pPr>
            <w:ins w:id="2869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内容</w:t>
              </w:r>
            </w:ins>
          </w:p>
        </w:tc>
      </w:tr>
      <w:tr w:rsidR="009E4D5C" w14:paraId="49449523" w14:textId="77777777">
        <w:trPr>
          <w:cantSplit/>
          <w:ins w:id="2870" w:author="Li, Chandler Changjun" w:date="2026-10-20T21:42:00Z"/>
        </w:trPr>
        <w:tc>
          <w:tcPr>
            <w:tcW w:w="2508" w:type="dxa"/>
            <w:shd w:val="clear" w:color="auto" w:fill="EEEEEE"/>
            <w:vAlign w:val="center"/>
          </w:tcPr>
          <w:p w14:paraId="51C578B5" w14:textId="77777777" w:rsidR="009E4D5C" w:rsidRDefault="009E4D5C">
            <w:pPr>
              <w:spacing w:after="70" w:line="210" w:lineRule="auto"/>
              <w:rPr>
                <w:ins w:id="2871" w:author="Li, Chandler Changjun" w:date="2026-10-20T21:42:00Z" w16du:dateUtc="2026-10-20T13:42:00Z"/>
              </w:rPr>
            </w:pPr>
            <w:ins w:id="2872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字段面板 + 原文预览</w:t>
              </w:r>
            </w:ins>
          </w:p>
        </w:tc>
        <w:tc>
          <w:tcPr>
            <w:tcW w:w="3813" w:type="dxa"/>
            <w:shd w:val="clear" w:color="auto" w:fill="EEEEEE"/>
            <w:vAlign w:val="center"/>
          </w:tcPr>
          <w:p w14:paraId="1FB4AA52" w14:textId="77777777" w:rsidR="009E4D5C" w:rsidRDefault="009E4D5C">
            <w:pPr>
              <w:spacing w:after="70" w:line="210" w:lineRule="auto"/>
              <w:rPr>
                <w:ins w:id="2873" w:author="Li, Chandler Changjun" w:date="2026-10-20T21:42:00Z" w16du:dateUtc="2026-10-20T13:42:00Z"/>
              </w:rPr>
            </w:pPr>
            <w:ins w:id="2874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捕捉邮件、OCR识别、创建预报</w:t>
              </w:r>
            </w:ins>
          </w:p>
        </w:tc>
        <w:tc>
          <w:tcPr>
            <w:tcW w:w="3713" w:type="dxa"/>
            <w:shd w:val="clear" w:color="auto" w:fill="EEEEEE"/>
            <w:vAlign w:val="center"/>
          </w:tcPr>
          <w:p w14:paraId="41301442" w14:textId="77777777" w:rsidR="00101C01" w:rsidRDefault="009E4D5C">
            <w:pPr>
              <w:spacing w:after="70" w:line="210" w:lineRule="auto"/>
              <w:rPr>
                <w:ins w:id="2875" w:author="Li, Chandler Changjun" w:date="2026-10-20T22:19:00Z" w16du:dateUtc="2026-10-20T14:19:00Z"/>
                <w:rFonts w:ascii="SimSun" w:eastAsia="SimSun" w:hAnsi="SimSun"/>
                <w:sz w:val="16"/>
                <w:szCs w:val="16"/>
              </w:rPr>
            </w:pPr>
            <w:ins w:id="2876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左：字段列表；</w:t>
              </w:r>
            </w:ins>
          </w:p>
          <w:p w14:paraId="70F6DB36" w14:textId="290F0B45" w:rsidR="009E4D5C" w:rsidRDefault="009E4D5C">
            <w:pPr>
              <w:spacing w:after="70" w:line="210" w:lineRule="auto"/>
              <w:rPr>
                <w:ins w:id="2877" w:author="Li, Chandler Changjun" w:date="2026-10-20T21:42:00Z" w16du:dateUtc="2026-10-20T13:42:00Z"/>
              </w:rPr>
            </w:pPr>
            <w:ins w:id="2878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右：原文预览</w:t>
              </w:r>
            </w:ins>
          </w:p>
        </w:tc>
      </w:tr>
      <w:tr w:rsidR="009E4D5C" w14:paraId="6AC4C356" w14:textId="77777777">
        <w:trPr>
          <w:cantSplit/>
          <w:ins w:id="2879" w:author="Li, Chandler Changjun" w:date="2026-10-20T21:42:00Z"/>
        </w:trPr>
        <w:tc>
          <w:tcPr>
            <w:tcW w:w="2508" w:type="dxa"/>
            <w:shd w:val="clear" w:color="auto" w:fill="FFFFFF"/>
            <w:vAlign w:val="center"/>
          </w:tcPr>
          <w:p w14:paraId="671A368E" w14:textId="77777777" w:rsidR="009E4D5C" w:rsidRDefault="009E4D5C">
            <w:pPr>
              <w:spacing w:after="70" w:line="210" w:lineRule="auto"/>
              <w:rPr>
                <w:ins w:id="2880" w:author="Li, Chandler Changjun" w:date="2026-10-20T21:42:00Z" w16du:dateUtc="2026-10-20T13:42:00Z"/>
              </w:rPr>
            </w:pPr>
            <w:ins w:id="2881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证据与附件 + 预览</w:t>
              </w:r>
            </w:ins>
          </w:p>
        </w:tc>
        <w:tc>
          <w:tcPr>
            <w:tcW w:w="3813" w:type="dxa"/>
            <w:shd w:val="clear" w:color="auto" w:fill="FFFFFF"/>
            <w:vAlign w:val="center"/>
          </w:tcPr>
          <w:p w14:paraId="73ABD36E" w14:textId="77777777" w:rsidR="009E4D5C" w:rsidRDefault="009E4D5C">
            <w:pPr>
              <w:spacing w:after="70" w:line="210" w:lineRule="auto"/>
              <w:rPr>
                <w:ins w:id="2882" w:author="Li, Chandler Changjun" w:date="2026-10-20T21:42:00Z" w16du:dateUtc="2026-10-20T13:42:00Z"/>
              </w:rPr>
            </w:pPr>
            <w:ins w:id="2883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下载附件重命名并归档、填写发票导入模板、导入发票、发送邮件通知</w:t>
              </w:r>
            </w:ins>
          </w:p>
        </w:tc>
        <w:tc>
          <w:tcPr>
            <w:tcW w:w="3713" w:type="dxa"/>
            <w:shd w:val="clear" w:color="auto" w:fill="FFFFFF"/>
            <w:vAlign w:val="center"/>
          </w:tcPr>
          <w:p w14:paraId="76A19881" w14:textId="77777777" w:rsidR="00101C01" w:rsidRDefault="009E4D5C">
            <w:pPr>
              <w:spacing w:after="70" w:line="210" w:lineRule="auto"/>
              <w:rPr>
                <w:ins w:id="2884" w:author="Li, Chandler Changjun" w:date="2026-10-20T22:19:00Z" w16du:dateUtc="2026-10-20T14:19:00Z"/>
                <w:rFonts w:ascii="SimSun" w:eastAsia="SimSun" w:hAnsi="SimSun"/>
                <w:sz w:val="16"/>
                <w:szCs w:val="16"/>
              </w:rPr>
            </w:pPr>
            <w:ins w:id="2885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左：节点证据和附件；</w:t>
              </w:r>
            </w:ins>
          </w:p>
          <w:p w14:paraId="21DB07BE" w14:textId="40722927" w:rsidR="009E4D5C" w:rsidRDefault="009E4D5C">
            <w:pPr>
              <w:spacing w:after="70" w:line="210" w:lineRule="auto"/>
              <w:rPr>
                <w:ins w:id="2886" w:author="Li, Chandler Changjun" w:date="2026-10-20T21:42:00Z" w16du:dateUtc="2026-10-20T13:42:00Z"/>
              </w:rPr>
            </w:pPr>
            <w:ins w:id="2887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右：所选证据或附件</w:t>
              </w:r>
            </w:ins>
          </w:p>
        </w:tc>
      </w:tr>
    </w:tbl>
    <w:p w14:paraId="1986A6BE" w14:textId="77777777" w:rsidR="009E4D5C" w:rsidRDefault="009E4D5C" w:rsidP="009E4D5C">
      <w:pPr>
        <w:spacing w:after="70" w:line="240" w:lineRule="auto"/>
        <w:rPr>
          <w:ins w:id="2888" w:author="Li, Chandler Changjun" w:date="2026-10-20T21:42:00Z" w16du:dateUtc="2026-10-20T13:42:00Z"/>
        </w:rPr>
      </w:pPr>
    </w:p>
    <w:p w14:paraId="5DB77B19" w14:textId="0BD96F5F" w:rsidR="009E4D5C" w:rsidRDefault="009E4D5C">
      <w:pPr>
        <w:pStyle w:val="Heading3"/>
        <w:rPr>
          <w:ins w:id="2889" w:author="Li, Chandler Changjun" w:date="2026-10-20T21:42:00Z" w16du:dateUtc="2026-10-20T13:42:00Z"/>
        </w:rPr>
        <w:pPrChange w:id="2890" w:author="Li, Chandler Changjun" w:date="2026-10-20T22:19:00Z" w16du:dateUtc="2026-10-20T14:19:00Z">
          <w:pPr>
            <w:pStyle w:val="Heading3"/>
            <w:spacing w:after="70" w:line="240" w:lineRule="auto"/>
          </w:pPr>
        </w:pPrChange>
      </w:pPr>
      <w:ins w:id="2891" w:author="Li, Chandler Changjun" w:date="2026-10-20T21:42:00Z" w16du:dateUtc="2026-10-20T13:42:00Z">
        <w:r>
          <w:t>字段面板与原文预览</w:t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2609"/>
        <w:gridCol w:w="7425"/>
      </w:tblGrid>
      <w:tr w:rsidR="009E4D5C" w14:paraId="145921BA" w14:textId="77777777">
        <w:trPr>
          <w:cantSplit/>
          <w:tblHeader/>
          <w:ins w:id="2892" w:author="Li, Chandler Changjun" w:date="2026-10-20T21:42:00Z"/>
        </w:trPr>
        <w:tc>
          <w:tcPr>
            <w:tcW w:w="2609" w:type="dxa"/>
            <w:shd w:val="clear" w:color="auto" w:fill="080808"/>
            <w:vAlign w:val="center"/>
          </w:tcPr>
          <w:p w14:paraId="62FA5123" w14:textId="77777777" w:rsidR="009E4D5C" w:rsidRDefault="009E4D5C">
            <w:pPr>
              <w:spacing w:after="70" w:line="210" w:lineRule="auto"/>
              <w:rPr>
                <w:ins w:id="2893" w:author="Li, Chandler Changjun" w:date="2026-10-20T21:42:00Z" w16du:dateUtc="2026-10-20T13:42:00Z"/>
              </w:rPr>
            </w:pPr>
            <w:ins w:id="2894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元素</w:t>
              </w:r>
            </w:ins>
          </w:p>
        </w:tc>
        <w:tc>
          <w:tcPr>
            <w:tcW w:w="7425" w:type="dxa"/>
            <w:shd w:val="clear" w:color="auto" w:fill="080808"/>
            <w:vAlign w:val="center"/>
          </w:tcPr>
          <w:p w14:paraId="38078A80" w14:textId="77777777" w:rsidR="009E4D5C" w:rsidRDefault="009E4D5C">
            <w:pPr>
              <w:spacing w:after="70" w:line="210" w:lineRule="auto"/>
              <w:rPr>
                <w:ins w:id="2895" w:author="Li, Chandler Changjun" w:date="2026-10-20T21:42:00Z" w16du:dateUtc="2026-10-20T13:42:00Z"/>
              </w:rPr>
            </w:pPr>
            <w:ins w:id="2896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规则</w:t>
              </w:r>
            </w:ins>
          </w:p>
        </w:tc>
      </w:tr>
      <w:tr w:rsidR="009E4D5C" w14:paraId="636BFFFB" w14:textId="77777777">
        <w:trPr>
          <w:cantSplit/>
          <w:ins w:id="2897" w:author="Li, Chandler Changjun" w:date="2026-10-20T21:42:00Z"/>
        </w:trPr>
        <w:tc>
          <w:tcPr>
            <w:tcW w:w="2609" w:type="dxa"/>
            <w:shd w:val="clear" w:color="auto" w:fill="EEEEEE"/>
            <w:vAlign w:val="center"/>
          </w:tcPr>
          <w:p w14:paraId="3A6F8C27" w14:textId="77777777" w:rsidR="009E4D5C" w:rsidRDefault="009E4D5C">
            <w:pPr>
              <w:spacing w:after="70" w:line="210" w:lineRule="auto"/>
              <w:rPr>
                <w:ins w:id="2898" w:author="Li, Chandler Changjun" w:date="2026-10-20T21:42:00Z" w16du:dateUtc="2026-10-20T13:42:00Z"/>
              </w:rPr>
            </w:pPr>
            <w:ins w:id="2899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面板标题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646074C1" w14:textId="77777777" w:rsidR="009E4D5C" w:rsidRDefault="009E4D5C">
            <w:pPr>
              <w:spacing w:after="70" w:line="210" w:lineRule="auto"/>
              <w:rPr>
                <w:ins w:id="2900" w:author="Li, Chandler Changjun" w:date="2026-10-20T21:42:00Z" w16du:dateUtc="2026-10-20T13:42:00Z"/>
              </w:rPr>
            </w:pPr>
            <w:ins w:id="2901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捕捉邮件「邮件正文数据」；OCR识别「当前识别数据」；创建预报「预报填写字段」；显示字段数量</w:t>
              </w:r>
            </w:ins>
          </w:p>
        </w:tc>
      </w:tr>
      <w:tr w:rsidR="009E4D5C" w14:paraId="23CF88FB" w14:textId="77777777">
        <w:trPr>
          <w:cantSplit/>
          <w:ins w:id="2902" w:author="Li, Chandler Changjun" w:date="2026-10-20T21:42:00Z"/>
        </w:trPr>
        <w:tc>
          <w:tcPr>
            <w:tcW w:w="2609" w:type="dxa"/>
            <w:shd w:val="clear" w:color="auto" w:fill="FFFFFF"/>
            <w:vAlign w:val="center"/>
          </w:tcPr>
          <w:p w14:paraId="4148214A" w14:textId="77777777" w:rsidR="009E4D5C" w:rsidRDefault="009E4D5C">
            <w:pPr>
              <w:spacing w:after="70" w:line="210" w:lineRule="auto"/>
              <w:rPr>
                <w:ins w:id="2903" w:author="Li, Chandler Changjun" w:date="2026-10-20T21:42:00Z" w16du:dateUtc="2026-10-20T13:42:00Z"/>
              </w:rPr>
            </w:pPr>
            <w:ins w:id="2904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字段行</w:t>
              </w:r>
            </w:ins>
          </w:p>
        </w:tc>
        <w:tc>
          <w:tcPr>
            <w:tcW w:w="7425" w:type="dxa"/>
            <w:shd w:val="clear" w:color="auto" w:fill="FFFFFF"/>
            <w:vAlign w:val="center"/>
          </w:tcPr>
          <w:p w14:paraId="0731FD50" w14:textId="77777777" w:rsidR="009E4D5C" w:rsidRDefault="009E4D5C">
            <w:pPr>
              <w:spacing w:after="70" w:line="210" w:lineRule="auto"/>
              <w:rPr>
                <w:ins w:id="2905" w:author="Li, Chandler Changjun" w:date="2026-10-20T21:42:00Z" w16du:dateUtc="2026-10-20T13:42:00Z"/>
              </w:rPr>
            </w:pPr>
            <w:ins w:id="2906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字段名、当前有效值、来源（邮件 / OCR / 规则 / 映射 / 计算等）、质量与置信度</w:t>
              </w:r>
            </w:ins>
          </w:p>
        </w:tc>
      </w:tr>
      <w:tr w:rsidR="009E4D5C" w14:paraId="650BCE7B" w14:textId="77777777">
        <w:trPr>
          <w:cantSplit/>
          <w:ins w:id="2907" w:author="Li, Chandler Changjun" w:date="2026-10-20T21:42:00Z"/>
        </w:trPr>
        <w:tc>
          <w:tcPr>
            <w:tcW w:w="2609" w:type="dxa"/>
            <w:shd w:val="clear" w:color="auto" w:fill="EEEEEE"/>
            <w:vAlign w:val="center"/>
          </w:tcPr>
          <w:p w14:paraId="6BC6D162" w14:textId="77777777" w:rsidR="009E4D5C" w:rsidRDefault="009E4D5C">
            <w:pPr>
              <w:spacing w:after="70" w:line="210" w:lineRule="auto"/>
              <w:rPr>
                <w:ins w:id="2908" w:author="Li, Chandler Changjun" w:date="2026-10-20T21:42:00Z" w16du:dateUtc="2026-10-20T13:42:00Z"/>
              </w:rPr>
            </w:pPr>
            <w:ins w:id="2909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低质量字段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455B9264" w14:textId="77777777" w:rsidR="009E4D5C" w:rsidRDefault="009E4D5C">
            <w:pPr>
              <w:spacing w:after="70" w:line="210" w:lineRule="auto"/>
              <w:rPr>
                <w:ins w:id="2910" w:author="Li, Chandler Changjun" w:date="2026-10-20T21:42:00Z" w16du:dateUtc="2026-10-20T13:42:00Z"/>
              </w:rPr>
            </w:pPr>
            <w:ins w:id="2911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金色高亮，提示需要核对</w:t>
              </w:r>
            </w:ins>
          </w:p>
        </w:tc>
      </w:tr>
      <w:tr w:rsidR="009E4D5C" w14:paraId="53A14496" w14:textId="77777777">
        <w:trPr>
          <w:cantSplit/>
          <w:ins w:id="2912" w:author="Li, Chandler Changjun" w:date="2026-10-20T21:42:00Z"/>
        </w:trPr>
        <w:tc>
          <w:tcPr>
            <w:tcW w:w="2609" w:type="dxa"/>
            <w:shd w:val="clear" w:color="auto" w:fill="FFFFFF"/>
            <w:vAlign w:val="center"/>
          </w:tcPr>
          <w:p w14:paraId="10FD41D1" w14:textId="77777777" w:rsidR="009E4D5C" w:rsidRDefault="009E4D5C">
            <w:pPr>
              <w:spacing w:after="70" w:line="210" w:lineRule="auto"/>
              <w:rPr>
                <w:ins w:id="2913" w:author="Li, Chandler Changjun" w:date="2026-10-20T21:42:00Z" w16du:dateUtc="2026-10-20T13:42:00Z"/>
              </w:rPr>
            </w:pPr>
            <w:ins w:id="2914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定位</w:t>
              </w:r>
            </w:ins>
          </w:p>
        </w:tc>
        <w:tc>
          <w:tcPr>
            <w:tcW w:w="7425" w:type="dxa"/>
            <w:shd w:val="clear" w:color="auto" w:fill="FFFFFF"/>
            <w:vAlign w:val="center"/>
          </w:tcPr>
          <w:p w14:paraId="5ED2AF70" w14:textId="77777777" w:rsidR="009E4D5C" w:rsidRDefault="009E4D5C">
            <w:pPr>
              <w:spacing w:after="70" w:line="210" w:lineRule="auto"/>
              <w:rPr>
                <w:ins w:id="2915" w:author="Li, Chandler Changjun" w:date="2026-10-20T21:42:00Z" w16du:dateUtc="2026-10-20T13:42:00Z"/>
              </w:rPr>
            </w:pPr>
            <w:ins w:id="2916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字段有原文位置时显示「定位」：右侧切到对应文件和页并高亮该字段；有字段示例截图时显示截图</w:t>
              </w:r>
            </w:ins>
          </w:p>
        </w:tc>
      </w:tr>
      <w:tr w:rsidR="009E4D5C" w14:paraId="7354B824" w14:textId="77777777">
        <w:trPr>
          <w:cantSplit/>
          <w:ins w:id="2917" w:author="Li, Chandler Changjun" w:date="2026-10-20T21:42:00Z"/>
        </w:trPr>
        <w:tc>
          <w:tcPr>
            <w:tcW w:w="2609" w:type="dxa"/>
            <w:shd w:val="clear" w:color="auto" w:fill="EEEEEE"/>
            <w:vAlign w:val="center"/>
          </w:tcPr>
          <w:p w14:paraId="6CD113B8" w14:textId="77777777" w:rsidR="009E4D5C" w:rsidRDefault="009E4D5C">
            <w:pPr>
              <w:spacing w:after="70" w:line="210" w:lineRule="auto"/>
              <w:rPr>
                <w:ins w:id="2918" w:author="Li, Chandler Changjun" w:date="2026-10-20T21:42:00Z" w16du:dateUtc="2026-10-20T13:42:00Z"/>
              </w:rPr>
            </w:pPr>
            <w:ins w:id="2919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无定位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2BEE62E5" w14:textId="77777777" w:rsidR="009E4D5C" w:rsidRDefault="009E4D5C">
            <w:pPr>
              <w:spacing w:after="70" w:line="210" w:lineRule="auto"/>
              <w:rPr>
                <w:ins w:id="2920" w:author="Li, Chandler Changjun" w:date="2026-10-20T21:42:00Z" w16du:dateUtc="2026-10-20T13:42:00Z"/>
              </w:rPr>
            </w:pPr>
            <w:ins w:id="2921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固定值、规则取值等没有原文位置，悬停显示原因</w:t>
              </w:r>
            </w:ins>
          </w:p>
        </w:tc>
      </w:tr>
      <w:tr w:rsidR="009E4D5C" w14:paraId="5F1B319F" w14:textId="77777777">
        <w:trPr>
          <w:cantSplit/>
          <w:ins w:id="2922" w:author="Li, Chandler Changjun" w:date="2026-10-20T21:42:00Z"/>
        </w:trPr>
        <w:tc>
          <w:tcPr>
            <w:tcW w:w="2609" w:type="dxa"/>
            <w:shd w:val="clear" w:color="auto" w:fill="FFFFFF"/>
            <w:vAlign w:val="center"/>
          </w:tcPr>
          <w:p w14:paraId="14292BD3" w14:textId="77777777" w:rsidR="009E4D5C" w:rsidRDefault="009E4D5C">
            <w:pPr>
              <w:spacing w:after="70" w:line="210" w:lineRule="auto"/>
              <w:rPr>
                <w:ins w:id="2923" w:author="Li, Chandler Changjun" w:date="2026-10-20T21:42:00Z" w16du:dateUtc="2026-10-20T13:42:00Z"/>
              </w:rPr>
            </w:pPr>
            <w:ins w:id="2924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修正</w:t>
              </w:r>
            </w:ins>
          </w:p>
        </w:tc>
        <w:tc>
          <w:tcPr>
            <w:tcW w:w="7425" w:type="dxa"/>
            <w:shd w:val="clear" w:color="auto" w:fill="FFFFFF"/>
            <w:vAlign w:val="center"/>
          </w:tcPr>
          <w:p w14:paraId="0A83031D" w14:textId="3EE969F2" w:rsidR="009E4D5C" w:rsidRDefault="009E4D5C">
            <w:pPr>
              <w:spacing w:after="70" w:line="210" w:lineRule="auto"/>
              <w:rPr>
                <w:ins w:id="2925" w:author="Li, Chandler Changjun" w:date="2026-10-20T21:42:00Z" w16du:dateUtc="2026-10-20T13:42:00Z"/>
              </w:rPr>
            </w:pPr>
            <w:ins w:id="2926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当前执行实例且不在执行中时显示</w:t>
              </w:r>
            </w:ins>
          </w:p>
        </w:tc>
      </w:tr>
      <w:tr w:rsidR="009E4D5C" w14:paraId="67A95A32" w14:textId="77777777">
        <w:trPr>
          <w:cantSplit/>
          <w:ins w:id="2927" w:author="Li, Chandler Changjun" w:date="2026-10-20T21:42:00Z"/>
        </w:trPr>
        <w:tc>
          <w:tcPr>
            <w:tcW w:w="2609" w:type="dxa"/>
            <w:shd w:val="clear" w:color="auto" w:fill="EEEEEE"/>
            <w:vAlign w:val="center"/>
          </w:tcPr>
          <w:p w14:paraId="314B828B" w14:textId="77777777" w:rsidR="009E4D5C" w:rsidRDefault="009E4D5C">
            <w:pPr>
              <w:spacing w:after="70" w:line="210" w:lineRule="auto"/>
              <w:rPr>
                <w:ins w:id="2928" w:author="Li, Chandler Changjun" w:date="2026-10-20T21:42:00Z" w16du:dateUtc="2026-10-20T13:42:00Z"/>
              </w:rPr>
            </w:pPr>
            <w:ins w:id="2929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原文预览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38DBE9E9" w14:textId="77777777" w:rsidR="009E4D5C" w:rsidRDefault="009E4D5C">
            <w:pPr>
              <w:spacing w:after="70" w:line="210" w:lineRule="auto"/>
              <w:rPr>
                <w:ins w:id="2930" w:author="Li, Chandler Changjun" w:date="2026-10-20T21:42:00Z" w16du:dateUtc="2026-10-20T13:42:00Z"/>
              </w:rPr>
            </w:pPr>
            <w:ins w:id="2931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文件页签（文件名 + 页数）、翻页、缩放</w:t>
              </w:r>
            </w:ins>
          </w:p>
        </w:tc>
      </w:tr>
    </w:tbl>
    <w:p w14:paraId="66F62619" w14:textId="77777777" w:rsidR="009E4D5C" w:rsidRDefault="009E4D5C" w:rsidP="009E4D5C">
      <w:pPr>
        <w:spacing w:after="70" w:line="240" w:lineRule="auto"/>
        <w:rPr>
          <w:ins w:id="2932" w:author="Li, Chandler Changjun" w:date="2026-10-20T21:42:00Z" w16du:dateUtc="2026-10-20T13:42:00Z"/>
        </w:rPr>
      </w:pPr>
    </w:p>
    <w:p w14:paraId="0C20898B" w14:textId="5090DFD6" w:rsidR="009E4D5C" w:rsidRDefault="009E4D5C">
      <w:pPr>
        <w:pStyle w:val="Heading3"/>
        <w:rPr>
          <w:ins w:id="2933" w:author="Li, Chandler Changjun" w:date="2026-10-20T21:42:00Z" w16du:dateUtc="2026-10-20T13:42:00Z"/>
        </w:rPr>
        <w:pPrChange w:id="2934" w:author="Li, Chandler Changjun" w:date="2026-10-20T22:20:00Z" w16du:dateUtc="2026-10-20T14:20:00Z">
          <w:pPr>
            <w:pStyle w:val="Heading3"/>
            <w:spacing w:after="70" w:line="240" w:lineRule="auto"/>
          </w:pPr>
        </w:pPrChange>
      </w:pPr>
      <w:ins w:id="2935" w:author="Li, Chandler Changjun" w:date="2026-10-20T21:42:00Z" w16du:dateUtc="2026-10-20T13:42:00Z">
        <w:r>
          <w:t>各节点内容</w:t>
        </w:r>
      </w:ins>
    </w:p>
    <w:p w14:paraId="3068B1A9" w14:textId="262313EB" w:rsidR="009E4D5C" w:rsidRDefault="009E4D5C" w:rsidP="00314856">
      <w:pPr>
        <w:pStyle w:val="Heading4"/>
        <w:rPr>
          <w:ins w:id="2936" w:author="Li, Chandler Changjun" w:date="2026-10-20T22:20:00Z" w16du:dateUtc="2026-10-20T14:20:00Z"/>
        </w:rPr>
      </w:pPr>
      <w:ins w:id="2937" w:author="Li, Chandler Changjun" w:date="2026-10-20T21:42:00Z" w16du:dateUtc="2026-10-20T13:42:00Z">
        <w:r>
          <w:t>捕捉邮件</w:t>
        </w:r>
      </w:ins>
    </w:p>
    <w:p w14:paraId="4134F05C" w14:textId="17B2C143" w:rsidR="003E5213" w:rsidRDefault="003E5213">
      <w:pPr>
        <w:rPr>
          <w:ins w:id="2938" w:author="Li, Chandler Changjun" w:date="2026-10-20T21:42:00Z" w16du:dateUtc="2026-10-20T13:42:00Z"/>
        </w:rPr>
        <w:pPrChange w:id="2939" w:author="Li, Chandler Changjun" w:date="2026-10-20T22:21:00Z" w16du:dateUtc="2026-10-20T14:21:00Z">
          <w:pPr>
            <w:spacing w:after="70" w:line="240" w:lineRule="auto"/>
          </w:pPr>
        </w:pPrChange>
      </w:pPr>
      <w:ins w:id="2940" w:author="Li, Chandler Changjun" w:date="2026-10-20T22:20:00Z" w16du:dateUtc="2026-10-20T14:20:00Z">
        <w:r>
          <w:rPr>
            <w:noProof/>
          </w:rPr>
          <w:drawing>
            <wp:inline distT="0" distB="0" distL="0" distR="0" wp14:anchorId="3FACEB73" wp14:editId="67D178E3">
              <wp:extent cx="4686874" cy="4572000"/>
              <wp:effectExtent l="0" t="0" r="0" b="0"/>
              <wp:docPr id="814695252" name="Screenshot 16" descr="图 7.3.3-1 任务详情 · 已完成票 · 捕捉邮件节点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" name="image-16.png"/>
                      <pic:cNvPicPr/>
                    </pic:nvPicPr>
                    <pic:blipFill>
                      <a:blip r:embed="rId4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86874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2508"/>
        <w:gridCol w:w="3813"/>
        <w:gridCol w:w="3713"/>
      </w:tblGrid>
      <w:tr w:rsidR="009E4D5C" w14:paraId="56AB9CA7" w14:textId="77777777">
        <w:trPr>
          <w:cantSplit/>
          <w:tblHeader/>
          <w:ins w:id="2941" w:author="Li, Chandler Changjun" w:date="2026-10-20T21:42:00Z"/>
        </w:trPr>
        <w:tc>
          <w:tcPr>
            <w:tcW w:w="2508" w:type="dxa"/>
            <w:shd w:val="clear" w:color="auto" w:fill="080808"/>
            <w:vAlign w:val="center"/>
          </w:tcPr>
          <w:p w14:paraId="3B745BE3" w14:textId="77777777" w:rsidR="009E4D5C" w:rsidRDefault="009E4D5C">
            <w:pPr>
              <w:spacing w:after="70" w:line="210" w:lineRule="auto"/>
              <w:rPr>
                <w:ins w:id="2942" w:author="Li, Chandler Changjun" w:date="2026-10-20T21:42:00Z" w16du:dateUtc="2026-10-20T13:42:00Z"/>
              </w:rPr>
            </w:pPr>
            <w:ins w:id="2943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字段</w:t>
              </w:r>
            </w:ins>
          </w:p>
        </w:tc>
        <w:tc>
          <w:tcPr>
            <w:tcW w:w="3813" w:type="dxa"/>
            <w:shd w:val="clear" w:color="auto" w:fill="080808"/>
            <w:vAlign w:val="center"/>
          </w:tcPr>
          <w:p w14:paraId="79F5F5D8" w14:textId="77777777" w:rsidR="009E4D5C" w:rsidRDefault="009E4D5C">
            <w:pPr>
              <w:spacing w:after="70" w:line="210" w:lineRule="auto"/>
              <w:rPr>
                <w:ins w:id="2944" w:author="Li, Chandler Changjun" w:date="2026-10-20T21:42:00Z" w16du:dateUtc="2026-10-20T13:42:00Z"/>
              </w:rPr>
            </w:pPr>
            <w:ins w:id="2945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取值</w:t>
              </w:r>
            </w:ins>
          </w:p>
        </w:tc>
        <w:tc>
          <w:tcPr>
            <w:tcW w:w="3713" w:type="dxa"/>
            <w:shd w:val="clear" w:color="auto" w:fill="080808"/>
            <w:vAlign w:val="center"/>
          </w:tcPr>
          <w:p w14:paraId="6BE54C43" w14:textId="77777777" w:rsidR="009E4D5C" w:rsidRDefault="009E4D5C">
            <w:pPr>
              <w:spacing w:after="70" w:line="210" w:lineRule="auto"/>
              <w:rPr>
                <w:ins w:id="2946" w:author="Li, Chandler Changjun" w:date="2026-10-20T21:42:00Z" w16du:dateUtc="2026-10-20T13:42:00Z"/>
              </w:rPr>
            </w:pPr>
            <w:ins w:id="2947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下游用途</w:t>
              </w:r>
            </w:ins>
          </w:p>
        </w:tc>
      </w:tr>
      <w:tr w:rsidR="009E4D5C" w14:paraId="29B676AD" w14:textId="77777777">
        <w:trPr>
          <w:cantSplit/>
          <w:ins w:id="2948" w:author="Li, Chandler Changjun" w:date="2026-10-20T21:42:00Z"/>
        </w:trPr>
        <w:tc>
          <w:tcPr>
            <w:tcW w:w="2508" w:type="dxa"/>
            <w:shd w:val="clear" w:color="auto" w:fill="EEEEEE"/>
            <w:vAlign w:val="center"/>
          </w:tcPr>
          <w:p w14:paraId="10A58551" w14:textId="77777777" w:rsidR="009E4D5C" w:rsidRDefault="009E4D5C">
            <w:pPr>
              <w:spacing w:after="70" w:line="210" w:lineRule="auto"/>
              <w:rPr>
                <w:ins w:id="2949" w:author="Li, Chandler Changjun" w:date="2026-10-20T21:42:00Z" w16du:dateUtc="2026-10-20T13:42:00Z"/>
              </w:rPr>
            </w:pPr>
            <w:ins w:id="2950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Arrival port</w:t>
              </w:r>
            </w:ins>
          </w:p>
        </w:tc>
        <w:tc>
          <w:tcPr>
            <w:tcW w:w="3813" w:type="dxa"/>
            <w:shd w:val="clear" w:color="auto" w:fill="EEEEEE"/>
            <w:vAlign w:val="center"/>
          </w:tcPr>
          <w:p w14:paraId="38F83550" w14:textId="77777777" w:rsidR="009E4D5C" w:rsidRDefault="009E4D5C">
            <w:pPr>
              <w:spacing w:after="70" w:line="210" w:lineRule="auto"/>
              <w:rPr>
                <w:ins w:id="2951" w:author="Li, Chandler Changjun" w:date="2026-10-20T21:42:00Z" w16du:dateUtc="2026-10-20T13:42:00Z"/>
              </w:rPr>
            </w:pPr>
            <w:ins w:id="2952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邮件正文</w:t>
              </w:r>
            </w:ins>
          </w:p>
        </w:tc>
        <w:tc>
          <w:tcPr>
            <w:tcW w:w="3713" w:type="dxa"/>
            <w:shd w:val="clear" w:color="auto" w:fill="EEEEEE"/>
            <w:vAlign w:val="center"/>
          </w:tcPr>
          <w:p w14:paraId="25222371" w14:textId="77777777" w:rsidR="009E4D5C" w:rsidRDefault="009E4D5C">
            <w:pPr>
              <w:spacing w:after="70" w:line="210" w:lineRule="auto"/>
              <w:rPr>
                <w:ins w:id="2953" w:author="Li, Chandler Changjun" w:date="2026-10-20T21:42:00Z" w16du:dateUtc="2026-10-20T13:42:00Z"/>
              </w:rPr>
            </w:pPr>
            <w:ins w:id="2954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预报 Arrival Port</w:t>
              </w:r>
            </w:ins>
          </w:p>
        </w:tc>
      </w:tr>
      <w:tr w:rsidR="009E4D5C" w14:paraId="3AFFF974" w14:textId="77777777">
        <w:trPr>
          <w:cantSplit/>
          <w:ins w:id="2955" w:author="Li, Chandler Changjun" w:date="2026-10-20T21:42:00Z"/>
        </w:trPr>
        <w:tc>
          <w:tcPr>
            <w:tcW w:w="2508" w:type="dxa"/>
            <w:shd w:val="clear" w:color="auto" w:fill="FFFFFF"/>
            <w:vAlign w:val="center"/>
          </w:tcPr>
          <w:p w14:paraId="57F38F68" w14:textId="77777777" w:rsidR="009E4D5C" w:rsidRDefault="009E4D5C">
            <w:pPr>
              <w:spacing w:after="70" w:line="210" w:lineRule="auto"/>
              <w:rPr>
                <w:ins w:id="2956" w:author="Li, Chandler Changjun" w:date="2026-10-20T21:42:00Z" w16du:dateUtc="2026-10-20T13:42:00Z"/>
              </w:rPr>
            </w:pPr>
            <w:ins w:id="2957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Terminal WH</w:t>
              </w:r>
            </w:ins>
          </w:p>
        </w:tc>
        <w:tc>
          <w:tcPr>
            <w:tcW w:w="3813" w:type="dxa"/>
            <w:shd w:val="clear" w:color="auto" w:fill="FFFFFF"/>
            <w:vAlign w:val="center"/>
          </w:tcPr>
          <w:p w14:paraId="35D16A57" w14:textId="77777777" w:rsidR="009E4D5C" w:rsidRDefault="009E4D5C">
            <w:pPr>
              <w:spacing w:after="70" w:line="210" w:lineRule="auto"/>
              <w:rPr>
                <w:ins w:id="2958" w:author="Li, Chandler Changjun" w:date="2026-10-20T21:42:00Z" w16du:dateUtc="2026-10-20T13:42:00Z"/>
              </w:rPr>
            </w:pPr>
            <w:ins w:id="2959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邮件正文</w:t>
              </w:r>
            </w:ins>
          </w:p>
        </w:tc>
        <w:tc>
          <w:tcPr>
            <w:tcW w:w="3713" w:type="dxa"/>
            <w:shd w:val="clear" w:color="auto" w:fill="FFFFFF"/>
            <w:vAlign w:val="center"/>
          </w:tcPr>
          <w:p w14:paraId="3DE9521D" w14:textId="77777777" w:rsidR="009E4D5C" w:rsidRDefault="009E4D5C">
            <w:pPr>
              <w:spacing w:after="70" w:line="210" w:lineRule="auto"/>
              <w:rPr>
                <w:ins w:id="2960" w:author="Li, Chandler Changjun" w:date="2026-10-20T21:42:00Z" w16du:dateUtc="2026-10-20T13:42:00Z"/>
              </w:rPr>
            </w:pPr>
            <w:ins w:id="2961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预报 Terminal WH</w:t>
              </w:r>
            </w:ins>
          </w:p>
        </w:tc>
      </w:tr>
      <w:tr w:rsidR="009E4D5C" w14:paraId="035B29B0" w14:textId="77777777">
        <w:trPr>
          <w:cantSplit/>
          <w:ins w:id="2962" w:author="Li, Chandler Changjun" w:date="2026-10-20T21:42:00Z"/>
        </w:trPr>
        <w:tc>
          <w:tcPr>
            <w:tcW w:w="2508" w:type="dxa"/>
            <w:shd w:val="clear" w:color="auto" w:fill="EEEEEE"/>
            <w:vAlign w:val="center"/>
          </w:tcPr>
          <w:p w14:paraId="0911A598" w14:textId="77777777" w:rsidR="009E4D5C" w:rsidRDefault="009E4D5C">
            <w:pPr>
              <w:spacing w:after="70" w:line="210" w:lineRule="auto"/>
              <w:rPr>
                <w:ins w:id="2963" w:author="Li, Chandler Changjun" w:date="2026-10-20T21:42:00Z" w16du:dateUtc="2026-10-20T13:42:00Z"/>
              </w:rPr>
            </w:pPr>
            <w:ins w:id="2964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HAWB No.</w:t>
              </w:r>
            </w:ins>
          </w:p>
        </w:tc>
        <w:tc>
          <w:tcPr>
            <w:tcW w:w="3813" w:type="dxa"/>
            <w:shd w:val="clear" w:color="auto" w:fill="EEEEEE"/>
            <w:vAlign w:val="center"/>
          </w:tcPr>
          <w:p w14:paraId="050A7284" w14:textId="77777777" w:rsidR="009E4D5C" w:rsidRDefault="009E4D5C">
            <w:pPr>
              <w:spacing w:after="70" w:line="210" w:lineRule="auto"/>
              <w:rPr>
                <w:ins w:id="2965" w:author="Li, Chandler Changjun" w:date="2026-10-20T21:42:00Z" w16du:dateUtc="2026-10-20T13:42:00Z"/>
              </w:rPr>
            </w:pPr>
            <w:ins w:id="2966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邮件正文</w:t>
              </w:r>
            </w:ins>
          </w:p>
        </w:tc>
        <w:tc>
          <w:tcPr>
            <w:tcW w:w="3713" w:type="dxa"/>
            <w:shd w:val="clear" w:color="auto" w:fill="EEEEEE"/>
            <w:vAlign w:val="center"/>
          </w:tcPr>
          <w:p w14:paraId="7CD7F190" w14:textId="77777777" w:rsidR="009E4D5C" w:rsidRDefault="009E4D5C">
            <w:pPr>
              <w:spacing w:after="70" w:line="210" w:lineRule="auto"/>
              <w:rPr>
                <w:ins w:id="2967" w:author="Li, Chandler Changjun" w:date="2026-10-20T21:42:00Z" w16du:dateUtc="2026-10-20T13:42:00Z"/>
              </w:rPr>
            </w:pPr>
            <w:ins w:id="2968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任务主键</w:t>
              </w:r>
            </w:ins>
          </w:p>
        </w:tc>
      </w:tr>
      <w:tr w:rsidR="009E4D5C" w14:paraId="2D327AAF" w14:textId="77777777">
        <w:trPr>
          <w:cantSplit/>
          <w:ins w:id="2969" w:author="Li, Chandler Changjun" w:date="2026-10-20T21:42:00Z"/>
        </w:trPr>
        <w:tc>
          <w:tcPr>
            <w:tcW w:w="2508" w:type="dxa"/>
            <w:shd w:val="clear" w:color="auto" w:fill="FFFFFF"/>
            <w:vAlign w:val="center"/>
          </w:tcPr>
          <w:p w14:paraId="5B5AE887" w14:textId="77777777" w:rsidR="009E4D5C" w:rsidRDefault="009E4D5C">
            <w:pPr>
              <w:spacing w:after="70" w:line="210" w:lineRule="auto"/>
              <w:rPr>
                <w:ins w:id="2970" w:author="Li, Chandler Changjun" w:date="2026-10-20T21:42:00Z" w16du:dateUtc="2026-10-20T13:42:00Z"/>
              </w:rPr>
            </w:pPr>
            <w:ins w:id="2971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DG(Y/N)</w:t>
              </w:r>
            </w:ins>
          </w:p>
        </w:tc>
        <w:tc>
          <w:tcPr>
            <w:tcW w:w="3813" w:type="dxa"/>
            <w:shd w:val="clear" w:color="auto" w:fill="FFFFFF"/>
            <w:vAlign w:val="center"/>
          </w:tcPr>
          <w:p w14:paraId="49976799" w14:textId="77777777" w:rsidR="009E4D5C" w:rsidRDefault="009E4D5C">
            <w:pPr>
              <w:spacing w:after="70" w:line="210" w:lineRule="auto"/>
              <w:rPr>
                <w:ins w:id="2972" w:author="Li, Chandler Changjun" w:date="2026-10-20T21:42:00Z" w16du:dateUtc="2026-10-20T13:42:00Z"/>
              </w:rPr>
            </w:pPr>
            <w:ins w:id="2973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邮件正文</w:t>
              </w:r>
            </w:ins>
          </w:p>
        </w:tc>
        <w:tc>
          <w:tcPr>
            <w:tcW w:w="3713" w:type="dxa"/>
            <w:shd w:val="clear" w:color="auto" w:fill="FFFFFF"/>
            <w:vAlign w:val="center"/>
          </w:tcPr>
          <w:p w14:paraId="506E2947" w14:textId="77777777" w:rsidR="009E4D5C" w:rsidRDefault="009E4D5C">
            <w:pPr>
              <w:spacing w:after="70" w:line="210" w:lineRule="auto"/>
              <w:rPr>
                <w:ins w:id="2974" w:author="Li, Chandler Changjun" w:date="2026-10-20T21:42:00Z" w16du:dateUtc="2026-10-20T13:42:00Z"/>
              </w:rPr>
            </w:pPr>
            <w:ins w:id="2975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DG 判断</w:t>
              </w:r>
            </w:ins>
          </w:p>
        </w:tc>
      </w:tr>
    </w:tbl>
    <w:p w14:paraId="04996904" w14:textId="77777777" w:rsidR="009E4D5C" w:rsidRDefault="009E4D5C" w:rsidP="009E4D5C">
      <w:pPr>
        <w:spacing w:after="70" w:line="240" w:lineRule="auto"/>
        <w:rPr>
          <w:ins w:id="2976" w:author="Li, Chandler Changjun" w:date="2026-10-20T21:42:00Z" w16du:dateUtc="2026-10-20T13:42:00Z"/>
        </w:rPr>
      </w:pPr>
    </w:p>
    <w:p w14:paraId="77305CF6" w14:textId="77777777" w:rsidR="003E5213" w:rsidRDefault="009E4D5C" w:rsidP="003E5213">
      <w:pPr>
        <w:rPr>
          <w:ins w:id="2977" w:author="Li, Chandler Changjun" w:date="2026-10-20T22:21:00Z" w16du:dateUtc="2026-10-20T14:21:00Z"/>
        </w:rPr>
      </w:pPr>
      <w:ins w:id="2978" w:author="Li, Chandler Changjun" w:date="2026-10-20T21:42:00Z" w16du:dateUtc="2026-10-20T13:42:00Z">
        <w:r>
          <w:t>原文预览为触发流程的预报邮件（.msg）。</w:t>
        </w:r>
      </w:ins>
    </w:p>
    <w:p w14:paraId="0C5E5EFA" w14:textId="3E87B4D0" w:rsidR="009E4D5C" w:rsidRDefault="009E4D5C">
      <w:pPr>
        <w:rPr>
          <w:ins w:id="2979" w:author="Li, Chandler Changjun" w:date="2026-10-20T21:42:00Z" w16du:dateUtc="2026-10-20T13:42:00Z"/>
        </w:rPr>
        <w:pPrChange w:id="2980" w:author="Li, Chandler Changjun" w:date="2026-10-20T22:20:00Z" w16du:dateUtc="2026-10-20T14:20:00Z">
          <w:pPr>
            <w:spacing w:after="70" w:line="240" w:lineRule="auto"/>
          </w:pPr>
        </w:pPrChange>
      </w:pPr>
      <w:ins w:id="2981" w:author="Li, Chandler Changjun" w:date="2026-10-20T21:42:00Z" w16du:dateUtc="2026-10-20T13:42:00Z">
        <w:r>
          <w:t>触发条件：邮件标题含「MBPLAP Pre-alert」，且发件人邮箱后缀为 @tvsscs.com。</w:t>
        </w:r>
      </w:ins>
    </w:p>
    <w:p w14:paraId="1B6E49DB" w14:textId="77777777" w:rsidR="009E4D5C" w:rsidRDefault="009E4D5C">
      <w:pPr>
        <w:pStyle w:val="Heading4"/>
        <w:rPr>
          <w:ins w:id="2982" w:author="Li, Chandler Changjun" w:date="2026-10-20T21:42:00Z" w16du:dateUtc="2026-10-20T13:42:00Z"/>
        </w:rPr>
        <w:pPrChange w:id="2983" w:author="Li, Chandler Changjun" w:date="2026-10-20T22:21:00Z" w16du:dateUtc="2026-10-20T14:21:00Z">
          <w:pPr>
            <w:pStyle w:val="Heading4"/>
            <w:spacing w:after="70" w:line="240" w:lineRule="auto"/>
          </w:pPr>
        </w:pPrChange>
      </w:pPr>
      <w:ins w:id="2984" w:author="Li, Chandler Changjun" w:date="2026-10-20T21:42:00Z" w16du:dateUtc="2026-10-20T13:42:00Z">
        <w:r>
          <w:t>下载附件重命名并归档</w:t>
        </w:r>
      </w:ins>
    </w:p>
    <w:p w14:paraId="71141067" w14:textId="77777777" w:rsidR="009E4D5C" w:rsidRDefault="009E4D5C" w:rsidP="009E4D5C">
      <w:pPr>
        <w:keepNext/>
        <w:spacing w:after="70" w:line="240" w:lineRule="auto"/>
        <w:jc w:val="center"/>
        <w:rPr>
          <w:ins w:id="2985" w:author="Li, Chandler Changjun" w:date="2026-10-20T21:42:00Z" w16du:dateUtc="2026-10-20T13:42:00Z"/>
        </w:rPr>
      </w:pPr>
      <w:ins w:id="2986" w:author="Li, Chandler Changjun" w:date="2026-10-20T21:42:00Z" w16du:dateUtc="2026-10-20T13:42:00Z">
        <w:r>
          <w:rPr>
            <w:noProof/>
          </w:rPr>
          <w:drawing>
            <wp:inline distT="0" distB="0" distL="0" distR="0" wp14:anchorId="304CDCFB" wp14:editId="0FC65B75">
              <wp:extent cx="4686874" cy="4572000"/>
              <wp:effectExtent l="0" t="0" r="0" b="0"/>
              <wp:docPr id="17" name="Screenshot 17" descr="图 7.3.3-2 下载附件重命名并归档 · 节点证据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image-17.png"/>
                      <pic:cNvPicPr/>
                    </pic:nvPicPr>
                    <pic:blipFill>
                      <a:blip r:embed="rId5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86874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1113BB9" w14:textId="77777777" w:rsidR="009E4D5C" w:rsidRDefault="009E4D5C" w:rsidP="009E4D5C">
      <w:pPr>
        <w:keepNext/>
        <w:spacing w:after="70" w:line="240" w:lineRule="auto"/>
        <w:jc w:val="center"/>
        <w:rPr>
          <w:ins w:id="2987" w:author="Li, Chandler Changjun" w:date="2026-10-20T21:42:00Z" w16du:dateUtc="2026-10-20T13:42:00Z"/>
        </w:rPr>
      </w:pPr>
      <w:ins w:id="2988" w:author="Li, Chandler Changjun" w:date="2026-10-20T21:42:00Z" w16du:dateUtc="2026-10-20T13:42:00Z">
        <w:r>
          <w:rPr>
            <w:noProof/>
          </w:rPr>
          <w:drawing>
            <wp:inline distT="0" distB="0" distL="0" distR="0" wp14:anchorId="47AF5BEA" wp14:editId="2D65F3A1">
              <wp:extent cx="4866834" cy="4572000"/>
              <wp:effectExtent l="0" t="0" r="0" b="0"/>
              <wp:docPr id="602819393" name="Screenshot 18" descr="图 7.3.3-3 下载附件重命名并归档 · 附件预览（局部）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-18.png"/>
                      <pic:cNvPicPr/>
                    </pic:nvPicPr>
                    <pic:blipFill>
                      <a:blip r:embed="rId5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66834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D2CF6E1" w14:textId="24DAC551" w:rsidR="009E4D5C" w:rsidRDefault="009E4D5C" w:rsidP="009E4D5C">
      <w:pPr>
        <w:spacing w:after="70" w:line="240" w:lineRule="auto"/>
        <w:jc w:val="center"/>
        <w:rPr>
          <w:ins w:id="2989" w:author="Li, Chandler Changjun" w:date="2026-10-20T21:42:00Z" w16du:dateUtc="2026-10-20T13:42:00Z"/>
        </w:rPr>
      </w:pP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2508"/>
        <w:gridCol w:w="3813"/>
        <w:gridCol w:w="3713"/>
      </w:tblGrid>
      <w:tr w:rsidR="009E4D5C" w14:paraId="680EDE67" w14:textId="77777777">
        <w:trPr>
          <w:cantSplit/>
          <w:tblHeader/>
          <w:ins w:id="2990" w:author="Li, Chandler Changjun" w:date="2026-10-20T21:42:00Z"/>
        </w:trPr>
        <w:tc>
          <w:tcPr>
            <w:tcW w:w="2508" w:type="dxa"/>
            <w:shd w:val="clear" w:color="auto" w:fill="080808"/>
            <w:vAlign w:val="center"/>
          </w:tcPr>
          <w:p w14:paraId="41080B4D" w14:textId="77777777" w:rsidR="009E4D5C" w:rsidRDefault="009E4D5C">
            <w:pPr>
              <w:spacing w:after="70" w:line="210" w:lineRule="auto"/>
              <w:rPr>
                <w:ins w:id="2991" w:author="Li, Chandler Changjun" w:date="2026-10-20T21:42:00Z" w16du:dateUtc="2026-10-20T13:42:00Z"/>
              </w:rPr>
            </w:pPr>
            <w:ins w:id="2992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附件种类</w:t>
              </w:r>
            </w:ins>
          </w:p>
        </w:tc>
        <w:tc>
          <w:tcPr>
            <w:tcW w:w="3813" w:type="dxa"/>
            <w:shd w:val="clear" w:color="auto" w:fill="080808"/>
            <w:vAlign w:val="center"/>
          </w:tcPr>
          <w:p w14:paraId="6CA662A9" w14:textId="77777777" w:rsidR="009E4D5C" w:rsidRDefault="009E4D5C">
            <w:pPr>
              <w:spacing w:after="70" w:line="210" w:lineRule="auto"/>
              <w:rPr>
                <w:ins w:id="2993" w:author="Li, Chandler Changjun" w:date="2026-10-20T21:42:00Z" w16du:dateUtc="2026-10-20T13:42:00Z"/>
              </w:rPr>
            </w:pPr>
            <w:ins w:id="2994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识别</w:t>
              </w:r>
            </w:ins>
          </w:p>
        </w:tc>
        <w:tc>
          <w:tcPr>
            <w:tcW w:w="3713" w:type="dxa"/>
            <w:shd w:val="clear" w:color="auto" w:fill="080808"/>
            <w:vAlign w:val="center"/>
          </w:tcPr>
          <w:p w14:paraId="4623D77E" w14:textId="77777777" w:rsidR="009E4D5C" w:rsidRDefault="009E4D5C">
            <w:pPr>
              <w:spacing w:after="70" w:line="210" w:lineRule="auto"/>
              <w:rPr>
                <w:ins w:id="2995" w:author="Li, Chandler Changjun" w:date="2026-10-20T21:42:00Z" w16du:dateUtc="2026-10-20T13:42:00Z"/>
              </w:rPr>
            </w:pPr>
            <w:ins w:id="2996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重命名</w:t>
              </w:r>
            </w:ins>
          </w:p>
        </w:tc>
      </w:tr>
      <w:tr w:rsidR="009E4D5C" w14:paraId="18422E40" w14:textId="77777777">
        <w:trPr>
          <w:cantSplit/>
          <w:ins w:id="2997" w:author="Li, Chandler Changjun" w:date="2026-10-20T21:42:00Z"/>
        </w:trPr>
        <w:tc>
          <w:tcPr>
            <w:tcW w:w="2508" w:type="dxa"/>
            <w:shd w:val="clear" w:color="auto" w:fill="EEEEEE"/>
            <w:vAlign w:val="center"/>
          </w:tcPr>
          <w:p w14:paraId="1D770942" w14:textId="77777777" w:rsidR="009E4D5C" w:rsidRDefault="009E4D5C">
            <w:pPr>
              <w:spacing w:after="70" w:line="210" w:lineRule="auto"/>
              <w:rPr>
                <w:ins w:id="2998" w:author="Li, Chandler Changjun" w:date="2026-10-20T21:42:00Z" w16du:dateUtc="2026-10-20T13:42:00Z"/>
              </w:rPr>
            </w:pPr>
            <w:ins w:id="2999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发票</w:t>
              </w:r>
            </w:ins>
          </w:p>
        </w:tc>
        <w:tc>
          <w:tcPr>
            <w:tcW w:w="3813" w:type="dxa"/>
            <w:shd w:val="clear" w:color="auto" w:fill="EEEEEE"/>
            <w:vAlign w:val="center"/>
          </w:tcPr>
          <w:p w14:paraId="7AAAFBC5" w14:textId="77777777" w:rsidR="009E4D5C" w:rsidRDefault="009E4D5C">
            <w:pPr>
              <w:spacing w:after="70" w:line="210" w:lineRule="auto"/>
              <w:rPr>
                <w:ins w:id="3000" w:author="Li, Chandler Changjun" w:date="2026-10-20T21:42:00Z" w16du:dateUtc="2026-10-20T13:42:00Z"/>
              </w:rPr>
            </w:pPr>
            <w:ins w:id="3001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文件名第二个数字字段以 1100 开头</w:t>
              </w:r>
            </w:ins>
          </w:p>
        </w:tc>
        <w:tc>
          <w:tcPr>
            <w:tcW w:w="3713" w:type="dxa"/>
            <w:shd w:val="clear" w:color="auto" w:fill="EEEEEE"/>
            <w:vAlign w:val="center"/>
          </w:tcPr>
          <w:p w14:paraId="0C89A9C2" w14:textId="77777777" w:rsidR="009E4D5C" w:rsidRDefault="009E4D5C">
            <w:pPr>
              <w:spacing w:after="70" w:line="210" w:lineRule="auto"/>
              <w:rPr>
                <w:ins w:id="3002" w:author="Li, Chandler Changjun" w:date="2026-10-20T21:42:00Z" w16du:dateUtc="2026-10-20T13:42:00Z"/>
              </w:rPr>
            </w:pPr>
            <w:ins w:id="3003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发票号，如 1100035926</w:t>
              </w:r>
            </w:ins>
          </w:p>
        </w:tc>
      </w:tr>
      <w:tr w:rsidR="009E4D5C" w14:paraId="69C69022" w14:textId="77777777">
        <w:trPr>
          <w:cantSplit/>
          <w:ins w:id="3004" w:author="Li, Chandler Changjun" w:date="2026-10-20T21:42:00Z"/>
        </w:trPr>
        <w:tc>
          <w:tcPr>
            <w:tcW w:w="2508" w:type="dxa"/>
            <w:shd w:val="clear" w:color="auto" w:fill="FFFFFF"/>
            <w:vAlign w:val="center"/>
          </w:tcPr>
          <w:p w14:paraId="3DF51E9F" w14:textId="77777777" w:rsidR="009E4D5C" w:rsidRDefault="009E4D5C">
            <w:pPr>
              <w:spacing w:after="70" w:line="210" w:lineRule="auto"/>
              <w:rPr>
                <w:ins w:id="3005" w:author="Li, Chandler Changjun" w:date="2026-10-20T21:42:00Z" w16du:dateUtc="2026-10-20T13:42:00Z"/>
              </w:rPr>
            </w:pPr>
            <w:ins w:id="3006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分单</w:t>
              </w:r>
            </w:ins>
          </w:p>
        </w:tc>
        <w:tc>
          <w:tcPr>
            <w:tcW w:w="3813" w:type="dxa"/>
            <w:shd w:val="clear" w:color="auto" w:fill="FFFFFF"/>
            <w:vAlign w:val="center"/>
          </w:tcPr>
          <w:p w14:paraId="7FA49DA3" w14:textId="77777777" w:rsidR="009E4D5C" w:rsidRDefault="009E4D5C">
            <w:pPr>
              <w:spacing w:after="70" w:line="210" w:lineRule="auto"/>
              <w:rPr>
                <w:ins w:id="3007" w:author="Li, Chandler Changjun" w:date="2026-10-20T21:42:00Z" w16du:dateUtc="2026-10-20T13:42:00Z"/>
              </w:rPr>
            </w:pPr>
            <w:ins w:id="3008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文件名含 HAWB</w:t>
              </w:r>
            </w:ins>
          </w:p>
        </w:tc>
        <w:tc>
          <w:tcPr>
            <w:tcW w:w="3713" w:type="dxa"/>
            <w:shd w:val="clear" w:color="auto" w:fill="FFFFFF"/>
            <w:vAlign w:val="center"/>
          </w:tcPr>
          <w:p w14:paraId="69407B49" w14:textId="77777777" w:rsidR="009E4D5C" w:rsidRDefault="009E4D5C">
            <w:pPr>
              <w:spacing w:after="70" w:line="210" w:lineRule="auto"/>
              <w:rPr>
                <w:ins w:id="3009" w:author="Li, Chandler Changjun" w:date="2026-10-20T21:42:00Z" w16du:dateUtc="2026-10-20T13:42:00Z"/>
              </w:rPr>
            </w:pPr>
            <w:ins w:id="3010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HAWB_分单号；无分单号用主单号</w:t>
              </w:r>
            </w:ins>
          </w:p>
        </w:tc>
      </w:tr>
      <w:tr w:rsidR="009E4D5C" w14:paraId="2EB13273" w14:textId="77777777">
        <w:trPr>
          <w:cantSplit/>
          <w:ins w:id="3011" w:author="Li, Chandler Changjun" w:date="2026-10-20T21:42:00Z"/>
        </w:trPr>
        <w:tc>
          <w:tcPr>
            <w:tcW w:w="2508" w:type="dxa"/>
            <w:shd w:val="clear" w:color="auto" w:fill="EEEEEE"/>
            <w:vAlign w:val="center"/>
          </w:tcPr>
          <w:p w14:paraId="019468C8" w14:textId="77777777" w:rsidR="009E4D5C" w:rsidRDefault="009E4D5C">
            <w:pPr>
              <w:spacing w:after="70" w:line="210" w:lineRule="auto"/>
              <w:rPr>
                <w:ins w:id="3012" w:author="Li, Chandler Changjun" w:date="2026-10-20T21:42:00Z" w16du:dateUtc="2026-10-20T13:42:00Z"/>
              </w:rPr>
            </w:pPr>
            <w:ins w:id="3013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SDS</w:t>
              </w:r>
            </w:ins>
          </w:p>
        </w:tc>
        <w:tc>
          <w:tcPr>
            <w:tcW w:w="3813" w:type="dxa"/>
            <w:shd w:val="clear" w:color="auto" w:fill="EEEEEE"/>
            <w:vAlign w:val="center"/>
          </w:tcPr>
          <w:p w14:paraId="358480DF" w14:textId="77777777" w:rsidR="009E4D5C" w:rsidRDefault="009E4D5C">
            <w:pPr>
              <w:spacing w:after="70" w:line="210" w:lineRule="auto"/>
              <w:rPr>
                <w:ins w:id="3014" w:author="Li, Chandler Changjun" w:date="2026-10-20T21:42:00Z" w16du:dateUtc="2026-10-20T13:42:00Z"/>
              </w:rPr>
            </w:pPr>
            <w:ins w:id="3015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文件名含 SDS</w:t>
              </w:r>
            </w:ins>
          </w:p>
        </w:tc>
        <w:tc>
          <w:tcPr>
            <w:tcW w:w="3713" w:type="dxa"/>
            <w:shd w:val="clear" w:color="auto" w:fill="EEEEEE"/>
            <w:vAlign w:val="center"/>
          </w:tcPr>
          <w:p w14:paraId="3750B80A" w14:textId="77777777" w:rsidR="009E4D5C" w:rsidRDefault="009E4D5C">
            <w:pPr>
              <w:spacing w:after="70" w:line="210" w:lineRule="auto"/>
              <w:rPr>
                <w:ins w:id="3016" w:author="Li, Chandler Changjun" w:date="2026-10-20T21:42:00Z" w16du:dateUtc="2026-10-20T13:42:00Z"/>
              </w:rPr>
            </w:pPr>
            <w:ins w:id="3017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MSDS_分单号</w:t>
              </w:r>
            </w:ins>
          </w:p>
        </w:tc>
      </w:tr>
      <w:tr w:rsidR="009E4D5C" w14:paraId="23B05148" w14:textId="77777777">
        <w:trPr>
          <w:cantSplit/>
          <w:ins w:id="3018" w:author="Li, Chandler Changjun" w:date="2026-10-20T21:42:00Z"/>
        </w:trPr>
        <w:tc>
          <w:tcPr>
            <w:tcW w:w="2508" w:type="dxa"/>
            <w:shd w:val="clear" w:color="auto" w:fill="FFFFFF"/>
            <w:vAlign w:val="center"/>
          </w:tcPr>
          <w:p w14:paraId="5EE91EF2" w14:textId="77777777" w:rsidR="009E4D5C" w:rsidRDefault="009E4D5C">
            <w:pPr>
              <w:spacing w:after="70" w:line="210" w:lineRule="auto"/>
              <w:rPr>
                <w:ins w:id="3019" w:author="Li, Chandler Changjun" w:date="2026-10-20T21:42:00Z" w16du:dateUtc="2026-10-20T13:42:00Z"/>
              </w:rPr>
            </w:pPr>
            <w:ins w:id="3020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shipper decl</w:t>
              </w:r>
            </w:ins>
          </w:p>
        </w:tc>
        <w:tc>
          <w:tcPr>
            <w:tcW w:w="3813" w:type="dxa"/>
            <w:shd w:val="clear" w:color="auto" w:fill="FFFFFF"/>
            <w:vAlign w:val="center"/>
          </w:tcPr>
          <w:p w14:paraId="30551A75" w14:textId="77777777" w:rsidR="009E4D5C" w:rsidRDefault="009E4D5C">
            <w:pPr>
              <w:spacing w:after="70" w:line="210" w:lineRule="auto"/>
              <w:rPr>
                <w:ins w:id="3021" w:author="Li, Chandler Changjun" w:date="2026-10-20T21:42:00Z" w16du:dateUtc="2026-10-20T13:42:00Z"/>
              </w:rPr>
            </w:pPr>
            <w:ins w:id="3022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文件名含 shipper</w:t>
              </w:r>
            </w:ins>
          </w:p>
        </w:tc>
        <w:tc>
          <w:tcPr>
            <w:tcW w:w="3713" w:type="dxa"/>
            <w:shd w:val="clear" w:color="auto" w:fill="FFFFFF"/>
            <w:vAlign w:val="center"/>
          </w:tcPr>
          <w:p w14:paraId="4BE4CD99" w14:textId="77777777" w:rsidR="009E4D5C" w:rsidRDefault="009E4D5C">
            <w:pPr>
              <w:spacing w:after="70" w:line="210" w:lineRule="auto"/>
              <w:rPr>
                <w:ins w:id="3023" w:author="Li, Chandler Changjun" w:date="2026-10-20T21:42:00Z" w16du:dateUtc="2026-10-20T13:42:00Z"/>
              </w:rPr>
            </w:pPr>
            <w:ins w:id="3024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shippers_Decl_分单号</w:t>
              </w:r>
            </w:ins>
          </w:p>
        </w:tc>
      </w:tr>
    </w:tbl>
    <w:p w14:paraId="3E2B03CF" w14:textId="77777777" w:rsidR="009E4D5C" w:rsidRDefault="009E4D5C" w:rsidP="009E4D5C">
      <w:pPr>
        <w:spacing w:after="70" w:line="240" w:lineRule="auto"/>
        <w:rPr>
          <w:ins w:id="3025" w:author="Li, Chandler Changjun" w:date="2026-10-20T21:42:00Z" w16du:dateUtc="2026-10-20T13:42:00Z"/>
        </w:rPr>
      </w:pPr>
    </w:p>
    <w:p w14:paraId="133DEF13" w14:textId="74B9FB27" w:rsidR="009E4D5C" w:rsidRDefault="009E4D5C">
      <w:pPr>
        <w:pStyle w:val="ListParagraph"/>
        <w:numPr>
          <w:ilvl w:val="0"/>
          <w:numId w:val="25"/>
        </w:numPr>
        <w:rPr>
          <w:ins w:id="3026" w:author="Li, Chandler Changjun" w:date="2026-10-20T21:42:00Z" w16du:dateUtc="2026-10-20T13:42:00Z"/>
        </w:rPr>
        <w:pPrChange w:id="3027" w:author="Li, Chandler Changjun" w:date="2026-10-20T22:21:00Z" w16du:dateUtc="2026-10-20T14:21:00Z">
          <w:pPr>
            <w:spacing w:after="70" w:line="240" w:lineRule="auto"/>
          </w:pPr>
        </w:pPrChange>
      </w:pPr>
      <w:ins w:id="3028" w:author="Li, Chandler Changjun" w:date="2026-10-20T21:42:00Z" w16du:dateUtc="2026-10-20T13:42:00Z">
        <w:r>
          <w:t>文件名关键字查不到时，按文件内容判断。</w:t>
        </w:r>
      </w:ins>
    </w:p>
    <w:p w14:paraId="4A095B55" w14:textId="027CF2D4" w:rsidR="009E4D5C" w:rsidRDefault="009E4D5C">
      <w:pPr>
        <w:pStyle w:val="ListParagraph"/>
        <w:numPr>
          <w:ilvl w:val="0"/>
          <w:numId w:val="25"/>
        </w:numPr>
        <w:rPr>
          <w:ins w:id="3029" w:author="Li, Chandler Changjun" w:date="2026-10-20T21:42:00Z" w16du:dateUtc="2026-10-20T13:42:00Z"/>
        </w:rPr>
        <w:pPrChange w:id="3030" w:author="Li, Chandler Changjun" w:date="2026-10-20T22:21:00Z" w16du:dateUtc="2026-10-20T14:21:00Z">
          <w:pPr>
            <w:spacing w:after="70" w:line="240" w:lineRule="auto"/>
          </w:pPr>
        </w:pPrChange>
      </w:pPr>
      <w:ins w:id="3031" w:author="Li, Chandler Changjun" w:date="2026-10-20T21:42:00Z" w16du:dateUtc="2026-10-20T13:42:00Z">
        <w:r>
          <w:t>证据「附件识别与归档」列出每个附件的新文件名和归档目录（操作日期 / HAWB_分单号）。</w:t>
        </w:r>
      </w:ins>
    </w:p>
    <w:p w14:paraId="6401A4E4" w14:textId="1BBF0C00" w:rsidR="009E4D5C" w:rsidRDefault="009E4D5C">
      <w:pPr>
        <w:pStyle w:val="ListParagraph"/>
        <w:numPr>
          <w:ilvl w:val="0"/>
          <w:numId w:val="25"/>
        </w:numPr>
        <w:rPr>
          <w:ins w:id="3032" w:author="Li, Chandler Changjun" w:date="2026-10-20T21:42:00Z" w16du:dateUtc="2026-10-20T13:42:00Z"/>
        </w:rPr>
        <w:pPrChange w:id="3033" w:author="Li, Chandler Changjun" w:date="2026-10-20T22:21:00Z" w16du:dateUtc="2026-10-20T14:21:00Z">
          <w:pPr>
            <w:spacing w:after="70" w:line="240" w:lineRule="auto"/>
          </w:pPr>
        </w:pPrChange>
      </w:pPr>
      <w:ins w:id="3034" w:author="Li, Chandler Changjun" w:date="2026-10-20T21:42:00Z" w16du:dateUtc="2026-10-20T13:42:00Z">
        <w:r>
          <w:t>附件列表逐个可预览；非危险品没有 SDS、shipper decl。</w:t>
        </w:r>
      </w:ins>
    </w:p>
    <w:p w14:paraId="2E1FB6F1" w14:textId="77777777" w:rsidR="009E4D5C" w:rsidRDefault="009E4D5C" w:rsidP="003C0794">
      <w:pPr>
        <w:pStyle w:val="Heading4"/>
        <w:rPr>
          <w:ins w:id="3035" w:author="Li, Chandler Changjun" w:date="2026-10-20T22:22:00Z" w16du:dateUtc="2026-10-20T14:22:00Z"/>
        </w:rPr>
      </w:pPr>
      <w:ins w:id="3036" w:author="Li, Chandler Changjun" w:date="2026-10-20T21:42:00Z" w16du:dateUtc="2026-10-20T13:42:00Z">
        <w:r>
          <w:t>OCR识别</w:t>
        </w:r>
      </w:ins>
    </w:p>
    <w:p w14:paraId="0E722F2A" w14:textId="78EBB213" w:rsidR="00C8303F" w:rsidRDefault="003C0794">
      <w:pPr>
        <w:pStyle w:val="ListParagraph"/>
        <w:numPr>
          <w:ilvl w:val="0"/>
          <w:numId w:val="26"/>
        </w:numPr>
        <w:rPr>
          <w:ins w:id="3037" w:author="Li, Chandler Changjun" w:date="2026-10-20T22:22:00Z" w16du:dateUtc="2026-10-20T14:22:00Z"/>
        </w:rPr>
        <w:pPrChange w:id="3038" w:author="Li, Chandler Changjun" w:date="2026-10-20T22:22:00Z" w16du:dateUtc="2026-10-20T14:22:00Z">
          <w:pPr/>
        </w:pPrChange>
      </w:pPr>
      <w:commentRangeStart w:id="3039"/>
      <w:ins w:id="3040" w:author="Li, Chandler Changjun" w:date="2026-10-20T22:22:00Z" w16du:dateUtc="2026-10-20T14:22:00Z">
        <w:r>
          <w:rPr>
            <w:rFonts w:hint="eastAsia"/>
          </w:rPr>
          <w:t>OCR模型：</w:t>
        </w:r>
      </w:ins>
    </w:p>
    <w:p w14:paraId="2A7D3540" w14:textId="0610B530" w:rsidR="00C8303F" w:rsidRPr="003C0794" w:rsidRDefault="00C8303F">
      <w:pPr>
        <w:pStyle w:val="ListParagraph"/>
        <w:numPr>
          <w:ilvl w:val="0"/>
          <w:numId w:val="26"/>
        </w:numPr>
        <w:rPr>
          <w:ins w:id="3041" w:author="Li, Chandler Changjun" w:date="2026-10-20T21:42:00Z" w16du:dateUtc="2026-10-20T13:42:00Z"/>
        </w:rPr>
        <w:pPrChange w:id="3042" w:author="Li, Chandler Changjun" w:date="2026-10-20T22:22:00Z" w16du:dateUtc="2026-10-20T14:22:00Z">
          <w:pPr>
            <w:pStyle w:val="Heading4"/>
            <w:spacing w:after="70" w:line="240" w:lineRule="auto"/>
          </w:pPr>
        </w:pPrChange>
      </w:pPr>
      <w:ins w:id="3043" w:author="Li, Chandler Changjun" w:date="2026-10-20T22:22:00Z" w16du:dateUtc="2026-10-20T14:22:00Z">
        <w:r>
          <w:rPr>
            <w:rFonts w:hint="eastAsia"/>
          </w:rPr>
          <w:t>测试准确率：</w:t>
        </w:r>
      </w:ins>
      <w:commentRangeEnd w:id="3039"/>
      <w:r w:rsidRPr="003C0794">
        <w:rPr>
          <w:rStyle w:val="CommentReference"/>
          <w:szCs w:val="18"/>
        </w:rPr>
        <w:commentReference w:id="3039"/>
      </w:r>
    </w:p>
    <w:p w14:paraId="11B9F58C" w14:textId="77777777" w:rsidR="009E4D5C" w:rsidRDefault="009E4D5C" w:rsidP="009E4D5C">
      <w:pPr>
        <w:keepNext/>
        <w:spacing w:after="70" w:line="240" w:lineRule="auto"/>
        <w:jc w:val="center"/>
        <w:rPr>
          <w:ins w:id="3044" w:author="Li, Chandler Changjun" w:date="2026-10-20T21:42:00Z" w16du:dateUtc="2026-10-20T13:42:00Z"/>
        </w:rPr>
      </w:pPr>
      <w:ins w:id="3045" w:author="Li, Chandler Changjun" w:date="2026-10-20T21:42:00Z" w16du:dateUtc="2026-10-20T13:42:00Z">
        <w:r>
          <w:rPr>
            <w:noProof/>
          </w:rPr>
          <w:drawing>
            <wp:inline distT="0" distB="0" distL="0" distR="0" wp14:anchorId="3B40363D" wp14:editId="296D9854">
              <wp:extent cx="4686874" cy="4572000"/>
              <wp:effectExtent l="0" t="0" r="0" b="0"/>
              <wp:docPr id="819236369" name="Screenshot 19" descr="图 7.3.3-4 OCR识别 · 当前识别数据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" name="image-19.png"/>
                      <pic:cNvPicPr/>
                    </pic:nvPicPr>
                    <pic:blipFill>
                      <a:blip r:embed="rId5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86874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97060DB" w14:textId="77777777" w:rsidR="009E4D5C" w:rsidRDefault="009E4D5C" w:rsidP="009E4D5C">
      <w:pPr>
        <w:keepNext/>
        <w:spacing w:after="70" w:line="240" w:lineRule="auto"/>
        <w:jc w:val="center"/>
        <w:rPr>
          <w:ins w:id="3046" w:author="Li, Chandler Changjun" w:date="2026-10-20T21:42:00Z" w16du:dateUtc="2026-10-20T13:42:00Z"/>
        </w:rPr>
      </w:pPr>
      <w:ins w:id="3047" w:author="Li, Chandler Changjun" w:date="2026-10-20T21:42:00Z" w16du:dateUtc="2026-10-20T13:42:00Z">
        <w:r>
          <w:rPr>
            <w:noProof/>
          </w:rPr>
          <w:drawing>
            <wp:inline distT="0" distB="0" distL="0" distR="0" wp14:anchorId="6C79A402" wp14:editId="1195C43C">
              <wp:extent cx="4866834" cy="4572000"/>
              <wp:effectExtent l="0" t="0" r="0" b="0"/>
              <wp:docPr id="937596000" name="Screenshot 20" descr="图 7.3.3-5 OCR识别 · 定位字段（局部）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image-20.png"/>
                      <pic:cNvPicPr/>
                    </pic:nvPicPr>
                    <pic:blipFill>
                      <a:blip r:embed="rId5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66834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5557597" w14:textId="77777777" w:rsidR="009E4D5C" w:rsidRDefault="009E4D5C" w:rsidP="009E4D5C">
      <w:pPr>
        <w:keepNext/>
        <w:spacing w:after="70" w:line="240" w:lineRule="auto"/>
        <w:jc w:val="center"/>
        <w:rPr>
          <w:ins w:id="3048" w:author="Li, Chandler Changjun" w:date="2026-10-20T21:42:00Z" w16du:dateUtc="2026-10-20T13:42:00Z"/>
        </w:rPr>
      </w:pPr>
      <w:ins w:id="3049" w:author="Li, Chandler Changjun" w:date="2026-10-20T21:42:00Z" w16du:dateUtc="2026-10-20T13:42:00Z">
        <w:r>
          <w:rPr>
            <w:noProof/>
          </w:rPr>
          <w:drawing>
            <wp:inline distT="0" distB="0" distL="0" distR="0" wp14:anchorId="3995EDAA" wp14:editId="47CB719E">
              <wp:extent cx="4866834" cy="4572000"/>
              <wp:effectExtent l="0" t="0" r="0" b="0"/>
              <wp:docPr id="1946245261" name="Screenshot 21" descr="图 7.3.3-6 OCR识别 · 字段列表下部（局部）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" name="image-21.png"/>
                      <pic:cNvPicPr/>
                    </pic:nvPicPr>
                    <pic:blipFill>
                      <a:blip r:embed="rId5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66834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A8CFF38" w14:textId="32521AFE" w:rsidR="009E4D5C" w:rsidRDefault="009E4D5C" w:rsidP="009E4D5C">
      <w:pPr>
        <w:spacing w:after="70" w:line="240" w:lineRule="auto"/>
        <w:jc w:val="center"/>
        <w:rPr>
          <w:ins w:id="3050" w:author="Li, Chandler Changjun" w:date="2026-10-20T21:42:00Z" w16du:dateUtc="2026-10-20T13:42:00Z"/>
        </w:rPr>
      </w:pP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2609"/>
        <w:gridCol w:w="7425"/>
      </w:tblGrid>
      <w:tr w:rsidR="009E4D5C" w14:paraId="3649EF9C" w14:textId="77777777">
        <w:trPr>
          <w:cantSplit/>
          <w:tblHeader/>
          <w:ins w:id="3051" w:author="Li, Chandler Changjun" w:date="2026-10-20T21:42:00Z"/>
        </w:trPr>
        <w:tc>
          <w:tcPr>
            <w:tcW w:w="2609" w:type="dxa"/>
            <w:shd w:val="clear" w:color="auto" w:fill="080808"/>
            <w:vAlign w:val="center"/>
          </w:tcPr>
          <w:p w14:paraId="7E27C741" w14:textId="77777777" w:rsidR="009E4D5C" w:rsidRDefault="009E4D5C">
            <w:pPr>
              <w:spacing w:after="70" w:line="210" w:lineRule="auto"/>
              <w:rPr>
                <w:ins w:id="3052" w:author="Li, Chandler Changjun" w:date="2026-10-20T21:42:00Z" w16du:dateUtc="2026-10-20T13:42:00Z"/>
              </w:rPr>
            </w:pPr>
            <w:ins w:id="3053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字段组</w:t>
              </w:r>
            </w:ins>
          </w:p>
        </w:tc>
        <w:tc>
          <w:tcPr>
            <w:tcW w:w="7425" w:type="dxa"/>
            <w:shd w:val="clear" w:color="auto" w:fill="080808"/>
            <w:vAlign w:val="center"/>
          </w:tcPr>
          <w:p w14:paraId="5714067E" w14:textId="77777777" w:rsidR="009E4D5C" w:rsidRDefault="009E4D5C">
            <w:pPr>
              <w:spacing w:after="70" w:line="210" w:lineRule="auto"/>
              <w:rPr>
                <w:ins w:id="3054" w:author="Li, Chandler Changjun" w:date="2026-10-20T21:42:00Z" w16du:dateUtc="2026-10-20T13:42:00Z"/>
              </w:rPr>
            </w:pPr>
            <w:ins w:id="3055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字段</w:t>
              </w:r>
            </w:ins>
          </w:p>
        </w:tc>
      </w:tr>
      <w:tr w:rsidR="009E4D5C" w14:paraId="146183E4" w14:textId="77777777">
        <w:trPr>
          <w:cantSplit/>
          <w:ins w:id="3056" w:author="Li, Chandler Changjun" w:date="2026-10-20T21:42:00Z"/>
        </w:trPr>
        <w:tc>
          <w:tcPr>
            <w:tcW w:w="2609" w:type="dxa"/>
            <w:shd w:val="clear" w:color="auto" w:fill="EEEEEE"/>
            <w:vAlign w:val="center"/>
          </w:tcPr>
          <w:p w14:paraId="4D79F35C" w14:textId="77777777" w:rsidR="009E4D5C" w:rsidRDefault="009E4D5C">
            <w:pPr>
              <w:spacing w:after="70" w:line="210" w:lineRule="auto"/>
              <w:rPr>
                <w:ins w:id="3057" w:author="Li, Chandler Changjun" w:date="2026-10-20T21:42:00Z" w16du:dateUtc="2026-10-20T13:42:00Z"/>
              </w:rPr>
            </w:pPr>
            <w:ins w:id="3058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发票/箱单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5A79F965" w14:textId="77777777" w:rsidR="009E4D5C" w:rsidRDefault="009E4D5C">
            <w:pPr>
              <w:spacing w:after="70" w:line="210" w:lineRule="auto"/>
              <w:rPr>
                <w:ins w:id="3059" w:author="Li, Chandler Changjun" w:date="2026-10-20T21:42:00Z" w16du:dateUtc="2026-10-20T13:42:00Z"/>
              </w:rPr>
            </w:pPr>
            <w:ins w:id="3060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Invoice No.、Mode of Shipment、Date、Customer No.、TERMS OF DELIVERY、VALUE OF GOODS;NET、BILLING CURRENCY、PACKING CHARGE、INSURANCE、FREIGHT CHARGE、TOTAL VALUE OF GOODS、Total Gross Wts、Invoice Item NO.、Del No.、Part Number、Quantity、Item Net Weight (kg)、Invoice/Payment Value、Order No.、No of Pkgs（PID）、Types of Pkgs、L（cm）、B（cm）、H（cm）、Net Wt（Kg）、Gross Wt（Kg）</w:t>
              </w:r>
            </w:ins>
          </w:p>
        </w:tc>
      </w:tr>
      <w:tr w:rsidR="009E4D5C" w14:paraId="77E77515" w14:textId="77777777">
        <w:trPr>
          <w:cantSplit/>
          <w:ins w:id="3061" w:author="Li, Chandler Changjun" w:date="2026-10-20T21:42:00Z"/>
        </w:trPr>
        <w:tc>
          <w:tcPr>
            <w:tcW w:w="2609" w:type="dxa"/>
            <w:shd w:val="clear" w:color="auto" w:fill="FFFFFF"/>
            <w:vAlign w:val="center"/>
          </w:tcPr>
          <w:p w14:paraId="7C0D8064" w14:textId="77777777" w:rsidR="009E4D5C" w:rsidRDefault="009E4D5C">
            <w:pPr>
              <w:spacing w:after="70" w:line="210" w:lineRule="auto"/>
              <w:rPr>
                <w:ins w:id="3062" w:author="Li, Chandler Changjun" w:date="2026-10-20T21:42:00Z" w16du:dateUtc="2026-10-20T13:42:00Z"/>
              </w:rPr>
            </w:pPr>
            <w:ins w:id="3063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运单</w:t>
              </w:r>
            </w:ins>
          </w:p>
        </w:tc>
        <w:tc>
          <w:tcPr>
            <w:tcW w:w="7425" w:type="dxa"/>
            <w:shd w:val="clear" w:color="auto" w:fill="FFFFFF"/>
            <w:vAlign w:val="center"/>
          </w:tcPr>
          <w:p w14:paraId="2D036FDE" w14:textId="77777777" w:rsidR="009E4D5C" w:rsidRDefault="009E4D5C">
            <w:pPr>
              <w:spacing w:after="70" w:line="210" w:lineRule="auto"/>
              <w:rPr>
                <w:ins w:id="3064" w:author="Li, Chandler Changjun" w:date="2026-10-20T21:42:00Z" w16du:dateUtc="2026-10-20T13:42:00Z"/>
              </w:rPr>
            </w:pPr>
            <w:ins w:id="3065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MAWB、HAWB No.、Airline/Carrier、Flight No.、C.W.(KG)、G.W.(KG)、Package QTY、货物尺寸、始发地</w:t>
              </w:r>
            </w:ins>
          </w:p>
        </w:tc>
      </w:tr>
    </w:tbl>
    <w:p w14:paraId="058393E1" w14:textId="77777777" w:rsidR="009E4D5C" w:rsidRDefault="009E4D5C" w:rsidP="009E4D5C">
      <w:pPr>
        <w:spacing w:after="70" w:line="240" w:lineRule="auto"/>
        <w:rPr>
          <w:ins w:id="3066" w:author="Li, Chandler Changjun" w:date="2026-10-20T21:42:00Z" w16du:dateUtc="2026-10-20T13:42:00Z"/>
        </w:rPr>
      </w:pPr>
    </w:p>
    <w:p w14:paraId="23CCCBEC" w14:textId="77777777" w:rsidR="009E4D5C" w:rsidRDefault="009E4D5C">
      <w:pPr>
        <w:rPr>
          <w:ins w:id="3067" w:author="Li, Chandler Changjun" w:date="2026-10-20T21:42:00Z" w16du:dateUtc="2026-10-20T13:42:00Z"/>
        </w:rPr>
        <w:pPrChange w:id="3068" w:author="Li, Chandler Changjun" w:date="2026-10-20T22:22:00Z" w16du:dateUtc="2026-10-20T14:22:00Z">
          <w:pPr>
            <w:spacing w:after="70" w:line="240" w:lineRule="auto"/>
          </w:pPr>
        </w:pPrChange>
      </w:pPr>
      <w:ins w:id="3069" w:author="Li, Chandler Changjun" w:date="2026-10-20T21:42:00Z" w16du:dateUtc="2026-10-20T13:42:00Z">
        <w:r>
          <w:t>原文预览文件：发票 PDF、运单（PDF 或图片）。这些原文字段供「填写发票导入模板」「创建预报」取值。</w:t>
        </w:r>
      </w:ins>
    </w:p>
    <w:p w14:paraId="02B7E485" w14:textId="77777777" w:rsidR="009E4D5C" w:rsidRDefault="009E4D5C">
      <w:pPr>
        <w:pStyle w:val="Heading4"/>
        <w:rPr>
          <w:ins w:id="3070" w:author="Li, Chandler Changjun" w:date="2026-10-20T21:42:00Z" w16du:dateUtc="2026-10-20T13:42:00Z"/>
        </w:rPr>
        <w:pPrChange w:id="3071" w:author="Li, Chandler Changjun" w:date="2026-10-20T22:22:00Z" w16du:dateUtc="2026-10-20T14:22:00Z">
          <w:pPr>
            <w:pStyle w:val="Heading4"/>
            <w:spacing w:after="70" w:line="240" w:lineRule="auto"/>
          </w:pPr>
        </w:pPrChange>
      </w:pPr>
      <w:ins w:id="3072" w:author="Li, Chandler Changjun" w:date="2026-10-20T21:42:00Z" w16du:dateUtc="2026-10-20T13:42:00Z">
        <w:r>
          <w:t>填写发票导入模板</w:t>
        </w:r>
      </w:ins>
    </w:p>
    <w:p w14:paraId="63C6763D" w14:textId="77777777" w:rsidR="009E4D5C" w:rsidRDefault="009E4D5C" w:rsidP="009E4D5C">
      <w:pPr>
        <w:keepNext/>
        <w:spacing w:after="70" w:line="240" w:lineRule="auto"/>
        <w:jc w:val="center"/>
        <w:rPr>
          <w:ins w:id="3073" w:author="Li, Chandler Changjun" w:date="2026-10-20T21:42:00Z" w16du:dateUtc="2026-10-20T13:42:00Z"/>
        </w:rPr>
      </w:pPr>
      <w:ins w:id="3074" w:author="Li, Chandler Changjun" w:date="2026-10-20T21:42:00Z" w16du:dateUtc="2026-10-20T13:42:00Z">
        <w:r>
          <w:rPr>
            <w:noProof/>
          </w:rPr>
          <w:drawing>
            <wp:inline distT="0" distB="0" distL="0" distR="0" wp14:anchorId="62D29296" wp14:editId="434E7CAD">
              <wp:extent cx="4686874" cy="4572000"/>
              <wp:effectExtent l="0" t="0" r="0" b="0"/>
              <wp:docPr id="2079109394" name="Screenshot 22" descr="图 7.3.3-7 填写发票导入模板 · 已完成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" name="image-22.png"/>
                      <pic:cNvPicPr/>
                    </pic:nvPicPr>
                    <pic:blipFill>
                      <a:blip r:embed="rId5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86874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FB2FDA5" w14:textId="62B30121" w:rsidR="009E4D5C" w:rsidRDefault="009E4D5C" w:rsidP="009E4D5C">
      <w:pPr>
        <w:spacing w:after="70" w:line="240" w:lineRule="auto"/>
        <w:jc w:val="center"/>
        <w:rPr>
          <w:ins w:id="3075" w:author="Li, Chandler Changjun" w:date="2026-10-20T21:42:00Z" w16du:dateUtc="2026-10-20T13:42:00Z"/>
        </w:rPr>
      </w:pP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2609"/>
        <w:gridCol w:w="7425"/>
      </w:tblGrid>
      <w:tr w:rsidR="009E4D5C" w14:paraId="7BD52F13" w14:textId="77777777">
        <w:trPr>
          <w:cantSplit/>
          <w:tblHeader/>
          <w:ins w:id="3076" w:author="Li, Chandler Changjun" w:date="2026-10-20T21:42:00Z"/>
        </w:trPr>
        <w:tc>
          <w:tcPr>
            <w:tcW w:w="2609" w:type="dxa"/>
            <w:shd w:val="clear" w:color="auto" w:fill="080808"/>
            <w:vAlign w:val="center"/>
          </w:tcPr>
          <w:p w14:paraId="20B97A9C" w14:textId="77777777" w:rsidR="009E4D5C" w:rsidRDefault="009E4D5C">
            <w:pPr>
              <w:spacing w:after="70" w:line="210" w:lineRule="auto"/>
              <w:rPr>
                <w:ins w:id="3077" w:author="Li, Chandler Changjun" w:date="2026-10-20T21:42:00Z" w16du:dateUtc="2026-10-20T13:42:00Z"/>
              </w:rPr>
            </w:pPr>
            <w:ins w:id="3078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元素</w:t>
              </w:r>
            </w:ins>
          </w:p>
        </w:tc>
        <w:tc>
          <w:tcPr>
            <w:tcW w:w="7425" w:type="dxa"/>
            <w:shd w:val="clear" w:color="auto" w:fill="080808"/>
            <w:vAlign w:val="center"/>
          </w:tcPr>
          <w:p w14:paraId="06A17A15" w14:textId="77777777" w:rsidR="009E4D5C" w:rsidRDefault="009E4D5C">
            <w:pPr>
              <w:spacing w:after="70" w:line="210" w:lineRule="auto"/>
              <w:rPr>
                <w:ins w:id="3079" w:author="Li, Chandler Changjun" w:date="2026-10-20T21:42:00Z" w16du:dateUtc="2026-10-20T13:42:00Z"/>
              </w:rPr>
            </w:pPr>
            <w:ins w:id="3080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规则</w:t>
              </w:r>
            </w:ins>
          </w:p>
        </w:tc>
      </w:tr>
      <w:tr w:rsidR="009E4D5C" w14:paraId="4514A5BF" w14:textId="77777777">
        <w:trPr>
          <w:cantSplit/>
          <w:ins w:id="3081" w:author="Li, Chandler Changjun" w:date="2026-10-20T21:42:00Z"/>
        </w:trPr>
        <w:tc>
          <w:tcPr>
            <w:tcW w:w="2609" w:type="dxa"/>
            <w:shd w:val="clear" w:color="auto" w:fill="EEEEEE"/>
            <w:vAlign w:val="center"/>
          </w:tcPr>
          <w:p w14:paraId="3C7BD5A0" w14:textId="77777777" w:rsidR="009E4D5C" w:rsidRDefault="009E4D5C">
            <w:pPr>
              <w:spacing w:after="70" w:line="210" w:lineRule="auto"/>
              <w:rPr>
                <w:ins w:id="3082" w:author="Li, Chandler Changjun" w:date="2026-10-20T21:42:00Z" w16du:dateUtc="2026-10-20T13:42:00Z"/>
              </w:rPr>
            </w:pPr>
            <w:ins w:id="3083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节点证据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75BF405A" w14:textId="77777777" w:rsidR="009E4D5C" w:rsidRDefault="009E4D5C">
            <w:pPr>
              <w:spacing w:after="70" w:line="210" w:lineRule="auto"/>
              <w:rPr>
                <w:ins w:id="3084" w:author="Li, Chandler Changjun" w:date="2026-10-20T21:42:00Z" w16du:dateUtc="2026-10-20T13:42:00Z"/>
              </w:rPr>
            </w:pPr>
            <w:ins w:id="3085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「IES+ 发票导入模板」：INV 表头 / INV 表体 / DN 表头 / DN 表体，模板存入该票分单目录</w:t>
              </w:r>
            </w:ins>
          </w:p>
        </w:tc>
      </w:tr>
      <w:tr w:rsidR="009E4D5C" w14:paraId="3E2AA138" w14:textId="77777777">
        <w:trPr>
          <w:cantSplit/>
          <w:ins w:id="3086" w:author="Li, Chandler Changjun" w:date="2026-10-20T21:42:00Z"/>
        </w:trPr>
        <w:tc>
          <w:tcPr>
            <w:tcW w:w="2609" w:type="dxa"/>
            <w:shd w:val="clear" w:color="auto" w:fill="FFFFFF"/>
            <w:vAlign w:val="center"/>
          </w:tcPr>
          <w:p w14:paraId="44275D57" w14:textId="77777777" w:rsidR="009E4D5C" w:rsidRDefault="009E4D5C">
            <w:pPr>
              <w:spacing w:after="70" w:line="210" w:lineRule="auto"/>
              <w:rPr>
                <w:ins w:id="3087" w:author="Li, Chandler Changjun" w:date="2026-10-20T21:42:00Z" w16du:dateUtc="2026-10-20T13:42:00Z"/>
              </w:rPr>
            </w:pPr>
            <w:ins w:id="3088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附件</w:t>
              </w:r>
            </w:ins>
          </w:p>
        </w:tc>
        <w:tc>
          <w:tcPr>
            <w:tcW w:w="7425" w:type="dxa"/>
            <w:shd w:val="clear" w:color="auto" w:fill="FFFFFF"/>
            <w:vAlign w:val="center"/>
          </w:tcPr>
          <w:p w14:paraId="35349AFD" w14:textId="77777777" w:rsidR="009E4D5C" w:rsidRDefault="009E4D5C">
            <w:pPr>
              <w:spacing w:after="70" w:line="210" w:lineRule="auto"/>
              <w:rPr>
                <w:ins w:id="3089" w:author="Li, Chandler Changjun" w:date="2026-10-20T21:42:00Z" w16du:dateUtc="2026-10-20T13:42:00Z"/>
              </w:rPr>
            </w:pPr>
            <w:ins w:id="3090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导入INV＆DN.xlsx</w:t>
              </w:r>
            </w:ins>
          </w:p>
        </w:tc>
      </w:tr>
      <w:tr w:rsidR="009E4D5C" w14:paraId="3092F0CB" w14:textId="77777777">
        <w:trPr>
          <w:cantSplit/>
          <w:ins w:id="3091" w:author="Li, Chandler Changjun" w:date="2026-10-20T21:42:00Z"/>
        </w:trPr>
        <w:tc>
          <w:tcPr>
            <w:tcW w:w="2609" w:type="dxa"/>
            <w:shd w:val="clear" w:color="auto" w:fill="EEEEEE"/>
            <w:vAlign w:val="center"/>
          </w:tcPr>
          <w:p w14:paraId="0477BBDC" w14:textId="77777777" w:rsidR="009E4D5C" w:rsidRDefault="009E4D5C">
            <w:pPr>
              <w:spacing w:after="70" w:line="210" w:lineRule="auto"/>
              <w:rPr>
                <w:ins w:id="3092" w:author="Li, Chandler Changjun" w:date="2026-10-20T21:42:00Z" w16du:dateUtc="2026-10-20T13:42:00Z"/>
              </w:rPr>
            </w:pPr>
            <w:ins w:id="3093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⤓ 下载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006EAA96" w14:textId="77777777" w:rsidR="009E4D5C" w:rsidRDefault="009E4D5C">
            <w:pPr>
              <w:spacing w:after="70" w:line="210" w:lineRule="auto"/>
              <w:rPr>
                <w:ins w:id="3094" w:author="Li, Chandler Changjun" w:date="2026-10-20T21:42:00Z" w16du:dateUtc="2026-10-20T13:42:00Z"/>
              </w:rPr>
            </w:pPr>
            <w:ins w:id="3095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节点已执行即可用，下载本次生成的导入模板</w:t>
              </w:r>
            </w:ins>
          </w:p>
        </w:tc>
      </w:tr>
      <w:tr w:rsidR="009E4D5C" w14:paraId="23EE59D3" w14:textId="77777777">
        <w:trPr>
          <w:cantSplit/>
          <w:ins w:id="3096" w:author="Li, Chandler Changjun" w:date="2026-10-20T21:42:00Z"/>
        </w:trPr>
        <w:tc>
          <w:tcPr>
            <w:tcW w:w="2609" w:type="dxa"/>
            <w:shd w:val="clear" w:color="auto" w:fill="FFFFFF"/>
            <w:vAlign w:val="center"/>
          </w:tcPr>
          <w:p w14:paraId="102C6D59" w14:textId="77777777" w:rsidR="009E4D5C" w:rsidRDefault="009E4D5C">
            <w:pPr>
              <w:spacing w:after="70" w:line="210" w:lineRule="auto"/>
              <w:rPr>
                <w:ins w:id="3097" w:author="Li, Chandler Changjun" w:date="2026-10-20T21:42:00Z" w16du:dateUtc="2026-10-20T13:42:00Z"/>
              </w:rPr>
            </w:pPr>
            <w:ins w:id="3098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⤒ 上传</w:t>
              </w:r>
            </w:ins>
          </w:p>
        </w:tc>
        <w:tc>
          <w:tcPr>
            <w:tcW w:w="7425" w:type="dxa"/>
            <w:shd w:val="clear" w:color="auto" w:fill="FFFFFF"/>
            <w:vAlign w:val="center"/>
          </w:tcPr>
          <w:p w14:paraId="136BA6E5" w14:textId="7DEB0988" w:rsidR="009E4D5C" w:rsidRDefault="009E4D5C">
            <w:pPr>
              <w:spacing w:after="70" w:line="210" w:lineRule="auto"/>
              <w:rPr>
                <w:ins w:id="3099" w:author="Li, Chandler Changjun" w:date="2026-10-20T21:42:00Z" w16du:dateUtc="2026-10-20T13:42:00Z"/>
              </w:rPr>
            </w:pPr>
            <w:ins w:id="3100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仅节点待人工处理时可用；其余情况置灰，悬停提示「节点待人工处理时可上传」</w:t>
              </w:r>
            </w:ins>
          </w:p>
        </w:tc>
      </w:tr>
    </w:tbl>
    <w:p w14:paraId="09F8BF72" w14:textId="77777777" w:rsidR="009E4D5C" w:rsidRDefault="009E4D5C" w:rsidP="009E4D5C">
      <w:pPr>
        <w:spacing w:after="70" w:line="240" w:lineRule="auto"/>
        <w:rPr>
          <w:ins w:id="3101" w:author="Li, Chandler Changjun" w:date="2026-10-20T21:42:00Z" w16du:dateUtc="2026-10-20T13:42:00Z"/>
        </w:rPr>
      </w:pPr>
    </w:p>
    <w:p w14:paraId="26D534B2" w14:textId="77777777" w:rsidR="009E4D5C" w:rsidRDefault="009E4D5C">
      <w:pPr>
        <w:rPr>
          <w:ins w:id="3102" w:author="Li, Chandler Changjun" w:date="2026-10-20T21:42:00Z" w16du:dateUtc="2026-10-20T13:42:00Z"/>
        </w:rPr>
        <w:pPrChange w:id="3103" w:author="Li, Chandler Changjun" w:date="2026-10-20T22:22:00Z" w16du:dateUtc="2026-10-20T14:22:00Z">
          <w:pPr>
            <w:spacing w:after="70" w:line="240" w:lineRule="auto"/>
          </w:pPr>
        </w:pPrChange>
      </w:pPr>
      <w:ins w:id="3104" w:author="Li, Chandler Changjun" w:date="2026-10-20T21:42:00Z" w16du:dateUtc="2026-10-20T13:42:00Z">
        <w:r>
          <w:t>模板按配置中心「发票导入模板」的最新版本填写。模板内各列取值不在页面逐列展示，通过下载文件核对。</w:t>
        </w:r>
      </w:ins>
    </w:p>
    <w:p w14:paraId="5C535C4E" w14:textId="77777777" w:rsidR="009E4D5C" w:rsidRPr="00C8303F" w:rsidRDefault="009E4D5C">
      <w:pPr>
        <w:pStyle w:val="Heading4"/>
        <w:rPr>
          <w:ins w:id="3105" w:author="Li, Chandler Changjun" w:date="2026-10-20T21:42:00Z" w16du:dateUtc="2026-10-20T13:42:00Z"/>
        </w:rPr>
        <w:pPrChange w:id="3106" w:author="Li, Chandler Changjun" w:date="2026-10-20T22:23:00Z" w16du:dateUtc="2026-10-20T14:23:00Z">
          <w:pPr>
            <w:pStyle w:val="Heading4"/>
            <w:spacing w:after="70" w:line="240" w:lineRule="auto"/>
          </w:pPr>
        </w:pPrChange>
      </w:pPr>
      <w:ins w:id="3107" w:author="Li, Chandler Changjun" w:date="2026-10-20T21:42:00Z" w16du:dateUtc="2026-10-20T13:42:00Z">
        <w:r>
          <w:t>导入发票</w:t>
        </w:r>
      </w:ins>
    </w:p>
    <w:p w14:paraId="0508F10C" w14:textId="77777777" w:rsidR="009E4D5C" w:rsidRDefault="009E4D5C">
      <w:pPr>
        <w:rPr>
          <w:ins w:id="3108" w:author="Li, Chandler Changjun" w:date="2026-10-20T21:42:00Z" w16du:dateUtc="2026-10-20T13:42:00Z"/>
        </w:rPr>
        <w:pPrChange w:id="3109" w:author="Li, Chandler Changjun" w:date="2026-10-21T10:09:00Z" w16du:dateUtc="2026-10-21T02:09:00Z">
          <w:pPr>
            <w:keepNext/>
            <w:spacing w:after="70" w:line="240" w:lineRule="auto"/>
            <w:jc w:val="center"/>
          </w:pPr>
        </w:pPrChange>
      </w:pPr>
      <w:ins w:id="3110" w:author="Li, Chandler Changjun" w:date="2026-10-20T21:42:00Z" w16du:dateUtc="2026-10-20T13:42:00Z">
        <w:r>
          <w:rPr>
            <w:noProof/>
          </w:rPr>
          <w:drawing>
            <wp:inline distT="0" distB="0" distL="0" distR="0" wp14:anchorId="3511E02D" wp14:editId="09D1E456">
              <wp:extent cx="4686874" cy="4572000"/>
              <wp:effectExtent l="0" t="0" r="0" b="0"/>
              <wp:docPr id="1272801823" name="Screenshot 23" descr="图 7.3.3-8 导入发票 · 节点证据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3" name="image-23.png"/>
                      <pic:cNvPicPr/>
                    </pic:nvPicPr>
                    <pic:blipFill>
                      <a:blip r:embed="rId5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86874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31406EA" w14:textId="77777777" w:rsidR="009E4D5C" w:rsidRDefault="009E4D5C" w:rsidP="009E4D5C">
      <w:pPr>
        <w:spacing w:after="70" w:line="240" w:lineRule="auto"/>
        <w:jc w:val="center"/>
        <w:rPr>
          <w:ins w:id="3111" w:author="Li, Chandler Changjun" w:date="2026-10-20T21:42:00Z" w16du:dateUtc="2026-10-20T13:42:00Z"/>
        </w:rPr>
      </w:pPr>
      <w:ins w:id="3112" w:author="Li, Chandler Changjun" w:date="2026-10-20T21:42:00Z" w16du:dateUtc="2026-10-20T13:42:00Z">
        <w:r>
          <w:rPr>
            <w:rFonts w:ascii="SimSun" w:eastAsia="SimSun" w:hAnsi="SimSun"/>
            <w:color w:val="555555"/>
            <w:sz w:val="16"/>
            <w:szCs w:val="16"/>
          </w:rPr>
          <w:t>图 7.3.3-8 导入发票 · 节点证据</w:t>
        </w:r>
      </w:ins>
    </w:p>
    <w:p w14:paraId="3642C7B2" w14:textId="77777777" w:rsidR="00C8303F" w:rsidRDefault="009E4D5C" w:rsidP="00C8303F">
      <w:pPr>
        <w:rPr>
          <w:ins w:id="3113" w:author="Li, Chandler Changjun" w:date="2026-10-20T22:23:00Z" w16du:dateUtc="2026-10-20T14:23:00Z"/>
        </w:rPr>
      </w:pPr>
      <w:ins w:id="3114" w:author="Li, Chandler Changjun" w:date="2026-10-20T21:42:00Z" w16du:dateUtc="2026-10-20T13:42:00Z">
        <w:r>
          <w:t>证据「发票信息操作记录」：选择导入INV&amp;DN 模板并上传；Warning 如有则写入运行记录；按发票号查询并上传 PDF 发票。</w:t>
        </w:r>
      </w:ins>
    </w:p>
    <w:p w14:paraId="725A29A1" w14:textId="12753A1B" w:rsidR="009E4D5C" w:rsidRDefault="009E4D5C">
      <w:pPr>
        <w:rPr>
          <w:ins w:id="3115" w:author="Li, Chandler Changjun" w:date="2026-10-20T21:42:00Z" w16du:dateUtc="2026-10-20T13:42:00Z"/>
        </w:rPr>
        <w:pPrChange w:id="3116" w:author="Li, Chandler Changjun" w:date="2026-10-20T22:23:00Z" w16du:dateUtc="2026-10-20T14:23:00Z">
          <w:pPr>
            <w:spacing w:after="70" w:line="240" w:lineRule="auto"/>
          </w:pPr>
        </w:pPrChange>
      </w:pPr>
      <w:ins w:id="3117" w:author="Li, Chandler Changjun" w:date="2026-10-20T21:42:00Z" w16du:dateUtc="2026-10-20T13:42:00Z">
        <w:r>
          <w:t>附件：导入INV＆DN.xlsx、发票 PDF。发票未创建时节点失败。</w:t>
        </w:r>
      </w:ins>
    </w:p>
    <w:p w14:paraId="07FBF18A" w14:textId="77777777" w:rsidR="009E4D5C" w:rsidRPr="005D6C19" w:rsidRDefault="009E4D5C">
      <w:pPr>
        <w:pStyle w:val="Heading4"/>
        <w:rPr>
          <w:ins w:id="3118" w:author="Li, Chandler Changjun" w:date="2026-10-20T21:42:00Z" w16du:dateUtc="2026-10-20T13:42:00Z"/>
        </w:rPr>
        <w:pPrChange w:id="3119" w:author="Li, Chandler Changjun" w:date="2026-10-20T22:24:00Z" w16du:dateUtc="2026-10-20T14:24:00Z">
          <w:pPr>
            <w:pStyle w:val="Heading4"/>
            <w:spacing w:after="70" w:line="240" w:lineRule="auto"/>
          </w:pPr>
        </w:pPrChange>
      </w:pPr>
      <w:ins w:id="3120" w:author="Li, Chandler Changjun" w:date="2026-10-20T21:42:00Z" w16du:dateUtc="2026-10-20T13:42:00Z">
        <w:r>
          <w:t>创建预报</w:t>
        </w:r>
      </w:ins>
    </w:p>
    <w:p w14:paraId="676DEBE9" w14:textId="77777777" w:rsidR="009E4D5C" w:rsidRDefault="009E4D5C">
      <w:pPr>
        <w:rPr>
          <w:ins w:id="3121" w:author="Li, Chandler Changjun" w:date="2026-10-20T21:42:00Z" w16du:dateUtc="2026-10-20T13:42:00Z"/>
        </w:rPr>
        <w:pPrChange w:id="3122" w:author="Li, Chandler Changjun" w:date="2026-10-21T10:09:00Z" w16du:dateUtc="2026-10-21T02:09:00Z">
          <w:pPr>
            <w:keepNext/>
            <w:spacing w:after="70" w:line="240" w:lineRule="auto"/>
            <w:jc w:val="center"/>
          </w:pPr>
        </w:pPrChange>
      </w:pPr>
      <w:ins w:id="3123" w:author="Li, Chandler Changjun" w:date="2026-10-20T21:42:00Z" w16du:dateUtc="2026-10-20T13:42:00Z">
        <w:r>
          <w:rPr>
            <w:noProof/>
          </w:rPr>
          <w:drawing>
            <wp:inline distT="0" distB="0" distL="0" distR="0" wp14:anchorId="54315D61" wp14:editId="04D83D8A">
              <wp:extent cx="4686874" cy="4572000"/>
              <wp:effectExtent l="0" t="0" r="0" b="0"/>
              <wp:docPr id="2118676215" name="Screenshot 24" descr="图 7.3.3-9 创建预报 · 预报填写字段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4" name="image-24.png"/>
                      <pic:cNvPicPr/>
                    </pic:nvPicPr>
                    <pic:blipFill>
                      <a:blip r:embed="rId5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86874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F002CFF" w14:textId="77777777" w:rsidR="009E4D5C" w:rsidRDefault="009E4D5C" w:rsidP="009E4D5C">
      <w:pPr>
        <w:spacing w:after="70" w:line="240" w:lineRule="auto"/>
        <w:jc w:val="center"/>
        <w:rPr>
          <w:ins w:id="3124" w:author="Li, Chandler Changjun" w:date="2026-10-20T21:42:00Z" w16du:dateUtc="2026-10-20T13:42:00Z"/>
        </w:rPr>
      </w:pPr>
      <w:ins w:id="3125" w:author="Li, Chandler Changjun" w:date="2026-10-20T21:42:00Z" w16du:dateUtc="2026-10-20T13:42:00Z">
        <w:r>
          <w:rPr>
            <w:rFonts w:ascii="SimSun" w:eastAsia="SimSun" w:hAnsi="SimSun"/>
            <w:color w:val="555555"/>
            <w:sz w:val="16"/>
            <w:szCs w:val="16"/>
          </w:rPr>
          <w:t>图 7.3.3-9 创建预报 · 预报填写字段</w:t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2609"/>
        <w:gridCol w:w="7425"/>
      </w:tblGrid>
      <w:tr w:rsidR="009E4D5C" w14:paraId="1EF976A5" w14:textId="77777777">
        <w:trPr>
          <w:cantSplit/>
          <w:tblHeader/>
          <w:ins w:id="3126" w:author="Li, Chandler Changjun" w:date="2026-10-20T21:42:00Z"/>
        </w:trPr>
        <w:tc>
          <w:tcPr>
            <w:tcW w:w="2609" w:type="dxa"/>
            <w:shd w:val="clear" w:color="auto" w:fill="080808"/>
            <w:vAlign w:val="center"/>
          </w:tcPr>
          <w:p w14:paraId="44CB2D4B" w14:textId="77777777" w:rsidR="009E4D5C" w:rsidRDefault="009E4D5C">
            <w:pPr>
              <w:spacing w:after="70" w:line="210" w:lineRule="auto"/>
              <w:rPr>
                <w:ins w:id="3127" w:author="Li, Chandler Changjun" w:date="2026-10-20T21:42:00Z" w16du:dateUtc="2026-10-20T13:42:00Z"/>
              </w:rPr>
            </w:pPr>
            <w:ins w:id="3128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字段</w:t>
              </w:r>
            </w:ins>
          </w:p>
        </w:tc>
        <w:tc>
          <w:tcPr>
            <w:tcW w:w="7425" w:type="dxa"/>
            <w:shd w:val="clear" w:color="auto" w:fill="080808"/>
            <w:vAlign w:val="center"/>
          </w:tcPr>
          <w:p w14:paraId="41957D6C" w14:textId="77777777" w:rsidR="009E4D5C" w:rsidRDefault="009E4D5C">
            <w:pPr>
              <w:spacing w:after="70" w:line="210" w:lineRule="auto"/>
              <w:rPr>
                <w:ins w:id="3129" w:author="Li, Chandler Changjun" w:date="2026-10-20T21:42:00Z" w16du:dateUtc="2026-10-20T13:42:00Z"/>
              </w:rPr>
            </w:pPr>
            <w:ins w:id="3130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取值</w:t>
              </w:r>
            </w:ins>
          </w:p>
        </w:tc>
      </w:tr>
      <w:tr w:rsidR="009E4D5C" w14:paraId="05036A58" w14:textId="77777777">
        <w:trPr>
          <w:cantSplit/>
          <w:ins w:id="3131" w:author="Li, Chandler Changjun" w:date="2026-10-20T21:42:00Z"/>
        </w:trPr>
        <w:tc>
          <w:tcPr>
            <w:tcW w:w="2609" w:type="dxa"/>
            <w:shd w:val="clear" w:color="auto" w:fill="EEEEEE"/>
            <w:vAlign w:val="center"/>
          </w:tcPr>
          <w:p w14:paraId="63496CAF" w14:textId="77777777" w:rsidR="009E4D5C" w:rsidRDefault="009E4D5C">
            <w:pPr>
              <w:spacing w:after="70" w:line="210" w:lineRule="auto"/>
              <w:rPr>
                <w:ins w:id="3132" w:author="Li, Chandler Changjun" w:date="2026-10-20T21:42:00Z" w16du:dateUtc="2026-10-20T13:42:00Z"/>
              </w:rPr>
            </w:pPr>
            <w:ins w:id="3133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MAWB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12DB6020" w14:textId="77777777" w:rsidR="009E4D5C" w:rsidRDefault="009E4D5C">
            <w:pPr>
              <w:spacing w:after="70" w:line="210" w:lineRule="auto"/>
              <w:rPr>
                <w:ins w:id="3134" w:author="Li, Chandler Changjun" w:date="2026-10-20T21:42:00Z" w16du:dateUtc="2026-10-20T13:42:00Z"/>
              </w:rPr>
            </w:pPr>
            <w:ins w:id="3135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运单左上角主单号，去掉中间英文字符</w:t>
              </w:r>
            </w:ins>
          </w:p>
        </w:tc>
      </w:tr>
      <w:tr w:rsidR="009E4D5C" w14:paraId="1AAF659A" w14:textId="77777777">
        <w:trPr>
          <w:cantSplit/>
          <w:ins w:id="3136" w:author="Li, Chandler Changjun" w:date="2026-10-20T21:42:00Z"/>
        </w:trPr>
        <w:tc>
          <w:tcPr>
            <w:tcW w:w="2609" w:type="dxa"/>
            <w:shd w:val="clear" w:color="auto" w:fill="FFFFFF"/>
            <w:vAlign w:val="center"/>
          </w:tcPr>
          <w:p w14:paraId="6F1366B7" w14:textId="77777777" w:rsidR="009E4D5C" w:rsidRDefault="009E4D5C">
            <w:pPr>
              <w:spacing w:after="70" w:line="210" w:lineRule="auto"/>
              <w:rPr>
                <w:ins w:id="3137" w:author="Li, Chandler Changjun" w:date="2026-10-20T21:42:00Z" w16du:dateUtc="2026-10-20T13:42:00Z"/>
              </w:rPr>
            </w:pPr>
            <w:ins w:id="3138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HAWB/BL No.</w:t>
              </w:r>
            </w:ins>
          </w:p>
        </w:tc>
        <w:tc>
          <w:tcPr>
            <w:tcW w:w="7425" w:type="dxa"/>
            <w:shd w:val="clear" w:color="auto" w:fill="FFFFFF"/>
            <w:vAlign w:val="center"/>
          </w:tcPr>
          <w:p w14:paraId="565875E3" w14:textId="77777777" w:rsidR="009E4D5C" w:rsidRDefault="009E4D5C">
            <w:pPr>
              <w:spacing w:after="70" w:line="210" w:lineRule="auto"/>
              <w:rPr>
                <w:ins w:id="3139" w:author="Li, Chandler Changjun" w:date="2026-10-20T21:42:00Z" w16du:dateUtc="2026-10-20T13:42:00Z"/>
              </w:rPr>
            </w:pPr>
            <w:ins w:id="3140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运单右上角 HAWB No.；无分单号用主单号</w:t>
              </w:r>
            </w:ins>
          </w:p>
        </w:tc>
      </w:tr>
      <w:tr w:rsidR="009E4D5C" w14:paraId="28635928" w14:textId="77777777">
        <w:trPr>
          <w:cantSplit/>
          <w:ins w:id="3141" w:author="Li, Chandler Changjun" w:date="2026-10-20T21:42:00Z"/>
        </w:trPr>
        <w:tc>
          <w:tcPr>
            <w:tcW w:w="2609" w:type="dxa"/>
            <w:shd w:val="clear" w:color="auto" w:fill="EEEEEE"/>
            <w:vAlign w:val="center"/>
          </w:tcPr>
          <w:p w14:paraId="55D97A25" w14:textId="77777777" w:rsidR="009E4D5C" w:rsidRDefault="009E4D5C">
            <w:pPr>
              <w:spacing w:after="70" w:line="210" w:lineRule="auto"/>
              <w:rPr>
                <w:ins w:id="3142" w:author="Li, Chandler Changjun" w:date="2026-10-20T21:42:00Z" w16du:dateUtc="2026-10-20T13:42:00Z"/>
              </w:rPr>
            </w:pPr>
            <w:ins w:id="3143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Airline/Carrier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132FB5EF" w14:textId="77777777" w:rsidR="009E4D5C" w:rsidRDefault="009E4D5C">
            <w:pPr>
              <w:spacing w:after="70" w:line="210" w:lineRule="auto"/>
              <w:rPr>
                <w:ins w:id="3144" w:author="Li, Chandler Changjun" w:date="2026-10-20T21:42:00Z" w16du:dateUtc="2026-10-20T13:42:00Z"/>
              </w:rPr>
            </w:pPr>
            <w:ins w:id="3145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运单航司代码</w:t>
              </w:r>
            </w:ins>
          </w:p>
        </w:tc>
      </w:tr>
      <w:tr w:rsidR="009E4D5C" w14:paraId="52B7C3D6" w14:textId="77777777">
        <w:trPr>
          <w:cantSplit/>
          <w:ins w:id="3146" w:author="Li, Chandler Changjun" w:date="2026-10-20T21:42:00Z"/>
        </w:trPr>
        <w:tc>
          <w:tcPr>
            <w:tcW w:w="2609" w:type="dxa"/>
            <w:shd w:val="clear" w:color="auto" w:fill="FFFFFF"/>
            <w:vAlign w:val="center"/>
          </w:tcPr>
          <w:p w14:paraId="06602A61" w14:textId="77777777" w:rsidR="009E4D5C" w:rsidRDefault="009E4D5C">
            <w:pPr>
              <w:spacing w:after="70" w:line="210" w:lineRule="auto"/>
              <w:rPr>
                <w:ins w:id="3147" w:author="Li, Chandler Changjun" w:date="2026-10-20T21:42:00Z" w16du:dateUtc="2026-10-20T13:42:00Z"/>
              </w:rPr>
            </w:pPr>
            <w:ins w:id="3148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Flight No.</w:t>
              </w:r>
            </w:ins>
          </w:p>
        </w:tc>
        <w:tc>
          <w:tcPr>
            <w:tcW w:w="7425" w:type="dxa"/>
            <w:shd w:val="clear" w:color="auto" w:fill="FFFFFF"/>
            <w:vAlign w:val="center"/>
          </w:tcPr>
          <w:p w14:paraId="32466C5C" w14:textId="77777777" w:rsidR="009E4D5C" w:rsidRDefault="009E4D5C">
            <w:pPr>
              <w:spacing w:after="70" w:line="210" w:lineRule="auto"/>
              <w:rPr>
                <w:ins w:id="3149" w:author="Li, Chandler Changjun" w:date="2026-10-20T21:42:00Z" w16du:dateUtc="2026-10-20T13:42:00Z"/>
              </w:rPr>
            </w:pPr>
            <w:ins w:id="3150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运单航班号</w:t>
              </w:r>
            </w:ins>
          </w:p>
        </w:tc>
      </w:tr>
      <w:tr w:rsidR="009E4D5C" w14:paraId="0B4F45C6" w14:textId="77777777">
        <w:trPr>
          <w:cantSplit/>
          <w:ins w:id="3151" w:author="Li, Chandler Changjun" w:date="2026-10-20T21:42:00Z"/>
        </w:trPr>
        <w:tc>
          <w:tcPr>
            <w:tcW w:w="2609" w:type="dxa"/>
            <w:shd w:val="clear" w:color="auto" w:fill="EEEEEE"/>
            <w:vAlign w:val="center"/>
          </w:tcPr>
          <w:p w14:paraId="6EE0CE58" w14:textId="77777777" w:rsidR="009E4D5C" w:rsidRDefault="009E4D5C">
            <w:pPr>
              <w:spacing w:after="70" w:line="210" w:lineRule="auto"/>
              <w:rPr>
                <w:ins w:id="3152" w:author="Li, Chandler Changjun" w:date="2026-10-20T21:42:00Z" w16du:dateUtc="2026-10-20T13:42:00Z"/>
              </w:rPr>
            </w:pPr>
            <w:ins w:id="3153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DG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4158EB7F" w14:textId="77777777" w:rsidR="009E4D5C" w:rsidRDefault="009E4D5C">
            <w:pPr>
              <w:spacing w:after="70" w:line="210" w:lineRule="auto"/>
              <w:rPr>
                <w:ins w:id="3154" w:author="Li, Chandler Changjun" w:date="2026-10-20T21:42:00Z" w16du:dateUtc="2026-10-20T13:42:00Z"/>
              </w:rPr>
            </w:pPr>
            <w:ins w:id="3155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邮件标题 / 运单 DIMS 位置框中是否有 UN 字段：有为 Y，无为 N</w:t>
              </w:r>
            </w:ins>
          </w:p>
        </w:tc>
      </w:tr>
      <w:tr w:rsidR="009E4D5C" w14:paraId="129EDD8A" w14:textId="77777777">
        <w:trPr>
          <w:cantSplit/>
          <w:ins w:id="3156" w:author="Li, Chandler Changjun" w:date="2026-10-20T21:42:00Z"/>
        </w:trPr>
        <w:tc>
          <w:tcPr>
            <w:tcW w:w="2609" w:type="dxa"/>
            <w:shd w:val="clear" w:color="auto" w:fill="FFFFFF"/>
            <w:vAlign w:val="center"/>
          </w:tcPr>
          <w:p w14:paraId="7B348036" w14:textId="77777777" w:rsidR="009E4D5C" w:rsidRDefault="009E4D5C">
            <w:pPr>
              <w:spacing w:after="70" w:line="210" w:lineRule="auto"/>
              <w:rPr>
                <w:ins w:id="3157" w:author="Li, Chandler Changjun" w:date="2026-10-20T21:42:00Z" w16du:dateUtc="2026-10-20T13:42:00Z"/>
              </w:rPr>
            </w:pPr>
            <w:ins w:id="3158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C.W.(KG)</w:t>
              </w:r>
            </w:ins>
          </w:p>
        </w:tc>
        <w:tc>
          <w:tcPr>
            <w:tcW w:w="7425" w:type="dxa"/>
            <w:shd w:val="clear" w:color="auto" w:fill="FFFFFF"/>
            <w:vAlign w:val="center"/>
          </w:tcPr>
          <w:p w14:paraId="28279C2B" w14:textId="77777777" w:rsidR="009E4D5C" w:rsidRDefault="009E4D5C">
            <w:pPr>
              <w:spacing w:after="70" w:line="210" w:lineRule="auto"/>
              <w:rPr>
                <w:ins w:id="3159" w:author="Li, Chandler Changjun" w:date="2026-10-20T21:42:00Z" w16du:dateUtc="2026-10-20T13:42:00Z"/>
              </w:rPr>
            </w:pPr>
            <w:ins w:id="3160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运单计费重量</w:t>
              </w:r>
            </w:ins>
          </w:p>
        </w:tc>
      </w:tr>
      <w:tr w:rsidR="009E4D5C" w14:paraId="6DB9DAD2" w14:textId="77777777">
        <w:trPr>
          <w:cantSplit/>
          <w:ins w:id="3161" w:author="Li, Chandler Changjun" w:date="2026-10-20T21:42:00Z"/>
        </w:trPr>
        <w:tc>
          <w:tcPr>
            <w:tcW w:w="2609" w:type="dxa"/>
            <w:shd w:val="clear" w:color="auto" w:fill="EEEEEE"/>
            <w:vAlign w:val="center"/>
          </w:tcPr>
          <w:p w14:paraId="73A5A848" w14:textId="77777777" w:rsidR="009E4D5C" w:rsidRDefault="009E4D5C">
            <w:pPr>
              <w:spacing w:after="70" w:line="210" w:lineRule="auto"/>
              <w:rPr>
                <w:ins w:id="3162" w:author="Li, Chandler Changjun" w:date="2026-10-20T21:42:00Z" w16du:dateUtc="2026-10-20T13:42:00Z"/>
              </w:rPr>
            </w:pPr>
            <w:ins w:id="3163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Terminal WH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3535D85B" w14:textId="77777777" w:rsidR="009E4D5C" w:rsidRDefault="009E4D5C">
            <w:pPr>
              <w:spacing w:after="70" w:line="210" w:lineRule="auto"/>
              <w:rPr>
                <w:ins w:id="3164" w:author="Li, Chandler Changjun" w:date="2026-10-20T21:42:00Z" w16du:dateUtc="2026-10-20T13:42:00Z"/>
              </w:rPr>
            </w:pPr>
            <w:ins w:id="3165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邮件正文</w:t>
              </w:r>
            </w:ins>
          </w:p>
        </w:tc>
      </w:tr>
      <w:tr w:rsidR="009E4D5C" w14:paraId="67FD6D45" w14:textId="77777777">
        <w:trPr>
          <w:cantSplit/>
          <w:ins w:id="3166" w:author="Li, Chandler Changjun" w:date="2026-10-20T21:42:00Z"/>
        </w:trPr>
        <w:tc>
          <w:tcPr>
            <w:tcW w:w="2609" w:type="dxa"/>
            <w:shd w:val="clear" w:color="auto" w:fill="FFFFFF"/>
            <w:vAlign w:val="center"/>
          </w:tcPr>
          <w:p w14:paraId="0E0C9A3C" w14:textId="77777777" w:rsidR="009E4D5C" w:rsidRDefault="009E4D5C">
            <w:pPr>
              <w:spacing w:after="70" w:line="210" w:lineRule="auto"/>
              <w:rPr>
                <w:ins w:id="3167" w:author="Li, Chandler Changjun" w:date="2026-10-20T21:42:00Z" w16du:dateUtc="2026-10-20T13:42:00Z"/>
              </w:rPr>
            </w:pPr>
            <w:ins w:id="3168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Avis/Shipping Log No.</w:t>
              </w:r>
            </w:ins>
          </w:p>
        </w:tc>
        <w:tc>
          <w:tcPr>
            <w:tcW w:w="7425" w:type="dxa"/>
            <w:shd w:val="clear" w:color="auto" w:fill="FFFFFF"/>
            <w:vAlign w:val="center"/>
          </w:tcPr>
          <w:p w14:paraId="1485B1A9" w14:textId="77777777" w:rsidR="009E4D5C" w:rsidRDefault="009E4D5C">
            <w:pPr>
              <w:spacing w:after="70" w:line="210" w:lineRule="auto"/>
              <w:rPr>
                <w:ins w:id="3169" w:author="Li, Chandler Changjun" w:date="2026-10-20T21:42:00Z" w16du:dateUtc="2026-10-20T13:42:00Z"/>
              </w:rPr>
            </w:pPr>
            <w:ins w:id="3170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不填写</w:t>
              </w:r>
            </w:ins>
          </w:p>
        </w:tc>
      </w:tr>
      <w:tr w:rsidR="009E4D5C" w14:paraId="3A814BB2" w14:textId="77777777">
        <w:trPr>
          <w:cantSplit/>
          <w:ins w:id="3171" w:author="Li, Chandler Changjun" w:date="2026-10-20T21:42:00Z"/>
        </w:trPr>
        <w:tc>
          <w:tcPr>
            <w:tcW w:w="2609" w:type="dxa"/>
            <w:shd w:val="clear" w:color="auto" w:fill="EEEEEE"/>
            <w:vAlign w:val="center"/>
          </w:tcPr>
          <w:p w14:paraId="0055D7D9" w14:textId="77777777" w:rsidR="009E4D5C" w:rsidRDefault="009E4D5C">
            <w:pPr>
              <w:spacing w:after="70" w:line="210" w:lineRule="auto"/>
              <w:rPr>
                <w:ins w:id="3172" w:author="Li, Chandler Changjun" w:date="2026-10-20T21:42:00Z" w16du:dateUtc="2026-10-20T13:42:00Z"/>
              </w:rPr>
            </w:pPr>
            <w:ins w:id="3173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Package QTY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784642E5" w14:textId="77777777" w:rsidR="009E4D5C" w:rsidRDefault="009E4D5C">
            <w:pPr>
              <w:spacing w:after="70" w:line="210" w:lineRule="auto"/>
              <w:rPr>
                <w:ins w:id="3174" w:author="Li, Chandler Changjun" w:date="2026-10-20T21:42:00Z" w16du:dateUtc="2026-10-20T13:42:00Z"/>
              </w:rPr>
            </w:pPr>
            <w:ins w:id="3175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运单件数</w:t>
              </w:r>
            </w:ins>
          </w:p>
        </w:tc>
      </w:tr>
      <w:tr w:rsidR="009E4D5C" w14:paraId="0E20B249" w14:textId="77777777">
        <w:trPr>
          <w:cantSplit/>
          <w:ins w:id="3176" w:author="Li, Chandler Changjun" w:date="2026-10-20T21:42:00Z"/>
        </w:trPr>
        <w:tc>
          <w:tcPr>
            <w:tcW w:w="2609" w:type="dxa"/>
            <w:shd w:val="clear" w:color="auto" w:fill="FFFFFF"/>
            <w:vAlign w:val="center"/>
          </w:tcPr>
          <w:p w14:paraId="0D41C14F" w14:textId="77777777" w:rsidR="009E4D5C" w:rsidRDefault="009E4D5C">
            <w:pPr>
              <w:spacing w:after="70" w:line="210" w:lineRule="auto"/>
              <w:rPr>
                <w:ins w:id="3177" w:author="Li, Chandler Changjun" w:date="2026-10-20T21:42:00Z" w16du:dateUtc="2026-10-20T13:42:00Z"/>
              </w:rPr>
            </w:pPr>
            <w:ins w:id="3178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G.W.(KG)</w:t>
              </w:r>
            </w:ins>
          </w:p>
        </w:tc>
        <w:tc>
          <w:tcPr>
            <w:tcW w:w="7425" w:type="dxa"/>
            <w:shd w:val="clear" w:color="auto" w:fill="FFFFFF"/>
            <w:vAlign w:val="center"/>
          </w:tcPr>
          <w:p w14:paraId="2EA1BEC7" w14:textId="77777777" w:rsidR="009E4D5C" w:rsidRDefault="009E4D5C">
            <w:pPr>
              <w:spacing w:after="70" w:line="210" w:lineRule="auto"/>
              <w:rPr>
                <w:ins w:id="3179" w:author="Li, Chandler Changjun" w:date="2026-10-20T21:42:00Z" w16du:dateUtc="2026-10-20T13:42:00Z"/>
              </w:rPr>
            </w:pPr>
            <w:ins w:id="3180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运单毛重</w:t>
              </w:r>
            </w:ins>
          </w:p>
        </w:tc>
      </w:tr>
      <w:tr w:rsidR="009E4D5C" w14:paraId="1899E6AC" w14:textId="77777777">
        <w:trPr>
          <w:cantSplit/>
          <w:ins w:id="3181" w:author="Li, Chandler Changjun" w:date="2026-10-20T21:42:00Z"/>
        </w:trPr>
        <w:tc>
          <w:tcPr>
            <w:tcW w:w="2609" w:type="dxa"/>
            <w:shd w:val="clear" w:color="auto" w:fill="EEEEEE"/>
            <w:vAlign w:val="center"/>
          </w:tcPr>
          <w:p w14:paraId="176453C4" w14:textId="77777777" w:rsidR="009E4D5C" w:rsidRDefault="009E4D5C">
            <w:pPr>
              <w:spacing w:after="70" w:line="210" w:lineRule="auto"/>
              <w:rPr>
                <w:ins w:id="3182" w:author="Li, Chandler Changjun" w:date="2026-10-20T21:42:00Z" w16du:dateUtc="2026-10-20T13:42:00Z"/>
              </w:rPr>
            </w:pPr>
            <w:ins w:id="3183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VOL(m³)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7EEE5759" w14:textId="77777777" w:rsidR="009E4D5C" w:rsidRDefault="009E4D5C">
            <w:pPr>
              <w:spacing w:after="70" w:line="210" w:lineRule="auto"/>
              <w:rPr>
                <w:ins w:id="3184" w:author="Li, Chandler Changjun" w:date="2026-10-20T21:42:00Z" w16du:dateUtc="2026-10-20T13:42:00Z"/>
              </w:rPr>
            </w:pPr>
            <w:ins w:id="3185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长×宽×高（cm）÷ 1,000,000；多个包裹逐个折算后加总，保留三位小数</w:t>
              </w:r>
            </w:ins>
          </w:p>
        </w:tc>
      </w:tr>
      <w:tr w:rsidR="009E4D5C" w14:paraId="142061A9" w14:textId="77777777">
        <w:trPr>
          <w:cantSplit/>
          <w:ins w:id="3186" w:author="Li, Chandler Changjun" w:date="2026-10-20T21:42:00Z"/>
        </w:trPr>
        <w:tc>
          <w:tcPr>
            <w:tcW w:w="2609" w:type="dxa"/>
            <w:shd w:val="clear" w:color="auto" w:fill="FFFFFF"/>
            <w:vAlign w:val="center"/>
          </w:tcPr>
          <w:p w14:paraId="63331957" w14:textId="77777777" w:rsidR="009E4D5C" w:rsidRDefault="009E4D5C">
            <w:pPr>
              <w:spacing w:after="70" w:line="210" w:lineRule="auto"/>
              <w:rPr>
                <w:ins w:id="3187" w:author="Li, Chandler Changjun" w:date="2026-10-20T21:42:00Z" w16du:dateUtc="2026-10-20T13:42:00Z"/>
              </w:rPr>
            </w:pPr>
            <w:ins w:id="3188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Freight Charge</w:t>
              </w:r>
            </w:ins>
          </w:p>
        </w:tc>
        <w:tc>
          <w:tcPr>
            <w:tcW w:w="7425" w:type="dxa"/>
            <w:shd w:val="clear" w:color="auto" w:fill="FFFFFF"/>
            <w:vAlign w:val="center"/>
          </w:tcPr>
          <w:p w14:paraId="3A601C09" w14:textId="77777777" w:rsidR="009E4D5C" w:rsidRDefault="009E4D5C">
            <w:pPr>
              <w:spacing w:after="70" w:line="210" w:lineRule="auto"/>
              <w:rPr>
                <w:ins w:id="3189" w:author="Li, Chandler Changjun" w:date="2026-10-20T21:42:00Z" w16du:dateUtc="2026-10-20T13:42:00Z"/>
              </w:rPr>
            </w:pPr>
            <w:ins w:id="3190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不填写</w:t>
              </w:r>
            </w:ins>
          </w:p>
        </w:tc>
      </w:tr>
      <w:tr w:rsidR="009E4D5C" w14:paraId="29539E0B" w14:textId="77777777">
        <w:trPr>
          <w:cantSplit/>
          <w:ins w:id="3191" w:author="Li, Chandler Changjun" w:date="2026-10-20T21:42:00Z"/>
        </w:trPr>
        <w:tc>
          <w:tcPr>
            <w:tcW w:w="2609" w:type="dxa"/>
            <w:shd w:val="clear" w:color="auto" w:fill="EEEEEE"/>
            <w:vAlign w:val="center"/>
          </w:tcPr>
          <w:p w14:paraId="394F4273" w14:textId="77777777" w:rsidR="009E4D5C" w:rsidRDefault="009E4D5C">
            <w:pPr>
              <w:spacing w:after="70" w:line="210" w:lineRule="auto"/>
              <w:rPr>
                <w:ins w:id="3192" w:author="Li, Chandler Changjun" w:date="2026-10-20T21:42:00Z" w16du:dateUtc="2026-10-20T13:42:00Z"/>
              </w:rPr>
            </w:pPr>
            <w:ins w:id="3193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Freight Currency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30B4F624" w14:textId="77777777" w:rsidR="009E4D5C" w:rsidRDefault="009E4D5C">
            <w:pPr>
              <w:spacing w:after="70" w:line="210" w:lineRule="auto"/>
              <w:rPr>
                <w:ins w:id="3194" w:author="Li, Chandler Changjun" w:date="2026-10-20T21:42:00Z" w16du:dateUtc="2026-10-20T13:42:00Z"/>
              </w:rPr>
            </w:pPr>
            <w:ins w:id="3195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不填写</w:t>
              </w:r>
            </w:ins>
          </w:p>
        </w:tc>
      </w:tr>
      <w:tr w:rsidR="009E4D5C" w14:paraId="0290973C" w14:textId="77777777">
        <w:trPr>
          <w:cantSplit/>
          <w:ins w:id="3196" w:author="Li, Chandler Changjun" w:date="2026-10-20T21:42:00Z"/>
        </w:trPr>
        <w:tc>
          <w:tcPr>
            <w:tcW w:w="2609" w:type="dxa"/>
            <w:shd w:val="clear" w:color="auto" w:fill="FFFFFF"/>
            <w:vAlign w:val="center"/>
          </w:tcPr>
          <w:p w14:paraId="07E2D31B" w14:textId="77777777" w:rsidR="009E4D5C" w:rsidRDefault="009E4D5C">
            <w:pPr>
              <w:spacing w:after="70" w:line="210" w:lineRule="auto"/>
              <w:rPr>
                <w:ins w:id="3197" w:author="Li, Chandler Changjun" w:date="2026-10-20T21:42:00Z" w16du:dateUtc="2026-10-20T13:42:00Z"/>
              </w:rPr>
            </w:pPr>
            <w:ins w:id="3198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Direct Flight</w:t>
              </w:r>
            </w:ins>
          </w:p>
        </w:tc>
        <w:tc>
          <w:tcPr>
            <w:tcW w:w="7425" w:type="dxa"/>
            <w:shd w:val="clear" w:color="auto" w:fill="FFFFFF"/>
            <w:vAlign w:val="center"/>
          </w:tcPr>
          <w:p w14:paraId="23C974BF" w14:textId="77777777" w:rsidR="009E4D5C" w:rsidRDefault="009E4D5C">
            <w:pPr>
              <w:spacing w:after="70" w:line="210" w:lineRule="auto"/>
              <w:rPr>
                <w:ins w:id="3199" w:author="Li, Chandler Changjun" w:date="2026-10-20T21:42:00Z" w16du:dateUtc="2026-10-20T13:42:00Z"/>
              </w:rPr>
            </w:pPr>
            <w:ins w:id="3200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Y</w:t>
              </w:r>
            </w:ins>
          </w:p>
        </w:tc>
      </w:tr>
      <w:tr w:rsidR="009E4D5C" w14:paraId="24CAA483" w14:textId="77777777">
        <w:trPr>
          <w:cantSplit/>
          <w:ins w:id="3201" w:author="Li, Chandler Changjun" w:date="2026-10-20T21:42:00Z"/>
        </w:trPr>
        <w:tc>
          <w:tcPr>
            <w:tcW w:w="2609" w:type="dxa"/>
            <w:shd w:val="clear" w:color="auto" w:fill="EEEEEE"/>
            <w:vAlign w:val="center"/>
          </w:tcPr>
          <w:p w14:paraId="00069618" w14:textId="77777777" w:rsidR="009E4D5C" w:rsidRDefault="009E4D5C">
            <w:pPr>
              <w:spacing w:after="70" w:line="210" w:lineRule="auto"/>
              <w:rPr>
                <w:ins w:id="3202" w:author="Li, Chandler Changjun" w:date="2026-10-20T21:42:00Z" w16du:dateUtc="2026-10-20T13:42:00Z"/>
              </w:rPr>
            </w:pPr>
            <w:ins w:id="3203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Arrival Port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17B8BA2A" w14:textId="77777777" w:rsidR="009E4D5C" w:rsidRDefault="009E4D5C">
            <w:pPr>
              <w:spacing w:after="70" w:line="210" w:lineRule="auto"/>
              <w:rPr>
                <w:ins w:id="3204" w:author="Li, Chandler Changjun" w:date="2026-10-20T21:42:00Z" w16du:dateUtc="2026-10-20T13:42:00Z"/>
              </w:rPr>
            </w:pPr>
            <w:ins w:id="3205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邮件正文</w:t>
              </w:r>
            </w:ins>
          </w:p>
        </w:tc>
      </w:tr>
      <w:tr w:rsidR="009E4D5C" w14:paraId="32BB2C8C" w14:textId="77777777">
        <w:trPr>
          <w:cantSplit/>
          <w:ins w:id="3206" w:author="Li, Chandler Changjun" w:date="2026-10-20T21:42:00Z"/>
        </w:trPr>
        <w:tc>
          <w:tcPr>
            <w:tcW w:w="2609" w:type="dxa"/>
            <w:shd w:val="clear" w:color="auto" w:fill="FFFFFF"/>
            <w:vAlign w:val="center"/>
          </w:tcPr>
          <w:p w14:paraId="0D15F47F" w14:textId="77777777" w:rsidR="009E4D5C" w:rsidRDefault="009E4D5C">
            <w:pPr>
              <w:spacing w:after="70" w:line="210" w:lineRule="auto"/>
              <w:rPr>
                <w:ins w:id="3207" w:author="Li, Chandler Changjun" w:date="2026-10-20T21:42:00Z" w16du:dateUtc="2026-10-20T13:42:00Z"/>
              </w:rPr>
            </w:pPr>
            <w:ins w:id="3208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Departure Port</w:t>
              </w:r>
            </w:ins>
          </w:p>
        </w:tc>
        <w:tc>
          <w:tcPr>
            <w:tcW w:w="7425" w:type="dxa"/>
            <w:shd w:val="clear" w:color="auto" w:fill="FFFFFF"/>
            <w:vAlign w:val="center"/>
          </w:tcPr>
          <w:p w14:paraId="1E515F21" w14:textId="77777777" w:rsidR="009E4D5C" w:rsidRDefault="009E4D5C">
            <w:pPr>
              <w:spacing w:after="70" w:line="210" w:lineRule="auto"/>
              <w:rPr>
                <w:ins w:id="3209" w:author="Li, Chandler Changjun" w:date="2026-10-20T21:42:00Z" w16du:dateUtc="2026-10-20T13:42:00Z"/>
              </w:rPr>
            </w:pPr>
            <w:ins w:id="3210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新山（马来西亚）</w:t>
              </w:r>
            </w:ins>
          </w:p>
        </w:tc>
      </w:tr>
    </w:tbl>
    <w:p w14:paraId="51A8D7DA" w14:textId="77777777" w:rsidR="009E4D5C" w:rsidRDefault="009E4D5C" w:rsidP="009E4D5C">
      <w:pPr>
        <w:spacing w:after="70" w:line="240" w:lineRule="auto"/>
        <w:rPr>
          <w:ins w:id="3211" w:author="Li, Chandler Changjun" w:date="2026-10-20T21:42:00Z" w16du:dateUtc="2026-10-20T13:42:00Z"/>
        </w:rPr>
      </w:pPr>
    </w:p>
    <w:p w14:paraId="556DB859" w14:textId="5F5312E7" w:rsidR="009E4D5C" w:rsidRDefault="009E4D5C">
      <w:pPr>
        <w:pStyle w:val="ListParagraph"/>
        <w:numPr>
          <w:ilvl w:val="0"/>
          <w:numId w:val="27"/>
        </w:numPr>
        <w:rPr>
          <w:ins w:id="3212" w:author="Li, Chandler Changjun" w:date="2026-10-20T21:42:00Z" w16du:dateUtc="2026-10-20T13:42:00Z"/>
        </w:rPr>
        <w:pPrChange w:id="3213" w:author="Li, Chandler Changjun" w:date="2026-10-20T22:25:00Z" w16du:dateUtc="2026-10-20T14:25:00Z">
          <w:pPr>
            <w:spacing w:after="70" w:line="240" w:lineRule="auto"/>
          </w:pPr>
        </w:pPrChange>
      </w:pPr>
      <w:ins w:id="3214" w:author="Li, Chandler Changjun" w:date="2026-10-20T21:42:00Z" w16du:dateUtc="2026-10-20T13:42:00Z">
        <w:r>
          <w:t>右侧显示 IES+ 预报界面的参考截图。</w:t>
        </w:r>
      </w:ins>
    </w:p>
    <w:p w14:paraId="6D4610EF" w14:textId="177866F7" w:rsidR="009E4D5C" w:rsidRDefault="009E4D5C">
      <w:pPr>
        <w:pStyle w:val="ListParagraph"/>
        <w:numPr>
          <w:ilvl w:val="0"/>
          <w:numId w:val="27"/>
        </w:numPr>
        <w:rPr>
          <w:ins w:id="3215" w:author="Li, Chandler Changjun" w:date="2026-10-20T21:42:00Z" w16du:dateUtc="2026-10-20T13:42:00Z"/>
        </w:rPr>
        <w:pPrChange w:id="3216" w:author="Li, Chandler Changjun" w:date="2026-10-20T22:25:00Z" w16du:dateUtc="2026-10-20T14:25:00Z">
          <w:pPr>
            <w:spacing w:after="70" w:line="240" w:lineRule="auto"/>
          </w:pPr>
        </w:pPrChange>
      </w:pPr>
      <w:ins w:id="3217" w:author="Li, Chandler Changjun" w:date="2026-10-20T21:42:00Z" w16du:dateUtc="2026-10-20T13:42:00Z">
        <w:r>
          <w:t>上传文档资料：分单（无分单上传主单）→ HAWB；MSDS（如有）→ Others；Shipper（如有）→ Shipper decl。</w:t>
        </w:r>
      </w:ins>
    </w:p>
    <w:p w14:paraId="3404A287" w14:textId="74E7BB8F" w:rsidR="009E4D5C" w:rsidRDefault="009E4D5C">
      <w:pPr>
        <w:pStyle w:val="ListParagraph"/>
        <w:numPr>
          <w:ilvl w:val="0"/>
          <w:numId w:val="27"/>
        </w:numPr>
        <w:rPr>
          <w:ins w:id="3218" w:author="Li, Chandler Changjun" w:date="2026-10-20T21:42:00Z" w16du:dateUtc="2026-10-20T13:42:00Z"/>
        </w:rPr>
        <w:pPrChange w:id="3219" w:author="Li, Chandler Changjun" w:date="2026-10-20T22:25:00Z" w16du:dateUtc="2026-10-20T14:25:00Z">
          <w:pPr>
            <w:spacing w:after="70" w:line="240" w:lineRule="auto"/>
          </w:pPr>
        </w:pPrChange>
      </w:pPr>
      <w:ins w:id="3220" w:author="Li, Chandler Changjun" w:date="2026-10-20T21:42:00Z" w16du:dateUtc="2026-10-20T13:42:00Z">
        <w:r>
          <w:t>Warning、Difference 写入运行记录。Difference = Y 时流程继续，不暂停。</w:t>
        </w:r>
      </w:ins>
    </w:p>
    <w:p w14:paraId="30DBD8B4" w14:textId="77777777" w:rsidR="009E4D5C" w:rsidRPr="00C64611" w:rsidRDefault="009E4D5C">
      <w:pPr>
        <w:pStyle w:val="Heading4"/>
        <w:rPr>
          <w:ins w:id="3221" w:author="Li, Chandler Changjun" w:date="2026-10-20T21:42:00Z" w16du:dateUtc="2026-10-20T13:42:00Z"/>
        </w:rPr>
        <w:pPrChange w:id="3222" w:author="Li, Chandler Changjun" w:date="2026-10-20T22:25:00Z" w16du:dateUtc="2026-10-20T14:25:00Z">
          <w:pPr>
            <w:pStyle w:val="Heading4"/>
            <w:spacing w:after="70" w:line="240" w:lineRule="auto"/>
          </w:pPr>
        </w:pPrChange>
      </w:pPr>
      <w:ins w:id="3223" w:author="Li, Chandler Changjun" w:date="2026-10-20T21:42:00Z" w16du:dateUtc="2026-10-20T13:42:00Z">
        <w:r>
          <w:t>发送邮件通知</w:t>
        </w:r>
      </w:ins>
    </w:p>
    <w:p w14:paraId="7D154C0D" w14:textId="77777777" w:rsidR="009E4D5C" w:rsidRDefault="009E4D5C">
      <w:pPr>
        <w:rPr>
          <w:ins w:id="3224" w:author="Li, Chandler Changjun" w:date="2026-10-20T21:42:00Z" w16du:dateUtc="2026-10-20T13:42:00Z"/>
        </w:rPr>
        <w:pPrChange w:id="3225" w:author="Li, Chandler Changjun" w:date="2026-10-21T10:09:00Z" w16du:dateUtc="2026-10-21T02:09:00Z">
          <w:pPr>
            <w:keepNext/>
            <w:spacing w:after="70" w:line="240" w:lineRule="auto"/>
            <w:jc w:val="center"/>
          </w:pPr>
        </w:pPrChange>
      </w:pPr>
      <w:ins w:id="3226" w:author="Li, Chandler Changjun" w:date="2026-10-20T21:42:00Z" w16du:dateUtc="2026-10-20T13:42:00Z">
        <w:r>
          <w:rPr>
            <w:noProof/>
          </w:rPr>
          <w:drawing>
            <wp:inline distT="0" distB="0" distL="0" distR="0" wp14:anchorId="76BD8ECD" wp14:editId="611C4D1A">
              <wp:extent cx="4686874" cy="4572000"/>
              <wp:effectExtent l="0" t="0" r="0" b="0"/>
              <wp:docPr id="1774899415" name="Screenshot 25" descr="图 7.3.3-10 发送邮件通知 · 节点证据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5" name="image-25.png"/>
                      <pic:cNvPicPr/>
                    </pic:nvPicPr>
                    <pic:blipFill>
                      <a:blip r:embed="rId6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86874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51386AF" w14:textId="77777777" w:rsidR="009E4D5C" w:rsidRDefault="009E4D5C" w:rsidP="009E4D5C">
      <w:pPr>
        <w:spacing w:after="70" w:line="240" w:lineRule="auto"/>
        <w:jc w:val="center"/>
        <w:rPr>
          <w:ins w:id="3227" w:author="Li, Chandler Changjun" w:date="2026-10-20T21:42:00Z" w16du:dateUtc="2026-10-20T13:42:00Z"/>
        </w:rPr>
      </w:pPr>
      <w:ins w:id="3228" w:author="Li, Chandler Changjun" w:date="2026-10-20T21:42:00Z" w16du:dateUtc="2026-10-20T13:42:00Z">
        <w:r>
          <w:rPr>
            <w:rFonts w:ascii="SimSun" w:eastAsia="SimSun" w:hAnsi="SimSun"/>
            <w:color w:val="555555"/>
            <w:sz w:val="16"/>
            <w:szCs w:val="16"/>
          </w:rPr>
          <w:t>图 7.3.3-10 发送邮件通知 · 节点证据</w:t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2609"/>
        <w:gridCol w:w="7425"/>
      </w:tblGrid>
      <w:tr w:rsidR="009E4D5C" w14:paraId="140B21D2" w14:textId="77777777">
        <w:trPr>
          <w:cantSplit/>
          <w:tblHeader/>
          <w:ins w:id="3229" w:author="Li, Chandler Changjun" w:date="2026-10-20T21:42:00Z"/>
        </w:trPr>
        <w:tc>
          <w:tcPr>
            <w:tcW w:w="2609" w:type="dxa"/>
            <w:shd w:val="clear" w:color="auto" w:fill="080808"/>
            <w:vAlign w:val="center"/>
          </w:tcPr>
          <w:p w14:paraId="4922BA12" w14:textId="77777777" w:rsidR="009E4D5C" w:rsidRDefault="009E4D5C">
            <w:pPr>
              <w:spacing w:after="70" w:line="210" w:lineRule="auto"/>
              <w:rPr>
                <w:ins w:id="3230" w:author="Li, Chandler Changjun" w:date="2026-10-20T21:42:00Z" w16du:dateUtc="2026-10-20T13:42:00Z"/>
              </w:rPr>
            </w:pPr>
            <w:ins w:id="3231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规则</w:t>
              </w:r>
            </w:ins>
          </w:p>
        </w:tc>
        <w:tc>
          <w:tcPr>
            <w:tcW w:w="7425" w:type="dxa"/>
            <w:shd w:val="clear" w:color="auto" w:fill="080808"/>
            <w:vAlign w:val="center"/>
          </w:tcPr>
          <w:p w14:paraId="54491DDA" w14:textId="77777777" w:rsidR="009E4D5C" w:rsidRDefault="009E4D5C">
            <w:pPr>
              <w:spacing w:after="70" w:line="210" w:lineRule="auto"/>
              <w:rPr>
                <w:ins w:id="3232" w:author="Li, Chandler Changjun" w:date="2026-10-20T21:42:00Z" w16du:dateUtc="2026-10-20T13:42:00Z"/>
              </w:rPr>
            </w:pPr>
            <w:ins w:id="3233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说明</w:t>
              </w:r>
            </w:ins>
          </w:p>
        </w:tc>
      </w:tr>
      <w:tr w:rsidR="009E4D5C" w14:paraId="41793F4E" w14:textId="77777777">
        <w:trPr>
          <w:cantSplit/>
          <w:ins w:id="3234" w:author="Li, Chandler Changjun" w:date="2026-10-20T21:42:00Z"/>
        </w:trPr>
        <w:tc>
          <w:tcPr>
            <w:tcW w:w="2609" w:type="dxa"/>
            <w:shd w:val="clear" w:color="auto" w:fill="EEEEEE"/>
            <w:vAlign w:val="center"/>
          </w:tcPr>
          <w:p w14:paraId="0A1D1ECE" w14:textId="77777777" w:rsidR="009E4D5C" w:rsidRDefault="009E4D5C">
            <w:pPr>
              <w:spacing w:after="70" w:line="210" w:lineRule="auto"/>
              <w:rPr>
                <w:ins w:id="3235" w:author="Li, Chandler Changjun" w:date="2026-10-20T21:42:00Z" w16du:dateUtc="2026-10-20T13:42:00Z"/>
              </w:rPr>
            </w:pPr>
            <w:ins w:id="3236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发送时机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1A336A14" w14:textId="77777777" w:rsidR="009E4D5C" w:rsidRDefault="009E4D5C">
            <w:pPr>
              <w:spacing w:after="70" w:line="210" w:lineRule="auto"/>
              <w:rPr>
                <w:ins w:id="3237" w:author="Li, Chandler Changjun" w:date="2026-10-20T21:42:00Z" w16du:dateUtc="2026-10-20T13:42:00Z"/>
              </w:rPr>
            </w:pPr>
            <w:ins w:id="3238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发票和预报均创建完成后；流程中途停止不回信，重跑完成后再回信</w:t>
              </w:r>
            </w:ins>
          </w:p>
        </w:tc>
      </w:tr>
      <w:tr w:rsidR="009E4D5C" w14:paraId="0061DFE8" w14:textId="77777777">
        <w:trPr>
          <w:cantSplit/>
          <w:ins w:id="3239" w:author="Li, Chandler Changjun" w:date="2026-10-20T21:42:00Z"/>
        </w:trPr>
        <w:tc>
          <w:tcPr>
            <w:tcW w:w="2609" w:type="dxa"/>
            <w:shd w:val="clear" w:color="auto" w:fill="FFFFFF"/>
            <w:vAlign w:val="center"/>
          </w:tcPr>
          <w:p w14:paraId="637E7C75" w14:textId="77777777" w:rsidR="009E4D5C" w:rsidRDefault="009E4D5C">
            <w:pPr>
              <w:spacing w:after="70" w:line="210" w:lineRule="auto"/>
              <w:rPr>
                <w:ins w:id="3240" w:author="Li, Chandler Changjun" w:date="2026-10-20T21:42:00Z" w16du:dateUtc="2026-10-20T13:42:00Z"/>
              </w:rPr>
            </w:pPr>
            <w:ins w:id="3241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回复方式</w:t>
              </w:r>
            </w:ins>
          </w:p>
        </w:tc>
        <w:tc>
          <w:tcPr>
            <w:tcW w:w="7425" w:type="dxa"/>
            <w:shd w:val="clear" w:color="auto" w:fill="FFFFFF"/>
            <w:vAlign w:val="center"/>
          </w:tcPr>
          <w:p w14:paraId="06798EA4" w14:textId="77777777" w:rsidR="009E4D5C" w:rsidRDefault="009E4D5C">
            <w:pPr>
              <w:spacing w:after="70" w:line="210" w:lineRule="auto"/>
              <w:rPr>
                <w:ins w:id="3242" w:author="Li, Chandler Changjun" w:date="2026-10-20T21:42:00Z" w16du:dateUtc="2026-10-20T13:42:00Z"/>
              </w:rPr>
            </w:pPr>
            <w:ins w:id="3243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在触发流程的原预报邮件上回复，只回复该邮件涉及的预报创建信息</w:t>
              </w:r>
            </w:ins>
          </w:p>
        </w:tc>
      </w:tr>
      <w:tr w:rsidR="009E4D5C" w14:paraId="24A772F8" w14:textId="77777777">
        <w:trPr>
          <w:cantSplit/>
          <w:ins w:id="3244" w:author="Li, Chandler Changjun" w:date="2026-10-20T21:42:00Z"/>
        </w:trPr>
        <w:tc>
          <w:tcPr>
            <w:tcW w:w="2609" w:type="dxa"/>
            <w:shd w:val="clear" w:color="auto" w:fill="EEEEEE"/>
            <w:vAlign w:val="center"/>
          </w:tcPr>
          <w:p w14:paraId="45D76ED8" w14:textId="77777777" w:rsidR="009E4D5C" w:rsidRDefault="009E4D5C">
            <w:pPr>
              <w:spacing w:after="70" w:line="210" w:lineRule="auto"/>
              <w:rPr>
                <w:ins w:id="3245" w:author="Li, Chandler Changjun" w:date="2026-10-20T21:42:00Z" w16du:dateUtc="2026-10-20T13:42:00Z"/>
              </w:rPr>
            </w:pPr>
            <w:ins w:id="3246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收件人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74C42AB6" w14:textId="77777777" w:rsidR="009E4D5C" w:rsidRDefault="009E4D5C">
            <w:pPr>
              <w:spacing w:after="70" w:line="210" w:lineRule="auto"/>
              <w:rPr>
                <w:ins w:id="3247" w:author="Li, Chandler Changjun" w:date="2026-10-20T21:42:00Z" w16du:dateUtc="2026-10-20T13:42:00Z"/>
              </w:rPr>
            </w:pPr>
            <w:ins w:id="3248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按 IES+ 识别出的 PDC 匹配「附件5_Mapping list_Email loop」的反馈结果收件人邮箱；直接发送，不区分 To / CC；邮件模板中可增减收件人（7.3.4.2）</w:t>
              </w:r>
            </w:ins>
          </w:p>
        </w:tc>
      </w:tr>
      <w:tr w:rsidR="009E4D5C" w14:paraId="54207F32" w14:textId="77777777">
        <w:trPr>
          <w:cantSplit/>
          <w:ins w:id="3249" w:author="Li, Chandler Changjun" w:date="2026-10-20T21:42:00Z"/>
        </w:trPr>
        <w:tc>
          <w:tcPr>
            <w:tcW w:w="2609" w:type="dxa"/>
            <w:shd w:val="clear" w:color="auto" w:fill="FFFFFF"/>
            <w:vAlign w:val="center"/>
          </w:tcPr>
          <w:p w14:paraId="46F24878" w14:textId="77777777" w:rsidR="009E4D5C" w:rsidRDefault="009E4D5C">
            <w:pPr>
              <w:spacing w:after="70" w:line="210" w:lineRule="auto"/>
              <w:rPr>
                <w:ins w:id="3250" w:author="Li, Chandler Changjun" w:date="2026-10-20T21:42:00Z" w16du:dateUtc="2026-10-20T13:42:00Z"/>
              </w:rPr>
            </w:pPr>
            <w:ins w:id="3251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正文与附件</w:t>
              </w:r>
            </w:ins>
          </w:p>
        </w:tc>
        <w:tc>
          <w:tcPr>
            <w:tcW w:w="7425" w:type="dxa"/>
            <w:shd w:val="clear" w:color="auto" w:fill="FFFFFF"/>
            <w:vAlign w:val="center"/>
          </w:tcPr>
          <w:p w14:paraId="57D2FC28" w14:textId="77777777" w:rsidR="009E4D5C" w:rsidRDefault="009E4D5C">
            <w:pPr>
              <w:spacing w:after="70" w:line="210" w:lineRule="auto"/>
              <w:rPr>
                <w:ins w:id="3252" w:author="Li, Chandler Changjun" w:date="2026-10-20T21:42:00Z" w16du:dateUtc="2026-10-20T13:42:00Z"/>
              </w:rPr>
            </w:pPr>
            <w:ins w:id="3253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按邮件模板；运行记录随邮件发送</w:t>
              </w:r>
            </w:ins>
          </w:p>
        </w:tc>
      </w:tr>
      <w:tr w:rsidR="009E4D5C" w14:paraId="143E9220" w14:textId="77777777">
        <w:trPr>
          <w:cantSplit/>
          <w:ins w:id="3254" w:author="Li, Chandler Changjun" w:date="2026-10-20T21:42:00Z"/>
        </w:trPr>
        <w:tc>
          <w:tcPr>
            <w:tcW w:w="2609" w:type="dxa"/>
            <w:shd w:val="clear" w:color="auto" w:fill="EEEEEE"/>
            <w:vAlign w:val="center"/>
          </w:tcPr>
          <w:p w14:paraId="7DBC73E2" w14:textId="77777777" w:rsidR="009E4D5C" w:rsidRDefault="009E4D5C">
            <w:pPr>
              <w:spacing w:after="70" w:line="210" w:lineRule="auto"/>
              <w:rPr>
                <w:ins w:id="3255" w:author="Li, Chandler Changjun" w:date="2026-10-20T21:42:00Z" w16du:dateUtc="2026-10-20T13:42:00Z"/>
              </w:rPr>
            </w:pPr>
            <w:ins w:id="3256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运行记录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41B69352" w14:textId="77777777" w:rsidR="009E4D5C" w:rsidRDefault="009E4D5C">
            <w:pPr>
              <w:spacing w:after="70" w:line="210" w:lineRule="auto"/>
              <w:rPr>
                <w:ins w:id="3257" w:author="Li, Chandler Changjun" w:date="2026-10-20T21:42:00Z" w16du:dateUtc="2026-10-20T13:42:00Z"/>
              </w:rPr>
            </w:pPr>
            <w:ins w:id="3258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本票写入年度运行记录（11 列，一张发票一行）</w:t>
              </w:r>
            </w:ins>
          </w:p>
        </w:tc>
      </w:tr>
    </w:tbl>
    <w:p w14:paraId="3F78873A" w14:textId="77777777" w:rsidR="009E4D5C" w:rsidRDefault="009E4D5C" w:rsidP="009E4D5C">
      <w:pPr>
        <w:spacing w:after="70" w:line="240" w:lineRule="auto"/>
        <w:rPr>
          <w:ins w:id="3259" w:author="Li, Chandler Changjun" w:date="2026-10-20T21:42:00Z" w16du:dateUtc="2026-10-20T13:42:00Z"/>
        </w:rPr>
      </w:pPr>
    </w:p>
    <w:p w14:paraId="0DE89F5B" w14:textId="77777777" w:rsidR="009E4D5C" w:rsidRDefault="009E4D5C">
      <w:pPr>
        <w:rPr>
          <w:ins w:id="3260" w:author="Li, Chandler Changjun" w:date="2026-10-20T21:42:00Z" w16du:dateUtc="2026-10-20T13:42:00Z"/>
        </w:rPr>
        <w:pPrChange w:id="3261" w:author="Li, Chandler Changjun" w:date="2026-10-20T22:25:00Z" w16du:dateUtc="2026-10-20T14:25:00Z">
          <w:pPr>
            <w:spacing w:after="70" w:line="240" w:lineRule="auto"/>
          </w:pPr>
        </w:pPrChange>
      </w:pPr>
      <w:ins w:id="3262" w:author="Li, Chandler Changjun" w:date="2026-10-20T21:42:00Z" w16du:dateUtc="2026-10-20T13:42:00Z">
        <w:r>
          <w:t>运行记录列：Pre-alert receive date、PDC、HAWB NO.、Invoice NO.、Invoice data creation result(Done/warning text content)、Pre-alert data creation result difference（Y/N）、Invoice hardcopy upload(Y/N)、HAWB hardcopy upload(Y/N)、MSDS upload(Y/N/不涉及)、Shippers_Decl upload(Y/N/不涉及)、Process date。</w:t>
        </w:r>
      </w:ins>
    </w:p>
    <w:p w14:paraId="30360D06" w14:textId="77777777" w:rsidR="009E4D5C" w:rsidRDefault="009E4D5C">
      <w:pPr>
        <w:pStyle w:val="Heading4"/>
        <w:rPr>
          <w:ins w:id="3263" w:author="Li, Chandler Changjun" w:date="2026-10-20T21:42:00Z" w16du:dateUtc="2026-10-20T13:42:00Z"/>
        </w:rPr>
        <w:pPrChange w:id="3264" w:author="Li, Chandler Changjun" w:date="2026-10-20T22:25:00Z" w16du:dateUtc="2026-10-20T14:25:00Z">
          <w:pPr>
            <w:pStyle w:val="Heading4"/>
            <w:spacing w:after="70" w:line="240" w:lineRule="auto"/>
          </w:pPr>
        </w:pPrChange>
      </w:pPr>
      <w:ins w:id="3265" w:author="Li, Chandler Changjun" w:date="2026-10-20T21:42:00Z" w16du:dateUtc="2026-10-20T13:42:00Z">
        <w:r>
          <w:t>任务操作日志</w:t>
        </w:r>
      </w:ins>
    </w:p>
    <w:p w14:paraId="249E640A" w14:textId="77777777" w:rsidR="009E4D5C" w:rsidRDefault="009E4D5C">
      <w:pPr>
        <w:rPr>
          <w:ins w:id="3266" w:author="Li, Chandler Changjun" w:date="2026-10-20T21:42:00Z" w16du:dateUtc="2026-10-20T13:42:00Z"/>
        </w:rPr>
        <w:pPrChange w:id="3267" w:author="Li, Chandler Changjun" w:date="2026-10-21T10:09:00Z" w16du:dateUtc="2026-10-21T02:09:00Z">
          <w:pPr>
            <w:keepNext/>
            <w:spacing w:after="70" w:line="240" w:lineRule="auto"/>
            <w:jc w:val="center"/>
          </w:pPr>
        </w:pPrChange>
      </w:pPr>
      <w:ins w:id="3268" w:author="Li, Chandler Changjun" w:date="2026-10-20T21:42:00Z" w16du:dateUtc="2026-10-20T13:42:00Z">
        <w:r>
          <w:rPr>
            <w:noProof/>
          </w:rPr>
          <w:drawing>
            <wp:inline distT="0" distB="0" distL="0" distR="0" wp14:anchorId="15C6B763" wp14:editId="03761BBF">
              <wp:extent cx="4259447" cy="4572000"/>
              <wp:effectExtent l="0" t="0" r="0" b="0"/>
              <wp:docPr id="1736805589" name="Screenshot 26" descr="图 7.3.3-11 任务操作日志（局部）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6" name="image-26.png"/>
                      <pic:cNvPicPr/>
                    </pic:nvPicPr>
                    <pic:blipFill>
                      <a:blip r:embed="rId6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59447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B70AAB2" w14:textId="77777777" w:rsidR="009E4D5C" w:rsidRDefault="009E4D5C" w:rsidP="009E4D5C">
      <w:pPr>
        <w:spacing w:after="70" w:line="240" w:lineRule="auto"/>
        <w:jc w:val="center"/>
        <w:rPr>
          <w:ins w:id="3269" w:author="Li, Chandler Changjun" w:date="2026-10-20T21:42:00Z" w16du:dateUtc="2026-10-20T13:42:00Z"/>
        </w:rPr>
      </w:pPr>
      <w:ins w:id="3270" w:author="Li, Chandler Changjun" w:date="2026-10-20T21:42:00Z" w16du:dateUtc="2026-10-20T13:42:00Z">
        <w:r>
          <w:rPr>
            <w:rFonts w:ascii="SimSun" w:eastAsia="SimSun" w:hAnsi="SimSun"/>
            <w:color w:val="555555"/>
            <w:sz w:val="16"/>
            <w:szCs w:val="16"/>
          </w:rPr>
          <w:t>图 7.3.3-11 任务操作日志（局部）</w:t>
        </w:r>
      </w:ins>
    </w:p>
    <w:p w14:paraId="5C51716A" w14:textId="77777777" w:rsidR="009E4D5C" w:rsidRDefault="009E4D5C">
      <w:pPr>
        <w:rPr>
          <w:ins w:id="3271" w:author="Li, Chandler Changjun" w:date="2026-10-20T21:42:00Z" w16du:dateUtc="2026-10-20T13:42:00Z"/>
        </w:rPr>
        <w:pPrChange w:id="3272" w:author="Li, Chandler Changjun" w:date="2026-10-20T22:25:00Z" w16du:dateUtc="2026-10-20T14:25:00Z">
          <w:pPr>
            <w:spacing w:after="70" w:line="240" w:lineRule="auto"/>
          </w:pPr>
        </w:pPrChange>
      </w:pPr>
      <w:ins w:id="3273" w:author="Li, Chandler Changjun" w:date="2026-10-20T21:42:00Z" w16du:dateUtc="2026-10-20T13:42:00Z">
        <w:r>
          <w:t>按时间倒序记录：任务创建、执行实例生成、各节点动作（如附件重命名、归档路径、导入结果）、运行记录各列写入值、下载、上传、字段修正、重跑。</w:t>
        </w:r>
      </w:ins>
    </w:p>
    <w:p w14:paraId="3B78C800" w14:textId="53D2DB4F" w:rsidR="009E4D5C" w:rsidRDefault="009E4D5C">
      <w:pPr>
        <w:pStyle w:val="Heading3"/>
        <w:rPr>
          <w:ins w:id="3274" w:author="Li, Chandler Changjun" w:date="2026-10-20T21:42:00Z" w16du:dateUtc="2026-10-20T13:42:00Z"/>
        </w:rPr>
        <w:pPrChange w:id="3275" w:author="Li, Chandler Changjun" w:date="2026-10-21T10:09:00Z" w16du:dateUtc="2026-10-21T02:09:00Z">
          <w:pPr>
            <w:pStyle w:val="Heading3"/>
            <w:spacing w:after="70" w:line="240" w:lineRule="auto"/>
          </w:pPr>
        </w:pPrChange>
      </w:pPr>
      <w:ins w:id="3276" w:author="Li, Chandler Changjun" w:date="2026-10-20T21:42:00Z" w16du:dateUtc="2026-10-20T13:42:00Z">
        <w:r>
          <w:t>待人工处理</w:t>
        </w:r>
      </w:ins>
    </w:p>
    <w:p w14:paraId="239D6F55" w14:textId="77777777" w:rsidR="009E4D5C" w:rsidRDefault="009E4D5C">
      <w:pPr>
        <w:rPr>
          <w:ins w:id="3277" w:author="Li, Chandler Changjun" w:date="2026-10-20T21:42:00Z" w16du:dateUtc="2026-10-20T13:42:00Z"/>
        </w:rPr>
        <w:pPrChange w:id="3278" w:author="Li, Chandler Changjun" w:date="2026-10-21T10:09:00Z" w16du:dateUtc="2026-10-21T02:09:00Z">
          <w:pPr>
            <w:keepNext/>
            <w:spacing w:after="70" w:line="240" w:lineRule="auto"/>
            <w:jc w:val="center"/>
          </w:pPr>
        </w:pPrChange>
      </w:pPr>
      <w:ins w:id="3279" w:author="Li, Chandler Changjun" w:date="2026-10-20T21:42:00Z" w16du:dateUtc="2026-10-20T13:42:00Z">
        <w:r>
          <w:rPr>
            <w:noProof/>
          </w:rPr>
          <w:drawing>
            <wp:inline distT="0" distB="0" distL="0" distR="0" wp14:anchorId="65132C80" wp14:editId="2B9F1A98">
              <wp:extent cx="4686874" cy="4572000"/>
              <wp:effectExtent l="0" t="0" r="0" b="0"/>
              <wp:docPr id="122577878" name="Screenshot 27" descr="图 7.3.3-12 待人工处理 · Customer NO. 找不到对应 PDC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7" name="image-27.png"/>
                      <pic:cNvPicPr/>
                    </pic:nvPicPr>
                    <pic:blipFill>
                      <a:blip r:embed="rId6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86874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1D40EB0" w14:textId="77777777" w:rsidR="009E4D5C" w:rsidRDefault="009E4D5C">
      <w:pPr>
        <w:rPr>
          <w:ins w:id="3280" w:author="Li, Chandler Changjun" w:date="2026-10-20T21:42:00Z" w16du:dateUtc="2026-10-20T13:42:00Z"/>
        </w:rPr>
        <w:pPrChange w:id="3281" w:author="Li, Chandler Changjun" w:date="2026-10-21T10:09:00Z" w16du:dateUtc="2026-10-21T02:09:00Z">
          <w:pPr>
            <w:keepNext/>
            <w:spacing w:after="70" w:line="240" w:lineRule="auto"/>
            <w:jc w:val="center"/>
          </w:pPr>
        </w:pPrChange>
      </w:pPr>
      <w:ins w:id="3282" w:author="Li, Chandler Changjun" w:date="2026-10-20T21:42:00Z" w16du:dateUtc="2026-10-20T13:42:00Z">
        <w:r>
          <w:rPr>
            <w:noProof/>
          </w:rPr>
          <w:drawing>
            <wp:inline distT="0" distB="0" distL="0" distR="0" wp14:anchorId="11CC08DF" wp14:editId="05AFE9B5">
              <wp:extent cx="4435792" cy="4327072"/>
              <wp:effectExtent l="0" t="0" r="3175" b="0"/>
              <wp:docPr id="1823242103" name="Screenshot 28" descr="图 7.3.3-13 待人工处理 · MBZ/DN No. 与 PID 多对一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8" name="image-28.png"/>
                      <pic:cNvPicPr/>
                    </pic:nvPicPr>
                    <pic:blipFill>
                      <a:blip r:embed="rId6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37205" cy="43284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F445AB6" w14:textId="07B942A6" w:rsidR="009E4D5C" w:rsidRDefault="009E4D5C" w:rsidP="009E4D5C">
      <w:pPr>
        <w:spacing w:after="70" w:line="240" w:lineRule="auto"/>
        <w:jc w:val="center"/>
        <w:rPr>
          <w:ins w:id="3283" w:author="Li, Chandler Changjun" w:date="2026-10-20T21:42:00Z" w16du:dateUtc="2026-10-20T13:42:00Z"/>
        </w:rPr>
      </w:pP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1906"/>
        <w:gridCol w:w="2709"/>
        <w:gridCol w:w="3010"/>
        <w:gridCol w:w="2409"/>
      </w:tblGrid>
      <w:tr w:rsidR="009E4D5C" w14:paraId="530D6656" w14:textId="77777777">
        <w:trPr>
          <w:cantSplit/>
          <w:tblHeader/>
          <w:ins w:id="3284" w:author="Li, Chandler Changjun" w:date="2026-10-20T21:42:00Z"/>
        </w:trPr>
        <w:tc>
          <w:tcPr>
            <w:tcW w:w="1906" w:type="dxa"/>
            <w:shd w:val="clear" w:color="auto" w:fill="080808"/>
            <w:vAlign w:val="center"/>
          </w:tcPr>
          <w:p w14:paraId="7C590414" w14:textId="77777777" w:rsidR="009E4D5C" w:rsidRDefault="009E4D5C">
            <w:pPr>
              <w:spacing w:after="70" w:line="210" w:lineRule="auto"/>
              <w:rPr>
                <w:ins w:id="3285" w:author="Li, Chandler Changjun" w:date="2026-10-20T21:42:00Z" w16du:dateUtc="2026-10-20T13:42:00Z"/>
              </w:rPr>
            </w:pPr>
            <w:ins w:id="3286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触发条件</w:t>
              </w:r>
            </w:ins>
          </w:p>
        </w:tc>
        <w:tc>
          <w:tcPr>
            <w:tcW w:w="2709" w:type="dxa"/>
            <w:shd w:val="clear" w:color="auto" w:fill="080808"/>
            <w:vAlign w:val="center"/>
          </w:tcPr>
          <w:p w14:paraId="7DFE7F27" w14:textId="77777777" w:rsidR="009E4D5C" w:rsidRDefault="009E4D5C">
            <w:pPr>
              <w:spacing w:after="70" w:line="210" w:lineRule="auto"/>
              <w:rPr>
                <w:ins w:id="3287" w:author="Li, Chandler Changjun" w:date="2026-10-20T21:42:00Z" w16du:dateUtc="2026-10-20T13:42:00Z"/>
              </w:rPr>
            </w:pPr>
            <w:ins w:id="3288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停止位置</w:t>
              </w:r>
            </w:ins>
          </w:p>
        </w:tc>
        <w:tc>
          <w:tcPr>
            <w:tcW w:w="3010" w:type="dxa"/>
            <w:shd w:val="clear" w:color="auto" w:fill="080808"/>
            <w:vAlign w:val="center"/>
          </w:tcPr>
          <w:p w14:paraId="2761002B" w14:textId="77777777" w:rsidR="009E4D5C" w:rsidRDefault="009E4D5C">
            <w:pPr>
              <w:spacing w:after="70" w:line="210" w:lineRule="auto"/>
              <w:rPr>
                <w:ins w:id="3289" w:author="Li, Chandler Changjun" w:date="2026-10-20T21:42:00Z" w16du:dateUtc="2026-10-20T13:42:00Z"/>
              </w:rPr>
            </w:pPr>
            <w:ins w:id="3290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页面显示</w:t>
              </w:r>
            </w:ins>
          </w:p>
        </w:tc>
        <w:tc>
          <w:tcPr>
            <w:tcW w:w="2409" w:type="dxa"/>
            <w:shd w:val="clear" w:color="auto" w:fill="080808"/>
            <w:vAlign w:val="center"/>
          </w:tcPr>
          <w:p w14:paraId="4F5034FB" w14:textId="77777777" w:rsidR="009E4D5C" w:rsidRDefault="009E4D5C">
            <w:pPr>
              <w:spacing w:after="70" w:line="210" w:lineRule="auto"/>
              <w:rPr>
                <w:ins w:id="3291" w:author="Li, Chandler Changjun" w:date="2026-10-20T21:42:00Z" w16du:dateUtc="2026-10-20T13:42:00Z"/>
              </w:rPr>
            </w:pPr>
            <w:ins w:id="3292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处理方式</w:t>
              </w:r>
            </w:ins>
          </w:p>
        </w:tc>
      </w:tr>
      <w:tr w:rsidR="009E4D5C" w14:paraId="27F9F84E" w14:textId="77777777">
        <w:trPr>
          <w:cantSplit/>
          <w:ins w:id="3293" w:author="Li, Chandler Changjun" w:date="2026-10-20T21:42:00Z"/>
        </w:trPr>
        <w:tc>
          <w:tcPr>
            <w:tcW w:w="1906" w:type="dxa"/>
            <w:shd w:val="clear" w:color="auto" w:fill="EEEEEE"/>
            <w:vAlign w:val="center"/>
          </w:tcPr>
          <w:p w14:paraId="441BD353" w14:textId="77777777" w:rsidR="009E4D5C" w:rsidRDefault="009E4D5C">
            <w:pPr>
              <w:spacing w:after="70" w:line="210" w:lineRule="auto"/>
              <w:rPr>
                <w:ins w:id="3294" w:author="Li, Chandler Changjun" w:date="2026-10-20T21:42:00Z" w16du:dateUtc="2026-10-20T13:42:00Z"/>
              </w:rPr>
            </w:pPr>
            <w:ins w:id="3295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Mode of Shipment 不是 AB AIR FREIGHT / H5 HAZMAT（Invoice type 置空并报错）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7A86E812" w14:textId="77777777" w:rsidR="009E4D5C" w:rsidRDefault="009E4D5C">
            <w:pPr>
              <w:spacing w:after="70" w:line="210" w:lineRule="auto"/>
              <w:rPr>
                <w:ins w:id="3296" w:author="Li, Chandler Changjun" w:date="2026-10-20T21:42:00Z" w16du:dateUtc="2026-10-20T13:42:00Z"/>
              </w:rPr>
            </w:pPr>
            <w:ins w:id="3297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填写发票导入模板，未导入 IES+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24820156" w14:textId="77777777" w:rsidR="009E4D5C" w:rsidRDefault="009E4D5C">
            <w:pPr>
              <w:spacing w:after="70" w:line="210" w:lineRule="auto"/>
              <w:rPr>
                <w:ins w:id="3298" w:author="Li, Chandler Changjun" w:date="2026-10-20T21:42:00Z" w16du:dateUtc="2026-10-20T13:42:00Z"/>
              </w:rPr>
            </w:pPr>
            <w:ins w:id="3299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节点「待人工处理」，红框显示错误说明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2A7A1164" w14:textId="77777777" w:rsidR="009E4D5C" w:rsidRDefault="009E4D5C">
            <w:pPr>
              <w:spacing w:after="70" w:line="210" w:lineRule="auto"/>
              <w:rPr>
                <w:ins w:id="3300" w:author="Li, Chandler Changjun" w:date="2026-10-20T21:42:00Z" w16du:dateUtc="2026-10-20T13:42:00Z"/>
              </w:rPr>
            </w:pPr>
            <w:ins w:id="3301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下载模板修正后上传续跑；或修正字段后重跑</w:t>
              </w:r>
            </w:ins>
          </w:p>
        </w:tc>
      </w:tr>
      <w:tr w:rsidR="009E4D5C" w14:paraId="0A729262" w14:textId="77777777">
        <w:trPr>
          <w:cantSplit/>
          <w:ins w:id="3302" w:author="Li, Chandler Changjun" w:date="2026-10-20T21:42:00Z"/>
        </w:trPr>
        <w:tc>
          <w:tcPr>
            <w:tcW w:w="1906" w:type="dxa"/>
            <w:shd w:val="clear" w:color="auto" w:fill="FFFFFF"/>
            <w:vAlign w:val="center"/>
          </w:tcPr>
          <w:p w14:paraId="3BB78D0C" w14:textId="77777777" w:rsidR="009E4D5C" w:rsidRDefault="009E4D5C">
            <w:pPr>
              <w:spacing w:after="70" w:line="210" w:lineRule="auto"/>
              <w:rPr>
                <w:ins w:id="3303" w:author="Li, Chandler Changjun" w:date="2026-10-20T21:42:00Z" w16du:dateUtc="2026-10-20T13:42:00Z"/>
              </w:rPr>
            </w:pPr>
            <w:ins w:id="3304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Customer NO. 找不到对应 PDC（PDC 置空并报错）</w:t>
              </w:r>
            </w:ins>
          </w:p>
        </w:tc>
        <w:tc>
          <w:tcPr>
            <w:tcW w:w="2709" w:type="dxa"/>
            <w:shd w:val="clear" w:color="auto" w:fill="FFFFFF"/>
            <w:vAlign w:val="center"/>
          </w:tcPr>
          <w:p w14:paraId="0BAACE7E" w14:textId="77777777" w:rsidR="009E4D5C" w:rsidRDefault="009E4D5C">
            <w:pPr>
              <w:spacing w:after="70" w:line="210" w:lineRule="auto"/>
              <w:rPr>
                <w:ins w:id="3305" w:author="Li, Chandler Changjun" w:date="2026-10-20T21:42:00Z" w16du:dateUtc="2026-10-20T13:42:00Z"/>
              </w:rPr>
            </w:pPr>
            <w:ins w:id="3306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同上</w:t>
              </w:r>
            </w:ins>
          </w:p>
        </w:tc>
        <w:tc>
          <w:tcPr>
            <w:tcW w:w="3010" w:type="dxa"/>
            <w:shd w:val="clear" w:color="auto" w:fill="FFFFFF"/>
            <w:vAlign w:val="center"/>
          </w:tcPr>
          <w:p w14:paraId="32C0760A" w14:textId="77777777" w:rsidR="009E4D5C" w:rsidRDefault="009E4D5C">
            <w:pPr>
              <w:spacing w:after="70" w:line="210" w:lineRule="auto"/>
              <w:rPr>
                <w:ins w:id="3307" w:author="Li, Chandler Changjun" w:date="2026-10-20T21:42:00Z" w16du:dateUtc="2026-10-20T13:42:00Z"/>
              </w:rPr>
            </w:pPr>
            <w:ins w:id="3308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同上</w:t>
              </w:r>
            </w:ins>
          </w:p>
        </w:tc>
        <w:tc>
          <w:tcPr>
            <w:tcW w:w="2409" w:type="dxa"/>
            <w:shd w:val="clear" w:color="auto" w:fill="FFFFFF"/>
            <w:vAlign w:val="center"/>
          </w:tcPr>
          <w:p w14:paraId="1C7D354D" w14:textId="77777777" w:rsidR="009E4D5C" w:rsidRDefault="009E4D5C">
            <w:pPr>
              <w:spacing w:after="70" w:line="210" w:lineRule="auto"/>
              <w:rPr>
                <w:ins w:id="3309" w:author="Li, Chandler Changjun" w:date="2026-10-20T21:42:00Z" w16du:dateUtc="2026-10-20T13:42:00Z"/>
              </w:rPr>
            </w:pPr>
            <w:ins w:id="3310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同上</w:t>
              </w:r>
            </w:ins>
          </w:p>
        </w:tc>
      </w:tr>
      <w:tr w:rsidR="009E4D5C" w14:paraId="7DA2FE94" w14:textId="77777777">
        <w:trPr>
          <w:cantSplit/>
          <w:ins w:id="3311" w:author="Li, Chandler Changjun" w:date="2026-10-20T21:42:00Z"/>
        </w:trPr>
        <w:tc>
          <w:tcPr>
            <w:tcW w:w="1906" w:type="dxa"/>
            <w:shd w:val="clear" w:color="auto" w:fill="EEEEEE"/>
            <w:vAlign w:val="center"/>
          </w:tcPr>
          <w:p w14:paraId="6866710C" w14:textId="77777777" w:rsidR="009E4D5C" w:rsidRDefault="009E4D5C">
            <w:pPr>
              <w:spacing w:after="70" w:line="210" w:lineRule="auto"/>
              <w:rPr>
                <w:ins w:id="3312" w:author="Li, Chandler Changjun" w:date="2026-10-20T21:42:00Z" w16du:dateUtc="2026-10-20T13:42:00Z"/>
              </w:rPr>
            </w:pPr>
            <w:ins w:id="3313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DN 表体 Qty 推算结果不唯一，或合计不等于发票 Quantity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3D0BC315" w14:textId="77777777" w:rsidR="009E4D5C" w:rsidRDefault="009E4D5C">
            <w:pPr>
              <w:spacing w:after="70" w:line="210" w:lineRule="auto"/>
              <w:rPr>
                <w:ins w:id="3314" w:author="Li, Chandler Changjun" w:date="2026-10-20T21:42:00Z" w16du:dateUtc="2026-10-20T13:42:00Z"/>
              </w:rPr>
            </w:pPr>
            <w:ins w:id="3315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同上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0747E1C9" w14:textId="77777777" w:rsidR="009E4D5C" w:rsidRDefault="009E4D5C">
            <w:pPr>
              <w:spacing w:after="70" w:line="210" w:lineRule="auto"/>
              <w:rPr>
                <w:ins w:id="3316" w:author="Li, Chandler Changjun" w:date="2026-10-20T21:42:00Z" w16du:dateUtc="2026-10-20T13:42:00Z"/>
              </w:rPr>
            </w:pPr>
            <w:ins w:id="3317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同上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6BAD97BC" w14:textId="77777777" w:rsidR="009E4D5C" w:rsidRDefault="009E4D5C">
            <w:pPr>
              <w:spacing w:after="70" w:line="210" w:lineRule="auto"/>
              <w:rPr>
                <w:ins w:id="3318" w:author="Li, Chandler Changjun" w:date="2026-10-20T21:42:00Z" w16du:dateUtc="2026-10-20T13:42:00Z"/>
              </w:rPr>
            </w:pPr>
            <w:ins w:id="3319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同上</w:t>
              </w:r>
            </w:ins>
          </w:p>
        </w:tc>
      </w:tr>
      <w:tr w:rsidR="009E4D5C" w14:paraId="49D586BB" w14:textId="77777777">
        <w:trPr>
          <w:cantSplit/>
          <w:ins w:id="3320" w:author="Li, Chandler Changjun" w:date="2026-10-20T21:42:00Z"/>
        </w:trPr>
        <w:tc>
          <w:tcPr>
            <w:tcW w:w="1906" w:type="dxa"/>
            <w:shd w:val="clear" w:color="auto" w:fill="FFFFFF"/>
            <w:vAlign w:val="center"/>
          </w:tcPr>
          <w:p w14:paraId="710D7A8F" w14:textId="77777777" w:rsidR="009E4D5C" w:rsidRDefault="009E4D5C">
            <w:pPr>
              <w:spacing w:after="70" w:line="210" w:lineRule="auto"/>
              <w:rPr>
                <w:ins w:id="3321" w:author="Li, Chandler Changjun" w:date="2026-10-20T21:42:00Z" w16du:dateUtc="2026-10-20T13:42:00Z"/>
              </w:rPr>
            </w:pPr>
            <w:ins w:id="3322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MBZ/DN No. : PID 为多对一（一个 PID 下有多个 Del. NO）</w:t>
              </w:r>
            </w:ins>
          </w:p>
        </w:tc>
        <w:tc>
          <w:tcPr>
            <w:tcW w:w="2709" w:type="dxa"/>
            <w:shd w:val="clear" w:color="auto" w:fill="FFFFFF"/>
            <w:vAlign w:val="center"/>
          </w:tcPr>
          <w:p w14:paraId="2D23B776" w14:textId="77777777" w:rsidR="009E4D5C" w:rsidRDefault="009E4D5C">
            <w:pPr>
              <w:spacing w:after="70" w:line="210" w:lineRule="auto"/>
              <w:rPr>
                <w:ins w:id="3323" w:author="Li, Chandler Changjun" w:date="2026-10-20T21:42:00Z" w16du:dateUtc="2026-10-20T13:42:00Z"/>
              </w:rPr>
            </w:pPr>
            <w:ins w:id="3324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提取完所有数据后停止，未导入 IES+</w:t>
              </w:r>
            </w:ins>
          </w:p>
        </w:tc>
        <w:tc>
          <w:tcPr>
            <w:tcW w:w="3010" w:type="dxa"/>
            <w:shd w:val="clear" w:color="auto" w:fill="FFFFFF"/>
            <w:vAlign w:val="center"/>
          </w:tcPr>
          <w:p w14:paraId="4E41F8EA" w14:textId="77777777" w:rsidR="009E4D5C" w:rsidRDefault="009E4D5C">
            <w:pPr>
              <w:spacing w:after="70" w:line="210" w:lineRule="auto"/>
              <w:rPr>
                <w:ins w:id="3325" w:author="Li, Chandler Changjun" w:date="2026-10-20T21:42:00Z" w16du:dateUtc="2026-10-20T13:42:00Z"/>
              </w:rPr>
            </w:pPr>
            <w:ins w:id="3326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同上</w:t>
              </w:r>
            </w:ins>
          </w:p>
        </w:tc>
        <w:tc>
          <w:tcPr>
            <w:tcW w:w="2409" w:type="dxa"/>
            <w:shd w:val="clear" w:color="auto" w:fill="FFFFFF"/>
            <w:vAlign w:val="center"/>
          </w:tcPr>
          <w:p w14:paraId="53F71B0C" w14:textId="77777777" w:rsidR="009E4D5C" w:rsidRDefault="009E4D5C">
            <w:pPr>
              <w:spacing w:after="70" w:line="210" w:lineRule="auto"/>
              <w:rPr>
                <w:ins w:id="3327" w:author="Li, Chandler Changjun" w:date="2026-10-20T21:42:00Z" w16du:dateUtc="2026-10-20T13:42:00Z"/>
              </w:rPr>
            </w:pPr>
            <w:ins w:id="3328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业务在 IES+ 做特殊数据处理后，在 Portal 重跑（单票或批量）</w:t>
              </w:r>
            </w:ins>
          </w:p>
        </w:tc>
      </w:tr>
      <w:tr w:rsidR="009E4D5C" w14:paraId="432E1154" w14:textId="77777777">
        <w:trPr>
          <w:cantSplit/>
          <w:ins w:id="3329" w:author="Li, Chandler Changjun" w:date="2026-10-20T21:42:00Z"/>
        </w:trPr>
        <w:tc>
          <w:tcPr>
            <w:tcW w:w="1906" w:type="dxa"/>
            <w:shd w:val="clear" w:color="auto" w:fill="EEEEEE"/>
            <w:vAlign w:val="center"/>
          </w:tcPr>
          <w:p w14:paraId="1F9E98F0" w14:textId="77777777" w:rsidR="009E4D5C" w:rsidRDefault="009E4D5C">
            <w:pPr>
              <w:spacing w:after="70" w:line="210" w:lineRule="auto"/>
              <w:rPr>
                <w:ins w:id="3330" w:author="Li, Chandler Changjun" w:date="2026-10-20T21:42:00Z" w16du:dateUtc="2026-10-20T13:42:00Z"/>
              </w:rPr>
            </w:pPr>
            <w:ins w:id="3331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缺发票或 HAWB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225E0356" w14:textId="77777777" w:rsidR="009E4D5C" w:rsidRDefault="009E4D5C">
            <w:pPr>
              <w:spacing w:after="70" w:line="210" w:lineRule="auto"/>
              <w:rPr>
                <w:ins w:id="3332" w:author="Li, Chandler Changjun" w:date="2026-10-20T21:42:00Z" w16du:dateUtc="2026-10-20T13:42:00Z"/>
              </w:rPr>
            </w:pPr>
            <w:ins w:id="3333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下载附件重命名并归档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0BB2AD0C" w14:textId="77777777" w:rsidR="009E4D5C" w:rsidRDefault="009E4D5C">
            <w:pPr>
              <w:spacing w:after="70" w:line="210" w:lineRule="auto"/>
              <w:rPr>
                <w:ins w:id="3334" w:author="Li, Chandler Changjun" w:date="2026-10-20T21:42:00Z" w16du:dateUtc="2026-10-20T13:42:00Z"/>
              </w:rPr>
            </w:pPr>
            <w:ins w:id="3335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节点「待人工处理」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60A55EAE" w14:textId="77777777" w:rsidR="009E4D5C" w:rsidRDefault="009E4D5C">
            <w:pPr>
              <w:spacing w:after="70" w:line="210" w:lineRule="auto"/>
              <w:rPr>
                <w:ins w:id="3336" w:author="Li, Chandler Changjun" w:date="2026-10-20T21:42:00Z" w16du:dateUtc="2026-10-20T13:42:00Z"/>
              </w:rPr>
            </w:pPr>
            <w:ins w:id="3337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业务处理后任务重跑；Portal 不设补传入口</w:t>
              </w:r>
            </w:ins>
          </w:p>
        </w:tc>
      </w:tr>
      <w:tr w:rsidR="009E4D5C" w14:paraId="23A72132" w14:textId="77777777">
        <w:trPr>
          <w:cantSplit/>
          <w:ins w:id="3338" w:author="Li, Chandler Changjun" w:date="2026-10-20T21:42:00Z"/>
        </w:trPr>
        <w:tc>
          <w:tcPr>
            <w:tcW w:w="1906" w:type="dxa"/>
            <w:shd w:val="clear" w:color="auto" w:fill="FFFFFF"/>
            <w:vAlign w:val="center"/>
          </w:tcPr>
          <w:p w14:paraId="595B8E5E" w14:textId="77777777" w:rsidR="009E4D5C" w:rsidRDefault="009E4D5C">
            <w:pPr>
              <w:spacing w:after="70" w:line="210" w:lineRule="auto"/>
              <w:rPr>
                <w:ins w:id="3339" w:author="Li, Chandler Changjun" w:date="2026-10-20T21:42:00Z" w16du:dateUtc="2026-10-20T13:42:00Z"/>
              </w:rPr>
            </w:pPr>
            <w:ins w:id="3340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发票未创建 / 系统执行失败</w:t>
              </w:r>
            </w:ins>
          </w:p>
        </w:tc>
        <w:tc>
          <w:tcPr>
            <w:tcW w:w="2709" w:type="dxa"/>
            <w:shd w:val="clear" w:color="auto" w:fill="FFFFFF"/>
            <w:vAlign w:val="center"/>
          </w:tcPr>
          <w:p w14:paraId="28719799" w14:textId="77777777" w:rsidR="009E4D5C" w:rsidRDefault="009E4D5C">
            <w:pPr>
              <w:spacing w:after="70" w:line="210" w:lineRule="auto"/>
              <w:rPr>
                <w:ins w:id="3341" w:author="Li, Chandler Changjun" w:date="2026-10-20T21:42:00Z" w16du:dateUtc="2026-10-20T13:42:00Z"/>
              </w:rPr>
            </w:pPr>
            <w:ins w:id="3342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失败节点</w:t>
              </w:r>
            </w:ins>
          </w:p>
        </w:tc>
        <w:tc>
          <w:tcPr>
            <w:tcW w:w="3010" w:type="dxa"/>
            <w:shd w:val="clear" w:color="auto" w:fill="FFFFFF"/>
            <w:vAlign w:val="center"/>
          </w:tcPr>
          <w:p w14:paraId="28D18E31" w14:textId="77777777" w:rsidR="009E4D5C" w:rsidRDefault="009E4D5C">
            <w:pPr>
              <w:spacing w:after="70" w:line="210" w:lineRule="auto"/>
              <w:rPr>
                <w:ins w:id="3343" w:author="Li, Chandler Changjun" w:date="2026-10-20T21:42:00Z" w16du:dateUtc="2026-10-20T13:42:00Z"/>
              </w:rPr>
            </w:pPr>
            <w:ins w:id="3344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节点「失败」，页头下方红色横幅</w:t>
              </w:r>
            </w:ins>
          </w:p>
        </w:tc>
        <w:tc>
          <w:tcPr>
            <w:tcW w:w="2409" w:type="dxa"/>
            <w:shd w:val="clear" w:color="auto" w:fill="FFFFFF"/>
            <w:vAlign w:val="center"/>
          </w:tcPr>
          <w:p w14:paraId="0A48BDD4" w14:textId="77777777" w:rsidR="009E4D5C" w:rsidRDefault="009E4D5C">
            <w:pPr>
              <w:spacing w:after="70" w:line="210" w:lineRule="auto"/>
              <w:rPr>
                <w:ins w:id="3345" w:author="Li, Chandler Changjun" w:date="2026-10-20T21:42:00Z" w16du:dateUtc="2026-10-20T13:42:00Z"/>
              </w:rPr>
            </w:pPr>
            <w:ins w:id="3346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重跑</w:t>
              </w:r>
            </w:ins>
          </w:p>
        </w:tc>
      </w:tr>
      <w:tr w:rsidR="009E4D5C" w14:paraId="3BB97307" w14:textId="77777777">
        <w:trPr>
          <w:cantSplit/>
          <w:ins w:id="3347" w:author="Li, Chandler Changjun" w:date="2026-10-20T21:42:00Z"/>
        </w:trPr>
        <w:tc>
          <w:tcPr>
            <w:tcW w:w="1906" w:type="dxa"/>
            <w:shd w:val="clear" w:color="auto" w:fill="EEEEEE"/>
            <w:vAlign w:val="center"/>
          </w:tcPr>
          <w:p w14:paraId="5DB130F6" w14:textId="77777777" w:rsidR="009E4D5C" w:rsidRDefault="009E4D5C">
            <w:pPr>
              <w:spacing w:after="70" w:line="210" w:lineRule="auto"/>
              <w:rPr>
                <w:ins w:id="3348" w:author="Li, Chandler Changjun" w:date="2026-10-20T21:42:00Z" w16du:dateUtc="2026-10-20T13:42:00Z"/>
              </w:rPr>
            </w:pPr>
            <w:ins w:id="3349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DG 票缺 MSDS / Shipper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71B0373D" w14:textId="77777777" w:rsidR="009E4D5C" w:rsidRDefault="009E4D5C">
            <w:pPr>
              <w:spacing w:after="70" w:line="210" w:lineRule="auto"/>
              <w:rPr>
                <w:ins w:id="3350" w:author="Li, Chandler Changjun" w:date="2026-10-20T21:42:00Z" w16du:dateUtc="2026-10-20T13:42:00Z"/>
              </w:rPr>
            </w:pPr>
            <w:ins w:id="3351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不停止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10441241" w14:textId="77777777" w:rsidR="009E4D5C" w:rsidRDefault="009E4D5C">
            <w:pPr>
              <w:spacing w:after="70" w:line="210" w:lineRule="auto"/>
              <w:rPr>
                <w:ins w:id="3352" w:author="Li, Chandler Changjun" w:date="2026-10-20T21:42:00Z" w16du:dateUtc="2026-10-20T13:42:00Z"/>
              </w:rPr>
            </w:pPr>
            <w:ins w:id="3353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—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1E7CFB17" w14:textId="77777777" w:rsidR="009E4D5C" w:rsidRDefault="009E4D5C">
            <w:pPr>
              <w:spacing w:after="70" w:line="210" w:lineRule="auto"/>
              <w:rPr>
                <w:ins w:id="3354" w:author="Li, Chandler Changjun" w:date="2026-10-20T21:42:00Z" w16du:dateUtc="2026-10-20T13:42:00Z"/>
              </w:rPr>
            </w:pPr>
            <w:ins w:id="3355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运行记录对应列记 N</w:t>
              </w:r>
            </w:ins>
          </w:p>
        </w:tc>
      </w:tr>
    </w:tbl>
    <w:p w14:paraId="547EACEE" w14:textId="77777777" w:rsidR="009E4D5C" w:rsidRDefault="009E4D5C" w:rsidP="009E4D5C">
      <w:pPr>
        <w:spacing w:after="70" w:line="240" w:lineRule="auto"/>
        <w:rPr>
          <w:ins w:id="3356" w:author="Li, Chandler Changjun" w:date="2026-10-20T21:42:00Z" w16du:dateUtc="2026-10-20T13:42:00Z"/>
        </w:rPr>
      </w:pPr>
    </w:p>
    <w:p w14:paraId="1ABD1B0D" w14:textId="77777777" w:rsidR="009E4D5C" w:rsidRPr="00D90267" w:rsidRDefault="009E4D5C">
      <w:pPr>
        <w:pStyle w:val="Heading4"/>
        <w:rPr>
          <w:ins w:id="3357" w:author="Li, Chandler Changjun" w:date="2026-10-20T21:42:00Z" w16du:dateUtc="2026-10-20T13:42:00Z"/>
        </w:rPr>
        <w:pPrChange w:id="3358" w:author="Li, Chandler Changjun" w:date="2026-10-21T10:09:00Z" w16du:dateUtc="2026-10-21T02:09:00Z">
          <w:pPr>
            <w:pStyle w:val="Heading4"/>
            <w:spacing w:after="70" w:line="240" w:lineRule="auto"/>
          </w:pPr>
        </w:pPrChange>
      </w:pPr>
      <w:ins w:id="3359" w:author="Li, Chandler Changjun" w:date="2026-10-20T21:42:00Z" w16du:dateUtc="2026-10-20T13:42:00Z">
        <w:r>
          <w:t>上传修正模板并续跑</w:t>
        </w:r>
      </w:ins>
    </w:p>
    <w:p w14:paraId="63C38D79" w14:textId="77777777" w:rsidR="009E4D5C" w:rsidRDefault="009E4D5C" w:rsidP="009E4D5C">
      <w:pPr>
        <w:keepNext/>
        <w:spacing w:after="70" w:line="240" w:lineRule="auto"/>
        <w:jc w:val="center"/>
        <w:rPr>
          <w:ins w:id="3360" w:author="Li, Chandler Changjun" w:date="2026-10-20T21:42:00Z" w16du:dateUtc="2026-10-20T13:42:00Z"/>
        </w:rPr>
      </w:pPr>
      <w:ins w:id="3361" w:author="Li, Chandler Changjun" w:date="2026-10-20T21:42:00Z" w16du:dateUtc="2026-10-20T13:42:00Z">
        <w:r>
          <w:rPr>
            <w:noProof/>
          </w:rPr>
          <w:drawing>
            <wp:inline distT="0" distB="0" distL="0" distR="0" wp14:anchorId="66EA5585" wp14:editId="46DFB751">
              <wp:extent cx="5334000" cy="2686050"/>
              <wp:effectExtent l="0" t="0" r="0" b="0"/>
              <wp:docPr id="1941000597" name="Screenshot 29" descr="图 7.3.3-14 上传修正模板 · 续跑确认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9" name="image-29.png"/>
                      <pic:cNvPicPr/>
                    </pic:nvPicPr>
                    <pic:blipFill>
                      <a:blip r:embed="rId6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0" cy="26860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0174D4C" w14:textId="77777777" w:rsidR="009E4D5C" w:rsidRDefault="009E4D5C" w:rsidP="009E4D5C">
      <w:pPr>
        <w:spacing w:after="70" w:line="240" w:lineRule="auto"/>
        <w:jc w:val="center"/>
        <w:rPr>
          <w:ins w:id="3362" w:author="Li, Chandler Changjun" w:date="2026-10-20T21:42:00Z" w16du:dateUtc="2026-10-20T13:42:00Z"/>
        </w:rPr>
      </w:pPr>
      <w:ins w:id="3363" w:author="Li, Chandler Changjun" w:date="2026-10-20T21:42:00Z" w16du:dateUtc="2026-10-20T13:42:00Z">
        <w:r>
          <w:rPr>
            <w:rFonts w:ascii="SimSun" w:eastAsia="SimSun" w:hAnsi="SimSun"/>
            <w:color w:val="555555"/>
            <w:sz w:val="16"/>
            <w:szCs w:val="16"/>
          </w:rPr>
          <w:t>图 7.3.3-14 上传修正模板 · 续跑确认</w:t>
        </w:r>
      </w:ins>
    </w:p>
    <w:p w14:paraId="78FD3D7D" w14:textId="77777777" w:rsidR="009E4D5C" w:rsidRDefault="009E4D5C" w:rsidP="009E4D5C">
      <w:pPr>
        <w:keepNext/>
        <w:spacing w:after="70" w:line="240" w:lineRule="auto"/>
        <w:jc w:val="center"/>
        <w:rPr>
          <w:ins w:id="3364" w:author="Li, Chandler Changjun" w:date="2026-10-20T21:42:00Z" w16du:dateUtc="2026-10-20T13:42:00Z"/>
        </w:rPr>
      </w:pPr>
      <w:ins w:id="3365" w:author="Li, Chandler Changjun" w:date="2026-10-20T21:42:00Z" w16du:dateUtc="2026-10-20T13:42:00Z">
        <w:r>
          <w:rPr>
            <w:noProof/>
          </w:rPr>
          <w:drawing>
            <wp:inline distT="0" distB="0" distL="0" distR="0" wp14:anchorId="0F887CC4" wp14:editId="0227129F">
              <wp:extent cx="4686874" cy="4572000"/>
              <wp:effectExtent l="0" t="0" r="0" b="0"/>
              <wp:docPr id="600077361" name="Screenshot 30" descr="图 7.3.3-15 续跑后生成 R#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0" name="image-30.png"/>
                      <pic:cNvPicPr/>
                    </pic:nvPicPr>
                    <pic:blipFill>
                      <a:blip r:embed="rId6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86874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62CDF4B" w14:textId="08535944" w:rsidR="009E4D5C" w:rsidRDefault="009E4D5C" w:rsidP="009E4D5C">
      <w:pPr>
        <w:spacing w:after="70" w:line="240" w:lineRule="auto"/>
        <w:jc w:val="center"/>
        <w:rPr>
          <w:ins w:id="3366" w:author="Li, Chandler Changjun" w:date="2026-10-20T21:42:00Z" w16du:dateUtc="2026-10-20T13:42:00Z"/>
        </w:rPr>
      </w:pP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1906"/>
        <w:gridCol w:w="2709"/>
        <w:gridCol w:w="3010"/>
        <w:gridCol w:w="2409"/>
      </w:tblGrid>
      <w:tr w:rsidR="009E4D5C" w14:paraId="5828637F" w14:textId="77777777">
        <w:trPr>
          <w:cantSplit/>
          <w:tblHeader/>
          <w:ins w:id="3367" w:author="Li, Chandler Changjun" w:date="2026-10-20T21:42:00Z"/>
        </w:trPr>
        <w:tc>
          <w:tcPr>
            <w:tcW w:w="1906" w:type="dxa"/>
            <w:shd w:val="clear" w:color="auto" w:fill="080808"/>
            <w:vAlign w:val="center"/>
          </w:tcPr>
          <w:p w14:paraId="227F15E4" w14:textId="77777777" w:rsidR="009E4D5C" w:rsidRDefault="009E4D5C">
            <w:pPr>
              <w:spacing w:after="70" w:line="210" w:lineRule="auto"/>
              <w:rPr>
                <w:ins w:id="3368" w:author="Li, Chandler Changjun" w:date="2026-10-20T21:42:00Z" w16du:dateUtc="2026-10-20T13:42:00Z"/>
              </w:rPr>
            </w:pPr>
            <w:ins w:id="3369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步骤</w:t>
              </w:r>
            </w:ins>
          </w:p>
        </w:tc>
        <w:tc>
          <w:tcPr>
            <w:tcW w:w="2709" w:type="dxa"/>
            <w:shd w:val="clear" w:color="auto" w:fill="080808"/>
            <w:vAlign w:val="center"/>
          </w:tcPr>
          <w:p w14:paraId="007796E9" w14:textId="77777777" w:rsidR="009E4D5C" w:rsidRDefault="009E4D5C">
            <w:pPr>
              <w:spacing w:after="70" w:line="210" w:lineRule="auto"/>
              <w:rPr>
                <w:ins w:id="3370" w:author="Li, Chandler Changjun" w:date="2026-10-20T21:42:00Z" w16du:dateUtc="2026-10-20T13:42:00Z"/>
              </w:rPr>
            </w:pPr>
            <w:ins w:id="3371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条件</w:t>
              </w:r>
            </w:ins>
          </w:p>
        </w:tc>
        <w:tc>
          <w:tcPr>
            <w:tcW w:w="3010" w:type="dxa"/>
            <w:shd w:val="clear" w:color="auto" w:fill="080808"/>
            <w:vAlign w:val="center"/>
          </w:tcPr>
          <w:p w14:paraId="06E51C46" w14:textId="77777777" w:rsidR="009E4D5C" w:rsidRDefault="009E4D5C">
            <w:pPr>
              <w:spacing w:after="70" w:line="210" w:lineRule="auto"/>
              <w:rPr>
                <w:ins w:id="3372" w:author="Li, Chandler Changjun" w:date="2026-10-20T21:42:00Z" w16du:dateUtc="2026-10-20T13:42:00Z"/>
              </w:rPr>
            </w:pPr>
            <w:ins w:id="3373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动作、处理与反馈</w:t>
              </w:r>
            </w:ins>
          </w:p>
        </w:tc>
        <w:tc>
          <w:tcPr>
            <w:tcW w:w="2409" w:type="dxa"/>
            <w:shd w:val="clear" w:color="auto" w:fill="080808"/>
            <w:vAlign w:val="center"/>
          </w:tcPr>
          <w:p w14:paraId="1E7A62AE" w14:textId="77777777" w:rsidR="009E4D5C" w:rsidRDefault="009E4D5C">
            <w:pPr>
              <w:spacing w:after="70" w:line="210" w:lineRule="auto"/>
              <w:rPr>
                <w:ins w:id="3374" w:author="Li, Chandler Changjun" w:date="2026-10-20T21:42:00Z" w16du:dateUtc="2026-10-20T13:42:00Z"/>
              </w:rPr>
            </w:pPr>
            <w:ins w:id="3375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数据变化</w:t>
              </w:r>
            </w:ins>
          </w:p>
        </w:tc>
      </w:tr>
      <w:tr w:rsidR="009E4D5C" w14:paraId="62B35CD5" w14:textId="77777777">
        <w:trPr>
          <w:cantSplit/>
          <w:ins w:id="3376" w:author="Li, Chandler Changjun" w:date="2026-10-20T21:42:00Z"/>
        </w:trPr>
        <w:tc>
          <w:tcPr>
            <w:tcW w:w="1906" w:type="dxa"/>
            <w:shd w:val="clear" w:color="auto" w:fill="EEEEEE"/>
            <w:vAlign w:val="center"/>
          </w:tcPr>
          <w:p w14:paraId="207DDCC3" w14:textId="77777777" w:rsidR="009E4D5C" w:rsidRDefault="009E4D5C">
            <w:pPr>
              <w:spacing w:after="70" w:line="210" w:lineRule="auto"/>
              <w:rPr>
                <w:ins w:id="3377" w:author="Li, Chandler Changjun" w:date="2026-10-20T21:42:00Z" w16du:dateUtc="2026-10-20T13:42:00Z"/>
              </w:rPr>
            </w:pPr>
            <w:ins w:id="3378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1 下载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178AE9ED" w14:textId="77777777" w:rsidR="009E4D5C" w:rsidRDefault="009E4D5C">
            <w:pPr>
              <w:spacing w:after="70" w:line="210" w:lineRule="auto"/>
              <w:rPr>
                <w:ins w:id="3379" w:author="Li, Chandler Changjun" w:date="2026-10-20T21:42:00Z" w16du:dateUtc="2026-10-20T13:42:00Z"/>
              </w:rPr>
            </w:pPr>
            <w:ins w:id="3380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「填写发票导入模板」待人工处理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473CEEB5" w14:textId="77777777" w:rsidR="009E4D5C" w:rsidRDefault="009E4D5C">
            <w:pPr>
              <w:spacing w:after="70" w:line="210" w:lineRule="auto"/>
              <w:rPr>
                <w:ins w:id="3381" w:author="Li, Chandler Changjun" w:date="2026-10-20T21:42:00Z" w16du:dateUtc="2026-10-20T13:42:00Z"/>
              </w:rPr>
            </w:pPr>
            <w:ins w:id="3382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⤓ 下载 → 得到本次生成的导入INV＆DN.xlsx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079E65C8" w14:textId="77777777" w:rsidR="009E4D5C" w:rsidRDefault="009E4D5C">
            <w:pPr>
              <w:spacing w:after="70" w:line="210" w:lineRule="auto"/>
              <w:rPr>
                <w:ins w:id="3383" w:author="Li, Chandler Changjun" w:date="2026-10-20T21:42:00Z" w16du:dateUtc="2026-10-20T13:42:00Z"/>
              </w:rPr>
            </w:pPr>
            <w:ins w:id="3384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写入操作日志</w:t>
              </w:r>
            </w:ins>
          </w:p>
        </w:tc>
      </w:tr>
      <w:tr w:rsidR="009E4D5C" w14:paraId="435119DB" w14:textId="77777777">
        <w:trPr>
          <w:cantSplit/>
          <w:ins w:id="3385" w:author="Li, Chandler Changjun" w:date="2026-10-20T21:42:00Z"/>
        </w:trPr>
        <w:tc>
          <w:tcPr>
            <w:tcW w:w="1906" w:type="dxa"/>
            <w:shd w:val="clear" w:color="auto" w:fill="FFFFFF"/>
            <w:vAlign w:val="center"/>
          </w:tcPr>
          <w:p w14:paraId="15FD338B" w14:textId="77777777" w:rsidR="009E4D5C" w:rsidRDefault="009E4D5C">
            <w:pPr>
              <w:spacing w:after="70" w:line="210" w:lineRule="auto"/>
              <w:rPr>
                <w:ins w:id="3386" w:author="Li, Chandler Changjun" w:date="2026-10-20T21:42:00Z" w16du:dateUtc="2026-10-20T13:42:00Z"/>
              </w:rPr>
            </w:pPr>
            <w:ins w:id="3387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2 线下修正</w:t>
              </w:r>
            </w:ins>
          </w:p>
        </w:tc>
        <w:tc>
          <w:tcPr>
            <w:tcW w:w="2709" w:type="dxa"/>
            <w:shd w:val="clear" w:color="auto" w:fill="FFFFFF"/>
            <w:vAlign w:val="center"/>
          </w:tcPr>
          <w:p w14:paraId="2DAF1F02" w14:textId="77777777" w:rsidR="009E4D5C" w:rsidRDefault="009E4D5C">
            <w:pPr>
              <w:spacing w:after="70" w:line="210" w:lineRule="auto"/>
              <w:rPr>
                <w:ins w:id="3388" w:author="Li, Chandler Changjun" w:date="2026-10-20T21:42:00Z" w16du:dateUtc="2026-10-20T13:42:00Z"/>
              </w:rPr>
            </w:pPr>
            <w:ins w:id="3389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—</w:t>
              </w:r>
            </w:ins>
          </w:p>
        </w:tc>
        <w:tc>
          <w:tcPr>
            <w:tcW w:w="3010" w:type="dxa"/>
            <w:shd w:val="clear" w:color="auto" w:fill="FFFFFF"/>
            <w:vAlign w:val="center"/>
          </w:tcPr>
          <w:p w14:paraId="32455C74" w14:textId="77777777" w:rsidR="009E4D5C" w:rsidRDefault="009E4D5C">
            <w:pPr>
              <w:spacing w:after="70" w:line="210" w:lineRule="auto"/>
              <w:rPr>
                <w:ins w:id="3390" w:author="Li, Chandler Changjun" w:date="2026-10-20T21:42:00Z" w16du:dateUtc="2026-10-20T13:42:00Z"/>
              </w:rPr>
            </w:pPr>
            <w:ins w:id="3391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业务在本地修改模板</w:t>
              </w:r>
            </w:ins>
          </w:p>
        </w:tc>
        <w:tc>
          <w:tcPr>
            <w:tcW w:w="2409" w:type="dxa"/>
            <w:shd w:val="clear" w:color="auto" w:fill="FFFFFF"/>
            <w:vAlign w:val="center"/>
          </w:tcPr>
          <w:p w14:paraId="29F8A7FB" w14:textId="77777777" w:rsidR="009E4D5C" w:rsidRDefault="009E4D5C">
            <w:pPr>
              <w:spacing w:after="70" w:line="210" w:lineRule="auto"/>
              <w:rPr>
                <w:ins w:id="3392" w:author="Li, Chandler Changjun" w:date="2026-10-20T21:42:00Z" w16du:dateUtc="2026-10-20T13:42:00Z"/>
              </w:rPr>
            </w:pPr>
            <w:ins w:id="3393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—</w:t>
              </w:r>
            </w:ins>
          </w:p>
        </w:tc>
      </w:tr>
      <w:tr w:rsidR="009E4D5C" w14:paraId="16FE5FE9" w14:textId="77777777">
        <w:trPr>
          <w:cantSplit/>
          <w:ins w:id="3394" w:author="Li, Chandler Changjun" w:date="2026-10-20T21:42:00Z"/>
        </w:trPr>
        <w:tc>
          <w:tcPr>
            <w:tcW w:w="1906" w:type="dxa"/>
            <w:shd w:val="clear" w:color="auto" w:fill="EEEEEE"/>
            <w:vAlign w:val="center"/>
          </w:tcPr>
          <w:p w14:paraId="1959BFF3" w14:textId="77777777" w:rsidR="009E4D5C" w:rsidRDefault="009E4D5C">
            <w:pPr>
              <w:spacing w:after="70" w:line="210" w:lineRule="auto"/>
              <w:rPr>
                <w:ins w:id="3395" w:author="Li, Chandler Changjun" w:date="2026-10-20T21:42:00Z" w16du:dateUtc="2026-10-20T13:42:00Z"/>
              </w:rPr>
            </w:pPr>
            <w:ins w:id="3396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3 上传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23259B81" w14:textId="77777777" w:rsidR="009E4D5C" w:rsidRDefault="009E4D5C">
            <w:pPr>
              <w:spacing w:after="70" w:line="210" w:lineRule="auto"/>
              <w:rPr>
                <w:ins w:id="3397" w:author="Li, Chandler Changjun" w:date="2026-10-20T21:42:00Z" w16du:dateUtc="2026-10-20T13:42:00Z"/>
              </w:rPr>
            </w:pPr>
            <w:ins w:id="3398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同上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74CB6F9D" w14:textId="77777777" w:rsidR="009E4D5C" w:rsidRDefault="009E4D5C">
            <w:pPr>
              <w:spacing w:after="70" w:line="210" w:lineRule="auto"/>
              <w:rPr>
                <w:ins w:id="3399" w:author="Li, Chandler Changjun" w:date="2026-10-20T21:42:00Z" w16du:dateUtc="2026-10-20T13:42:00Z"/>
              </w:rPr>
            </w:pPr>
            <w:ins w:id="3400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⤒ 上传 .xlsx（一次 1 个，非空，不超过 20 MB）；不符合时提示原因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3B85CC60" w14:textId="77777777" w:rsidR="009E4D5C" w:rsidRDefault="009E4D5C">
            <w:pPr>
              <w:spacing w:after="70" w:line="210" w:lineRule="auto"/>
              <w:rPr>
                <w:ins w:id="3401" w:author="Li, Chandler Changjun" w:date="2026-10-20T21:42:00Z" w16du:dateUtc="2026-10-20T13:42:00Z"/>
              </w:rPr>
            </w:pPr>
            <w:ins w:id="3402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—</w:t>
              </w:r>
            </w:ins>
          </w:p>
        </w:tc>
      </w:tr>
      <w:tr w:rsidR="009E4D5C" w14:paraId="59B59184" w14:textId="77777777">
        <w:trPr>
          <w:cantSplit/>
          <w:ins w:id="3403" w:author="Li, Chandler Changjun" w:date="2026-10-20T21:42:00Z"/>
        </w:trPr>
        <w:tc>
          <w:tcPr>
            <w:tcW w:w="1906" w:type="dxa"/>
            <w:shd w:val="clear" w:color="auto" w:fill="FFFFFF"/>
            <w:vAlign w:val="center"/>
          </w:tcPr>
          <w:p w14:paraId="37B229BD" w14:textId="77777777" w:rsidR="009E4D5C" w:rsidRDefault="009E4D5C">
            <w:pPr>
              <w:spacing w:after="70" w:line="210" w:lineRule="auto"/>
              <w:rPr>
                <w:ins w:id="3404" w:author="Li, Chandler Changjun" w:date="2026-10-20T21:42:00Z" w16du:dateUtc="2026-10-20T13:42:00Z"/>
              </w:rPr>
            </w:pPr>
            <w:ins w:id="3405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4 确认</w:t>
              </w:r>
            </w:ins>
          </w:p>
        </w:tc>
        <w:tc>
          <w:tcPr>
            <w:tcW w:w="2709" w:type="dxa"/>
            <w:shd w:val="clear" w:color="auto" w:fill="FFFFFF"/>
            <w:vAlign w:val="center"/>
          </w:tcPr>
          <w:p w14:paraId="48F80510" w14:textId="77777777" w:rsidR="009E4D5C" w:rsidRDefault="009E4D5C">
            <w:pPr>
              <w:spacing w:after="70" w:line="210" w:lineRule="auto"/>
              <w:rPr>
                <w:ins w:id="3406" w:author="Li, Chandler Changjun" w:date="2026-10-20T21:42:00Z" w16du:dateUtc="2026-10-20T13:42:00Z"/>
              </w:rPr>
            </w:pPr>
            <w:ins w:id="3407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上传文件通过校验</w:t>
              </w:r>
            </w:ins>
          </w:p>
        </w:tc>
        <w:tc>
          <w:tcPr>
            <w:tcW w:w="3010" w:type="dxa"/>
            <w:shd w:val="clear" w:color="auto" w:fill="FFFFFF"/>
            <w:vAlign w:val="center"/>
          </w:tcPr>
          <w:p w14:paraId="6DE702A3" w14:textId="77777777" w:rsidR="009E4D5C" w:rsidRDefault="009E4D5C">
            <w:pPr>
              <w:spacing w:after="70" w:line="210" w:lineRule="auto"/>
              <w:rPr>
                <w:ins w:id="3408" w:author="Li, Chandler Changjun" w:date="2026-10-20T21:42:00Z" w16du:dateUtc="2026-10-20T13:42:00Z"/>
              </w:rPr>
            </w:pPr>
            <w:ins w:id="3409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弹窗「上传修正模板 · 续跑确认」→ 上传并续跑</w:t>
              </w:r>
            </w:ins>
          </w:p>
        </w:tc>
        <w:tc>
          <w:tcPr>
            <w:tcW w:w="2409" w:type="dxa"/>
            <w:shd w:val="clear" w:color="auto" w:fill="FFFFFF"/>
            <w:vAlign w:val="center"/>
          </w:tcPr>
          <w:p w14:paraId="525D2086" w14:textId="77777777" w:rsidR="009E4D5C" w:rsidRDefault="009E4D5C">
            <w:pPr>
              <w:spacing w:after="70" w:line="210" w:lineRule="auto"/>
              <w:rPr>
                <w:ins w:id="3410" w:author="Li, Chandler Changjun" w:date="2026-10-20T21:42:00Z" w16du:dateUtc="2026-10-20T13:42:00Z"/>
              </w:rPr>
            </w:pPr>
            <w:ins w:id="3411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生成 R#n+1：捕捉邮件 ~ 填写发票导入模板沿用 R#n 结果，模板替换为上传文件；从「导入发票」开始执行；修正模板存入该票归档文件夹；R#n 只读</w:t>
              </w:r>
            </w:ins>
          </w:p>
        </w:tc>
      </w:tr>
    </w:tbl>
    <w:p w14:paraId="259C50D1" w14:textId="77777777" w:rsidR="009E4D5C" w:rsidRDefault="009E4D5C" w:rsidP="009E4D5C">
      <w:pPr>
        <w:spacing w:after="70" w:line="240" w:lineRule="auto"/>
        <w:rPr>
          <w:ins w:id="3412" w:author="Li, Chandler Changjun" w:date="2026-10-20T21:42:00Z" w16du:dateUtc="2026-10-20T13:42:00Z"/>
        </w:rPr>
      </w:pPr>
    </w:p>
    <w:p w14:paraId="78D52FEC" w14:textId="302A0EA3" w:rsidR="009E4D5C" w:rsidRDefault="009E4D5C">
      <w:pPr>
        <w:pStyle w:val="Heading3"/>
        <w:rPr>
          <w:ins w:id="3413" w:author="Li, Chandler Changjun" w:date="2026-10-20T21:42:00Z" w16du:dateUtc="2026-10-20T13:42:00Z"/>
        </w:rPr>
        <w:pPrChange w:id="3414" w:author="Li, Chandler Changjun" w:date="2026-10-21T10:10:00Z" w16du:dateUtc="2026-10-21T02:10:00Z">
          <w:pPr>
            <w:pStyle w:val="Heading3"/>
            <w:spacing w:after="70" w:line="240" w:lineRule="auto"/>
          </w:pPr>
        </w:pPrChange>
      </w:pPr>
      <w:ins w:id="3415" w:author="Li, Chandler Changjun" w:date="2026-10-20T21:42:00Z" w16du:dateUtc="2026-10-20T13:42:00Z">
        <w:r>
          <w:t>字段修正</w:t>
        </w:r>
      </w:ins>
    </w:p>
    <w:p w14:paraId="259C744F" w14:textId="77777777" w:rsidR="009E4D5C" w:rsidRDefault="009E4D5C">
      <w:pPr>
        <w:rPr>
          <w:ins w:id="3416" w:author="Li, Chandler Changjun" w:date="2026-10-20T21:42:00Z" w16du:dateUtc="2026-10-20T13:42:00Z"/>
        </w:rPr>
        <w:pPrChange w:id="3417" w:author="Li, Chandler Changjun" w:date="2026-10-21T10:10:00Z" w16du:dateUtc="2026-10-21T02:10:00Z">
          <w:pPr>
            <w:keepNext/>
            <w:spacing w:after="70" w:line="240" w:lineRule="auto"/>
            <w:jc w:val="center"/>
          </w:pPr>
        </w:pPrChange>
      </w:pPr>
      <w:ins w:id="3418" w:author="Li, Chandler Changjun" w:date="2026-10-20T21:42:00Z" w16du:dateUtc="2026-10-20T13:42:00Z">
        <w:r>
          <w:rPr>
            <w:noProof/>
          </w:rPr>
          <w:drawing>
            <wp:inline distT="0" distB="0" distL="0" distR="0" wp14:anchorId="3001FFB5" wp14:editId="57BB8118">
              <wp:extent cx="4866834" cy="4572000"/>
              <wp:effectExtent l="0" t="0" r="0" b="0"/>
              <wp:docPr id="390340975" name="Screenshot 31" descr="图 7.3.3-16 字段修正 · 编辑中（局部）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1" name="image-31.png"/>
                      <pic:cNvPicPr/>
                    </pic:nvPicPr>
                    <pic:blipFill>
                      <a:blip r:embed="rId6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66834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27B0664" w14:textId="77777777" w:rsidR="009E4D5C" w:rsidRDefault="009E4D5C">
      <w:pPr>
        <w:rPr>
          <w:ins w:id="3419" w:author="Li, Chandler Changjun" w:date="2026-10-20T21:42:00Z" w16du:dateUtc="2026-10-20T13:42:00Z"/>
        </w:rPr>
        <w:pPrChange w:id="3420" w:author="Li, Chandler Changjun" w:date="2026-10-21T10:10:00Z" w16du:dateUtc="2026-10-21T02:10:00Z">
          <w:pPr>
            <w:keepNext/>
            <w:spacing w:after="70" w:line="240" w:lineRule="auto"/>
            <w:jc w:val="center"/>
          </w:pPr>
        </w:pPrChange>
      </w:pPr>
      <w:ins w:id="3421" w:author="Li, Chandler Changjun" w:date="2026-10-20T21:42:00Z" w16du:dateUtc="2026-10-20T13:42:00Z">
        <w:r>
          <w:rPr>
            <w:noProof/>
          </w:rPr>
          <w:drawing>
            <wp:inline distT="0" distB="0" distL="0" distR="0" wp14:anchorId="4F546B5B" wp14:editId="74A762A3">
              <wp:extent cx="4866834" cy="4572000"/>
              <wp:effectExtent l="0" t="0" r="0" b="0"/>
              <wp:docPr id="834876026" name="Screenshot 32" descr="图 7.3.3-17 字段修正 · 已保存（局部）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2" name="image-32.png"/>
                      <pic:cNvPicPr/>
                    </pic:nvPicPr>
                    <pic:blipFill>
                      <a:blip r:embed="rId6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66834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4B10990" w14:textId="209F3520" w:rsidR="009E4D5C" w:rsidRDefault="009E4D5C" w:rsidP="009E4D5C">
      <w:pPr>
        <w:spacing w:after="70" w:line="240" w:lineRule="auto"/>
        <w:jc w:val="center"/>
        <w:rPr>
          <w:ins w:id="3422" w:author="Li, Chandler Changjun" w:date="2026-10-20T21:42:00Z" w16du:dateUtc="2026-10-20T13:42:00Z"/>
        </w:rPr>
      </w:pP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1906"/>
        <w:gridCol w:w="2709"/>
        <w:gridCol w:w="3010"/>
        <w:gridCol w:w="2409"/>
      </w:tblGrid>
      <w:tr w:rsidR="009E4D5C" w14:paraId="41493614" w14:textId="77777777">
        <w:trPr>
          <w:cantSplit/>
          <w:tblHeader/>
          <w:ins w:id="3423" w:author="Li, Chandler Changjun" w:date="2026-10-20T21:42:00Z"/>
        </w:trPr>
        <w:tc>
          <w:tcPr>
            <w:tcW w:w="1906" w:type="dxa"/>
            <w:shd w:val="clear" w:color="auto" w:fill="080808"/>
            <w:vAlign w:val="center"/>
          </w:tcPr>
          <w:p w14:paraId="06C8ADFC" w14:textId="77777777" w:rsidR="009E4D5C" w:rsidRDefault="009E4D5C">
            <w:pPr>
              <w:spacing w:after="70" w:line="210" w:lineRule="auto"/>
              <w:rPr>
                <w:ins w:id="3424" w:author="Li, Chandler Changjun" w:date="2026-10-20T21:42:00Z" w16du:dateUtc="2026-10-20T13:42:00Z"/>
              </w:rPr>
            </w:pPr>
            <w:ins w:id="3425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操作</w:t>
              </w:r>
            </w:ins>
          </w:p>
        </w:tc>
        <w:tc>
          <w:tcPr>
            <w:tcW w:w="2709" w:type="dxa"/>
            <w:shd w:val="clear" w:color="auto" w:fill="080808"/>
            <w:vAlign w:val="center"/>
          </w:tcPr>
          <w:p w14:paraId="5BC759C3" w14:textId="77777777" w:rsidR="009E4D5C" w:rsidRDefault="009E4D5C">
            <w:pPr>
              <w:spacing w:after="70" w:line="210" w:lineRule="auto"/>
              <w:rPr>
                <w:ins w:id="3426" w:author="Li, Chandler Changjun" w:date="2026-10-20T21:42:00Z" w16du:dateUtc="2026-10-20T13:42:00Z"/>
              </w:rPr>
            </w:pPr>
            <w:ins w:id="3427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显示／可用条件</w:t>
              </w:r>
            </w:ins>
          </w:p>
        </w:tc>
        <w:tc>
          <w:tcPr>
            <w:tcW w:w="3010" w:type="dxa"/>
            <w:shd w:val="clear" w:color="auto" w:fill="080808"/>
            <w:vAlign w:val="center"/>
          </w:tcPr>
          <w:p w14:paraId="09CB770B" w14:textId="77777777" w:rsidR="009E4D5C" w:rsidRDefault="009E4D5C">
            <w:pPr>
              <w:spacing w:after="70" w:line="210" w:lineRule="auto"/>
              <w:rPr>
                <w:ins w:id="3428" w:author="Li, Chandler Changjun" w:date="2026-10-20T21:42:00Z" w16du:dateUtc="2026-10-20T13:42:00Z"/>
              </w:rPr>
            </w:pPr>
            <w:ins w:id="3429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动作、处理与反馈</w:t>
              </w:r>
            </w:ins>
          </w:p>
        </w:tc>
        <w:tc>
          <w:tcPr>
            <w:tcW w:w="2409" w:type="dxa"/>
            <w:shd w:val="clear" w:color="auto" w:fill="080808"/>
            <w:vAlign w:val="center"/>
          </w:tcPr>
          <w:p w14:paraId="5DA2955F" w14:textId="77777777" w:rsidR="009E4D5C" w:rsidRDefault="009E4D5C">
            <w:pPr>
              <w:spacing w:after="70" w:line="210" w:lineRule="auto"/>
              <w:rPr>
                <w:ins w:id="3430" w:author="Li, Chandler Changjun" w:date="2026-10-20T21:42:00Z" w16du:dateUtc="2026-10-20T13:42:00Z"/>
              </w:rPr>
            </w:pPr>
            <w:ins w:id="3431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数据变化</w:t>
              </w:r>
            </w:ins>
          </w:p>
        </w:tc>
      </w:tr>
      <w:tr w:rsidR="009E4D5C" w14:paraId="3D2BDA11" w14:textId="77777777">
        <w:trPr>
          <w:cantSplit/>
          <w:ins w:id="3432" w:author="Li, Chandler Changjun" w:date="2026-10-20T21:42:00Z"/>
        </w:trPr>
        <w:tc>
          <w:tcPr>
            <w:tcW w:w="1906" w:type="dxa"/>
            <w:shd w:val="clear" w:color="auto" w:fill="EEEEEE"/>
            <w:vAlign w:val="center"/>
          </w:tcPr>
          <w:p w14:paraId="30AC6B91" w14:textId="77777777" w:rsidR="009E4D5C" w:rsidRDefault="009E4D5C">
            <w:pPr>
              <w:spacing w:after="70" w:line="210" w:lineRule="auto"/>
              <w:rPr>
                <w:ins w:id="3433" w:author="Li, Chandler Changjun" w:date="2026-10-20T21:42:00Z" w16du:dateUtc="2026-10-20T13:42:00Z"/>
              </w:rPr>
            </w:pPr>
            <w:ins w:id="3434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修正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61A76C65" w14:textId="77777777" w:rsidR="009E4D5C" w:rsidRDefault="009E4D5C">
            <w:pPr>
              <w:spacing w:after="70" w:line="210" w:lineRule="auto"/>
              <w:rPr>
                <w:ins w:id="3435" w:author="Li, Chandler Changjun" w:date="2026-10-20T21:42:00Z" w16du:dateUtc="2026-10-20T13:42:00Z"/>
              </w:rPr>
            </w:pPr>
            <w:ins w:id="3436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查看当前执行实例，且不在执行中、重试中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6EF64CE9" w14:textId="77777777" w:rsidR="009E4D5C" w:rsidRDefault="009E4D5C">
            <w:pPr>
              <w:spacing w:after="70" w:line="210" w:lineRule="auto"/>
              <w:rPr>
                <w:ins w:id="3437" w:author="Li, Chandler Changjun" w:date="2026-10-20T21:42:00Z" w16du:dateUtc="2026-10-20T13:42:00Z"/>
              </w:rPr>
            </w:pPr>
            <w:ins w:id="3438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行内输入框 →「保存并留痕（自下次执行生效）」或「取消」；同一时间只能修正一个字段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79F167E6" w14:textId="77777777" w:rsidR="009E4D5C" w:rsidRDefault="009E4D5C">
            <w:pPr>
              <w:spacing w:after="70" w:line="210" w:lineRule="auto"/>
              <w:rPr>
                <w:ins w:id="3439" w:author="Li, Chandler Changjun" w:date="2026-10-20T21:42:00Z" w16du:dateUtc="2026-10-20T13:42:00Z"/>
              </w:rPr>
            </w:pPr>
            <w:ins w:id="3440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—</w:t>
              </w:r>
            </w:ins>
          </w:p>
        </w:tc>
      </w:tr>
      <w:tr w:rsidR="009E4D5C" w14:paraId="53A9E0D4" w14:textId="77777777">
        <w:trPr>
          <w:cantSplit/>
          <w:ins w:id="3441" w:author="Li, Chandler Changjun" w:date="2026-10-20T21:42:00Z"/>
        </w:trPr>
        <w:tc>
          <w:tcPr>
            <w:tcW w:w="1906" w:type="dxa"/>
            <w:shd w:val="clear" w:color="auto" w:fill="FFFFFF"/>
            <w:vAlign w:val="center"/>
          </w:tcPr>
          <w:p w14:paraId="56598D39" w14:textId="77777777" w:rsidR="009E4D5C" w:rsidRDefault="009E4D5C">
            <w:pPr>
              <w:spacing w:after="70" w:line="210" w:lineRule="auto"/>
              <w:rPr>
                <w:ins w:id="3442" w:author="Li, Chandler Changjun" w:date="2026-10-20T21:42:00Z" w16du:dateUtc="2026-10-20T13:42:00Z"/>
              </w:rPr>
            </w:pPr>
            <w:ins w:id="3443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保存</w:t>
              </w:r>
            </w:ins>
          </w:p>
        </w:tc>
        <w:tc>
          <w:tcPr>
            <w:tcW w:w="2709" w:type="dxa"/>
            <w:shd w:val="clear" w:color="auto" w:fill="FFFFFF"/>
            <w:vAlign w:val="center"/>
          </w:tcPr>
          <w:p w14:paraId="448BB5BF" w14:textId="77777777" w:rsidR="009E4D5C" w:rsidRDefault="009E4D5C">
            <w:pPr>
              <w:spacing w:after="70" w:line="210" w:lineRule="auto"/>
              <w:rPr>
                <w:ins w:id="3444" w:author="Li, Chandler Changjun" w:date="2026-10-20T21:42:00Z" w16du:dateUtc="2026-10-20T13:42:00Z"/>
              </w:rPr>
            </w:pPr>
            <w:ins w:id="3445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值不为空</w:t>
              </w:r>
            </w:ins>
          </w:p>
        </w:tc>
        <w:tc>
          <w:tcPr>
            <w:tcW w:w="3010" w:type="dxa"/>
            <w:shd w:val="clear" w:color="auto" w:fill="FFFFFF"/>
            <w:vAlign w:val="center"/>
          </w:tcPr>
          <w:p w14:paraId="3EC84BC2" w14:textId="77777777" w:rsidR="009E4D5C" w:rsidRDefault="009E4D5C">
            <w:pPr>
              <w:spacing w:after="70" w:line="210" w:lineRule="auto"/>
              <w:rPr>
                <w:ins w:id="3446" w:author="Li, Chandler Changjun" w:date="2026-10-20T21:42:00Z" w16du:dateUtc="2026-10-20T13:42:00Z"/>
              </w:rPr>
            </w:pPr>
            <w:ins w:id="3447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提示「修正已保存（留痕），将从下一执行实例携带生效」</w:t>
              </w:r>
            </w:ins>
          </w:p>
        </w:tc>
        <w:tc>
          <w:tcPr>
            <w:tcW w:w="2409" w:type="dxa"/>
            <w:shd w:val="clear" w:color="auto" w:fill="FFFFFF"/>
            <w:vAlign w:val="center"/>
          </w:tcPr>
          <w:p w14:paraId="250F367B" w14:textId="77777777" w:rsidR="009E4D5C" w:rsidRDefault="009E4D5C">
            <w:pPr>
              <w:spacing w:after="70" w:line="210" w:lineRule="auto"/>
              <w:rPr>
                <w:ins w:id="3448" w:author="Li, Chandler Changjun" w:date="2026-10-20T21:42:00Z" w16du:dateUtc="2026-10-20T13:42:00Z"/>
              </w:rPr>
            </w:pPr>
            <w:ins w:id="3449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字段显示新值，原值加删除线并标「已修正 · 时间」；记录原值、新值、时间、操作人；写入操作日志；不审批</w:t>
              </w:r>
            </w:ins>
          </w:p>
        </w:tc>
      </w:tr>
      <w:tr w:rsidR="009E4D5C" w14:paraId="4DA8EA2C" w14:textId="77777777">
        <w:trPr>
          <w:cantSplit/>
          <w:ins w:id="3450" w:author="Li, Chandler Changjun" w:date="2026-10-20T21:42:00Z"/>
        </w:trPr>
        <w:tc>
          <w:tcPr>
            <w:tcW w:w="1906" w:type="dxa"/>
            <w:shd w:val="clear" w:color="auto" w:fill="EEEEEE"/>
            <w:vAlign w:val="center"/>
          </w:tcPr>
          <w:p w14:paraId="3722FE2E" w14:textId="77777777" w:rsidR="009E4D5C" w:rsidRDefault="009E4D5C">
            <w:pPr>
              <w:spacing w:after="70" w:line="210" w:lineRule="auto"/>
              <w:rPr>
                <w:ins w:id="3451" w:author="Li, Chandler Changjun" w:date="2026-10-20T21:42:00Z" w16du:dateUtc="2026-10-20T13:42:00Z"/>
              </w:rPr>
            </w:pPr>
            <w:ins w:id="3452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生效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547E0A65" w14:textId="77777777" w:rsidR="009E4D5C" w:rsidRDefault="009E4D5C">
            <w:pPr>
              <w:spacing w:after="70" w:line="210" w:lineRule="auto"/>
              <w:rPr>
                <w:ins w:id="3453" w:author="Li, Chandler Changjun" w:date="2026-10-20T21:42:00Z" w16du:dateUtc="2026-10-20T13:42:00Z"/>
              </w:rPr>
            </w:pPr>
            <w:ins w:id="3454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下一次重跑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02619CD0" w14:textId="77777777" w:rsidR="009E4D5C" w:rsidRDefault="009E4D5C">
            <w:pPr>
              <w:spacing w:after="70" w:line="210" w:lineRule="auto"/>
              <w:rPr>
                <w:ins w:id="3455" w:author="Li, Chandler Changjun" w:date="2026-10-20T21:42:00Z" w16du:dateUtc="2026-10-20T13:42:00Z"/>
              </w:rPr>
            </w:pPr>
            <w:ins w:id="3456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新执行实例携带修正值，字段下方标「自 R#n 修正值继承」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75C97C0D" w14:textId="77777777" w:rsidR="009E4D5C" w:rsidRDefault="009E4D5C">
            <w:pPr>
              <w:spacing w:after="70" w:line="210" w:lineRule="auto"/>
              <w:rPr>
                <w:ins w:id="3457" w:author="Li, Chandler Changjun" w:date="2026-10-20T21:42:00Z" w16du:dateUtc="2026-10-20T13:42:00Z"/>
              </w:rPr>
            </w:pPr>
            <w:ins w:id="3458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—</w:t>
              </w:r>
            </w:ins>
          </w:p>
        </w:tc>
      </w:tr>
    </w:tbl>
    <w:p w14:paraId="642C76AB" w14:textId="77777777" w:rsidR="009E4D5C" w:rsidRDefault="009E4D5C" w:rsidP="009E4D5C">
      <w:pPr>
        <w:spacing w:after="70" w:line="240" w:lineRule="auto"/>
        <w:rPr>
          <w:ins w:id="3459" w:author="Li, Chandler Changjun" w:date="2026-10-20T21:42:00Z" w16du:dateUtc="2026-10-20T13:42:00Z"/>
        </w:rPr>
      </w:pPr>
    </w:p>
    <w:p w14:paraId="18D1726A" w14:textId="4D9EDD01" w:rsidR="009E4D5C" w:rsidRDefault="009E4D5C">
      <w:pPr>
        <w:pStyle w:val="Heading3"/>
        <w:rPr>
          <w:ins w:id="3460" w:author="Li, Chandler Changjun" w:date="2026-10-20T21:42:00Z" w16du:dateUtc="2026-10-20T13:42:00Z"/>
        </w:rPr>
        <w:pPrChange w:id="3461" w:author="Li, Chandler Changjun" w:date="2026-10-21T10:12:00Z" w16du:dateUtc="2026-10-21T02:12:00Z">
          <w:pPr>
            <w:pStyle w:val="Heading3"/>
            <w:spacing w:after="70" w:line="240" w:lineRule="auto"/>
          </w:pPr>
        </w:pPrChange>
      </w:pPr>
      <w:ins w:id="3462" w:author="Li, Chandler Changjun" w:date="2026-10-20T21:42:00Z" w16du:dateUtc="2026-10-20T13:42:00Z">
        <w:r>
          <w:t>重跑</w:t>
        </w:r>
      </w:ins>
    </w:p>
    <w:p w14:paraId="361EFC63" w14:textId="77777777" w:rsidR="009E4D5C" w:rsidRDefault="009E4D5C">
      <w:pPr>
        <w:jc w:val="center"/>
        <w:rPr>
          <w:ins w:id="3463" w:author="Li, Chandler Changjun" w:date="2026-10-20T21:42:00Z" w16du:dateUtc="2026-10-20T13:42:00Z"/>
        </w:rPr>
        <w:pPrChange w:id="3464" w:author="Li, Chandler Changjun" w:date="2026-10-21T10:12:00Z" w16du:dateUtc="2026-10-21T02:12:00Z">
          <w:pPr>
            <w:keepNext/>
            <w:spacing w:after="70" w:line="240" w:lineRule="auto"/>
            <w:jc w:val="center"/>
          </w:pPr>
        </w:pPrChange>
      </w:pPr>
      <w:ins w:id="3465" w:author="Li, Chandler Changjun" w:date="2026-10-20T21:42:00Z" w16du:dateUtc="2026-10-20T13:42:00Z">
        <w:r>
          <w:rPr>
            <w:noProof/>
          </w:rPr>
          <w:drawing>
            <wp:inline distT="0" distB="0" distL="0" distR="0" wp14:anchorId="54800C96" wp14:editId="4F6FBC9E">
              <wp:extent cx="6286500" cy="1335368"/>
              <wp:effectExtent l="0" t="0" r="0" b="0"/>
              <wp:docPr id="707220144" name="Screenshot 33" descr="图 7.3.3-18 重跑按钮与悬停说明（局部）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3" name="image-33.png"/>
                      <pic:cNvPicPr/>
                    </pic:nvPicPr>
                    <pic:blipFill>
                      <a:blip r:embed="rId6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86500" cy="133536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2F8BAFB" w14:textId="77777777" w:rsidR="009E4D5C" w:rsidRDefault="009E4D5C">
      <w:pPr>
        <w:jc w:val="center"/>
        <w:rPr>
          <w:ins w:id="3466" w:author="Li, Chandler Changjun" w:date="2026-10-20T21:42:00Z" w16du:dateUtc="2026-10-20T13:42:00Z"/>
        </w:rPr>
        <w:pPrChange w:id="3467" w:author="Li, Chandler Changjun" w:date="2026-10-21T10:12:00Z" w16du:dateUtc="2026-10-21T02:12:00Z">
          <w:pPr>
            <w:keepNext/>
            <w:spacing w:after="70" w:line="240" w:lineRule="auto"/>
            <w:jc w:val="center"/>
          </w:pPr>
        </w:pPrChange>
      </w:pPr>
      <w:ins w:id="3468" w:author="Li, Chandler Changjun" w:date="2026-10-20T21:42:00Z" w16du:dateUtc="2026-10-20T13:42:00Z">
        <w:r>
          <w:rPr>
            <w:noProof/>
          </w:rPr>
          <w:drawing>
            <wp:inline distT="0" distB="0" distL="0" distR="0" wp14:anchorId="0CA3E958" wp14:editId="02F1FBBB">
              <wp:extent cx="2971800" cy="2059033"/>
              <wp:effectExtent l="0" t="0" r="0" b="0"/>
              <wp:docPr id="168837198" name="Screenshot 34" descr="图 7.3.3-19 任务重跑确认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4" name="image-34.png"/>
                      <pic:cNvPicPr/>
                    </pic:nvPicPr>
                    <pic:blipFill>
                      <a:blip r:embed="rId6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75162" cy="206136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7F94DB9" w14:textId="77777777" w:rsidR="009E4D5C" w:rsidRDefault="009E4D5C">
      <w:pPr>
        <w:jc w:val="center"/>
        <w:rPr>
          <w:ins w:id="3469" w:author="Li, Chandler Changjun" w:date="2026-10-20T21:42:00Z" w16du:dateUtc="2026-10-20T13:42:00Z"/>
        </w:rPr>
        <w:pPrChange w:id="3470" w:author="Li, Chandler Changjun" w:date="2026-10-21T10:12:00Z" w16du:dateUtc="2026-10-21T02:12:00Z">
          <w:pPr>
            <w:keepNext/>
            <w:spacing w:after="70" w:line="240" w:lineRule="auto"/>
            <w:jc w:val="center"/>
          </w:pPr>
        </w:pPrChange>
      </w:pPr>
      <w:ins w:id="3471" w:author="Li, Chandler Changjun" w:date="2026-10-20T21:42:00Z" w16du:dateUtc="2026-10-20T13:42:00Z">
        <w:r>
          <w:rPr>
            <w:noProof/>
          </w:rPr>
          <w:drawing>
            <wp:inline distT="0" distB="0" distL="0" distR="0" wp14:anchorId="14107684" wp14:editId="2A14A31C">
              <wp:extent cx="3641272" cy="1833641"/>
              <wp:effectExtent l="0" t="0" r="0" b="0"/>
              <wp:docPr id="1774314707" name="Screenshot 35" descr="图 7.3.3-20 节点重跑确认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5" name="image-35.png"/>
                      <pic:cNvPicPr/>
                    </pic:nvPicPr>
                    <pic:blipFill>
                      <a:blip r:embed="rId7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43052" cy="183453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22775CB" w14:textId="7DDAEC15" w:rsidR="009E4D5C" w:rsidRDefault="009E4D5C" w:rsidP="009E4D5C">
      <w:pPr>
        <w:spacing w:after="70" w:line="240" w:lineRule="auto"/>
        <w:jc w:val="center"/>
        <w:rPr>
          <w:ins w:id="3472" w:author="Li, Chandler Changjun" w:date="2026-10-20T21:42:00Z" w16du:dateUtc="2026-10-20T13:42:00Z"/>
        </w:rPr>
      </w:pP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1906"/>
        <w:gridCol w:w="2709"/>
        <w:gridCol w:w="3010"/>
        <w:gridCol w:w="2409"/>
      </w:tblGrid>
      <w:tr w:rsidR="009E4D5C" w14:paraId="4455CCE7" w14:textId="77777777">
        <w:trPr>
          <w:cantSplit/>
          <w:tblHeader/>
          <w:ins w:id="3473" w:author="Li, Chandler Changjun" w:date="2026-10-20T21:42:00Z"/>
        </w:trPr>
        <w:tc>
          <w:tcPr>
            <w:tcW w:w="1906" w:type="dxa"/>
            <w:shd w:val="clear" w:color="auto" w:fill="080808"/>
            <w:vAlign w:val="center"/>
          </w:tcPr>
          <w:p w14:paraId="5EDEC070" w14:textId="77777777" w:rsidR="009E4D5C" w:rsidRDefault="009E4D5C">
            <w:pPr>
              <w:spacing w:after="70" w:line="210" w:lineRule="auto"/>
              <w:rPr>
                <w:ins w:id="3474" w:author="Li, Chandler Changjun" w:date="2026-10-20T21:42:00Z" w16du:dateUtc="2026-10-20T13:42:00Z"/>
              </w:rPr>
            </w:pPr>
            <w:ins w:id="3475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操作</w:t>
              </w:r>
            </w:ins>
          </w:p>
        </w:tc>
        <w:tc>
          <w:tcPr>
            <w:tcW w:w="2709" w:type="dxa"/>
            <w:shd w:val="clear" w:color="auto" w:fill="080808"/>
            <w:vAlign w:val="center"/>
          </w:tcPr>
          <w:p w14:paraId="228984C5" w14:textId="77777777" w:rsidR="009E4D5C" w:rsidRDefault="009E4D5C">
            <w:pPr>
              <w:spacing w:after="70" w:line="210" w:lineRule="auto"/>
              <w:rPr>
                <w:ins w:id="3476" w:author="Li, Chandler Changjun" w:date="2026-10-20T21:42:00Z" w16du:dateUtc="2026-10-20T13:42:00Z"/>
              </w:rPr>
            </w:pPr>
            <w:ins w:id="3477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显示／可用条件</w:t>
              </w:r>
            </w:ins>
          </w:p>
        </w:tc>
        <w:tc>
          <w:tcPr>
            <w:tcW w:w="3010" w:type="dxa"/>
            <w:shd w:val="clear" w:color="auto" w:fill="080808"/>
            <w:vAlign w:val="center"/>
          </w:tcPr>
          <w:p w14:paraId="10B74B9E" w14:textId="77777777" w:rsidR="009E4D5C" w:rsidRDefault="009E4D5C">
            <w:pPr>
              <w:spacing w:after="70" w:line="210" w:lineRule="auto"/>
              <w:rPr>
                <w:ins w:id="3478" w:author="Li, Chandler Changjun" w:date="2026-10-20T21:42:00Z" w16du:dateUtc="2026-10-20T13:42:00Z"/>
              </w:rPr>
            </w:pPr>
            <w:ins w:id="3479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动作、处理与反馈</w:t>
              </w:r>
            </w:ins>
          </w:p>
        </w:tc>
        <w:tc>
          <w:tcPr>
            <w:tcW w:w="2409" w:type="dxa"/>
            <w:shd w:val="clear" w:color="auto" w:fill="080808"/>
            <w:vAlign w:val="center"/>
          </w:tcPr>
          <w:p w14:paraId="62DC9BE7" w14:textId="77777777" w:rsidR="009E4D5C" w:rsidRDefault="009E4D5C">
            <w:pPr>
              <w:spacing w:after="70" w:line="210" w:lineRule="auto"/>
              <w:rPr>
                <w:ins w:id="3480" w:author="Li, Chandler Changjun" w:date="2026-10-20T21:42:00Z" w16du:dateUtc="2026-10-20T13:42:00Z"/>
              </w:rPr>
            </w:pPr>
            <w:ins w:id="3481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数据变化</w:t>
              </w:r>
            </w:ins>
          </w:p>
        </w:tc>
      </w:tr>
      <w:tr w:rsidR="009E4D5C" w14:paraId="2958DCF0" w14:textId="77777777">
        <w:trPr>
          <w:cantSplit/>
          <w:ins w:id="3482" w:author="Li, Chandler Changjun" w:date="2026-10-20T21:42:00Z"/>
        </w:trPr>
        <w:tc>
          <w:tcPr>
            <w:tcW w:w="1906" w:type="dxa"/>
            <w:shd w:val="clear" w:color="auto" w:fill="EEEEEE"/>
            <w:vAlign w:val="center"/>
          </w:tcPr>
          <w:p w14:paraId="2AA2878C" w14:textId="77777777" w:rsidR="009E4D5C" w:rsidRDefault="009E4D5C">
            <w:pPr>
              <w:spacing w:after="70" w:line="210" w:lineRule="auto"/>
              <w:rPr>
                <w:ins w:id="3483" w:author="Li, Chandler Changjun" w:date="2026-10-20T21:42:00Z" w16du:dateUtc="2026-10-20T13:42:00Z"/>
              </w:rPr>
            </w:pPr>
            <w:ins w:id="3484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↻ 任务重跑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3836C03B" w14:textId="77777777" w:rsidR="009E4D5C" w:rsidRDefault="009E4D5C">
            <w:pPr>
              <w:spacing w:after="70" w:line="210" w:lineRule="auto"/>
              <w:rPr>
                <w:ins w:id="3485" w:author="Li, Chandler Changjun" w:date="2026-10-20T21:42:00Z" w16du:dateUtc="2026-10-20T13:42:00Z"/>
              </w:rPr>
            </w:pPr>
            <w:ins w:id="3486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任务待人工处理或失败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27795E05" w14:textId="77777777" w:rsidR="009E4D5C" w:rsidRDefault="009E4D5C">
            <w:pPr>
              <w:spacing w:after="70" w:line="210" w:lineRule="auto"/>
              <w:rPr>
                <w:ins w:id="3487" w:author="Li, Chandler Changjun" w:date="2026-10-20T21:42:00Z" w16du:dateUtc="2026-10-20T13:42:00Z"/>
              </w:rPr>
            </w:pPr>
            <w:ins w:id="3488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悬停：从第一个节点开始重新执行全部节点；弹窗显示当前源文件，说明原始邮件与附件已保存在操作日期 / HAWB 目录 → 任务重跑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76189D56" w14:textId="77777777" w:rsidR="009E4D5C" w:rsidRDefault="009E4D5C">
            <w:pPr>
              <w:spacing w:after="70" w:line="210" w:lineRule="auto"/>
              <w:rPr>
                <w:ins w:id="3489" w:author="Li, Chandler Changjun" w:date="2026-10-20T21:42:00Z" w16du:dateUtc="2026-10-20T13:42:00Z"/>
              </w:rPr>
            </w:pPr>
            <w:ins w:id="3490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生成 R#n+1，从捕捉邮件开始执行</w:t>
              </w:r>
            </w:ins>
          </w:p>
        </w:tc>
      </w:tr>
      <w:tr w:rsidR="009E4D5C" w14:paraId="0F2158C9" w14:textId="77777777">
        <w:trPr>
          <w:cantSplit/>
          <w:ins w:id="3491" w:author="Li, Chandler Changjun" w:date="2026-10-20T21:42:00Z"/>
        </w:trPr>
        <w:tc>
          <w:tcPr>
            <w:tcW w:w="1906" w:type="dxa"/>
            <w:shd w:val="clear" w:color="auto" w:fill="FFFFFF"/>
            <w:vAlign w:val="center"/>
          </w:tcPr>
          <w:p w14:paraId="51209DDB" w14:textId="77777777" w:rsidR="009E4D5C" w:rsidRDefault="009E4D5C">
            <w:pPr>
              <w:spacing w:after="70" w:line="210" w:lineRule="auto"/>
              <w:rPr>
                <w:ins w:id="3492" w:author="Li, Chandler Changjun" w:date="2026-10-20T21:42:00Z" w16du:dateUtc="2026-10-20T13:42:00Z"/>
              </w:rPr>
            </w:pPr>
            <w:ins w:id="3493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↻ 节点重跑</w:t>
              </w:r>
            </w:ins>
          </w:p>
        </w:tc>
        <w:tc>
          <w:tcPr>
            <w:tcW w:w="2709" w:type="dxa"/>
            <w:shd w:val="clear" w:color="auto" w:fill="FFFFFF"/>
            <w:vAlign w:val="center"/>
          </w:tcPr>
          <w:p w14:paraId="6B54BD03" w14:textId="77777777" w:rsidR="009E4D5C" w:rsidRDefault="009E4D5C">
            <w:pPr>
              <w:spacing w:after="70" w:line="210" w:lineRule="auto"/>
              <w:rPr>
                <w:ins w:id="3494" w:author="Li, Chandler Changjun" w:date="2026-10-20T21:42:00Z" w16du:dateUtc="2026-10-20T13:42:00Z"/>
              </w:rPr>
            </w:pPr>
            <w:ins w:id="3495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同上</w:t>
              </w:r>
            </w:ins>
          </w:p>
        </w:tc>
        <w:tc>
          <w:tcPr>
            <w:tcW w:w="3010" w:type="dxa"/>
            <w:shd w:val="clear" w:color="auto" w:fill="FFFFFF"/>
            <w:vAlign w:val="center"/>
          </w:tcPr>
          <w:p w14:paraId="2CE40FDB" w14:textId="77777777" w:rsidR="009E4D5C" w:rsidRDefault="009E4D5C">
            <w:pPr>
              <w:spacing w:after="70" w:line="210" w:lineRule="auto"/>
              <w:rPr>
                <w:ins w:id="3496" w:author="Li, Chandler Changjun" w:date="2026-10-20T21:42:00Z" w16du:dateUtc="2026-10-20T13:42:00Z"/>
              </w:rPr>
            </w:pPr>
            <w:ins w:id="3497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悬停：从当前选中的节点开始执行，之前的节点沿用本次结果；弹窗确认 → 生成 R#n+1 并执行</w:t>
              </w:r>
            </w:ins>
          </w:p>
        </w:tc>
        <w:tc>
          <w:tcPr>
            <w:tcW w:w="2409" w:type="dxa"/>
            <w:shd w:val="clear" w:color="auto" w:fill="FFFFFF"/>
            <w:vAlign w:val="center"/>
          </w:tcPr>
          <w:p w14:paraId="44411076" w14:textId="77777777" w:rsidR="009E4D5C" w:rsidRDefault="009E4D5C">
            <w:pPr>
              <w:spacing w:after="70" w:line="210" w:lineRule="auto"/>
              <w:rPr>
                <w:ins w:id="3498" w:author="Li, Chandler Changjun" w:date="2026-10-20T21:42:00Z" w16du:dateUtc="2026-10-20T13:42:00Z"/>
              </w:rPr>
            </w:pPr>
            <w:ins w:id="3499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生成 R#n+1，携带当前生效字段值（含修正），选中节点之前的节点沿用 R#n 结果</w:t>
              </w:r>
            </w:ins>
          </w:p>
        </w:tc>
      </w:tr>
      <w:tr w:rsidR="009E4D5C" w14:paraId="64CF2359" w14:textId="77777777">
        <w:trPr>
          <w:cantSplit/>
          <w:ins w:id="3500" w:author="Li, Chandler Changjun" w:date="2026-10-20T21:42:00Z"/>
        </w:trPr>
        <w:tc>
          <w:tcPr>
            <w:tcW w:w="1906" w:type="dxa"/>
            <w:shd w:val="clear" w:color="auto" w:fill="EEEEEE"/>
            <w:vAlign w:val="center"/>
          </w:tcPr>
          <w:p w14:paraId="0D57C94D" w14:textId="77777777" w:rsidR="009E4D5C" w:rsidRDefault="009E4D5C">
            <w:pPr>
              <w:spacing w:after="70" w:line="210" w:lineRule="auto"/>
              <w:rPr>
                <w:ins w:id="3501" w:author="Li, Chandler Changjun" w:date="2026-10-20T21:42:00Z" w16du:dateUtc="2026-10-20T13:42:00Z"/>
              </w:rPr>
            </w:pPr>
            <w:ins w:id="3502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运行中重跑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7BD23DE0" w14:textId="77777777" w:rsidR="009E4D5C" w:rsidRDefault="009E4D5C">
            <w:pPr>
              <w:spacing w:after="70" w:line="210" w:lineRule="auto"/>
              <w:rPr>
                <w:ins w:id="3503" w:author="Li, Chandler Changjun" w:date="2026-10-20T21:42:00Z" w16du:dateUtc="2026-10-20T13:42:00Z"/>
              </w:rPr>
            </w:pPr>
            <w:ins w:id="3504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已有执行实例在运行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4B9CAF56" w14:textId="77777777" w:rsidR="009E4D5C" w:rsidRDefault="009E4D5C">
            <w:pPr>
              <w:spacing w:after="70" w:line="210" w:lineRule="auto"/>
              <w:rPr>
                <w:ins w:id="3505" w:author="Li, Chandler Changjun" w:date="2026-10-20T21:42:00Z" w16du:dateUtc="2026-10-20T13:42:00Z"/>
              </w:rPr>
            </w:pPr>
            <w:ins w:id="3506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提示「该任务已有执行实例在运行中」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54FF64E9" w14:textId="77777777" w:rsidR="009E4D5C" w:rsidRDefault="009E4D5C">
            <w:pPr>
              <w:spacing w:after="70" w:line="210" w:lineRule="auto"/>
              <w:rPr>
                <w:ins w:id="3507" w:author="Li, Chandler Changjun" w:date="2026-10-20T21:42:00Z" w16du:dateUtc="2026-10-20T13:42:00Z"/>
              </w:rPr>
            </w:pPr>
            <w:ins w:id="3508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不生成新实例</w:t>
              </w:r>
            </w:ins>
          </w:p>
        </w:tc>
      </w:tr>
    </w:tbl>
    <w:p w14:paraId="798BEBF7" w14:textId="77777777" w:rsidR="009E4D5C" w:rsidRDefault="009E4D5C" w:rsidP="009E4D5C">
      <w:pPr>
        <w:spacing w:after="70" w:line="240" w:lineRule="auto"/>
        <w:rPr>
          <w:ins w:id="3509" w:author="Li, Chandler Changjun" w:date="2026-10-20T21:42:00Z" w16du:dateUtc="2026-10-20T13:42:00Z"/>
        </w:rPr>
      </w:pPr>
    </w:p>
    <w:p w14:paraId="07E84C62" w14:textId="77777777" w:rsidR="009E4D5C" w:rsidRDefault="009E4D5C">
      <w:pPr>
        <w:rPr>
          <w:ins w:id="3510" w:author="Li, Chandler Changjun" w:date="2026-10-20T21:42:00Z" w16du:dateUtc="2026-10-20T13:42:00Z"/>
        </w:rPr>
        <w:pPrChange w:id="3511" w:author="Li, Chandler Changjun" w:date="2026-10-21T10:12:00Z" w16du:dateUtc="2026-10-21T02:12:00Z">
          <w:pPr>
            <w:spacing w:after="70" w:line="240" w:lineRule="auto"/>
          </w:pPr>
        </w:pPrChange>
      </w:pPr>
      <w:ins w:id="3512" w:author="Li, Chandler Changjun" w:date="2026-10-20T21:42:00Z" w16du:dateUtc="2026-10-20T13:42:00Z">
        <w:r>
          <w:t>两种重跑都保留 R#n，历史只读。</w:t>
        </w:r>
      </w:ins>
    </w:p>
    <w:p w14:paraId="75C70392" w14:textId="687D6B82" w:rsidR="009E4D5C" w:rsidRDefault="009E4D5C">
      <w:pPr>
        <w:pStyle w:val="Heading3"/>
        <w:rPr>
          <w:ins w:id="3513" w:author="Li, Chandler Changjun" w:date="2026-10-20T21:42:00Z" w16du:dateUtc="2026-10-20T13:42:00Z"/>
        </w:rPr>
        <w:pPrChange w:id="3514" w:author="Li, Chandler Changjun" w:date="2026-10-21T10:13:00Z" w16du:dateUtc="2026-10-21T02:13:00Z">
          <w:pPr>
            <w:pStyle w:val="Heading3"/>
            <w:spacing w:after="70" w:line="240" w:lineRule="auto"/>
          </w:pPr>
        </w:pPrChange>
      </w:pPr>
      <w:ins w:id="3515" w:author="Li, Chandler Changjun" w:date="2026-10-20T21:42:00Z" w16du:dateUtc="2026-10-20T13:42:00Z">
        <w:r>
          <w:t>执行实例切换</w:t>
        </w:r>
      </w:ins>
    </w:p>
    <w:p w14:paraId="45D1692B" w14:textId="76802D98" w:rsidR="009E4D5C" w:rsidRDefault="009E4D5C" w:rsidP="009E4D5C">
      <w:pPr>
        <w:spacing w:after="70" w:line="240" w:lineRule="auto"/>
        <w:jc w:val="center"/>
        <w:rPr>
          <w:ins w:id="3516" w:author="Li, Chandler Changjun" w:date="2026-10-20T21:42:00Z" w16du:dateUtc="2026-10-20T13:42:00Z"/>
        </w:rPr>
      </w:pPr>
      <w:ins w:id="3517" w:author="Li, Chandler Changjun" w:date="2026-10-20T21:42:00Z" w16du:dateUtc="2026-10-20T13:42:00Z">
        <w:r>
          <w:rPr>
            <w:noProof/>
          </w:rPr>
          <w:drawing>
            <wp:inline distT="0" distB="0" distL="0" distR="0" wp14:anchorId="3D897C5A" wp14:editId="5E7469E0">
              <wp:extent cx="4686874" cy="4572000"/>
              <wp:effectExtent l="0" t="0" r="0" b="0"/>
              <wp:docPr id="799453598" name="Screenshot 36" descr="图 7.3.3-21 查看历史执行 R#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6" name="image-36.png"/>
                      <pic:cNvPicPr/>
                    </pic:nvPicPr>
                    <pic:blipFill>
                      <a:blip r:embed="rId7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86874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2609"/>
        <w:gridCol w:w="7425"/>
      </w:tblGrid>
      <w:tr w:rsidR="009E4D5C" w14:paraId="6A578333" w14:textId="77777777">
        <w:trPr>
          <w:cantSplit/>
          <w:tblHeader/>
          <w:ins w:id="3518" w:author="Li, Chandler Changjun" w:date="2026-10-20T21:42:00Z"/>
        </w:trPr>
        <w:tc>
          <w:tcPr>
            <w:tcW w:w="2609" w:type="dxa"/>
            <w:shd w:val="clear" w:color="auto" w:fill="080808"/>
            <w:vAlign w:val="center"/>
          </w:tcPr>
          <w:p w14:paraId="0DBC62FA" w14:textId="77777777" w:rsidR="009E4D5C" w:rsidRDefault="009E4D5C">
            <w:pPr>
              <w:spacing w:after="70" w:line="210" w:lineRule="auto"/>
              <w:rPr>
                <w:ins w:id="3519" w:author="Li, Chandler Changjun" w:date="2026-10-20T21:42:00Z" w16du:dateUtc="2026-10-20T13:42:00Z"/>
              </w:rPr>
            </w:pPr>
            <w:ins w:id="3520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元素</w:t>
              </w:r>
            </w:ins>
          </w:p>
        </w:tc>
        <w:tc>
          <w:tcPr>
            <w:tcW w:w="7425" w:type="dxa"/>
            <w:shd w:val="clear" w:color="auto" w:fill="080808"/>
            <w:vAlign w:val="center"/>
          </w:tcPr>
          <w:p w14:paraId="0F2DC7D2" w14:textId="77777777" w:rsidR="009E4D5C" w:rsidRDefault="009E4D5C">
            <w:pPr>
              <w:spacing w:after="70" w:line="210" w:lineRule="auto"/>
              <w:rPr>
                <w:ins w:id="3521" w:author="Li, Chandler Changjun" w:date="2026-10-20T21:42:00Z" w16du:dateUtc="2026-10-20T13:42:00Z"/>
              </w:rPr>
            </w:pPr>
            <w:ins w:id="3522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规则</w:t>
              </w:r>
            </w:ins>
          </w:p>
        </w:tc>
      </w:tr>
      <w:tr w:rsidR="009E4D5C" w14:paraId="75B3AF16" w14:textId="77777777">
        <w:trPr>
          <w:cantSplit/>
          <w:ins w:id="3523" w:author="Li, Chandler Changjun" w:date="2026-10-20T21:42:00Z"/>
        </w:trPr>
        <w:tc>
          <w:tcPr>
            <w:tcW w:w="2609" w:type="dxa"/>
            <w:shd w:val="clear" w:color="auto" w:fill="EEEEEE"/>
            <w:vAlign w:val="center"/>
          </w:tcPr>
          <w:p w14:paraId="3A513968" w14:textId="77777777" w:rsidR="009E4D5C" w:rsidRDefault="009E4D5C">
            <w:pPr>
              <w:spacing w:after="70" w:line="210" w:lineRule="auto"/>
              <w:rPr>
                <w:ins w:id="3524" w:author="Li, Chandler Changjun" w:date="2026-10-20T21:42:00Z" w16du:dateUtc="2026-10-20T13:42:00Z"/>
              </w:rPr>
            </w:pPr>
            <w:ins w:id="3525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本任务重试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59142A9D" w14:textId="77777777" w:rsidR="009E4D5C" w:rsidRDefault="009E4D5C">
            <w:pPr>
              <w:spacing w:after="70" w:line="210" w:lineRule="auto"/>
              <w:rPr>
                <w:ins w:id="3526" w:author="Li, Chandler Changjun" w:date="2026-10-20T21:42:00Z" w16du:dateUtc="2026-10-20T13:42:00Z"/>
              </w:rPr>
            </w:pPr>
            <w:ins w:id="3527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每个执行实例一个按钮：状态图标 + R#n；最新一个标「当前」</w:t>
              </w:r>
            </w:ins>
          </w:p>
        </w:tc>
      </w:tr>
      <w:tr w:rsidR="009E4D5C" w14:paraId="52285AE5" w14:textId="77777777">
        <w:trPr>
          <w:cantSplit/>
          <w:ins w:id="3528" w:author="Li, Chandler Changjun" w:date="2026-10-20T21:42:00Z"/>
        </w:trPr>
        <w:tc>
          <w:tcPr>
            <w:tcW w:w="2609" w:type="dxa"/>
            <w:shd w:val="clear" w:color="auto" w:fill="FFFFFF"/>
            <w:vAlign w:val="center"/>
          </w:tcPr>
          <w:p w14:paraId="0950C7F8" w14:textId="77777777" w:rsidR="009E4D5C" w:rsidRDefault="009E4D5C">
            <w:pPr>
              <w:spacing w:after="70" w:line="210" w:lineRule="auto"/>
              <w:rPr>
                <w:ins w:id="3529" w:author="Li, Chandler Changjun" w:date="2026-10-20T21:42:00Z" w16du:dateUtc="2026-10-20T13:42:00Z"/>
              </w:rPr>
            </w:pPr>
            <w:ins w:id="3530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正在查看</w:t>
              </w:r>
            </w:ins>
          </w:p>
        </w:tc>
        <w:tc>
          <w:tcPr>
            <w:tcW w:w="7425" w:type="dxa"/>
            <w:shd w:val="clear" w:color="auto" w:fill="FFFFFF"/>
            <w:vAlign w:val="center"/>
          </w:tcPr>
          <w:p w14:paraId="7B143B00" w14:textId="77777777" w:rsidR="009E4D5C" w:rsidRDefault="009E4D5C">
            <w:pPr>
              <w:spacing w:after="70" w:line="210" w:lineRule="auto"/>
              <w:rPr>
                <w:ins w:id="3531" w:author="Li, Chandler Changjun" w:date="2026-10-20T21:42:00Z" w16du:dateUtc="2026-10-20T13:42:00Z"/>
              </w:rPr>
            </w:pPr>
            <w:ins w:id="3532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显示实例号、执行原因、开始时间、结果</w:t>
              </w:r>
            </w:ins>
          </w:p>
        </w:tc>
      </w:tr>
      <w:tr w:rsidR="009E4D5C" w14:paraId="21EB20D1" w14:textId="77777777">
        <w:trPr>
          <w:cantSplit/>
          <w:ins w:id="3533" w:author="Li, Chandler Changjun" w:date="2026-10-20T21:42:00Z"/>
        </w:trPr>
        <w:tc>
          <w:tcPr>
            <w:tcW w:w="2609" w:type="dxa"/>
            <w:shd w:val="clear" w:color="auto" w:fill="EEEEEE"/>
            <w:vAlign w:val="center"/>
          </w:tcPr>
          <w:p w14:paraId="7133F29B" w14:textId="77777777" w:rsidR="009E4D5C" w:rsidRDefault="009E4D5C">
            <w:pPr>
              <w:spacing w:after="70" w:line="210" w:lineRule="auto"/>
              <w:rPr>
                <w:ins w:id="3534" w:author="Li, Chandler Changjun" w:date="2026-10-20T21:42:00Z" w16du:dateUtc="2026-10-20T13:42:00Z"/>
              </w:rPr>
            </w:pPr>
            <w:ins w:id="3535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历史执行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70EF2854" w14:textId="77777777" w:rsidR="009E4D5C" w:rsidRDefault="009E4D5C">
            <w:pPr>
              <w:spacing w:after="70" w:line="210" w:lineRule="auto"/>
              <w:rPr>
                <w:ins w:id="3536" w:author="Li, Chandler Changjun" w:date="2026-10-20T21:42:00Z" w16du:dateUtc="2026-10-20T13:42:00Z"/>
              </w:rPr>
            </w:pPr>
            <w:ins w:id="3537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标「历史执行 · 只读」：不能修正字段、不能上传，可下载；「切回当前执行」回到最新实例</w:t>
              </w:r>
            </w:ins>
          </w:p>
        </w:tc>
      </w:tr>
    </w:tbl>
    <w:p w14:paraId="5456C6F8" w14:textId="77777777" w:rsidR="009E4D5C" w:rsidRDefault="009E4D5C" w:rsidP="009E4D5C">
      <w:pPr>
        <w:spacing w:after="70" w:line="240" w:lineRule="auto"/>
        <w:rPr>
          <w:ins w:id="3538" w:author="Li, Chandler Changjun" w:date="2026-10-20T21:42:00Z" w16du:dateUtc="2026-10-20T13:42:00Z"/>
        </w:rPr>
      </w:pPr>
    </w:p>
    <w:p w14:paraId="201BF827" w14:textId="6901A970" w:rsidR="009E4D5C" w:rsidRDefault="009E4D5C">
      <w:pPr>
        <w:pStyle w:val="Heading3"/>
        <w:rPr>
          <w:ins w:id="3539" w:author="Li, Chandler Changjun" w:date="2026-10-20T21:42:00Z" w16du:dateUtc="2026-10-20T13:42:00Z"/>
        </w:rPr>
        <w:pPrChange w:id="3540" w:author="Li, Chandler Changjun" w:date="2026-10-21T10:14:00Z" w16du:dateUtc="2026-10-21T02:14:00Z">
          <w:pPr>
            <w:pStyle w:val="Heading3"/>
            <w:spacing w:after="70" w:line="240" w:lineRule="auto"/>
          </w:pPr>
        </w:pPrChange>
      </w:pPr>
      <w:ins w:id="3541" w:author="Li, Chandler Changjun" w:date="2026-10-20T21:42:00Z" w16du:dateUtc="2026-10-20T13:42:00Z">
        <w:r>
          <w:t>其他状态</w:t>
        </w:r>
      </w:ins>
    </w:p>
    <w:p w14:paraId="6C0BC4C2" w14:textId="77777777" w:rsidR="009E4D5C" w:rsidRDefault="009E4D5C" w:rsidP="009E4D5C">
      <w:pPr>
        <w:keepNext/>
        <w:spacing w:after="70" w:line="240" w:lineRule="auto"/>
        <w:jc w:val="center"/>
        <w:rPr>
          <w:ins w:id="3542" w:author="Li, Chandler Changjun" w:date="2026-10-20T21:42:00Z" w16du:dateUtc="2026-10-20T13:42:00Z"/>
        </w:rPr>
      </w:pPr>
      <w:ins w:id="3543" w:author="Li, Chandler Changjun" w:date="2026-10-20T21:42:00Z" w16du:dateUtc="2026-10-20T13:42:00Z">
        <w:r>
          <w:rPr>
            <w:noProof/>
          </w:rPr>
          <w:drawing>
            <wp:inline distT="0" distB="0" distL="0" distR="0" wp14:anchorId="330EA6C5" wp14:editId="542098B9">
              <wp:extent cx="4686874" cy="4572000"/>
              <wp:effectExtent l="0" t="0" r="0" b="0"/>
              <wp:docPr id="37" name="Screenshot 37" descr="图 7.3.3-22 执行中（OCR识别）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7" name="image-37.png"/>
                      <pic:cNvPicPr/>
                    </pic:nvPicPr>
                    <pic:blipFill>
                      <a:blip r:embed="rId7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86874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A884974" w14:textId="602FBA0A" w:rsidR="009E4D5C" w:rsidRDefault="009E4D5C" w:rsidP="009E4D5C">
      <w:pPr>
        <w:spacing w:after="70" w:line="240" w:lineRule="auto"/>
        <w:jc w:val="center"/>
        <w:rPr>
          <w:ins w:id="3544" w:author="Li, Chandler Changjun" w:date="2026-10-20T21:42:00Z" w16du:dateUtc="2026-10-20T13:42:00Z"/>
        </w:rPr>
      </w:pPr>
      <w:ins w:id="3545" w:author="Li, Chandler Changjun" w:date="2026-10-20T21:42:00Z" w16du:dateUtc="2026-10-20T13:42:00Z">
        <w:r>
          <w:rPr>
            <w:rFonts w:ascii="SimSun" w:eastAsia="SimSun" w:hAnsi="SimSun"/>
            <w:color w:val="555555"/>
            <w:sz w:val="16"/>
            <w:szCs w:val="16"/>
          </w:rPr>
          <w:t>图</w:t>
        </w:r>
      </w:ins>
      <w:ins w:id="3546" w:author="Li, Chandler Changjun" w:date="2026-10-21T10:15:00Z" w16du:dateUtc="2026-10-21T02:15:00Z">
        <w:r w:rsidR="00222C22">
          <w:rPr>
            <w:rFonts w:ascii="SimSun" w:eastAsia="SimSun" w:hAnsi="SimSun" w:hint="eastAsia"/>
            <w:color w:val="555555"/>
            <w:sz w:val="16"/>
            <w:szCs w:val="16"/>
          </w:rPr>
          <w:t xml:space="preserve"> </w:t>
        </w:r>
      </w:ins>
      <w:ins w:id="3547" w:author="Li, Chandler Changjun" w:date="2026-10-20T21:42:00Z" w16du:dateUtc="2026-10-20T13:42:00Z">
        <w:r>
          <w:rPr>
            <w:rFonts w:ascii="SimSun" w:eastAsia="SimSun" w:hAnsi="SimSun"/>
            <w:color w:val="555555"/>
            <w:sz w:val="16"/>
            <w:szCs w:val="16"/>
          </w:rPr>
          <w:t>执行中（OCR识别）</w:t>
        </w:r>
      </w:ins>
    </w:p>
    <w:p w14:paraId="7976AE18" w14:textId="77777777" w:rsidR="009E4D5C" w:rsidRDefault="009E4D5C" w:rsidP="009E4D5C">
      <w:pPr>
        <w:keepNext/>
        <w:spacing w:after="70" w:line="240" w:lineRule="auto"/>
        <w:jc w:val="center"/>
        <w:rPr>
          <w:ins w:id="3548" w:author="Li, Chandler Changjun" w:date="2026-10-20T21:42:00Z" w16du:dateUtc="2026-10-20T13:42:00Z"/>
        </w:rPr>
      </w:pPr>
      <w:ins w:id="3549" w:author="Li, Chandler Changjun" w:date="2026-10-20T21:42:00Z" w16du:dateUtc="2026-10-20T13:42:00Z">
        <w:r>
          <w:rPr>
            <w:noProof/>
          </w:rPr>
          <w:drawing>
            <wp:inline distT="0" distB="0" distL="0" distR="0" wp14:anchorId="018FE427" wp14:editId="083051B6">
              <wp:extent cx="4686874" cy="4572000"/>
              <wp:effectExtent l="0" t="0" r="0" b="0"/>
              <wp:docPr id="1758305151" name="Screenshot 38" descr="图 7.3.3-23 发票与预报已完成、通知邮件待发送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8" name="image-38.png"/>
                      <pic:cNvPicPr/>
                    </pic:nvPicPr>
                    <pic:blipFill>
                      <a:blip r:embed="rId7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86874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901CF72" w14:textId="4E1C58CC" w:rsidR="009E4D5C" w:rsidRDefault="009E4D5C" w:rsidP="009E4D5C">
      <w:pPr>
        <w:spacing w:after="70" w:line="240" w:lineRule="auto"/>
        <w:jc w:val="center"/>
        <w:rPr>
          <w:ins w:id="3550" w:author="Li, Chandler Changjun" w:date="2026-10-20T21:42:00Z" w16du:dateUtc="2026-10-20T13:42:00Z"/>
        </w:rPr>
      </w:pP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2609"/>
        <w:gridCol w:w="7425"/>
      </w:tblGrid>
      <w:tr w:rsidR="009E4D5C" w14:paraId="0D05AB6A" w14:textId="77777777">
        <w:trPr>
          <w:cantSplit/>
          <w:tblHeader/>
          <w:ins w:id="3551" w:author="Li, Chandler Changjun" w:date="2026-10-20T21:42:00Z"/>
        </w:trPr>
        <w:tc>
          <w:tcPr>
            <w:tcW w:w="2609" w:type="dxa"/>
            <w:shd w:val="clear" w:color="auto" w:fill="080808"/>
            <w:vAlign w:val="center"/>
          </w:tcPr>
          <w:p w14:paraId="358024A7" w14:textId="77777777" w:rsidR="009E4D5C" w:rsidRDefault="009E4D5C">
            <w:pPr>
              <w:spacing w:after="70" w:line="210" w:lineRule="auto"/>
              <w:rPr>
                <w:ins w:id="3552" w:author="Li, Chandler Changjun" w:date="2026-10-20T21:42:00Z" w16du:dateUtc="2026-10-20T13:42:00Z"/>
              </w:rPr>
            </w:pPr>
            <w:ins w:id="3553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状态</w:t>
              </w:r>
            </w:ins>
          </w:p>
        </w:tc>
        <w:tc>
          <w:tcPr>
            <w:tcW w:w="7425" w:type="dxa"/>
            <w:shd w:val="clear" w:color="auto" w:fill="080808"/>
            <w:vAlign w:val="center"/>
          </w:tcPr>
          <w:p w14:paraId="100AE526" w14:textId="77777777" w:rsidR="009E4D5C" w:rsidRDefault="009E4D5C">
            <w:pPr>
              <w:spacing w:after="70" w:line="210" w:lineRule="auto"/>
              <w:rPr>
                <w:ins w:id="3554" w:author="Li, Chandler Changjun" w:date="2026-10-20T21:42:00Z" w16du:dateUtc="2026-10-20T13:42:00Z"/>
              </w:rPr>
            </w:pPr>
            <w:ins w:id="3555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页面显示</w:t>
              </w:r>
            </w:ins>
          </w:p>
        </w:tc>
      </w:tr>
      <w:tr w:rsidR="009E4D5C" w14:paraId="5419C430" w14:textId="77777777">
        <w:trPr>
          <w:cantSplit/>
          <w:ins w:id="3556" w:author="Li, Chandler Changjun" w:date="2026-10-20T21:42:00Z"/>
        </w:trPr>
        <w:tc>
          <w:tcPr>
            <w:tcW w:w="2609" w:type="dxa"/>
            <w:shd w:val="clear" w:color="auto" w:fill="EEEEEE"/>
            <w:vAlign w:val="center"/>
          </w:tcPr>
          <w:p w14:paraId="2D8DB55C" w14:textId="77777777" w:rsidR="009E4D5C" w:rsidRDefault="009E4D5C">
            <w:pPr>
              <w:spacing w:after="70" w:line="210" w:lineRule="auto"/>
              <w:rPr>
                <w:ins w:id="3557" w:author="Li, Chandler Changjun" w:date="2026-10-20T21:42:00Z" w16du:dateUtc="2026-10-20T13:42:00Z"/>
              </w:rPr>
            </w:pPr>
            <w:ins w:id="3558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执行中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30735893" w14:textId="77777777" w:rsidR="009E4D5C" w:rsidRDefault="009E4D5C">
            <w:pPr>
              <w:spacing w:after="70" w:line="210" w:lineRule="auto"/>
              <w:rPr>
                <w:ins w:id="3559" w:author="Li, Chandler Changjun" w:date="2026-10-20T21:42:00Z" w16du:dateUtc="2026-10-20T13:42:00Z"/>
              </w:rPr>
            </w:pPr>
            <w:ins w:id="3560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执行中的节点显示脉冲标记，后续节点为等待；无重跑按钮；字段只读</w:t>
              </w:r>
            </w:ins>
          </w:p>
        </w:tc>
      </w:tr>
      <w:tr w:rsidR="009E4D5C" w14:paraId="03BCE0D6" w14:textId="77777777">
        <w:trPr>
          <w:cantSplit/>
          <w:ins w:id="3561" w:author="Li, Chandler Changjun" w:date="2026-10-20T21:42:00Z"/>
        </w:trPr>
        <w:tc>
          <w:tcPr>
            <w:tcW w:w="2609" w:type="dxa"/>
            <w:shd w:val="clear" w:color="auto" w:fill="FFFFFF"/>
            <w:vAlign w:val="center"/>
          </w:tcPr>
          <w:p w14:paraId="7B883588" w14:textId="77777777" w:rsidR="009E4D5C" w:rsidRDefault="009E4D5C">
            <w:pPr>
              <w:spacing w:after="70" w:line="210" w:lineRule="auto"/>
              <w:rPr>
                <w:ins w:id="3562" w:author="Li, Chandler Changjun" w:date="2026-10-20T21:42:00Z" w16du:dateUtc="2026-10-20T13:42:00Z"/>
              </w:rPr>
            </w:pPr>
            <w:ins w:id="3563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通知邮件待发送</w:t>
              </w:r>
            </w:ins>
          </w:p>
        </w:tc>
        <w:tc>
          <w:tcPr>
            <w:tcW w:w="7425" w:type="dxa"/>
            <w:shd w:val="clear" w:color="auto" w:fill="FFFFFF"/>
            <w:vAlign w:val="center"/>
          </w:tcPr>
          <w:p w14:paraId="337AA947" w14:textId="77777777" w:rsidR="009E4D5C" w:rsidRDefault="009E4D5C">
            <w:pPr>
              <w:spacing w:after="70" w:line="210" w:lineRule="auto"/>
              <w:rPr>
                <w:ins w:id="3564" w:author="Li, Chandler Changjun" w:date="2026-10-20T21:42:00Z" w16du:dateUtc="2026-10-20T13:42:00Z"/>
              </w:rPr>
            </w:pPr>
            <w:ins w:id="3565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前 6 个节点完成，「发送邮件通知」执行中；任务仍为执行中，不计入已完成</w:t>
              </w:r>
            </w:ins>
          </w:p>
        </w:tc>
      </w:tr>
    </w:tbl>
    <w:p w14:paraId="000A35A2" w14:textId="77777777" w:rsidR="009E4D5C" w:rsidRDefault="009E4D5C" w:rsidP="009E4D5C">
      <w:pPr>
        <w:spacing w:after="70" w:line="240" w:lineRule="auto"/>
        <w:rPr>
          <w:ins w:id="3566" w:author="Li, Chandler Changjun" w:date="2026-10-20T21:42:00Z" w16du:dateUtc="2026-10-20T13:42:00Z"/>
        </w:rPr>
      </w:pPr>
    </w:p>
    <w:p w14:paraId="22B82AB2" w14:textId="48A91E55" w:rsidR="009E4D5C" w:rsidRDefault="009E4D5C">
      <w:pPr>
        <w:pStyle w:val="Heading3"/>
        <w:rPr>
          <w:ins w:id="3567" w:author="Li, Chandler Changjun" w:date="2026-10-20T21:42:00Z" w16du:dateUtc="2026-10-20T13:42:00Z"/>
        </w:rPr>
        <w:pPrChange w:id="3568" w:author="Li, Chandler Changjun" w:date="2026-10-21T10:15:00Z" w16du:dateUtc="2026-10-21T02:15:00Z">
          <w:pPr>
            <w:pStyle w:val="Heading3"/>
            <w:spacing w:after="70" w:line="240" w:lineRule="auto"/>
          </w:pPr>
        </w:pPrChange>
      </w:pPr>
      <w:ins w:id="3569" w:author="Li, Chandler Changjun" w:date="2026-10-20T21:42:00Z" w16du:dateUtc="2026-10-20T13:42:00Z">
        <w:r>
          <w:t>同一 HAWB 收到重复 / 更正邮件</w:t>
        </w:r>
      </w:ins>
    </w:p>
    <w:p w14:paraId="0E4AB3E7" w14:textId="77777777" w:rsidR="009E4D5C" w:rsidRDefault="009E4D5C">
      <w:pPr>
        <w:rPr>
          <w:ins w:id="3570" w:author="Li, Chandler Changjun" w:date="2026-10-20T21:42:00Z" w16du:dateUtc="2026-10-20T13:42:00Z"/>
        </w:rPr>
        <w:pPrChange w:id="3571" w:author="Li, Chandler Changjun" w:date="2026-10-20T22:16:00Z" w16du:dateUtc="2026-10-20T14:16:00Z">
          <w:pPr>
            <w:spacing w:after="70" w:line="240" w:lineRule="auto"/>
          </w:pPr>
        </w:pPrChange>
      </w:pPr>
      <w:ins w:id="3572" w:author="Li, Chandler Changjun" w:date="2026-10-20T21:42:00Z" w16du:dateUtc="2026-10-20T13:42:00Z">
        <w:r>
          <w:t>同一 HAWB 已导入 IES+ 后又收到新的预报邮件：系统不自动处理；新邮件关联到原任务；原任务转待人工处理，任务详情提示「收到重复 / 更正邮件」。业务核对后决定是否重跑。</w:t>
        </w:r>
      </w:ins>
    </w:p>
    <w:p w14:paraId="62E45FBC" w14:textId="7F18A2A3" w:rsidR="009E4D5C" w:rsidRDefault="009E4D5C">
      <w:pPr>
        <w:pStyle w:val="Heading3"/>
        <w:rPr>
          <w:ins w:id="3573" w:author="Li, Chandler Changjun" w:date="2026-10-20T21:42:00Z" w16du:dateUtc="2026-10-20T13:42:00Z"/>
        </w:rPr>
        <w:pPrChange w:id="3574" w:author="Li, Chandler Changjun" w:date="2026-10-20T22:15:00Z" w16du:dateUtc="2026-10-20T14:15:00Z">
          <w:pPr>
            <w:pStyle w:val="Heading3"/>
            <w:spacing w:after="70" w:line="240" w:lineRule="auto"/>
          </w:pPr>
        </w:pPrChange>
      </w:pPr>
      <w:ins w:id="3575" w:author="Li, Chandler Changjun" w:date="2026-10-20T21:42:00Z" w16du:dateUtc="2026-10-20T13:42:00Z">
        <w:r>
          <w:t>业务结果与页面承接</w:t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1906"/>
        <w:gridCol w:w="2709"/>
        <w:gridCol w:w="3010"/>
        <w:gridCol w:w="2409"/>
      </w:tblGrid>
      <w:tr w:rsidR="009E4D5C" w14:paraId="7ABDFD3A" w14:textId="77777777">
        <w:trPr>
          <w:cantSplit/>
          <w:tblHeader/>
          <w:ins w:id="3576" w:author="Li, Chandler Changjun" w:date="2026-10-20T21:42:00Z"/>
        </w:trPr>
        <w:tc>
          <w:tcPr>
            <w:tcW w:w="1906" w:type="dxa"/>
            <w:shd w:val="clear" w:color="auto" w:fill="080808"/>
            <w:vAlign w:val="center"/>
          </w:tcPr>
          <w:p w14:paraId="6E399FB0" w14:textId="77777777" w:rsidR="009E4D5C" w:rsidRDefault="009E4D5C">
            <w:pPr>
              <w:spacing w:after="70" w:line="210" w:lineRule="auto"/>
              <w:rPr>
                <w:ins w:id="3577" w:author="Li, Chandler Changjun" w:date="2026-10-20T21:42:00Z" w16du:dateUtc="2026-10-20T13:42:00Z"/>
              </w:rPr>
            </w:pPr>
            <w:ins w:id="3578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来源节点／产出结果</w:t>
              </w:r>
            </w:ins>
          </w:p>
        </w:tc>
        <w:tc>
          <w:tcPr>
            <w:tcW w:w="2709" w:type="dxa"/>
            <w:shd w:val="clear" w:color="auto" w:fill="080808"/>
            <w:vAlign w:val="center"/>
          </w:tcPr>
          <w:p w14:paraId="33B00E76" w14:textId="77777777" w:rsidR="009E4D5C" w:rsidRDefault="009E4D5C">
            <w:pPr>
              <w:spacing w:after="70" w:line="210" w:lineRule="auto"/>
              <w:rPr>
                <w:ins w:id="3579" w:author="Li, Chandler Changjun" w:date="2026-10-20T21:42:00Z" w16du:dateUtc="2026-10-20T13:42:00Z"/>
              </w:rPr>
            </w:pPr>
            <w:ins w:id="3580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页面展示或文件入口</w:t>
              </w:r>
            </w:ins>
          </w:p>
        </w:tc>
        <w:tc>
          <w:tcPr>
            <w:tcW w:w="3010" w:type="dxa"/>
            <w:shd w:val="clear" w:color="auto" w:fill="080808"/>
            <w:vAlign w:val="center"/>
          </w:tcPr>
          <w:p w14:paraId="04279186" w14:textId="77777777" w:rsidR="009E4D5C" w:rsidRDefault="009E4D5C">
            <w:pPr>
              <w:spacing w:after="70" w:line="210" w:lineRule="auto"/>
              <w:rPr>
                <w:ins w:id="3581" w:author="Li, Chandler Changjun" w:date="2026-10-20T21:42:00Z" w16du:dateUtc="2026-10-20T13:42:00Z"/>
              </w:rPr>
            </w:pPr>
            <w:ins w:id="3582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人工操作／回写</w:t>
              </w:r>
            </w:ins>
          </w:p>
        </w:tc>
        <w:tc>
          <w:tcPr>
            <w:tcW w:w="2409" w:type="dxa"/>
            <w:shd w:val="clear" w:color="auto" w:fill="080808"/>
            <w:vAlign w:val="center"/>
          </w:tcPr>
          <w:p w14:paraId="7D066E2F" w14:textId="77777777" w:rsidR="009E4D5C" w:rsidRDefault="009E4D5C">
            <w:pPr>
              <w:spacing w:after="70" w:line="210" w:lineRule="auto"/>
              <w:rPr>
                <w:ins w:id="3583" w:author="Li, Chandler Changjun" w:date="2026-10-20T21:42:00Z" w16du:dateUtc="2026-10-20T13:42:00Z"/>
              </w:rPr>
            </w:pPr>
            <w:ins w:id="3584" w:author="Li, Chandler Changjun" w:date="2026-10-20T21:42:00Z" w16du:dateUtc="2026-10-20T13:42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后续更新</w:t>
              </w:r>
            </w:ins>
          </w:p>
        </w:tc>
      </w:tr>
      <w:tr w:rsidR="009E4D5C" w14:paraId="31D0525C" w14:textId="77777777">
        <w:trPr>
          <w:cantSplit/>
          <w:ins w:id="3585" w:author="Li, Chandler Changjun" w:date="2026-10-20T21:42:00Z"/>
        </w:trPr>
        <w:tc>
          <w:tcPr>
            <w:tcW w:w="1906" w:type="dxa"/>
            <w:shd w:val="clear" w:color="auto" w:fill="EEEEEE"/>
            <w:vAlign w:val="center"/>
          </w:tcPr>
          <w:p w14:paraId="65A89985" w14:textId="77777777" w:rsidR="009E4D5C" w:rsidRDefault="009E4D5C">
            <w:pPr>
              <w:spacing w:after="70" w:line="210" w:lineRule="auto"/>
              <w:rPr>
                <w:ins w:id="3586" w:author="Li, Chandler Changjun" w:date="2026-10-20T21:42:00Z" w16du:dateUtc="2026-10-20T13:42:00Z"/>
              </w:rPr>
            </w:pPr>
            <w:ins w:id="3587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捕捉邮件：邮件正文 4 个字段、预报邮件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10168279" w14:textId="77777777" w:rsidR="009E4D5C" w:rsidRDefault="009E4D5C">
            <w:pPr>
              <w:spacing w:after="70" w:line="210" w:lineRule="auto"/>
              <w:rPr>
                <w:ins w:id="3588" w:author="Li, Chandler Changjun" w:date="2026-10-20T21:42:00Z" w16du:dateUtc="2026-10-20T13:42:00Z"/>
              </w:rPr>
            </w:pPr>
            <w:ins w:id="3589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捕捉邮件字段面板；邮件中心 · 邮件日志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4A9818CC" w14:textId="77777777" w:rsidR="009E4D5C" w:rsidRDefault="009E4D5C">
            <w:pPr>
              <w:spacing w:after="70" w:line="210" w:lineRule="auto"/>
              <w:rPr>
                <w:ins w:id="3590" w:author="Li, Chandler Changjun" w:date="2026-10-20T21:42:00Z" w16du:dateUtc="2026-10-20T13:42:00Z"/>
              </w:rPr>
            </w:pPr>
            <w:ins w:id="3591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字段修正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47FC36D5" w14:textId="77777777" w:rsidR="009E4D5C" w:rsidRDefault="009E4D5C">
            <w:pPr>
              <w:spacing w:after="70" w:line="210" w:lineRule="auto"/>
              <w:rPr>
                <w:ins w:id="3592" w:author="Li, Chandler Changjun" w:date="2026-10-20T21:42:00Z" w16du:dateUtc="2026-10-20T13:42:00Z"/>
              </w:rPr>
            </w:pPr>
            <w:ins w:id="3593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重跑时携带修正值</w:t>
              </w:r>
            </w:ins>
          </w:p>
        </w:tc>
      </w:tr>
      <w:tr w:rsidR="009E4D5C" w14:paraId="0A5701C6" w14:textId="77777777">
        <w:trPr>
          <w:cantSplit/>
          <w:ins w:id="3594" w:author="Li, Chandler Changjun" w:date="2026-10-20T21:42:00Z"/>
        </w:trPr>
        <w:tc>
          <w:tcPr>
            <w:tcW w:w="1906" w:type="dxa"/>
            <w:shd w:val="clear" w:color="auto" w:fill="FFFFFF"/>
            <w:vAlign w:val="center"/>
          </w:tcPr>
          <w:p w14:paraId="1FF46A1E" w14:textId="77777777" w:rsidR="009E4D5C" w:rsidRDefault="009E4D5C">
            <w:pPr>
              <w:spacing w:after="70" w:line="210" w:lineRule="auto"/>
              <w:rPr>
                <w:ins w:id="3595" w:author="Li, Chandler Changjun" w:date="2026-10-20T21:42:00Z" w16du:dateUtc="2026-10-20T13:42:00Z"/>
              </w:rPr>
            </w:pPr>
            <w:ins w:id="3596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下载附件重命名并归档：重命名后的附件</w:t>
              </w:r>
            </w:ins>
          </w:p>
        </w:tc>
        <w:tc>
          <w:tcPr>
            <w:tcW w:w="2709" w:type="dxa"/>
            <w:shd w:val="clear" w:color="auto" w:fill="FFFFFF"/>
            <w:vAlign w:val="center"/>
          </w:tcPr>
          <w:p w14:paraId="7E97BA71" w14:textId="77777777" w:rsidR="009E4D5C" w:rsidRDefault="009E4D5C">
            <w:pPr>
              <w:spacing w:after="70" w:line="210" w:lineRule="auto"/>
              <w:rPr>
                <w:ins w:id="3597" w:author="Li, Chandler Changjun" w:date="2026-10-20T21:42:00Z" w16du:dateUtc="2026-10-20T13:42:00Z"/>
              </w:rPr>
            </w:pPr>
            <w:ins w:id="3598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节点证据与附件；Share Point 操作日期 / HAWB_分单号 目录</w:t>
              </w:r>
            </w:ins>
          </w:p>
        </w:tc>
        <w:tc>
          <w:tcPr>
            <w:tcW w:w="3010" w:type="dxa"/>
            <w:shd w:val="clear" w:color="auto" w:fill="FFFFFF"/>
            <w:vAlign w:val="center"/>
          </w:tcPr>
          <w:p w14:paraId="1DD86E13" w14:textId="77777777" w:rsidR="009E4D5C" w:rsidRDefault="009E4D5C">
            <w:pPr>
              <w:spacing w:after="70" w:line="210" w:lineRule="auto"/>
              <w:rPr>
                <w:ins w:id="3599" w:author="Li, Chandler Changjun" w:date="2026-10-20T21:42:00Z" w16du:dateUtc="2026-10-20T13:42:00Z"/>
              </w:rPr>
            </w:pPr>
            <w:ins w:id="3600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只读</w:t>
              </w:r>
            </w:ins>
          </w:p>
        </w:tc>
        <w:tc>
          <w:tcPr>
            <w:tcW w:w="2409" w:type="dxa"/>
            <w:shd w:val="clear" w:color="auto" w:fill="FFFFFF"/>
            <w:vAlign w:val="center"/>
          </w:tcPr>
          <w:p w14:paraId="13038D78" w14:textId="77777777" w:rsidR="009E4D5C" w:rsidRDefault="009E4D5C">
            <w:pPr>
              <w:spacing w:after="70" w:line="210" w:lineRule="auto"/>
              <w:rPr>
                <w:ins w:id="3601" w:author="Li, Chandler Changjun" w:date="2026-10-20T21:42:00Z" w16du:dateUtc="2026-10-20T13:42:00Z"/>
              </w:rPr>
            </w:pPr>
            <w:ins w:id="3602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—</w:t>
              </w:r>
            </w:ins>
          </w:p>
        </w:tc>
      </w:tr>
      <w:tr w:rsidR="009E4D5C" w14:paraId="117DAABB" w14:textId="77777777">
        <w:trPr>
          <w:cantSplit/>
          <w:ins w:id="3603" w:author="Li, Chandler Changjun" w:date="2026-10-20T21:42:00Z"/>
        </w:trPr>
        <w:tc>
          <w:tcPr>
            <w:tcW w:w="1906" w:type="dxa"/>
            <w:shd w:val="clear" w:color="auto" w:fill="EEEEEE"/>
            <w:vAlign w:val="center"/>
          </w:tcPr>
          <w:p w14:paraId="46EBBFDA" w14:textId="77777777" w:rsidR="009E4D5C" w:rsidRDefault="009E4D5C">
            <w:pPr>
              <w:spacing w:after="70" w:line="210" w:lineRule="auto"/>
              <w:rPr>
                <w:ins w:id="3604" w:author="Li, Chandler Changjun" w:date="2026-10-20T21:42:00Z" w16du:dateUtc="2026-10-20T13:42:00Z"/>
              </w:rPr>
            </w:pPr>
            <w:ins w:id="3605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OCR识别：发票 / 运单原文字段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5D2BED81" w14:textId="77777777" w:rsidR="009E4D5C" w:rsidRDefault="009E4D5C">
            <w:pPr>
              <w:spacing w:after="70" w:line="210" w:lineRule="auto"/>
              <w:rPr>
                <w:ins w:id="3606" w:author="Li, Chandler Changjun" w:date="2026-10-20T21:42:00Z" w16du:dateUtc="2026-10-20T13:42:00Z"/>
              </w:rPr>
            </w:pPr>
            <w:ins w:id="3607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当前识别数据 + 原文预览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7943497F" w14:textId="77777777" w:rsidR="009E4D5C" w:rsidRDefault="009E4D5C">
            <w:pPr>
              <w:spacing w:after="70" w:line="210" w:lineRule="auto"/>
              <w:rPr>
                <w:ins w:id="3608" w:author="Li, Chandler Changjun" w:date="2026-10-20T21:42:00Z" w16du:dateUtc="2026-10-20T13:42:00Z"/>
              </w:rPr>
            </w:pPr>
            <w:ins w:id="3609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字段修正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256792F6" w14:textId="77777777" w:rsidR="009E4D5C" w:rsidRDefault="009E4D5C">
            <w:pPr>
              <w:spacing w:after="70" w:line="210" w:lineRule="auto"/>
              <w:rPr>
                <w:ins w:id="3610" w:author="Li, Chandler Changjun" w:date="2026-10-20T21:42:00Z" w16du:dateUtc="2026-10-20T13:42:00Z"/>
              </w:rPr>
            </w:pPr>
            <w:ins w:id="3611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重跑时携带修正值</w:t>
              </w:r>
            </w:ins>
          </w:p>
        </w:tc>
      </w:tr>
      <w:tr w:rsidR="009E4D5C" w14:paraId="57DA5723" w14:textId="77777777">
        <w:trPr>
          <w:cantSplit/>
          <w:ins w:id="3612" w:author="Li, Chandler Changjun" w:date="2026-10-20T21:42:00Z"/>
        </w:trPr>
        <w:tc>
          <w:tcPr>
            <w:tcW w:w="1906" w:type="dxa"/>
            <w:shd w:val="clear" w:color="auto" w:fill="FFFFFF"/>
            <w:vAlign w:val="center"/>
          </w:tcPr>
          <w:p w14:paraId="1D0B86BA" w14:textId="77777777" w:rsidR="009E4D5C" w:rsidRDefault="009E4D5C">
            <w:pPr>
              <w:spacing w:after="70" w:line="210" w:lineRule="auto"/>
              <w:rPr>
                <w:ins w:id="3613" w:author="Li, Chandler Changjun" w:date="2026-10-20T21:42:00Z" w16du:dateUtc="2026-10-20T13:42:00Z"/>
              </w:rPr>
            </w:pPr>
            <w:ins w:id="3614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填写发票导入模板：导入INV＆DN.xlsx、校验结果</w:t>
              </w:r>
            </w:ins>
          </w:p>
        </w:tc>
        <w:tc>
          <w:tcPr>
            <w:tcW w:w="2709" w:type="dxa"/>
            <w:shd w:val="clear" w:color="auto" w:fill="FFFFFF"/>
            <w:vAlign w:val="center"/>
          </w:tcPr>
          <w:p w14:paraId="5E3C4949" w14:textId="77777777" w:rsidR="009E4D5C" w:rsidRDefault="009E4D5C">
            <w:pPr>
              <w:spacing w:after="70" w:line="210" w:lineRule="auto"/>
              <w:rPr>
                <w:ins w:id="3615" w:author="Li, Chandler Changjun" w:date="2026-10-20T21:42:00Z" w16du:dateUtc="2026-10-20T13:42:00Z"/>
              </w:rPr>
            </w:pPr>
            <w:ins w:id="3616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节点附件、错误说明、下载</w:t>
              </w:r>
            </w:ins>
          </w:p>
        </w:tc>
        <w:tc>
          <w:tcPr>
            <w:tcW w:w="3010" w:type="dxa"/>
            <w:shd w:val="clear" w:color="auto" w:fill="FFFFFF"/>
            <w:vAlign w:val="center"/>
          </w:tcPr>
          <w:p w14:paraId="49D46CCE" w14:textId="77777777" w:rsidR="009E4D5C" w:rsidRDefault="009E4D5C">
            <w:pPr>
              <w:spacing w:after="70" w:line="210" w:lineRule="auto"/>
              <w:rPr>
                <w:ins w:id="3617" w:author="Li, Chandler Changjun" w:date="2026-10-20T21:42:00Z" w16du:dateUtc="2026-10-20T13:42:00Z"/>
              </w:rPr>
            </w:pPr>
            <w:ins w:id="3618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待人工处理时上传修正模板</w:t>
              </w:r>
            </w:ins>
          </w:p>
        </w:tc>
        <w:tc>
          <w:tcPr>
            <w:tcW w:w="2409" w:type="dxa"/>
            <w:shd w:val="clear" w:color="auto" w:fill="FFFFFF"/>
            <w:vAlign w:val="center"/>
          </w:tcPr>
          <w:p w14:paraId="755EFB44" w14:textId="77777777" w:rsidR="009E4D5C" w:rsidRDefault="009E4D5C">
            <w:pPr>
              <w:spacing w:after="70" w:line="210" w:lineRule="auto"/>
              <w:rPr>
                <w:ins w:id="3619" w:author="Li, Chandler Changjun" w:date="2026-10-20T21:42:00Z" w16du:dateUtc="2026-10-20T13:42:00Z"/>
              </w:rPr>
            </w:pPr>
            <w:ins w:id="3620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从导入发票续跑；修正模板存入归档目录</w:t>
              </w:r>
            </w:ins>
          </w:p>
        </w:tc>
      </w:tr>
      <w:tr w:rsidR="009E4D5C" w14:paraId="7BB70D66" w14:textId="77777777">
        <w:trPr>
          <w:cantSplit/>
          <w:ins w:id="3621" w:author="Li, Chandler Changjun" w:date="2026-10-20T21:42:00Z"/>
        </w:trPr>
        <w:tc>
          <w:tcPr>
            <w:tcW w:w="1906" w:type="dxa"/>
            <w:shd w:val="clear" w:color="auto" w:fill="EEEEEE"/>
            <w:vAlign w:val="center"/>
          </w:tcPr>
          <w:p w14:paraId="6E4DC83B" w14:textId="77777777" w:rsidR="009E4D5C" w:rsidRDefault="009E4D5C">
            <w:pPr>
              <w:spacing w:after="70" w:line="210" w:lineRule="auto"/>
              <w:rPr>
                <w:ins w:id="3622" w:author="Li, Chandler Changjun" w:date="2026-10-20T21:42:00Z" w16du:dateUtc="2026-10-20T13:42:00Z"/>
              </w:rPr>
            </w:pPr>
            <w:ins w:id="3623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导入发票：导入结果、Warning、发票 PDF 上传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39077C91" w14:textId="77777777" w:rsidR="009E4D5C" w:rsidRDefault="009E4D5C">
            <w:pPr>
              <w:spacing w:after="70" w:line="210" w:lineRule="auto"/>
              <w:rPr>
                <w:ins w:id="3624" w:author="Li, Chandler Changjun" w:date="2026-10-20T21:42:00Z" w16du:dateUtc="2026-10-20T13:42:00Z"/>
              </w:rPr>
            </w:pPr>
            <w:ins w:id="3625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节点证据；运行记录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6F428756" w14:textId="77777777" w:rsidR="009E4D5C" w:rsidRDefault="009E4D5C">
            <w:pPr>
              <w:spacing w:after="70" w:line="210" w:lineRule="auto"/>
              <w:rPr>
                <w:ins w:id="3626" w:author="Li, Chandler Changjun" w:date="2026-10-20T21:42:00Z" w16du:dateUtc="2026-10-20T13:42:00Z"/>
              </w:rPr>
            </w:pPr>
            <w:ins w:id="3627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只读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664EE514" w14:textId="77777777" w:rsidR="009E4D5C" w:rsidRDefault="009E4D5C">
            <w:pPr>
              <w:spacing w:after="70" w:line="210" w:lineRule="auto"/>
              <w:rPr>
                <w:ins w:id="3628" w:author="Li, Chandler Changjun" w:date="2026-10-20T21:42:00Z" w16du:dateUtc="2026-10-20T13:42:00Z"/>
              </w:rPr>
            </w:pPr>
            <w:ins w:id="3629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—</w:t>
              </w:r>
            </w:ins>
          </w:p>
        </w:tc>
      </w:tr>
      <w:tr w:rsidR="009E4D5C" w14:paraId="02C2444B" w14:textId="77777777">
        <w:trPr>
          <w:cantSplit/>
          <w:ins w:id="3630" w:author="Li, Chandler Changjun" w:date="2026-10-20T21:42:00Z"/>
        </w:trPr>
        <w:tc>
          <w:tcPr>
            <w:tcW w:w="1906" w:type="dxa"/>
            <w:shd w:val="clear" w:color="auto" w:fill="FFFFFF"/>
            <w:vAlign w:val="center"/>
          </w:tcPr>
          <w:p w14:paraId="3889F9CA" w14:textId="77777777" w:rsidR="009E4D5C" w:rsidRDefault="009E4D5C">
            <w:pPr>
              <w:spacing w:after="70" w:line="210" w:lineRule="auto"/>
              <w:rPr>
                <w:ins w:id="3631" w:author="Li, Chandler Changjun" w:date="2026-10-20T21:42:00Z" w16du:dateUtc="2026-10-20T13:42:00Z"/>
              </w:rPr>
            </w:pPr>
            <w:ins w:id="3632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创建预报：预报字段、文档资料、Difference、PDC</w:t>
              </w:r>
            </w:ins>
          </w:p>
        </w:tc>
        <w:tc>
          <w:tcPr>
            <w:tcW w:w="2709" w:type="dxa"/>
            <w:shd w:val="clear" w:color="auto" w:fill="FFFFFF"/>
            <w:vAlign w:val="center"/>
          </w:tcPr>
          <w:p w14:paraId="20409E6A" w14:textId="77777777" w:rsidR="009E4D5C" w:rsidRDefault="009E4D5C">
            <w:pPr>
              <w:spacing w:after="70" w:line="210" w:lineRule="auto"/>
              <w:rPr>
                <w:ins w:id="3633" w:author="Li, Chandler Changjun" w:date="2026-10-20T21:42:00Z" w16du:dateUtc="2026-10-20T13:42:00Z"/>
              </w:rPr>
            </w:pPr>
            <w:ins w:id="3634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预报填写字段；运行记录；任务列表库房 / 标签 PDC</w:t>
              </w:r>
            </w:ins>
          </w:p>
        </w:tc>
        <w:tc>
          <w:tcPr>
            <w:tcW w:w="3010" w:type="dxa"/>
            <w:shd w:val="clear" w:color="auto" w:fill="FFFFFF"/>
            <w:vAlign w:val="center"/>
          </w:tcPr>
          <w:p w14:paraId="6A0A0ECA" w14:textId="77777777" w:rsidR="009E4D5C" w:rsidRDefault="009E4D5C">
            <w:pPr>
              <w:spacing w:after="70" w:line="210" w:lineRule="auto"/>
              <w:rPr>
                <w:ins w:id="3635" w:author="Li, Chandler Changjun" w:date="2026-10-20T21:42:00Z" w16du:dateUtc="2026-10-20T13:42:00Z"/>
              </w:rPr>
            </w:pPr>
            <w:ins w:id="3636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字段修正</w:t>
              </w:r>
            </w:ins>
          </w:p>
        </w:tc>
        <w:tc>
          <w:tcPr>
            <w:tcW w:w="2409" w:type="dxa"/>
            <w:shd w:val="clear" w:color="auto" w:fill="FFFFFF"/>
            <w:vAlign w:val="center"/>
          </w:tcPr>
          <w:p w14:paraId="1EE643C3" w14:textId="77777777" w:rsidR="009E4D5C" w:rsidRDefault="009E4D5C">
            <w:pPr>
              <w:spacing w:after="70" w:line="210" w:lineRule="auto"/>
              <w:rPr>
                <w:ins w:id="3637" w:author="Li, Chandler Changjun" w:date="2026-10-20T21:42:00Z" w16du:dateUtc="2026-10-20T13:42:00Z"/>
              </w:rPr>
            </w:pPr>
            <w:ins w:id="3638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重跑时携带修正值</w:t>
              </w:r>
            </w:ins>
          </w:p>
        </w:tc>
      </w:tr>
      <w:tr w:rsidR="009E4D5C" w14:paraId="409A8F1A" w14:textId="77777777">
        <w:trPr>
          <w:cantSplit/>
          <w:ins w:id="3639" w:author="Li, Chandler Changjun" w:date="2026-10-20T21:42:00Z"/>
        </w:trPr>
        <w:tc>
          <w:tcPr>
            <w:tcW w:w="1906" w:type="dxa"/>
            <w:shd w:val="clear" w:color="auto" w:fill="EEEEEE"/>
            <w:vAlign w:val="center"/>
          </w:tcPr>
          <w:p w14:paraId="71C2AA6A" w14:textId="77777777" w:rsidR="009E4D5C" w:rsidRDefault="009E4D5C">
            <w:pPr>
              <w:spacing w:after="70" w:line="210" w:lineRule="auto"/>
              <w:rPr>
                <w:ins w:id="3640" w:author="Li, Chandler Changjun" w:date="2026-10-20T21:42:00Z" w16du:dateUtc="2026-10-20T13:42:00Z"/>
              </w:rPr>
            </w:pPr>
            <w:ins w:id="3641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发送邮件通知：回信、年度运行记录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5410950D" w14:textId="77777777" w:rsidR="009E4D5C" w:rsidRDefault="009E4D5C">
            <w:pPr>
              <w:spacing w:after="70" w:line="210" w:lineRule="auto"/>
              <w:rPr>
                <w:ins w:id="3642" w:author="Li, Chandler Changjun" w:date="2026-10-20T21:42:00Z" w16du:dateUtc="2026-10-20T13:42:00Z"/>
              </w:rPr>
            </w:pPr>
            <w:ins w:id="3643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节点证据；邮件日志 · 已发送的邮件；Share Point 年度运行记录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1B32FDE6" w14:textId="77777777" w:rsidR="009E4D5C" w:rsidRDefault="009E4D5C">
            <w:pPr>
              <w:spacing w:after="70" w:line="210" w:lineRule="auto"/>
              <w:rPr>
                <w:ins w:id="3644" w:author="Li, Chandler Changjun" w:date="2026-10-20T21:42:00Z" w16du:dateUtc="2026-10-20T13:42:00Z"/>
              </w:rPr>
            </w:pPr>
            <w:ins w:id="3645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只读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0E4322CB" w14:textId="77777777" w:rsidR="009E4D5C" w:rsidRDefault="009E4D5C">
            <w:pPr>
              <w:spacing w:after="70" w:line="210" w:lineRule="auto"/>
              <w:rPr>
                <w:ins w:id="3646" w:author="Li, Chandler Changjun" w:date="2026-10-20T21:42:00Z" w16du:dateUtc="2026-10-20T13:42:00Z"/>
              </w:rPr>
            </w:pPr>
            <w:ins w:id="3647" w:author="Li, Chandler Changjun" w:date="2026-10-20T21:42:00Z" w16du:dateUtc="2026-10-20T13:42:00Z">
              <w:r>
                <w:rPr>
                  <w:rFonts w:ascii="SimSun" w:eastAsia="SimSun" w:hAnsi="SimSun"/>
                  <w:sz w:val="16"/>
                  <w:szCs w:val="16"/>
                </w:rPr>
                <w:t>任务转已完成</w:t>
              </w:r>
            </w:ins>
          </w:p>
        </w:tc>
      </w:tr>
    </w:tbl>
    <w:p w14:paraId="0470AB9F" w14:textId="77777777" w:rsidR="009E4D5C" w:rsidRDefault="009E4D5C" w:rsidP="009E4D5C">
      <w:pPr>
        <w:spacing w:after="70" w:line="240" w:lineRule="auto"/>
        <w:rPr>
          <w:ins w:id="3648" w:author="Li, Chandler Changjun" w:date="2026-10-20T21:42:00Z" w16du:dateUtc="2026-10-20T13:42:00Z"/>
        </w:rPr>
      </w:pPr>
    </w:p>
    <w:p w14:paraId="71D399E6" w14:textId="4DFB9162" w:rsidR="00FC419E" w:rsidRDefault="00FC419E">
      <w:pPr>
        <w:pStyle w:val="Heading2"/>
        <w:rPr>
          <w:ins w:id="3649" w:author="Li, Chandler Changjun" w:date="2026-10-20T22:26:00Z" w16du:dateUtc="2026-10-20T14:26:00Z"/>
        </w:rPr>
        <w:pPrChange w:id="3650" w:author="Li, Chandler Changjun" w:date="2026-10-21T10:15:00Z" w16du:dateUtc="2026-10-21T02:15:00Z">
          <w:pPr>
            <w:pStyle w:val="Heading2"/>
            <w:pageBreakBefore/>
            <w:spacing w:after="70" w:line="240" w:lineRule="auto"/>
          </w:pPr>
        </w:pPrChange>
      </w:pPr>
      <w:ins w:id="3651" w:author="Li, Chandler Changjun" w:date="2026-10-20T22:26:00Z" w16du:dateUtc="2026-10-20T14:26:00Z">
        <w:r>
          <w:t>邮件中心</w:t>
        </w:r>
      </w:ins>
    </w:p>
    <w:p w14:paraId="5DC4106D" w14:textId="77777777" w:rsidR="00FC419E" w:rsidRDefault="00FC419E">
      <w:pPr>
        <w:rPr>
          <w:ins w:id="3652" w:author="Li, Chandler Changjun" w:date="2026-10-20T22:26:00Z" w16du:dateUtc="2026-10-20T14:26:00Z"/>
        </w:rPr>
        <w:pPrChange w:id="3653" w:author="Li, Chandler Changjun" w:date="2026-10-21T10:15:00Z" w16du:dateUtc="2026-10-21T02:15:00Z">
          <w:pPr>
            <w:spacing w:after="70" w:line="240" w:lineRule="auto"/>
          </w:pPr>
        </w:pPrChange>
      </w:pPr>
      <w:ins w:id="3654" w:author="Li, Chandler Changjun" w:date="2026-10-20T22:26:00Z" w16du:dateUtc="2026-10-20T14:26:00Z">
        <w:r>
          <w:t>邮件中心选 Case 3 后分三个页签：邮件监听、邮件模板、邮件日志。</w:t>
        </w:r>
      </w:ins>
    </w:p>
    <w:p w14:paraId="45B719D0" w14:textId="01A8CA91" w:rsidR="00FC419E" w:rsidRDefault="00FC419E">
      <w:pPr>
        <w:pStyle w:val="Heading3"/>
        <w:rPr>
          <w:ins w:id="3655" w:author="Li, Chandler Changjun" w:date="2026-10-20T22:26:00Z" w16du:dateUtc="2026-10-20T14:26:00Z"/>
        </w:rPr>
        <w:pPrChange w:id="3656" w:author="Li, Chandler Changjun" w:date="2026-10-21T10:15:00Z" w16du:dateUtc="2026-10-21T02:15:00Z">
          <w:pPr>
            <w:pStyle w:val="Heading3"/>
            <w:spacing w:after="70" w:line="240" w:lineRule="auto"/>
          </w:pPr>
        </w:pPrChange>
      </w:pPr>
      <w:ins w:id="3657" w:author="Li, Chandler Changjun" w:date="2026-10-20T22:26:00Z" w16du:dateUtc="2026-10-20T14:26:00Z">
        <w:r>
          <w:t>邮件监听</w:t>
        </w:r>
      </w:ins>
    </w:p>
    <w:p w14:paraId="1C660FD7" w14:textId="77777777" w:rsidR="00FC419E" w:rsidRDefault="00FC419E" w:rsidP="00FC419E">
      <w:pPr>
        <w:keepNext/>
        <w:spacing w:after="70" w:line="240" w:lineRule="auto"/>
        <w:jc w:val="center"/>
        <w:rPr>
          <w:ins w:id="3658" w:author="Li, Chandler Changjun" w:date="2026-10-20T22:26:00Z" w16du:dateUtc="2026-10-20T14:26:00Z"/>
        </w:rPr>
      </w:pPr>
      <w:ins w:id="3659" w:author="Li, Chandler Changjun" w:date="2026-10-20T22:26:00Z" w16du:dateUtc="2026-10-20T14:26:00Z">
        <w:r>
          <w:rPr>
            <w:noProof/>
          </w:rPr>
          <w:drawing>
            <wp:inline distT="0" distB="0" distL="0" distR="0" wp14:anchorId="60551964" wp14:editId="3BBBEA91">
              <wp:extent cx="6217920" cy="4572000"/>
              <wp:effectExtent l="0" t="0" r="0" b="0"/>
              <wp:docPr id="39" name="Screenshot 39" descr="图 7.3.4-1 邮件监听 · Cas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9" name="image-39.png"/>
                      <pic:cNvPicPr/>
                    </pic:nvPicPr>
                    <pic:blipFill>
                      <a:blip r:embed="rId7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17920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27A6554" w14:textId="4491FCB4" w:rsidR="00FC419E" w:rsidRDefault="00FC419E" w:rsidP="00FC419E">
      <w:pPr>
        <w:spacing w:after="70" w:line="240" w:lineRule="auto"/>
        <w:jc w:val="center"/>
        <w:rPr>
          <w:ins w:id="3660" w:author="Li, Chandler Changjun" w:date="2026-10-20T22:26:00Z" w16du:dateUtc="2026-10-20T14:26:00Z"/>
        </w:rPr>
      </w:pPr>
      <w:ins w:id="3661" w:author="Li, Chandler Changjun" w:date="2026-10-20T22:26:00Z" w16du:dateUtc="2026-10-20T14:26:00Z">
        <w:r>
          <w:rPr>
            <w:rFonts w:ascii="SimSun" w:eastAsia="SimSun" w:hAnsi="SimSun"/>
            <w:color w:val="555555"/>
            <w:sz w:val="16"/>
            <w:szCs w:val="16"/>
          </w:rPr>
          <w:t>图</w:t>
        </w:r>
      </w:ins>
      <w:ins w:id="3662" w:author="Li, Chandler Changjun" w:date="2026-10-21T10:16:00Z" w16du:dateUtc="2026-10-21T02:16:00Z">
        <w:r w:rsidR="009D4F8C">
          <w:rPr>
            <w:rFonts w:ascii="SimSun" w:eastAsia="SimSun" w:hAnsi="SimSun" w:hint="eastAsia"/>
            <w:color w:val="555555"/>
            <w:sz w:val="16"/>
            <w:szCs w:val="16"/>
          </w:rPr>
          <w:t xml:space="preserve"> </w:t>
        </w:r>
      </w:ins>
      <w:ins w:id="3663" w:author="Li, Chandler Changjun" w:date="2026-10-20T22:26:00Z" w16du:dateUtc="2026-10-20T14:26:00Z">
        <w:r>
          <w:rPr>
            <w:rFonts w:ascii="SimSun" w:eastAsia="SimSun" w:hAnsi="SimSun"/>
            <w:color w:val="555555"/>
            <w:sz w:val="16"/>
            <w:szCs w:val="16"/>
          </w:rPr>
          <w:t>邮件监听 · Case 3</w:t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502"/>
        <w:gridCol w:w="2007"/>
        <w:gridCol w:w="4214"/>
        <w:gridCol w:w="3311"/>
      </w:tblGrid>
      <w:tr w:rsidR="00FC419E" w14:paraId="569DC049" w14:textId="77777777">
        <w:trPr>
          <w:cantSplit/>
          <w:tblHeader/>
          <w:ins w:id="3664" w:author="Li, Chandler Changjun" w:date="2026-10-20T22:26:00Z"/>
        </w:trPr>
        <w:tc>
          <w:tcPr>
            <w:tcW w:w="502" w:type="dxa"/>
            <w:shd w:val="clear" w:color="auto" w:fill="080808"/>
            <w:vAlign w:val="center"/>
          </w:tcPr>
          <w:p w14:paraId="7C8E0028" w14:textId="77777777" w:rsidR="00FC419E" w:rsidRDefault="00FC419E">
            <w:pPr>
              <w:spacing w:after="70" w:line="210" w:lineRule="auto"/>
              <w:rPr>
                <w:ins w:id="3665" w:author="Li, Chandler Changjun" w:date="2026-10-20T22:26:00Z" w16du:dateUtc="2026-10-20T14:26:00Z"/>
              </w:rPr>
            </w:pPr>
            <w:ins w:id="3666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#</w:t>
              </w:r>
            </w:ins>
          </w:p>
        </w:tc>
        <w:tc>
          <w:tcPr>
            <w:tcW w:w="2007" w:type="dxa"/>
            <w:shd w:val="clear" w:color="auto" w:fill="080808"/>
            <w:vAlign w:val="center"/>
          </w:tcPr>
          <w:p w14:paraId="6EA90B05" w14:textId="77777777" w:rsidR="00FC419E" w:rsidRDefault="00FC419E">
            <w:pPr>
              <w:spacing w:after="70" w:line="210" w:lineRule="auto"/>
              <w:rPr>
                <w:ins w:id="3667" w:author="Li, Chandler Changjun" w:date="2026-10-20T22:26:00Z" w16du:dateUtc="2026-10-20T14:26:00Z"/>
              </w:rPr>
            </w:pPr>
            <w:ins w:id="3668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列</w:t>
              </w:r>
            </w:ins>
          </w:p>
        </w:tc>
        <w:tc>
          <w:tcPr>
            <w:tcW w:w="4214" w:type="dxa"/>
            <w:shd w:val="clear" w:color="auto" w:fill="080808"/>
            <w:vAlign w:val="center"/>
          </w:tcPr>
          <w:p w14:paraId="6618AED5" w14:textId="77777777" w:rsidR="00FC419E" w:rsidRDefault="00FC419E">
            <w:pPr>
              <w:spacing w:after="70" w:line="210" w:lineRule="auto"/>
              <w:rPr>
                <w:ins w:id="3669" w:author="Li, Chandler Changjun" w:date="2026-10-20T22:26:00Z" w16du:dateUtc="2026-10-20T14:26:00Z"/>
              </w:rPr>
            </w:pPr>
            <w:ins w:id="3670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口径／取值</w:t>
              </w:r>
            </w:ins>
          </w:p>
        </w:tc>
        <w:tc>
          <w:tcPr>
            <w:tcW w:w="3311" w:type="dxa"/>
            <w:shd w:val="clear" w:color="auto" w:fill="080808"/>
            <w:vAlign w:val="center"/>
          </w:tcPr>
          <w:p w14:paraId="5BF8107F" w14:textId="77777777" w:rsidR="00FC419E" w:rsidRDefault="00FC419E">
            <w:pPr>
              <w:spacing w:after="70" w:line="210" w:lineRule="auto"/>
              <w:rPr>
                <w:ins w:id="3671" w:author="Li, Chandler Changjun" w:date="2026-10-20T22:26:00Z" w16du:dateUtc="2026-10-20T14:26:00Z"/>
              </w:rPr>
            </w:pPr>
            <w:ins w:id="3672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为什么需要（业务原因）</w:t>
              </w:r>
            </w:ins>
          </w:p>
        </w:tc>
      </w:tr>
      <w:tr w:rsidR="00FC419E" w14:paraId="52453C94" w14:textId="77777777">
        <w:trPr>
          <w:cantSplit/>
          <w:ins w:id="3673" w:author="Li, Chandler Changjun" w:date="2026-10-20T22:26:00Z"/>
        </w:trPr>
        <w:tc>
          <w:tcPr>
            <w:tcW w:w="502" w:type="dxa"/>
            <w:shd w:val="clear" w:color="auto" w:fill="EEEEEE"/>
            <w:vAlign w:val="center"/>
          </w:tcPr>
          <w:p w14:paraId="7CE69CCA" w14:textId="77777777" w:rsidR="00FC419E" w:rsidRDefault="00FC419E">
            <w:pPr>
              <w:spacing w:after="70" w:line="210" w:lineRule="auto"/>
              <w:rPr>
                <w:ins w:id="3674" w:author="Li, Chandler Changjun" w:date="2026-10-20T22:26:00Z" w16du:dateUtc="2026-10-20T14:26:00Z"/>
              </w:rPr>
            </w:pPr>
            <w:ins w:id="3675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1</w:t>
              </w:r>
            </w:ins>
          </w:p>
        </w:tc>
        <w:tc>
          <w:tcPr>
            <w:tcW w:w="2007" w:type="dxa"/>
            <w:shd w:val="clear" w:color="auto" w:fill="EEEEEE"/>
            <w:vAlign w:val="center"/>
          </w:tcPr>
          <w:p w14:paraId="3619DD48" w14:textId="77777777" w:rsidR="00FC419E" w:rsidRDefault="00FC419E">
            <w:pPr>
              <w:spacing w:after="70" w:line="210" w:lineRule="auto"/>
              <w:rPr>
                <w:ins w:id="3676" w:author="Li, Chandler Changjun" w:date="2026-10-20T22:26:00Z" w16du:dateUtc="2026-10-20T14:26:00Z"/>
              </w:rPr>
            </w:pPr>
            <w:ins w:id="3677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分组</w:t>
              </w:r>
            </w:ins>
          </w:p>
        </w:tc>
        <w:tc>
          <w:tcPr>
            <w:tcW w:w="4214" w:type="dxa"/>
            <w:shd w:val="clear" w:color="auto" w:fill="EEEEEE"/>
            <w:vAlign w:val="center"/>
          </w:tcPr>
          <w:p w14:paraId="194ADC37" w14:textId="77777777" w:rsidR="00FC419E" w:rsidRDefault="00FC419E">
            <w:pPr>
              <w:spacing w:after="70" w:line="210" w:lineRule="auto"/>
              <w:rPr>
                <w:ins w:id="3678" w:author="Li, Chandler Changjun" w:date="2026-10-20T22:26:00Z" w16du:dateUtc="2026-10-20T14:26:00Z"/>
              </w:rPr>
            </w:pPr>
            <w:ins w:id="3679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Case3 - MBPLAP 发票与预报创建；N 条规则 · N 条启用</w:t>
              </w:r>
            </w:ins>
          </w:p>
        </w:tc>
        <w:tc>
          <w:tcPr>
            <w:tcW w:w="3311" w:type="dxa"/>
            <w:shd w:val="clear" w:color="auto" w:fill="EEEEEE"/>
            <w:vAlign w:val="center"/>
          </w:tcPr>
          <w:p w14:paraId="67EEE147" w14:textId="77777777" w:rsidR="00FC419E" w:rsidRDefault="00FC419E">
            <w:pPr>
              <w:spacing w:after="70" w:line="210" w:lineRule="auto"/>
              <w:rPr>
                <w:ins w:id="3680" w:author="Li, Chandler Changjun" w:date="2026-10-20T22:26:00Z" w16du:dateUtc="2026-10-20T14:26:00Z"/>
              </w:rPr>
            </w:pPr>
            <w:ins w:id="3681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按线路查看</w:t>
              </w:r>
            </w:ins>
          </w:p>
        </w:tc>
      </w:tr>
      <w:tr w:rsidR="00FC419E" w14:paraId="3501008D" w14:textId="77777777">
        <w:trPr>
          <w:cantSplit/>
          <w:ins w:id="3682" w:author="Li, Chandler Changjun" w:date="2026-10-20T22:26:00Z"/>
        </w:trPr>
        <w:tc>
          <w:tcPr>
            <w:tcW w:w="502" w:type="dxa"/>
            <w:shd w:val="clear" w:color="auto" w:fill="FFFFFF"/>
            <w:vAlign w:val="center"/>
          </w:tcPr>
          <w:p w14:paraId="4531E729" w14:textId="77777777" w:rsidR="00FC419E" w:rsidRDefault="00FC419E">
            <w:pPr>
              <w:spacing w:after="70" w:line="210" w:lineRule="auto"/>
              <w:rPr>
                <w:ins w:id="3683" w:author="Li, Chandler Changjun" w:date="2026-10-20T22:26:00Z" w16du:dateUtc="2026-10-20T14:26:00Z"/>
              </w:rPr>
            </w:pPr>
            <w:ins w:id="3684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2</w:t>
              </w:r>
            </w:ins>
          </w:p>
        </w:tc>
        <w:tc>
          <w:tcPr>
            <w:tcW w:w="2007" w:type="dxa"/>
            <w:shd w:val="clear" w:color="auto" w:fill="FFFFFF"/>
            <w:vAlign w:val="center"/>
          </w:tcPr>
          <w:p w14:paraId="267DF13A" w14:textId="77777777" w:rsidR="00FC419E" w:rsidRDefault="00FC419E">
            <w:pPr>
              <w:spacing w:after="70" w:line="210" w:lineRule="auto"/>
              <w:rPr>
                <w:ins w:id="3685" w:author="Li, Chandler Changjun" w:date="2026-10-20T22:26:00Z" w16du:dateUtc="2026-10-20T14:26:00Z"/>
              </w:rPr>
            </w:pPr>
            <w:ins w:id="3686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规则</w:t>
              </w:r>
            </w:ins>
          </w:p>
        </w:tc>
        <w:tc>
          <w:tcPr>
            <w:tcW w:w="4214" w:type="dxa"/>
            <w:shd w:val="clear" w:color="auto" w:fill="FFFFFF"/>
            <w:vAlign w:val="center"/>
          </w:tcPr>
          <w:p w14:paraId="489C1609" w14:textId="77777777" w:rsidR="00FC419E" w:rsidRDefault="00FC419E">
            <w:pPr>
              <w:spacing w:after="70" w:line="210" w:lineRule="auto"/>
              <w:rPr>
                <w:ins w:id="3687" w:author="Li, Chandler Changjun" w:date="2026-10-20T22:26:00Z" w16du:dateUtc="2026-10-20T14:26:00Z"/>
              </w:rPr>
            </w:pPr>
            <w:ins w:id="3688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名称（MBPLAP 预报邮件监控）、编号、主题正则</w:t>
              </w:r>
            </w:ins>
          </w:p>
        </w:tc>
        <w:tc>
          <w:tcPr>
            <w:tcW w:w="3311" w:type="dxa"/>
            <w:shd w:val="clear" w:color="auto" w:fill="FFFFFF"/>
            <w:vAlign w:val="center"/>
          </w:tcPr>
          <w:p w14:paraId="27063A8D" w14:textId="77777777" w:rsidR="00FC419E" w:rsidRDefault="00FC419E">
            <w:pPr>
              <w:spacing w:after="70" w:line="210" w:lineRule="auto"/>
              <w:rPr>
                <w:ins w:id="3689" w:author="Li, Chandler Changjun" w:date="2026-10-20T22:26:00Z" w16du:dateUtc="2026-10-20T14:26:00Z"/>
              </w:rPr>
            </w:pPr>
            <w:ins w:id="3690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识别规则</w:t>
              </w:r>
            </w:ins>
          </w:p>
        </w:tc>
      </w:tr>
      <w:tr w:rsidR="00FC419E" w14:paraId="6E899FBC" w14:textId="77777777">
        <w:trPr>
          <w:cantSplit/>
          <w:ins w:id="3691" w:author="Li, Chandler Changjun" w:date="2026-10-20T22:26:00Z"/>
        </w:trPr>
        <w:tc>
          <w:tcPr>
            <w:tcW w:w="502" w:type="dxa"/>
            <w:shd w:val="clear" w:color="auto" w:fill="EEEEEE"/>
            <w:vAlign w:val="center"/>
          </w:tcPr>
          <w:p w14:paraId="027EE616" w14:textId="77777777" w:rsidR="00FC419E" w:rsidRDefault="00FC419E">
            <w:pPr>
              <w:spacing w:after="70" w:line="210" w:lineRule="auto"/>
              <w:rPr>
                <w:ins w:id="3692" w:author="Li, Chandler Changjun" w:date="2026-10-20T22:26:00Z" w16du:dateUtc="2026-10-20T14:26:00Z"/>
              </w:rPr>
            </w:pPr>
            <w:ins w:id="3693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3</w:t>
              </w:r>
            </w:ins>
          </w:p>
        </w:tc>
        <w:tc>
          <w:tcPr>
            <w:tcW w:w="2007" w:type="dxa"/>
            <w:shd w:val="clear" w:color="auto" w:fill="EEEEEE"/>
            <w:vAlign w:val="center"/>
          </w:tcPr>
          <w:p w14:paraId="594D8AB2" w14:textId="77777777" w:rsidR="00FC419E" w:rsidRDefault="00FC419E">
            <w:pPr>
              <w:spacing w:after="70" w:line="210" w:lineRule="auto"/>
              <w:rPr>
                <w:ins w:id="3694" w:author="Li, Chandler Changjun" w:date="2026-10-20T22:26:00Z" w16du:dateUtc="2026-10-20T14:26:00Z"/>
              </w:rPr>
            </w:pPr>
            <w:ins w:id="3695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附件要求</w:t>
              </w:r>
            </w:ins>
          </w:p>
        </w:tc>
        <w:tc>
          <w:tcPr>
            <w:tcW w:w="4214" w:type="dxa"/>
            <w:shd w:val="clear" w:color="auto" w:fill="EEEEEE"/>
            <w:vAlign w:val="center"/>
          </w:tcPr>
          <w:p w14:paraId="0ECEAB0E" w14:textId="77777777" w:rsidR="00FC419E" w:rsidRDefault="00FC419E">
            <w:pPr>
              <w:spacing w:after="70" w:line="210" w:lineRule="auto"/>
              <w:rPr>
                <w:ins w:id="3696" w:author="Li, Chandler Changjun" w:date="2026-10-20T22:26:00Z" w16du:dateUtc="2026-10-20T14:26:00Z"/>
              </w:rPr>
            </w:pPr>
            <w:ins w:id="3697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invoice、hawb、msds · 可选、shipper_decl · 可选</w:t>
              </w:r>
            </w:ins>
          </w:p>
        </w:tc>
        <w:tc>
          <w:tcPr>
            <w:tcW w:w="3311" w:type="dxa"/>
            <w:shd w:val="clear" w:color="auto" w:fill="EEEEEE"/>
            <w:vAlign w:val="center"/>
          </w:tcPr>
          <w:p w14:paraId="29850125" w14:textId="77777777" w:rsidR="00FC419E" w:rsidRDefault="00FC419E">
            <w:pPr>
              <w:spacing w:after="70" w:line="210" w:lineRule="auto"/>
              <w:rPr>
                <w:ins w:id="3698" w:author="Li, Chandler Changjun" w:date="2026-10-20T22:26:00Z" w16du:dateUtc="2026-10-20T14:26:00Z"/>
              </w:rPr>
            </w:pPr>
            <w:ins w:id="3699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说明该规则要求的附件种类</w:t>
              </w:r>
            </w:ins>
          </w:p>
        </w:tc>
      </w:tr>
      <w:tr w:rsidR="00FC419E" w14:paraId="55A785FE" w14:textId="77777777">
        <w:trPr>
          <w:cantSplit/>
          <w:ins w:id="3700" w:author="Li, Chandler Changjun" w:date="2026-10-20T22:26:00Z"/>
        </w:trPr>
        <w:tc>
          <w:tcPr>
            <w:tcW w:w="502" w:type="dxa"/>
            <w:shd w:val="clear" w:color="auto" w:fill="FFFFFF"/>
            <w:vAlign w:val="center"/>
          </w:tcPr>
          <w:p w14:paraId="30C1F173" w14:textId="77777777" w:rsidR="00FC419E" w:rsidRDefault="00FC419E">
            <w:pPr>
              <w:spacing w:after="70" w:line="210" w:lineRule="auto"/>
              <w:rPr>
                <w:ins w:id="3701" w:author="Li, Chandler Changjun" w:date="2026-10-20T22:26:00Z" w16du:dateUtc="2026-10-20T14:26:00Z"/>
              </w:rPr>
            </w:pPr>
            <w:ins w:id="3702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4</w:t>
              </w:r>
            </w:ins>
          </w:p>
        </w:tc>
        <w:tc>
          <w:tcPr>
            <w:tcW w:w="2007" w:type="dxa"/>
            <w:shd w:val="clear" w:color="auto" w:fill="FFFFFF"/>
            <w:vAlign w:val="center"/>
          </w:tcPr>
          <w:p w14:paraId="1B588FE3" w14:textId="77777777" w:rsidR="00FC419E" w:rsidRDefault="00FC419E">
            <w:pPr>
              <w:spacing w:after="70" w:line="210" w:lineRule="auto"/>
              <w:rPr>
                <w:ins w:id="3703" w:author="Li, Chandler Changjun" w:date="2026-10-20T22:26:00Z" w16du:dateUtc="2026-10-20T14:26:00Z"/>
              </w:rPr>
            </w:pPr>
            <w:ins w:id="3704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累计命中</w:t>
              </w:r>
            </w:ins>
          </w:p>
        </w:tc>
        <w:tc>
          <w:tcPr>
            <w:tcW w:w="4214" w:type="dxa"/>
            <w:shd w:val="clear" w:color="auto" w:fill="FFFFFF"/>
            <w:vAlign w:val="center"/>
          </w:tcPr>
          <w:p w14:paraId="2F94B967" w14:textId="77777777" w:rsidR="00FC419E" w:rsidRDefault="00FC419E">
            <w:pPr>
              <w:spacing w:after="70" w:line="210" w:lineRule="auto"/>
              <w:rPr>
                <w:ins w:id="3705" w:author="Li, Chandler Changjun" w:date="2026-10-20T22:26:00Z" w16du:dateUtc="2026-10-20T14:26:00Z"/>
              </w:rPr>
            </w:pPr>
            <w:ins w:id="3706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命中邮件数</w:t>
              </w:r>
            </w:ins>
          </w:p>
        </w:tc>
        <w:tc>
          <w:tcPr>
            <w:tcW w:w="3311" w:type="dxa"/>
            <w:shd w:val="clear" w:color="auto" w:fill="FFFFFF"/>
            <w:vAlign w:val="center"/>
          </w:tcPr>
          <w:p w14:paraId="77997842" w14:textId="77777777" w:rsidR="00FC419E" w:rsidRDefault="00FC419E">
            <w:pPr>
              <w:spacing w:after="70" w:line="210" w:lineRule="auto"/>
              <w:rPr>
                <w:ins w:id="3707" w:author="Li, Chandler Changjun" w:date="2026-10-20T22:26:00Z" w16du:dateUtc="2026-10-20T14:26:00Z"/>
              </w:rPr>
            </w:pPr>
            <w:ins w:id="3708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判断规则是否生效</w:t>
              </w:r>
            </w:ins>
          </w:p>
        </w:tc>
      </w:tr>
      <w:tr w:rsidR="00FC419E" w14:paraId="57759F12" w14:textId="77777777">
        <w:trPr>
          <w:cantSplit/>
          <w:ins w:id="3709" w:author="Li, Chandler Changjun" w:date="2026-10-20T22:26:00Z"/>
        </w:trPr>
        <w:tc>
          <w:tcPr>
            <w:tcW w:w="502" w:type="dxa"/>
            <w:shd w:val="clear" w:color="auto" w:fill="EEEEEE"/>
            <w:vAlign w:val="center"/>
          </w:tcPr>
          <w:p w14:paraId="16CC5198" w14:textId="77777777" w:rsidR="00FC419E" w:rsidRDefault="00FC419E">
            <w:pPr>
              <w:spacing w:after="70" w:line="210" w:lineRule="auto"/>
              <w:rPr>
                <w:ins w:id="3710" w:author="Li, Chandler Changjun" w:date="2026-10-20T22:26:00Z" w16du:dateUtc="2026-10-20T14:26:00Z"/>
              </w:rPr>
            </w:pPr>
            <w:ins w:id="3711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5</w:t>
              </w:r>
            </w:ins>
          </w:p>
        </w:tc>
        <w:tc>
          <w:tcPr>
            <w:tcW w:w="2007" w:type="dxa"/>
            <w:shd w:val="clear" w:color="auto" w:fill="EEEEEE"/>
            <w:vAlign w:val="center"/>
          </w:tcPr>
          <w:p w14:paraId="3762F269" w14:textId="77777777" w:rsidR="00FC419E" w:rsidRDefault="00FC419E">
            <w:pPr>
              <w:spacing w:after="70" w:line="210" w:lineRule="auto"/>
              <w:rPr>
                <w:ins w:id="3712" w:author="Li, Chandler Changjun" w:date="2026-10-20T22:26:00Z" w16du:dateUtc="2026-10-20T14:26:00Z"/>
              </w:rPr>
            </w:pPr>
            <w:ins w:id="3713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启用</w:t>
              </w:r>
            </w:ins>
          </w:p>
        </w:tc>
        <w:tc>
          <w:tcPr>
            <w:tcW w:w="4214" w:type="dxa"/>
            <w:shd w:val="clear" w:color="auto" w:fill="EEEEEE"/>
            <w:vAlign w:val="center"/>
          </w:tcPr>
          <w:p w14:paraId="69FA76D7" w14:textId="77777777" w:rsidR="00FC419E" w:rsidRDefault="00FC419E">
            <w:pPr>
              <w:spacing w:after="70" w:line="210" w:lineRule="auto"/>
              <w:rPr>
                <w:ins w:id="3714" w:author="Li, Chandler Changjun" w:date="2026-10-20T22:26:00Z" w16du:dateUtc="2026-10-20T14:26:00Z"/>
              </w:rPr>
            </w:pPr>
            <w:ins w:id="3715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开关</w:t>
              </w:r>
            </w:ins>
          </w:p>
        </w:tc>
        <w:tc>
          <w:tcPr>
            <w:tcW w:w="3311" w:type="dxa"/>
            <w:shd w:val="clear" w:color="auto" w:fill="EEEEEE"/>
            <w:vAlign w:val="center"/>
          </w:tcPr>
          <w:p w14:paraId="48AE07FF" w14:textId="77777777" w:rsidR="00FC419E" w:rsidRDefault="00FC419E">
            <w:pPr>
              <w:spacing w:after="70" w:line="210" w:lineRule="auto"/>
              <w:rPr>
                <w:ins w:id="3716" w:author="Li, Chandler Changjun" w:date="2026-10-20T22:26:00Z" w16du:dateUtc="2026-10-20T14:26:00Z"/>
              </w:rPr>
            </w:pPr>
            <w:ins w:id="3717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启停规则</w:t>
              </w:r>
            </w:ins>
          </w:p>
        </w:tc>
      </w:tr>
    </w:tbl>
    <w:p w14:paraId="566462C9" w14:textId="77777777" w:rsidR="00FC419E" w:rsidRDefault="00FC419E" w:rsidP="00FC419E">
      <w:pPr>
        <w:spacing w:after="70" w:line="240" w:lineRule="auto"/>
        <w:rPr>
          <w:ins w:id="3718" w:author="Li, Chandler Changjun" w:date="2026-10-20T22:26:00Z" w16du:dateUtc="2026-10-20T14:26:00Z"/>
        </w:rPr>
      </w:pPr>
    </w:p>
    <w:p w14:paraId="642E8C6A" w14:textId="77777777" w:rsidR="00FC419E" w:rsidRDefault="00FC419E" w:rsidP="00FC419E">
      <w:pPr>
        <w:keepNext/>
        <w:spacing w:after="70" w:line="240" w:lineRule="auto"/>
        <w:jc w:val="center"/>
        <w:rPr>
          <w:ins w:id="3719" w:author="Li, Chandler Changjun" w:date="2026-10-20T22:26:00Z" w16du:dateUtc="2026-10-20T14:26:00Z"/>
        </w:rPr>
      </w:pPr>
      <w:ins w:id="3720" w:author="Li, Chandler Changjun" w:date="2026-10-20T22:26:00Z" w16du:dateUtc="2026-10-20T14:26:00Z">
        <w:r>
          <w:rPr>
            <w:noProof/>
          </w:rPr>
          <w:drawing>
            <wp:inline distT="0" distB="0" distL="0" distR="0" wp14:anchorId="3322A354" wp14:editId="52E0A182">
              <wp:extent cx="5836596" cy="4572000"/>
              <wp:effectExtent l="0" t="0" r="0" b="0"/>
              <wp:docPr id="201173537" name="Screenshot 40" descr="图 7.3.4-2 编辑邮件规则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0" name="image-40.png"/>
                      <pic:cNvPicPr/>
                    </pic:nvPicPr>
                    <pic:blipFill>
                      <a:blip r:embed="rId7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36596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8CD9EB7" w14:textId="78FD9498" w:rsidR="00FC419E" w:rsidRDefault="00FC419E" w:rsidP="00FC419E">
      <w:pPr>
        <w:spacing w:after="70" w:line="240" w:lineRule="auto"/>
        <w:jc w:val="center"/>
        <w:rPr>
          <w:ins w:id="3721" w:author="Li, Chandler Changjun" w:date="2026-10-20T22:26:00Z" w16du:dateUtc="2026-10-20T14:26:00Z"/>
        </w:rPr>
      </w:pPr>
      <w:ins w:id="3722" w:author="Li, Chandler Changjun" w:date="2026-10-20T22:26:00Z" w16du:dateUtc="2026-10-20T14:26:00Z">
        <w:r>
          <w:rPr>
            <w:rFonts w:ascii="SimSun" w:eastAsia="SimSun" w:hAnsi="SimSun"/>
            <w:color w:val="555555"/>
            <w:sz w:val="16"/>
            <w:szCs w:val="16"/>
          </w:rPr>
          <w:t>图 编辑邮件规则</w:t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1906"/>
        <w:gridCol w:w="2709"/>
        <w:gridCol w:w="3010"/>
        <w:gridCol w:w="2409"/>
      </w:tblGrid>
      <w:tr w:rsidR="00FC419E" w14:paraId="0F087252" w14:textId="77777777">
        <w:trPr>
          <w:cantSplit/>
          <w:tblHeader/>
          <w:ins w:id="3723" w:author="Li, Chandler Changjun" w:date="2026-10-20T22:26:00Z"/>
        </w:trPr>
        <w:tc>
          <w:tcPr>
            <w:tcW w:w="1906" w:type="dxa"/>
            <w:shd w:val="clear" w:color="auto" w:fill="080808"/>
            <w:vAlign w:val="center"/>
          </w:tcPr>
          <w:p w14:paraId="334EB503" w14:textId="77777777" w:rsidR="00FC419E" w:rsidRDefault="00FC419E">
            <w:pPr>
              <w:spacing w:after="70" w:line="210" w:lineRule="auto"/>
              <w:rPr>
                <w:ins w:id="3724" w:author="Li, Chandler Changjun" w:date="2026-10-20T22:26:00Z" w16du:dateUtc="2026-10-20T14:26:00Z"/>
              </w:rPr>
            </w:pPr>
            <w:ins w:id="3725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操作</w:t>
              </w:r>
            </w:ins>
          </w:p>
        </w:tc>
        <w:tc>
          <w:tcPr>
            <w:tcW w:w="2709" w:type="dxa"/>
            <w:shd w:val="clear" w:color="auto" w:fill="080808"/>
            <w:vAlign w:val="center"/>
          </w:tcPr>
          <w:p w14:paraId="6D830875" w14:textId="77777777" w:rsidR="00FC419E" w:rsidRDefault="00FC419E">
            <w:pPr>
              <w:spacing w:after="70" w:line="210" w:lineRule="auto"/>
              <w:rPr>
                <w:ins w:id="3726" w:author="Li, Chandler Changjun" w:date="2026-10-20T22:26:00Z" w16du:dateUtc="2026-10-20T14:26:00Z"/>
              </w:rPr>
            </w:pPr>
            <w:ins w:id="3727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显示／可用条件</w:t>
              </w:r>
            </w:ins>
          </w:p>
        </w:tc>
        <w:tc>
          <w:tcPr>
            <w:tcW w:w="3010" w:type="dxa"/>
            <w:shd w:val="clear" w:color="auto" w:fill="080808"/>
            <w:vAlign w:val="center"/>
          </w:tcPr>
          <w:p w14:paraId="56E85E93" w14:textId="77777777" w:rsidR="00FC419E" w:rsidRDefault="00FC419E">
            <w:pPr>
              <w:spacing w:after="70" w:line="210" w:lineRule="auto"/>
              <w:rPr>
                <w:ins w:id="3728" w:author="Li, Chandler Changjun" w:date="2026-10-20T22:26:00Z" w16du:dateUtc="2026-10-20T14:26:00Z"/>
              </w:rPr>
            </w:pPr>
            <w:ins w:id="3729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动作、处理与反馈</w:t>
              </w:r>
            </w:ins>
          </w:p>
        </w:tc>
        <w:tc>
          <w:tcPr>
            <w:tcW w:w="2409" w:type="dxa"/>
            <w:shd w:val="clear" w:color="auto" w:fill="080808"/>
            <w:vAlign w:val="center"/>
          </w:tcPr>
          <w:p w14:paraId="2B8100CD" w14:textId="77777777" w:rsidR="00FC419E" w:rsidRDefault="00FC419E">
            <w:pPr>
              <w:spacing w:after="70" w:line="210" w:lineRule="auto"/>
              <w:rPr>
                <w:ins w:id="3730" w:author="Li, Chandler Changjun" w:date="2026-10-20T22:26:00Z" w16du:dateUtc="2026-10-20T14:26:00Z"/>
              </w:rPr>
            </w:pPr>
            <w:ins w:id="3731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数据变化</w:t>
              </w:r>
            </w:ins>
          </w:p>
        </w:tc>
      </w:tr>
      <w:tr w:rsidR="00FC419E" w14:paraId="138C9005" w14:textId="77777777">
        <w:trPr>
          <w:cantSplit/>
          <w:ins w:id="3732" w:author="Li, Chandler Changjun" w:date="2026-10-20T22:26:00Z"/>
        </w:trPr>
        <w:tc>
          <w:tcPr>
            <w:tcW w:w="1906" w:type="dxa"/>
            <w:shd w:val="clear" w:color="auto" w:fill="EEEEEE"/>
            <w:vAlign w:val="center"/>
          </w:tcPr>
          <w:p w14:paraId="52166FF5" w14:textId="77777777" w:rsidR="00FC419E" w:rsidRDefault="00FC419E">
            <w:pPr>
              <w:spacing w:after="70" w:line="210" w:lineRule="auto"/>
              <w:rPr>
                <w:ins w:id="3733" w:author="Li, Chandler Changjun" w:date="2026-10-20T22:26:00Z" w16du:dateUtc="2026-10-20T14:26:00Z"/>
              </w:rPr>
            </w:pPr>
            <w:ins w:id="3734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启用开关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41D1DE60" w14:textId="77777777" w:rsidR="00FC419E" w:rsidRDefault="00FC419E">
            <w:pPr>
              <w:spacing w:after="70" w:line="210" w:lineRule="auto"/>
              <w:rPr>
                <w:ins w:id="3735" w:author="Li, Chandler Changjun" w:date="2026-10-20T22:26:00Z" w16du:dateUtc="2026-10-20T14:26:00Z"/>
              </w:rPr>
            </w:pPr>
            <w:ins w:id="3736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始终可用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2B4CD095" w14:textId="77777777" w:rsidR="00FC419E" w:rsidRDefault="00FC419E">
            <w:pPr>
              <w:spacing w:after="70" w:line="210" w:lineRule="auto"/>
              <w:rPr>
                <w:ins w:id="3737" w:author="Li, Chandler Changjun" w:date="2026-10-20T22:26:00Z" w16du:dateUtc="2026-10-20T14:26:00Z"/>
              </w:rPr>
            </w:pPr>
            <w:ins w:id="3738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切换后提示已启用 / 已停用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3CEAB773" w14:textId="77777777" w:rsidR="00FC419E" w:rsidRDefault="00FC419E">
            <w:pPr>
              <w:spacing w:after="70" w:line="210" w:lineRule="auto"/>
              <w:rPr>
                <w:ins w:id="3739" w:author="Li, Chandler Changjun" w:date="2026-10-20T22:26:00Z" w16du:dateUtc="2026-10-20T14:26:00Z"/>
              </w:rPr>
            </w:pPr>
            <w:ins w:id="3740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停用不影响已创建的任务</w:t>
              </w:r>
            </w:ins>
          </w:p>
        </w:tc>
      </w:tr>
      <w:tr w:rsidR="00FC419E" w14:paraId="56E3C807" w14:textId="77777777">
        <w:trPr>
          <w:cantSplit/>
          <w:ins w:id="3741" w:author="Li, Chandler Changjun" w:date="2026-10-20T22:26:00Z"/>
        </w:trPr>
        <w:tc>
          <w:tcPr>
            <w:tcW w:w="1906" w:type="dxa"/>
            <w:shd w:val="clear" w:color="auto" w:fill="FFFFFF"/>
            <w:vAlign w:val="center"/>
          </w:tcPr>
          <w:p w14:paraId="127DD01C" w14:textId="77777777" w:rsidR="00FC419E" w:rsidRDefault="00FC419E">
            <w:pPr>
              <w:spacing w:after="70" w:line="210" w:lineRule="auto"/>
              <w:rPr>
                <w:ins w:id="3742" w:author="Li, Chandler Changjun" w:date="2026-10-20T22:26:00Z" w16du:dateUtc="2026-10-20T14:26:00Z"/>
              </w:rPr>
            </w:pPr>
            <w:ins w:id="3743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编辑</w:t>
              </w:r>
            </w:ins>
          </w:p>
        </w:tc>
        <w:tc>
          <w:tcPr>
            <w:tcW w:w="2709" w:type="dxa"/>
            <w:shd w:val="clear" w:color="auto" w:fill="FFFFFF"/>
            <w:vAlign w:val="center"/>
          </w:tcPr>
          <w:p w14:paraId="7FA56FCD" w14:textId="77777777" w:rsidR="00FC419E" w:rsidRDefault="00FC419E">
            <w:pPr>
              <w:spacing w:after="70" w:line="210" w:lineRule="auto"/>
              <w:rPr>
                <w:ins w:id="3744" w:author="Li, Chandler Changjun" w:date="2026-10-20T22:26:00Z" w16du:dateUtc="2026-10-20T14:26:00Z"/>
              </w:rPr>
            </w:pPr>
            <w:ins w:id="3745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始终可用</w:t>
              </w:r>
            </w:ins>
          </w:p>
        </w:tc>
        <w:tc>
          <w:tcPr>
            <w:tcW w:w="3010" w:type="dxa"/>
            <w:shd w:val="clear" w:color="auto" w:fill="FFFFFF"/>
            <w:vAlign w:val="center"/>
          </w:tcPr>
          <w:p w14:paraId="08BEFD11" w14:textId="77777777" w:rsidR="00FC419E" w:rsidRDefault="00FC419E">
            <w:pPr>
              <w:spacing w:after="70" w:line="210" w:lineRule="auto"/>
              <w:rPr>
                <w:ins w:id="3746" w:author="Li, Chandler Changjun" w:date="2026-10-20T22:26:00Z" w16du:dateUtc="2026-10-20T14:26:00Z"/>
              </w:rPr>
            </w:pPr>
            <w:ins w:id="3747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弹窗修改：规则名称（必填）、启用状态、发件人白名单（; 分隔，支持 *@域名）、收件人包含（To/Cc）、主题正则、正文正则；附件要求按种类修改文件名正则、类型、必需、多份</w:t>
              </w:r>
            </w:ins>
          </w:p>
        </w:tc>
        <w:tc>
          <w:tcPr>
            <w:tcW w:w="2409" w:type="dxa"/>
            <w:shd w:val="clear" w:color="auto" w:fill="FFFFFF"/>
            <w:vAlign w:val="center"/>
          </w:tcPr>
          <w:p w14:paraId="21FF36BD" w14:textId="77777777" w:rsidR="00FC419E" w:rsidRDefault="00FC419E">
            <w:pPr>
              <w:spacing w:after="70" w:line="210" w:lineRule="auto"/>
              <w:rPr>
                <w:ins w:id="3748" w:author="Li, Chandler Changjun" w:date="2026-10-20T22:26:00Z" w16du:dateUtc="2026-10-20T14:26:00Z"/>
              </w:rPr>
            </w:pPr>
            <w:ins w:id="3749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保存后对新邮件生效</w:t>
              </w:r>
            </w:ins>
          </w:p>
        </w:tc>
      </w:tr>
      <w:tr w:rsidR="00FC419E" w14:paraId="64C5CDBD" w14:textId="77777777">
        <w:trPr>
          <w:cantSplit/>
          <w:ins w:id="3750" w:author="Li, Chandler Changjun" w:date="2026-10-20T22:26:00Z"/>
        </w:trPr>
        <w:tc>
          <w:tcPr>
            <w:tcW w:w="1906" w:type="dxa"/>
            <w:shd w:val="clear" w:color="auto" w:fill="EEEEEE"/>
            <w:vAlign w:val="center"/>
          </w:tcPr>
          <w:p w14:paraId="7B7D8670" w14:textId="77777777" w:rsidR="00FC419E" w:rsidRDefault="00FC419E">
            <w:pPr>
              <w:spacing w:after="70" w:line="210" w:lineRule="auto"/>
              <w:rPr>
                <w:ins w:id="3751" w:author="Li, Chandler Changjun" w:date="2026-10-20T22:26:00Z" w16du:dateUtc="2026-10-20T14:26:00Z"/>
              </w:rPr>
            </w:pPr>
            <w:ins w:id="3752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保存校验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199B64FC" w14:textId="77777777" w:rsidR="00FC419E" w:rsidRDefault="00FC419E">
            <w:pPr>
              <w:spacing w:after="70" w:line="210" w:lineRule="auto"/>
              <w:rPr>
                <w:ins w:id="3753" w:author="Li, Chandler Changjun" w:date="2026-10-20T22:26:00Z" w16du:dateUtc="2026-10-20T14:26:00Z"/>
              </w:rPr>
            </w:pPr>
            <w:ins w:id="3754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—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797DD968" w14:textId="77777777" w:rsidR="00FC419E" w:rsidRDefault="00FC419E">
            <w:pPr>
              <w:spacing w:after="70" w:line="210" w:lineRule="auto"/>
              <w:rPr>
                <w:ins w:id="3755" w:author="Li, Chandler Changjun" w:date="2026-10-20T22:26:00Z" w16du:dateUtc="2026-10-20T14:26:00Z"/>
              </w:rPr>
            </w:pPr>
            <w:ins w:id="3756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规则名称为空、正则格式错误、没有一类附件为必需 → 提示并不保存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6C0A5E05" w14:textId="77777777" w:rsidR="00FC419E" w:rsidRDefault="00FC419E">
            <w:pPr>
              <w:spacing w:after="70" w:line="210" w:lineRule="auto"/>
              <w:rPr>
                <w:ins w:id="3757" w:author="Li, Chandler Changjun" w:date="2026-10-20T22:26:00Z" w16du:dateUtc="2026-10-20T14:26:00Z"/>
              </w:rPr>
            </w:pPr>
            <w:ins w:id="3758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—</w:t>
              </w:r>
            </w:ins>
          </w:p>
        </w:tc>
      </w:tr>
    </w:tbl>
    <w:p w14:paraId="1372C978" w14:textId="77777777" w:rsidR="00FC419E" w:rsidRDefault="00FC419E" w:rsidP="00FC419E">
      <w:pPr>
        <w:spacing w:after="70" w:line="240" w:lineRule="auto"/>
        <w:rPr>
          <w:ins w:id="3759" w:author="Li, Chandler Changjun" w:date="2026-10-20T22:26:00Z" w16du:dateUtc="2026-10-20T14:26:00Z"/>
        </w:rPr>
      </w:pPr>
    </w:p>
    <w:p w14:paraId="35A7B319" w14:textId="77777777" w:rsidR="00FC419E" w:rsidRDefault="00FC419E">
      <w:pPr>
        <w:rPr>
          <w:ins w:id="3760" w:author="Li, Chandler Changjun" w:date="2026-10-20T22:26:00Z" w16du:dateUtc="2026-10-20T14:26:00Z"/>
        </w:rPr>
        <w:pPrChange w:id="3761" w:author="Li, Chandler Changjun" w:date="2026-10-21T10:22:00Z" w16du:dateUtc="2026-10-21T02:22:00Z">
          <w:pPr>
            <w:spacing w:after="70" w:line="240" w:lineRule="auto"/>
          </w:pPr>
        </w:pPrChange>
      </w:pPr>
      <w:ins w:id="3762" w:author="Li, Chandler Changjun" w:date="2026-10-20T22:26:00Z" w16du:dateUtc="2026-10-20T14:26:00Z">
        <w:r>
          <w:t>- 附件种类由规则固定，不能增删。</w:t>
        </w:r>
      </w:ins>
    </w:p>
    <w:p w14:paraId="7D8E89E4" w14:textId="77777777" w:rsidR="00FC419E" w:rsidRDefault="00FC419E">
      <w:pPr>
        <w:rPr>
          <w:ins w:id="3763" w:author="Li, Chandler Changjun" w:date="2026-10-20T22:26:00Z" w16du:dateUtc="2026-10-20T14:26:00Z"/>
        </w:rPr>
        <w:pPrChange w:id="3764" w:author="Li, Chandler Changjun" w:date="2026-10-21T10:22:00Z" w16du:dateUtc="2026-10-21T02:22:00Z">
          <w:pPr>
            <w:spacing w:after="70" w:line="240" w:lineRule="auto"/>
          </w:pPr>
        </w:pPrChange>
      </w:pPr>
      <w:ins w:id="3765" w:author="Li, Chandler Changjun" w:date="2026-10-20T22:26:00Z" w16du:dateUtc="2026-10-20T14:26:00Z">
        <w:r>
          <w:t>- Case 3 默认条件：发件人白名单 *@tvsscs.com；主题正则 MBPLAP Pre-alert。Forwarder 调整时修改发件人白名单。</w:t>
        </w:r>
      </w:ins>
    </w:p>
    <w:tbl>
      <w:tblPr>
        <w:tblW w:w="9701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  <w:tblPrChange w:id="3766" w:author="Li, Chandler Changjun" w:date="2026-10-21T10:44:00Z" w16du:dateUtc="2026-10-21T02:44:00Z">
          <w:tblPr>
            <w:tblW w:w="10034" w:type="dxa"/>
            <w:tblInd w:w="75" w:type="dxa"/>
            <w:tbl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  <w:insideH w:val="single" w:sz="4" w:space="0" w:color="888888"/>
              <w:insideV w:val="single" w:sz="4" w:space="0" w:color="888888"/>
            </w:tblBorders>
            <w:tblLayout w:type="fixed"/>
            <w:tblCellMar>
              <w:top w:w="50" w:type="dxa"/>
              <w:left w:w="75" w:type="dxa"/>
              <w:bottom w:w="50" w:type="dxa"/>
              <w:right w:w="7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007"/>
        <w:gridCol w:w="2007"/>
        <w:gridCol w:w="2007"/>
        <w:gridCol w:w="3680"/>
        <w:tblGridChange w:id="3767">
          <w:tblGrid>
            <w:gridCol w:w="2007"/>
            <w:gridCol w:w="2007"/>
            <w:gridCol w:w="2007"/>
            <w:gridCol w:w="2007"/>
            <w:gridCol w:w="1673"/>
          </w:tblGrid>
        </w:tblGridChange>
      </w:tblGrid>
      <w:tr w:rsidR="00776307" w:rsidRPr="00776307" w14:paraId="79048CCF" w14:textId="77777777" w:rsidTr="003A2ACC">
        <w:trPr>
          <w:cantSplit/>
          <w:tblHeader/>
          <w:ins w:id="3768" w:author="Li, Chandler Changjun" w:date="2026-10-20T22:26:00Z"/>
          <w:trPrChange w:id="3769" w:author="Li, Chandler Changjun" w:date="2026-10-21T10:44:00Z" w16du:dateUtc="2026-10-21T02:44:00Z">
            <w:trPr>
              <w:gridAfter w:val="1"/>
              <w:cantSplit/>
              <w:tblHeader/>
            </w:trPr>
          </w:trPrChange>
        </w:trPr>
        <w:tc>
          <w:tcPr>
            <w:tcW w:w="2007" w:type="dxa"/>
            <w:shd w:val="clear" w:color="auto" w:fill="080808"/>
            <w:vAlign w:val="center"/>
            <w:tcPrChange w:id="3770" w:author="Li, Chandler Changjun" w:date="2026-10-21T10:44:00Z" w16du:dateUtc="2026-10-21T02:44:00Z">
              <w:tcPr>
                <w:tcW w:w="2007" w:type="dxa"/>
                <w:shd w:val="clear" w:color="auto" w:fill="080808"/>
              </w:tcPr>
            </w:tcPrChange>
          </w:tcPr>
          <w:p w14:paraId="604CD86D" w14:textId="165FD3E3" w:rsidR="00776307" w:rsidRPr="00776307" w:rsidRDefault="00776307" w:rsidP="00776307">
            <w:pPr>
              <w:spacing w:after="70" w:line="210" w:lineRule="auto"/>
              <w:rPr>
                <w:ins w:id="3771" w:author="Li, Chandler Changjun" w:date="2026-10-20T22:26:00Z" w16du:dateUtc="2026-10-20T14:26:00Z"/>
                <w:sz w:val="15"/>
                <w:szCs w:val="15"/>
                <w:rPrChange w:id="3772" w:author="Li, Chandler Changjun" w:date="2026-10-21T10:44:00Z" w16du:dateUtc="2026-10-21T02:44:00Z">
                  <w:rPr>
                    <w:ins w:id="3773" w:author="Li, Chandler Changjun" w:date="2026-10-20T22:26:00Z" w16du:dateUtc="2026-10-20T14:26:00Z"/>
                  </w:rPr>
                </w:rPrChange>
              </w:rPr>
            </w:pPr>
            <w:ins w:id="3774" w:author="Li, Chandler Changjun" w:date="2026-10-21T10:44:00Z" w16du:dateUtc="2026-10-21T02:44:00Z">
              <w:r w:rsidRPr="00776307">
                <w:rPr>
                  <w:rFonts w:ascii="Segoe UI" w:hAnsi="Segoe UI" w:cs="Segoe UI" w:hint="eastAsia"/>
                  <w:sz w:val="15"/>
                  <w:szCs w:val="15"/>
                  <w:rPrChange w:id="3775" w:author="Li, Chandler Changjun" w:date="2026-10-21T10:44:00Z" w16du:dateUtc="2026-10-21T02:4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附件种类</w:t>
              </w:r>
            </w:ins>
          </w:p>
        </w:tc>
        <w:tc>
          <w:tcPr>
            <w:tcW w:w="2007" w:type="dxa"/>
            <w:shd w:val="clear" w:color="auto" w:fill="080808"/>
            <w:vAlign w:val="center"/>
            <w:tcPrChange w:id="3776" w:author="Li, Chandler Changjun" w:date="2026-10-21T10:44:00Z" w16du:dateUtc="2026-10-21T02:44:00Z">
              <w:tcPr>
                <w:tcW w:w="2007" w:type="dxa"/>
                <w:shd w:val="clear" w:color="auto" w:fill="080808"/>
              </w:tcPr>
            </w:tcPrChange>
          </w:tcPr>
          <w:p w14:paraId="7F17BD50" w14:textId="292020A9" w:rsidR="00776307" w:rsidRPr="00776307" w:rsidRDefault="00776307" w:rsidP="00776307">
            <w:pPr>
              <w:spacing w:after="70" w:line="210" w:lineRule="auto"/>
              <w:rPr>
                <w:ins w:id="3777" w:author="Li, Chandler Changjun" w:date="2026-10-20T22:26:00Z" w16du:dateUtc="2026-10-20T14:26:00Z"/>
                <w:sz w:val="15"/>
                <w:szCs w:val="15"/>
                <w:rPrChange w:id="3778" w:author="Li, Chandler Changjun" w:date="2026-10-21T10:44:00Z" w16du:dateUtc="2026-10-21T02:44:00Z">
                  <w:rPr>
                    <w:ins w:id="3779" w:author="Li, Chandler Changjun" w:date="2026-10-20T22:26:00Z" w16du:dateUtc="2026-10-20T14:26:00Z"/>
                  </w:rPr>
                </w:rPrChange>
              </w:rPr>
            </w:pPr>
            <w:ins w:id="3780" w:author="Li, Chandler Changjun" w:date="2026-10-21T10:44:00Z" w16du:dateUtc="2026-10-21T02:44:00Z">
              <w:r w:rsidRPr="00776307">
                <w:rPr>
                  <w:rFonts w:ascii="Segoe UI" w:hAnsi="Segoe UI" w:cs="Segoe UI" w:hint="eastAsia"/>
                  <w:sz w:val="15"/>
                  <w:szCs w:val="15"/>
                  <w:rPrChange w:id="3781" w:author="Li, Chandler Changjun" w:date="2026-10-21T10:44:00Z" w16du:dateUtc="2026-10-21T02:4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文件名识别规则</w:t>
              </w:r>
            </w:ins>
          </w:p>
        </w:tc>
        <w:tc>
          <w:tcPr>
            <w:tcW w:w="2007" w:type="dxa"/>
            <w:shd w:val="clear" w:color="auto" w:fill="080808"/>
            <w:vAlign w:val="center"/>
            <w:tcPrChange w:id="3782" w:author="Li, Chandler Changjun" w:date="2026-10-21T10:44:00Z" w16du:dateUtc="2026-10-21T02:44:00Z">
              <w:tcPr>
                <w:tcW w:w="2007" w:type="dxa"/>
                <w:shd w:val="clear" w:color="auto" w:fill="080808"/>
              </w:tcPr>
            </w:tcPrChange>
          </w:tcPr>
          <w:p w14:paraId="4CC69F99" w14:textId="03F70E6C" w:rsidR="00776307" w:rsidRPr="00776307" w:rsidRDefault="00776307" w:rsidP="00776307">
            <w:pPr>
              <w:spacing w:after="70" w:line="210" w:lineRule="auto"/>
              <w:rPr>
                <w:ins w:id="3783" w:author="Li, Chandler Changjun" w:date="2026-10-20T22:26:00Z" w16du:dateUtc="2026-10-20T14:26:00Z"/>
                <w:sz w:val="15"/>
                <w:szCs w:val="15"/>
                <w:rPrChange w:id="3784" w:author="Li, Chandler Changjun" w:date="2026-10-21T10:44:00Z" w16du:dateUtc="2026-10-21T02:44:00Z">
                  <w:rPr>
                    <w:ins w:id="3785" w:author="Li, Chandler Changjun" w:date="2026-10-20T22:26:00Z" w16du:dateUtc="2026-10-20T14:26:00Z"/>
                  </w:rPr>
                </w:rPrChange>
              </w:rPr>
            </w:pPr>
            <w:ins w:id="3786" w:author="Li, Chandler Changjun" w:date="2026-10-21T10:44:00Z" w16du:dateUtc="2026-10-21T02:44:00Z">
              <w:r w:rsidRPr="00776307">
                <w:rPr>
                  <w:rFonts w:ascii="Segoe UI" w:hAnsi="Segoe UI" w:cs="Segoe UI" w:hint="eastAsia"/>
                  <w:sz w:val="15"/>
                  <w:szCs w:val="15"/>
                  <w:rPrChange w:id="3787" w:author="Li, Chandler Changjun" w:date="2026-10-21T10:44:00Z" w16du:dateUtc="2026-10-21T02:4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文件格式</w:t>
              </w:r>
            </w:ins>
          </w:p>
        </w:tc>
        <w:tc>
          <w:tcPr>
            <w:tcW w:w="3680" w:type="dxa"/>
            <w:shd w:val="clear" w:color="auto" w:fill="080808"/>
            <w:vAlign w:val="center"/>
            <w:tcPrChange w:id="3788" w:author="Li, Chandler Changjun" w:date="2026-10-21T10:44:00Z" w16du:dateUtc="2026-10-21T02:44:00Z">
              <w:tcPr>
                <w:tcW w:w="2007" w:type="dxa"/>
                <w:shd w:val="clear" w:color="auto" w:fill="080808"/>
              </w:tcPr>
            </w:tcPrChange>
          </w:tcPr>
          <w:p w14:paraId="7AE57C08" w14:textId="321AB472" w:rsidR="00776307" w:rsidRPr="00776307" w:rsidRDefault="00776307" w:rsidP="00776307">
            <w:pPr>
              <w:spacing w:after="70" w:line="210" w:lineRule="auto"/>
              <w:rPr>
                <w:ins w:id="3789" w:author="Li, Chandler Changjun" w:date="2026-10-20T22:26:00Z" w16du:dateUtc="2026-10-20T14:26:00Z"/>
                <w:sz w:val="15"/>
                <w:szCs w:val="15"/>
                <w:rPrChange w:id="3790" w:author="Li, Chandler Changjun" w:date="2026-10-21T10:44:00Z" w16du:dateUtc="2026-10-21T02:44:00Z">
                  <w:rPr>
                    <w:ins w:id="3791" w:author="Li, Chandler Changjun" w:date="2026-10-20T22:26:00Z" w16du:dateUtc="2026-10-20T14:26:00Z"/>
                  </w:rPr>
                </w:rPrChange>
              </w:rPr>
            </w:pPr>
            <w:ins w:id="3792" w:author="Li, Chandler Changjun" w:date="2026-10-21T10:44:00Z" w16du:dateUtc="2026-10-21T02:44:00Z">
              <w:r w:rsidRPr="00776307">
                <w:rPr>
                  <w:rFonts w:ascii="Segoe UI" w:hAnsi="Segoe UI" w:cs="Segoe UI" w:hint="eastAsia"/>
                  <w:sz w:val="15"/>
                  <w:szCs w:val="15"/>
                  <w:rPrChange w:id="3793" w:author="Li, Chandler Changjun" w:date="2026-10-21T10:44:00Z" w16du:dateUtc="2026-10-21T02:4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是否必有</w:t>
              </w:r>
            </w:ins>
          </w:p>
        </w:tc>
      </w:tr>
      <w:tr w:rsidR="00776307" w:rsidRPr="00776307" w14:paraId="567FA814" w14:textId="77777777" w:rsidTr="003A2ACC">
        <w:trPr>
          <w:cantSplit/>
          <w:ins w:id="3794" w:author="Li, Chandler Changjun" w:date="2026-10-20T22:26:00Z"/>
          <w:trPrChange w:id="3795" w:author="Li, Chandler Changjun" w:date="2026-10-21T10:44:00Z" w16du:dateUtc="2026-10-21T02:44:00Z">
            <w:trPr>
              <w:gridAfter w:val="1"/>
              <w:cantSplit/>
            </w:trPr>
          </w:trPrChange>
        </w:trPr>
        <w:tc>
          <w:tcPr>
            <w:tcW w:w="2007" w:type="dxa"/>
            <w:shd w:val="clear" w:color="auto" w:fill="EEEEEE"/>
            <w:vAlign w:val="center"/>
            <w:tcPrChange w:id="3796" w:author="Li, Chandler Changjun" w:date="2026-10-21T10:44:00Z" w16du:dateUtc="2026-10-21T02:44:00Z">
              <w:tcPr>
                <w:tcW w:w="2007" w:type="dxa"/>
                <w:shd w:val="clear" w:color="auto" w:fill="EEEEEE"/>
              </w:tcPr>
            </w:tcPrChange>
          </w:tcPr>
          <w:p w14:paraId="3E9AE885" w14:textId="627ED802" w:rsidR="00776307" w:rsidRPr="00776307" w:rsidRDefault="00776307" w:rsidP="00776307">
            <w:pPr>
              <w:spacing w:after="70" w:line="210" w:lineRule="auto"/>
              <w:rPr>
                <w:ins w:id="3797" w:author="Li, Chandler Changjun" w:date="2026-10-20T22:26:00Z" w16du:dateUtc="2026-10-20T14:26:00Z"/>
                <w:sz w:val="15"/>
                <w:szCs w:val="15"/>
                <w:rPrChange w:id="3798" w:author="Li, Chandler Changjun" w:date="2026-10-21T10:44:00Z" w16du:dateUtc="2026-10-21T02:44:00Z">
                  <w:rPr>
                    <w:ins w:id="3799" w:author="Li, Chandler Changjun" w:date="2026-10-20T22:26:00Z" w16du:dateUtc="2026-10-20T14:26:00Z"/>
                  </w:rPr>
                </w:rPrChange>
              </w:rPr>
            </w:pPr>
            <w:ins w:id="3800" w:author="Li, Chandler Changjun" w:date="2026-10-21T10:44:00Z" w16du:dateUtc="2026-10-21T02:44:00Z">
              <w:r w:rsidRPr="00776307">
                <w:rPr>
                  <w:rFonts w:ascii="Segoe UI" w:hAnsi="Segoe UI" w:cs="Segoe UI" w:hint="eastAsia"/>
                  <w:sz w:val="15"/>
                  <w:szCs w:val="15"/>
                  <w:rPrChange w:id="3801" w:author="Li, Chandler Changjun" w:date="2026-10-21T10:44:00Z" w16du:dateUtc="2026-10-21T02:4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发票（</w:t>
              </w:r>
              <w:r w:rsidRPr="00776307">
                <w:rPr>
                  <w:rFonts w:ascii="Segoe UI" w:hAnsi="Segoe UI" w:cs="Segoe UI"/>
                  <w:sz w:val="15"/>
                  <w:szCs w:val="15"/>
                  <w:rPrChange w:id="3802" w:author="Li, Chandler Changjun" w:date="2026-10-21T10:44:00Z" w16du:dateUtc="2026-10-21T02:4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>invoice</w:t>
              </w:r>
              <w:r w:rsidRPr="00776307">
                <w:rPr>
                  <w:rFonts w:ascii="Segoe UI" w:hAnsi="Segoe UI" w:cs="Segoe UI" w:hint="eastAsia"/>
                  <w:sz w:val="15"/>
                  <w:szCs w:val="15"/>
                  <w:rPrChange w:id="3803" w:author="Li, Chandler Changjun" w:date="2026-10-21T10:44:00Z" w16du:dateUtc="2026-10-21T02:4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）</w:t>
              </w:r>
            </w:ins>
          </w:p>
        </w:tc>
        <w:tc>
          <w:tcPr>
            <w:tcW w:w="2007" w:type="dxa"/>
            <w:shd w:val="clear" w:color="auto" w:fill="EEEEEE"/>
            <w:vAlign w:val="center"/>
            <w:tcPrChange w:id="3804" w:author="Li, Chandler Changjun" w:date="2026-10-21T10:44:00Z" w16du:dateUtc="2026-10-21T02:44:00Z">
              <w:tcPr>
                <w:tcW w:w="2007" w:type="dxa"/>
                <w:shd w:val="clear" w:color="auto" w:fill="EEEEEE"/>
              </w:tcPr>
            </w:tcPrChange>
          </w:tcPr>
          <w:p w14:paraId="57D711F4" w14:textId="1219ED74" w:rsidR="00776307" w:rsidRPr="00776307" w:rsidRDefault="00776307" w:rsidP="00776307">
            <w:pPr>
              <w:spacing w:after="70" w:line="210" w:lineRule="auto"/>
              <w:rPr>
                <w:ins w:id="3805" w:author="Li, Chandler Changjun" w:date="2026-10-20T22:26:00Z" w16du:dateUtc="2026-10-20T14:26:00Z"/>
                <w:sz w:val="15"/>
                <w:szCs w:val="15"/>
                <w:rPrChange w:id="3806" w:author="Li, Chandler Changjun" w:date="2026-10-21T10:44:00Z" w16du:dateUtc="2026-10-21T02:44:00Z">
                  <w:rPr>
                    <w:ins w:id="3807" w:author="Li, Chandler Changjun" w:date="2026-10-20T22:26:00Z" w16du:dateUtc="2026-10-20T14:26:00Z"/>
                  </w:rPr>
                </w:rPrChange>
              </w:rPr>
            </w:pPr>
            <w:ins w:id="3808" w:author="Li, Chandler Changjun" w:date="2026-10-21T10:44:00Z" w16du:dateUtc="2026-10-21T02:44:00Z">
              <w:r w:rsidRPr="00776307">
                <w:rPr>
                  <w:rFonts w:ascii="Segoe UI" w:hAnsi="Segoe UI" w:cs="Segoe UI" w:hint="eastAsia"/>
                  <w:sz w:val="15"/>
                  <w:szCs w:val="15"/>
                  <w:rPrChange w:id="3809" w:author="Li, Chandler Changjun" w:date="2026-10-21T10:44:00Z" w16du:dateUtc="2026-10-21T02:4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文件名称的第二个数字字段，以</w:t>
              </w:r>
              <w:r w:rsidRPr="00776307">
                <w:rPr>
                  <w:rFonts w:ascii="Segoe UI" w:hAnsi="Segoe UI" w:cs="Segoe UI"/>
                  <w:sz w:val="15"/>
                  <w:szCs w:val="15"/>
                  <w:rPrChange w:id="3810" w:author="Li, Chandler Changjun" w:date="2026-10-21T10:44:00Z" w16du:dateUtc="2026-10-21T02:4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>1100</w:t>
              </w:r>
              <w:r w:rsidRPr="00776307">
                <w:rPr>
                  <w:rFonts w:ascii="Segoe UI" w:hAnsi="Segoe UI" w:cs="Segoe UI" w:hint="eastAsia"/>
                  <w:sz w:val="15"/>
                  <w:szCs w:val="15"/>
                  <w:rPrChange w:id="3811" w:author="Li, Chandler Changjun" w:date="2026-10-21T10:44:00Z" w16du:dateUtc="2026-10-21T02:4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开头</w:t>
              </w:r>
            </w:ins>
          </w:p>
        </w:tc>
        <w:tc>
          <w:tcPr>
            <w:tcW w:w="2007" w:type="dxa"/>
            <w:shd w:val="clear" w:color="auto" w:fill="EEEEEE"/>
            <w:vAlign w:val="center"/>
            <w:tcPrChange w:id="3812" w:author="Li, Chandler Changjun" w:date="2026-10-21T10:44:00Z" w16du:dateUtc="2026-10-21T02:44:00Z">
              <w:tcPr>
                <w:tcW w:w="2007" w:type="dxa"/>
                <w:shd w:val="clear" w:color="auto" w:fill="EEEEEE"/>
              </w:tcPr>
            </w:tcPrChange>
          </w:tcPr>
          <w:p w14:paraId="70D89D19" w14:textId="46FA4279" w:rsidR="00776307" w:rsidRPr="00776307" w:rsidRDefault="00776307" w:rsidP="00776307">
            <w:pPr>
              <w:spacing w:after="70" w:line="210" w:lineRule="auto"/>
              <w:rPr>
                <w:ins w:id="3813" w:author="Li, Chandler Changjun" w:date="2026-10-20T22:26:00Z" w16du:dateUtc="2026-10-20T14:26:00Z"/>
                <w:sz w:val="15"/>
                <w:szCs w:val="15"/>
                <w:rPrChange w:id="3814" w:author="Li, Chandler Changjun" w:date="2026-10-21T10:44:00Z" w16du:dateUtc="2026-10-21T02:44:00Z">
                  <w:rPr>
                    <w:ins w:id="3815" w:author="Li, Chandler Changjun" w:date="2026-10-20T22:26:00Z" w16du:dateUtc="2026-10-20T14:26:00Z"/>
                  </w:rPr>
                </w:rPrChange>
              </w:rPr>
            </w:pPr>
            <w:ins w:id="3816" w:author="Li, Chandler Changjun" w:date="2026-10-21T10:44:00Z" w16du:dateUtc="2026-10-21T02:44:00Z">
              <w:r w:rsidRPr="00776307">
                <w:rPr>
                  <w:rFonts w:ascii="Segoe UI" w:hAnsi="Segoe UI" w:cs="Segoe UI"/>
                  <w:sz w:val="15"/>
                  <w:szCs w:val="15"/>
                  <w:rPrChange w:id="3817" w:author="Li, Chandler Changjun" w:date="2026-10-21T10:44:00Z" w16du:dateUtc="2026-10-21T02:4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>PDF</w:t>
              </w:r>
            </w:ins>
          </w:p>
        </w:tc>
        <w:tc>
          <w:tcPr>
            <w:tcW w:w="3680" w:type="dxa"/>
            <w:shd w:val="clear" w:color="auto" w:fill="EEEEEE"/>
            <w:vAlign w:val="center"/>
            <w:tcPrChange w:id="3818" w:author="Li, Chandler Changjun" w:date="2026-10-21T10:44:00Z" w16du:dateUtc="2026-10-21T02:44:00Z">
              <w:tcPr>
                <w:tcW w:w="2007" w:type="dxa"/>
                <w:shd w:val="clear" w:color="auto" w:fill="EEEEEE"/>
              </w:tcPr>
            </w:tcPrChange>
          </w:tcPr>
          <w:p w14:paraId="410FB1A8" w14:textId="52021CBC" w:rsidR="00776307" w:rsidRPr="00776307" w:rsidRDefault="00776307" w:rsidP="00776307">
            <w:pPr>
              <w:spacing w:after="70" w:line="210" w:lineRule="auto"/>
              <w:rPr>
                <w:ins w:id="3819" w:author="Li, Chandler Changjun" w:date="2026-10-20T22:26:00Z" w16du:dateUtc="2026-10-20T14:26:00Z"/>
                <w:sz w:val="15"/>
                <w:szCs w:val="15"/>
                <w:rPrChange w:id="3820" w:author="Li, Chandler Changjun" w:date="2026-10-21T10:44:00Z" w16du:dateUtc="2026-10-21T02:44:00Z">
                  <w:rPr>
                    <w:ins w:id="3821" w:author="Li, Chandler Changjun" w:date="2026-10-20T22:26:00Z" w16du:dateUtc="2026-10-20T14:26:00Z"/>
                  </w:rPr>
                </w:rPrChange>
              </w:rPr>
            </w:pPr>
            <w:ins w:id="3822" w:author="Li, Chandler Changjun" w:date="2026-10-21T10:44:00Z" w16du:dateUtc="2026-10-21T02:44:00Z">
              <w:r w:rsidRPr="00776307">
                <w:rPr>
                  <w:rFonts w:ascii="Segoe UI" w:hAnsi="Segoe UI" w:cs="Segoe UI" w:hint="eastAsia"/>
                  <w:sz w:val="15"/>
                  <w:szCs w:val="15"/>
                  <w:rPrChange w:id="3823" w:author="Li, Chandler Changjun" w:date="2026-10-21T10:44:00Z" w16du:dateUtc="2026-10-21T02:4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必有；一票可有多张发票</w:t>
              </w:r>
            </w:ins>
          </w:p>
        </w:tc>
      </w:tr>
      <w:tr w:rsidR="00776307" w:rsidRPr="00776307" w14:paraId="366D4876" w14:textId="77777777" w:rsidTr="003A2ACC">
        <w:trPr>
          <w:cantSplit/>
          <w:ins w:id="3824" w:author="Li, Chandler Changjun" w:date="2026-10-20T22:26:00Z"/>
          <w:trPrChange w:id="3825" w:author="Li, Chandler Changjun" w:date="2026-10-21T10:44:00Z" w16du:dateUtc="2026-10-21T02:44:00Z">
            <w:trPr>
              <w:gridAfter w:val="1"/>
              <w:cantSplit/>
            </w:trPr>
          </w:trPrChange>
        </w:trPr>
        <w:tc>
          <w:tcPr>
            <w:tcW w:w="2007" w:type="dxa"/>
            <w:shd w:val="clear" w:color="auto" w:fill="FFFFFF"/>
            <w:vAlign w:val="center"/>
            <w:tcPrChange w:id="3826" w:author="Li, Chandler Changjun" w:date="2026-10-21T10:44:00Z" w16du:dateUtc="2026-10-21T02:44:00Z">
              <w:tcPr>
                <w:tcW w:w="2007" w:type="dxa"/>
                <w:shd w:val="clear" w:color="auto" w:fill="FFFFFF"/>
              </w:tcPr>
            </w:tcPrChange>
          </w:tcPr>
          <w:p w14:paraId="7A5FF9AE" w14:textId="652026AC" w:rsidR="00776307" w:rsidRPr="00776307" w:rsidRDefault="00776307" w:rsidP="00776307">
            <w:pPr>
              <w:spacing w:after="70" w:line="210" w:lineRule="auto"/>
              <w:rPr>
                <w:ins w:id="3827" w:author="Li, Chandler Changjun" w:date="2026-10-20T22:26:00Z" w16du:dateUtc="2026-10-20T14:26:00Z"/>
                <w:sz w:val="15"/>
                <w:szCs w:val="15"/>
                <w:rPrChange w:id="3828" w:author="Li, Chandler Changjun" w:date="2026-10-21T10:44:00Z" w16du:dateUtc="2026-10-21T02:44:00Z">
                  <w:rPr>
                    <w:ins w:id="3829" w:author="Li, Chandler Changjun" w:date="2026-10-20T22:26:00Z" w16du:dateUtc="2026-10-20T14:26:00Z"/>
                  </w:rPr>
                </w:rPrChange>
              </w:rPr>
            </w:pPr>
            <w:ins w:id="3830" w:author="Li, Chandler Changjun" w:date="2026-10-21T10:44:00Z" w16du:dateUtc="2026-10-21T02:44:00Z">
              <w:r w:rsidRPr="00776307">
                <w:rPr>
                  <w:rFonts w:ascii="Segoe UI" w:hAnsi="Segoe UI" w:cs="Segoe UI" w:hint="eastAsia"/>
                  <w:sz w:val="15"/>
                  <w:szCs w:val="15"/>
                  <w:rPrChange w:id="3831" w:author="Li, Chandler Changjun" w:date="2026-10-21T10:44:00Z" w16du:dateUtc="2026-10-21T02:4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分单（</w:t>
              </w:r>
              <w:r w:rsidRPr="00776307">
                <w:rPr>
                  <w:rFonts w:ascii="Segoe UI" w:hAnsi="Segoe UI" w:cs="Segoe UI"/>
                  <w:sz w:val="15"/>
                  <w:szCs w:val="15"/>
                  <w:rPrChange w:id="3832" w:author="Li, Chandler Changjun" w:date="2026-10-21T10:44:00Z" w16du:dateUtc="2026-10-21T02:4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>hawb</w:t>
              </w:r>
              <w:r w:rsidRPr="00776307">
                <w:rPr>
                  <w:rFonts w:ascii="Segoe UI" w:hAnsi="Segoe UI" w:cs="Segoe UI" w:hint="eastAsia"/>
                  <w:sz w:val="15"/>
                  <w:szCs w:val="15"/>
                  <w:rPrChange w:id="3833" w:author="Li, Chandler Changjun" w:date="2026-10-21T10:44:00Z" w16du:dateUtc="2026-10-21T02:4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）</w:t>
              </w:r>
            </w:ins>
          </w:p>
        </w:tc>
        <w:tc>
          <w:tcPr>
            <w:tcW w:w="2007" w:type="dxa"/>
            <w:shd w:val="clear" w:color="auto" w:fill="FFFFFF"/>
            <w:vAlign w:val="center"/>
            <w:tcPrChange w:id="3834" w:author="Li, Chandler Changjun" w:date="2026-10-21T10:44:00Z" w16du:dateUtc="2026-10-21T02:44:00Z">
              <w:tcPr>
                <w:tcW w:w="2007" w:type="dxa"/>
                <w:shd w:val="clear" w:color="auto" w:fill="FFFFFF"/>
              </w:tcPr>
            </w:tcPrChange>
          </w:tcPr>
          <w:p w14:paraId="4EFA7010" w14:textId="3149CB06" w:rsidR="00776307" w:rsidRPr="00776307" w:rsidRDefault="00776307" w:rsidP="00776307">
            <w:pPr>
              <w:spacing w:after="70" w:line="210" w:lineRule="auto"/>
              <w:rPr>
                <w:ins w:id="3835" w:author="Li, Chandler Changjun" w:date="2026-10-20T22:26:00Z" w16du:dateUtc="2026-10-20T14:26:00Z"/>
                <w:sz w:val="15"/>
                <w:szCs w:val="15"/>
                <w:rPrChange w:id="3836" w:author="Li, Chandler Changjun" w:date="2026-10-21T10:44:00Z" w16du:dateUtc="2026-10-21T02:44:00Z">
                  <w:rPr>
                    <w:ins w:id="3837" w:author="Li, Chandler Changjun" w:date="2026-10-20T22:26:00Z" w16du:dateUtc="2026-10-20T14:26:00Z"/>
                  </w:rPr>
                </w:rPrChange>
              </w:rPr>
            </w:pPr>
            <w:ins w:id="3838" w:author="Li, Chandler Changjun" w:date="2026-10-21T10:44:00Z" w16du:dateUtc="2026-10-21T02:44:00Z">
              <w:r w:rsidRPr="00776307">
                <w:rPr>
                  <w:rFonts w:ascii="Segoe UI" w:hAnsi="Segoe UI" w:cs="Segoe UI" w:hint="eastAsia"/>
                  <w:sz w:val="15"/>
                  <w:szCs w:val="15"/>
                  <w:rPrChange w:id="3839" w:author="Li, Chandler Changjun" w:date="2026-10-21T10:44:00Z" w16du:dateUtc="2026-10-21T02:4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文件名称中含有</w:t>
              </w:r>
              <w:r w:rsidRPr="00776307">
                <w:rPr>
                  <w:rFonts w:ascii="Segoe UI" w:hAnsi="Segoe UI" w:cs="Segoe UI"/>
                  <w:sz w:val="15"/>
                  <w:szCs w:val="15"/>
                  <w:rPrChange w:id="3840" w:author="Li, Chandler Changjun" w:date="2026-10-21T10:44:00Z" w16du:dateUtc="2026-10-21T02:4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>HAWB</w:t>
              </w:r>
              <w:r w:rsidRPr="00776307">
                <w:rPr>
                  <w:rFonts w:ascii="Segoe UI" w:hAnsi="Segoe UI" w:cs="Segoe UI" w:hint="eastAsia"/>
                  <w:sz w:val="15"/>
                  <w:szCs w:val="15"/>
                  <w:rPrChange w:id="3841" w:author="Li, Chandler Changjun" w:date="2026-10-21T10:44:00Z" w16du:dateUtc="2026-10-21T02:4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字样</w:t>
              </w:r>
            </w:ins>
          </w:p>
        </w:tc>
        <w:tc>
          <w:tcPr>
            <w:tcW w:w="2007" w:type="dxa"/>
            <w:shd w:val="clear" w:color="auto" w:fill="FFFFFF"/>
            <w:vAlign w:val="center"/>
            <w:tcPrChange w:id="3842" w:author="Li, Chandler Changjun" w:date="2026-10-21T10:44:00Z" w16du:dateUtc="2026-10-21T02:44:00Z">
              <w:tcPr>
                <w:tcW w:w="2007" w:type="dxa"/>
                <w:shd w:val="clear" w:color="auto" w:fill="FFFFFF"/>
              </w:tcPr>
            </w:tcPrChange>
          </w:tcPr>
          <w:p w14:paraId="78A9E65B" w14:textId="18A43F4C" w:rsidR="00776307" w:rsidRPr="00776307" w:rsidRDefault="00776307" w:rsidP="00776307">
            <w:pPr>
              <w:spacing w:after="70" w:line="210" w:lineRule="auto"/>
              <w:rPr>
                <w:ins w:id="3843" w:author="Li, Chandler Changjun" w:date="2026-10-20T22:26:00Z" w16du:dateUtc="2026-10-20T14:26:00Z"/>
                <w:sz w:val="15"/>
                <w:szCs w:val="15"/>
                <w:rPrChange w:id="3844" w:author="Li, Chandler Changjun" w:date="2026-10-21T10:44:00Z" w16du:dateUtc="2026-10-21T02:44:00Z">
                  <w:rPr>
                    <w:ins w:id="3845" w:author="Li, Chandler Changjun" w:date="2026-10-20T22:26:00Z" w16du:dateUtc="2026-10-20T14:26:00Z"/>
                  </w:rPr>
                </w:rPrChange>
              </w:rPr>
            </w:pPr>
            <w:ins w:id="3846" w:author="Li, Chandler Changjun" w:date="2026-10-21T10:44:00Z" w16du:dateUtc="2026-10-21T02:44:00Z">
              <w:r w:rsidRPr="00776307">
                <w:rPr>
                  <w:rFonts w:ascii="Segoe UI" w:hAnsi="Segoe UI" w:cs="Segoe UI"/>
                  <w:sz w:val="15"/>
                  <w:szCs w:val="15"/>
                  <w:rPrChange w:id="3847" w:author="Li, Chandler Changjun" w:date="2026-10-21T10:44:00Z" w16du:dateUtc="2026-10-21T02:4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 xml:space="preserve">PDF </w:t>
              </w:r>
              <w:r w:rsidRPr="00776307">
                <w:rPr>
                  <w:rFonts w:ascii="Segoe UI" w:hAnsi="Segoe UI" w:cs="Segoe UI" w:hint="eastAsia"/>
                  <w:sz w:val="15"/>
                  <w:szCs w:val="15"/>
                  <w:rPrChange w:id="3848" w:author="Li, Chandler Changjun" w:date="2026-10-21T10:44:00Z" w16du:dateUtc="2026-10-21T02:4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或图片</w:t>
              </w:r>
            </w:ins>
          </w:p>
        </w:tc>
        <w:tc>
          <w:tcPr>
            <w:tcW w:w="3680" w:type="dxa"/>
            <w:shd w:val="clear" w:color="auto" w:fill="FFFFFF"/>
            <w:vAlign w:val="center"/>
            <w:tcPrChange w:id="3849" w:author="Li, Chandler Changjun" w:date="2026-10-21T10:44:00Z" w16du:dateUtc="2026-10-21T02:44:00Z">
              <w:tcPr>
                <w:tcW w:w="2007" w:type="dxa"/>
                <w:shd w:val="clear" w:color="auto" w:fill="FFFFFF"/>
              </w:tcPr>
            </w:tcPrChange>
          </w:tcPr>
          <w:p w14:paraId="28F73B61" w14:textId="25D7CB74" w:rsidR="00776307" w:rsidRPr="00776307" w:rsidRDefault="00776307" w:rsidP="00776307">
            <w:pPr>
              <w:spacing w:after="70" w:line="210" w:lineRule="auto"/>
              <w:rPr>
                <w:ins w:id="3850" w:author="Li, Chandler Changjun" w:date="2026-10-20T22:26:00Z" w16du:dateUtc="2026-10-20T14:26:00Z"/>
                <w:sz w:val="15"/>
                <w:szCs w:val="15"/>
                <w:rPrChange w:id="3851" w:author="Li, Chandler Changjun" w:date="2026-10-21T10:44:00Z" w16du:dateUtc="2026-10-21T02:44:00Z">
                  <w:rPr>
                    <w:ins w:id="3852" w:author="Li, Chandler Changjun" w:date="2026-10-20T22:26:00Z" w16du:dateUtc="2026-10-20T14:26:00Z"/>
                  </w:rPr>
                </w:rPrChange>
              </w:rPr>
            </w:pPr>
            <w:ins w:id="3853" w:author="Li, Chandler Changjun" w:date="2026-10-21T10:44:00Z" w16du:dateUtc="2026-10-21T02:44:00Z">
              <w:r w:rsidRPr="00776307">
                <w:rPr>
                  <w:rFonts w:ascii="Segoe UI" w:hAnsi="Segoe UI" w:cs="Segoe UI" w:hint="eastAsia"/>
                  <w:sz w:val="15"/>
                  <w:szCs w:val="15"/>
                  <w:rPrChange w:id="3854" w:author="Li, Chandler Changjun" w:date="2026-10-21T10:44:00Z" w16du:dateUtc="2026-10-21T02:4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必有</w:t>
              </w:r>
            </w:ins>
          </w:p>
        </w:tc>
      </w:tr>
      <w:tr w:rsidR="00776307" w:rsidRPr="00776307" w14:paraId="6F78D030" w14:textId="77777777" w:rsidTr="003A2ACC">
        <w:trPr>
          <w:cantSplit/>
          <w:ins w:id="3855" w:author="Li, Chandler Changjun" w:date="2026-10-20T22:26:00Z"/>
          <w:trPrChange w:id="3856" w:author="Li, Chandler Changjun" w:date="2026-10-21T10:44:00Z" w16du:dateUtc="2026-10-21T02:44:00Z">
            <w:trPr>
              <w:gridAfter w:val="1"/>
              <w:cantSplit/>
            </w:trPr>
          </w:trPrChange>
        </w:trPr>
        <w:tc>
          <w:tcPr>
            <w:tcW w:w="2007" w:type="dxa"/>
            <w:shd w:val="clear" w:color="auto" w:fill="EEEEEE"/>
            <w:vAlign w:val="center"/>
            <w:tcPrChange w:id="3857" w:author="Li, Chandler Changjun" w:date="2026-10-21T10:44:00Z" w16du:dateUtc="2026-10-21T02:44:00Z">
              <w:tcPr>
                <w:tcW w:w="2007" w:type="dxa"/>
                <w:shd w:val="clear" w:color="auto" w:fill="EEEEEE"/>
              </w:tcPr>
            </w:tcPrChange>
          </w:tcPr>
          <w:p w14:paraId="1981A911" w14:textId="4AD3B7C2" w:rsidR="00776307" w:rsidRPr="00776307" w:rsidRDefault="00776307" w:rsidP="00776307">
            <w:pPr>
              <w:spacing w:after="70" w:line="210" w:lineRule="auto"/>
              <w:rPr>
                <w:ins w:id="3858" w:author="Li, Chandler Changjun" w:date="2026-10-20T22:26:00Z" w16du:dateUtc="2026-10-20T14:26:00Z"/>
                <w:sz w:val="15"/>
                <w:szCs w:val="15"/>
                <w:rPrChange w:id="3859" w:author="Li, Chandler Changjun" w:date="2026-10-21T10:44:00Z" w16du:dateUtc="2026-10-21T02:44:00Z">
                  <w:rPr>
                    <w:ins w:id="3860" w:author="Li, Chandler Changjun" w:date="2026-10-20T22:26:00Z" w16du:dateUtc="2026-10-20T14:26:00Z"/>
                  </w:rPr>
                </w:rPrChange>
              </w:rPr>
            </w:pPr>
            <w:ins w:id="3861" w:author="Li, Chandler Changjun" w:date="2026-10-21T10:44:00Z" w16du:dateUtc="2026-10-21T02:44:00Z">
              <w:r w:rsidRPr="00776307">
                <w:rPr>
                  <w:rFonts w:ascii="Segoe UI" w:hAnsi="Segoe UI" w:cs="Segoe UI"/>
                  <w:sz w:val="15"/>
                  <w:szCs w:val="15"/>
                  <w:rPrChange w:id="3862" w:author="Li, Chandler Changjun" w:date="2026-10-21T10:44:00Z" w16du:dateUtc="2026-10-21T02:4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>shipper decl</w:t>
              </w:r>
              <w:r w:rsidRPr="00776307">
                <w:rPr>
                  <w:rFonts w:ascii="Segoe UI" w:hAnsi="Segoe UI" w:cs="Segoe UI" w:hint="eastAsia"/>
                  <w:sz w:val="15"/>
                  <w:szCs w:val="15"/>
                  <w:rPrChange w:id="3863" w:author="Li, Chandler Changjun" w:date="2026-10-21T10:44:00Z" w16du:dateUtc="2026-10-21T02:4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（</w:t>
              </w:r>
              <w:r w:rsidRPr="00776307">
                <w:rPr>
                  <w:rFonts w:ascii="Segoe UI" w:hAnsi="Segoe UI" w:cs="Segoe UI"/>
                  <w:sz w:val="15"/>
                  <w:szCs w:val="15"/>
                  <w:rPrChange w:id="3864" w:author="Li, Chandler Changjun" w:date="2026-10-21T10:44:00Z" w16du:dateUtc="2026-10-21T02:4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>shipper_decl</w:t>
              </w:r>
              <w:r w:rsidRPr="00776307">
                <w:rPr>
                  <w:rFonts w:ascii="Segoe UI" w:hAnsi="Segoe UI" w:cs="Segoe UI" w:hint="eastAsia"/>
                  <w:sz w:val="15"/>
                  <w:szCs w:val="15"/>
                  <w:rPrChange w:id="3865" w:author="Li, Chandler Changjun" w:date="2026-10-21T10:44:00Z" w16du:dateUtc="2026-10-21T02:4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）</w:t>
              </w:r>
            </w:ins>
          </w:p>
        </w:tc>
        <w:tc>
          <w:tcPr>
            <w:tcW w:w="2007" w:type="dxa"/>
            <w:shd w:val="clear" w:color="auto" w:fill="EEEEEE"/>
            <w:vAlign w:val="center"/>
            <w:tcPrChange w:id="3866" w:author="Li, Chandler Changjun" w:date="2026-10-21T10:44:00Z" w16du:dateUtc="2026-10-21T02:44:00Z">
              <w:tcPr>
                <w:tcW w:w="2007" w:type="dxa"/>
                <w:shd w:val="clear" w:color="auto" w:fill="EEEEEE"/>
              </w:tcPr>
            </w:tcPrChange>
          </w:tcPr>
          <w:p w14:paraId="1E3FAE9F" w14:textId="26B58D63" w:rsidR="00776307" w:rsidRPr="00776307" w:rsidRDefault="00776307" w:rsidP="00776307">
            <w:pPr>
              <w:spacing w:after="70" w:line="210" w:lineRule="auto"/>
              <w:rPr>
                <w:ins w:id="3867" w:author="Li, Chandler Changjun" w:date="2026-10-20T22:26:00Z" w16du:dateUtc="2026-10-20T14:26:00Z"/>
                <w:sz w:val="15"/>
                <w:szCs w:val="15"/>
                <w:rPrChange w:id="3868" w:author="Li, Chandler Changjun" w:date="2026-10-21T10:44:00Z" w16du:dateUtc="2026-10-21T02:44:00Z">
                  <w:rPr>
                    <w:ins w:id="3869" w:author="Li, Chandler Changjun" w:date="2026-10-20T22:26:00Z" w16du:dateUtc="2026-10-20T14:26:00Z"/>
                  </w:rPr>
                </w:rPrChange>
              </w:rPr>
            </w:pPr>
            <w:ins w:id="3870" w:author="Li, Chandler Changjun" w:date="2026-10-21T10:44:00Z" w16du:dateUtc="2026-10-21T02:44:00Z">
              <w:r w:rsidRPr="00776307">
                <w:rPr>
                  <w:rFonts w:ascii="Segoe UI" w:hAnsi="Segoe UI" w:cs="Segoe UI" w:hint="eastAsia"/>
                  <w:sz w:val="15"/>
                  <w:szCs w:val="15"/>
                  <w:rPrChange w:id="3871" w:author="Li, Chandler Changjun" w:date="2026-10-21T10:44:00Z" w16du:dateUtc="2026-10-21T02:4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文件名称中含有</w:t>
              </w:r>
              <w:r w:rsidRPr="00776307">
                <w:rPr>
                  <w:rFonts w:ascii="Segoe UI" w:hAnsi="Segoe UI" w:cs="Segoe UI"/>
                  <w:sz w:val="15"/>
                  <w:szCs w:val="15"/>
                  <w:rPrChange w:id="3872" w:author="Li, Chandler Changjun" w:date="2026-10-21T10:44:00Z" w16du:dateUtc="2026-10-21T02:4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>shipper</w:t>
              </w:r>
              <w:r w:rsidRPr="00776307">
                <w:rPr>
                  <w:rFonts w:ascii="Segoe UI" w:hAnsi="Segoe UI" w:cs="Segoe UI" w:hint="eastAsia"/>
                  <w:sz w:val="15"/>
                  <w:szCs w:val="15"/>
                  <w:rPrChange w:id="3873" w:author="Li, Chandler Changjun" w:date="2026-10-21T10:44:00Z" w16du:dateUtc="2026-10-21T02:4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字样</w:t>
              </w:r>
            </w:ins>
          </w:p>
        </w:tc>
        <w:tc>
          <w:tcPr>
            <w:tcW w:w="2007" w:type="dxa"/>
            <w:shd w:val="clear" w:color="auto" w:fill="EEEEEE"/>
            <w:vAlign w:val="center"/>
            <w:tcPrChange w:id="3874" w:author="Li, Chandler Changjun" w:date="2026-10-21T10:44:00Z" w16du:dateUtc="2026-10-21T02:44:00Z">
              <w:tcPr>
                <w:tcW w:w="2007" w:type="dxa"/>
                <w:shd w:val="clear" w:color="auto" w:fill="EEEEEE"/>
              </w:tcPr>
            </w:tcPrChange>
          </w:tcPr>
          <w:p w14:paraId="0C1ABB25" w14:textId="6A422814" w:rsidR="00776307" w:rsidRPr="00776307" w:rsidRDefault="00776307" w:rsidP="00776307">
            <w:pPr>
              <w:spacing w:after="70" w:line="210" w:lineRule="auto"/>
              <w:rPr>
                <w:ins w:id="3875" w:author="Li, Chandler Changjun" w:date="2026-10-20T22:26:00Z" w16du:dateUtc="2026-10-20T14:26:00Z"/>
                <w:sz w:val="15"/>
                <w:szCs w:val="15"/>
                <w:rPrChange w:id="3876" w:author="Li, Chandler Changjun" w:date="2026-10-21T10:44:00Z" w16du:dateUtc="2026-10-21T02:44:00Z">
                  <w:rPr>
                    <w:ins w:id="3877" w:author="Li, Chandler Changjun" w:date="2026-10-20T22:26:00Z" w16du:dateUtc="2026-10-20T14:26:00Z"/>
                  </w:rPr>
                </w:rPrChange>
              </w:rPr>
            </w:pPr>
            <w:ins w:id="3878" w:author="Li, Chandler Changjun" w:date="2026-10-21T10:44:00Z" w16du:dateUtc="2026-10-21T02:44:00Z">
              <w:r w:rsidRPr="00776307">
                <w:rPr>
                  <w:rFonts w:ascii="Segoe UI" w:hAnsi="Segoe UI" w:cs="Segoe UI"/>
                  <w:sz w:val="15"/>
                  <w:szCs w:val="15"/>
                  <w:rPrChange w:id="3879" w:author="Li, Chandler Changjun" w:date="2026-10-21T10:44:00Z" w16du:dateUtc="2026-10-21T02:4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>—</w:t>
              </w:r>
            </w:ins>
          </w:p>
        </w:tc>
        <w:tc>
          <w:tcPr>
            <w:tcW w:w="3680" w:type="dxa"/>
            <w:shd w:val="clear" w:color="auto" w:fill="EEEEEE"/>
            <w:vAlign w:val="center"/>
            <w:tcPrChange w:id="3880" w:author="Li, Chandler Changjun" w:date="2026-10-21T10:44:00Z" w16du:dateUtc="2026-10-21T02:44:00Z">
              <w:tcPr>
                <w:tcW w:w="2007" w:type="dxa"/>
                <w:shd w:val="clear" w:color="auto" w:fill="EEEEEE"/>
              </w:tcPr>
            </w:tcPrChange>
          </w:tcPr>
          <w:p w14:paraId="788A2273" w14:textId="5711F677" w:rsidR="00776307" w:rsidRPr="00776307" w:rsidRDefault="00776307" w:rsidP="00776307">
            <w:pPr>
              <w:spacing w:after="70" w:line="210" w:lineRule="auto"/>
              <w:rPr>
                <w:ins w:id="3881" w:author="Li, Chandler Changjun" w:date="2026-10-20T22:26:00Z" w16du:dateUtc="2026-10-20T14:26:00Z"/>
                <w:sz w:val="15"/>
                <w:szCs w:val="15"/>
                <w:rPrChange w:id="3882" w:author="Li, Chandler Changjun" w:date="2026-10-21T10:44:00Z" w16du:dateUtc="2026-10-21T02:44:00Z">
                  <w:rPr>
                    <w:ins w:id="3883" w:author="Li, Chandler Changjun" w:date="2026-10-20T22:26:00Z" w16du:dateUtc="2026-10-20T14:26:00Z"/>
                  </w:rPr>
                </w:rPrChange>
              </w:rPr>
            </w:pPr>
            <w:ins w:id="3884" w:author="Li, Chandler Changjun" w:date="2026-10-21T10:44:00Z" w16du:dateUtc="2026-10-21T02:44:00Z">
              <w:r w:rsidRPr="00776307">
                <w:rPr>
                  <w:rFonts w:ascii="Segoe UI" w:hAnsi="Segoe UI" w:cs="Segoe UI" w:hint="eastAsia"/>
                  <w:sz w:val="15"/>
                  <w:szCs w:val="15"/>
                  <w:rPrChange w:id="3885" w:author="Li, Chandler Changjun" w:date="2026-10-21T10:44:00Z" w16du:dateUtc="2026-10-21T02:4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危险品才有</w:t>
              </w:r>
            </w:ins>
          </w:p>
        </w:tc>
      </w:tr>
      <w:tr w:rsidR="00776307" w:rsidRPr="00776307" w14:paraId="2AF2564E" w14:textId="77777777" w:rsidTr="003A2ACC">
        <w:trPr>
          <w:cantSplit/>
          <w:ins w:id="3886" w:author="Li, Chandler Changjun" w:date="2026-10-20T22:26:00Z"/>
          <w:trPrChange w:id="3887" w:author="Li, Chandler Changjun" w:date="2026-10-21T10:44:00Z" w16du:dateUtc="2026-10-21T02:44:00Z">
            <w:trPr>
              <w:gridAfter w:val="1"/>
              <w:cantSplit/>
            </w:trPr>
          </w:trPrChange>
        </w:trPr>
        <w:tc>
          <w:tcPr>
            <w:tcW w:w="2007" w:type="dxa"/>
            <w:shd w:val="clear" w:color="auto" w:fill="FFFFFF"/>
            <w:vAlign w:val="center"/>
            <w:tcPrChange w:id="3888" w:author="Li, Chandler Changjun" w:date="2026-10-21T10:44:00Z" w16du:dateUtc="2026-10-21T02:44:00Z">
              <w:tcPr>
                <w:tcW w:w="2007" w:type="dxa"/>
                <w:shd w:val="clear" w:color="auto" w:fill="FFFFFF"/>
              </w:tcPr>
            </w:tcPrChange>
          </w:tcPr>
          <w:p w14:paraId="08D7AA0B" w14:textId="2EAD68C7" w:rsidR="00776307" w:rsidRPr="00776307" w:rsidRDefault="00776307" w:rsidP="00776307">
            <w:pPr>
              <w:spacing w:after="70" w:line="210" w:lineRule="auto"/>
              <w:rPr>
                <w:ins w:id="3889" w:author="Li, Chandler Changjun" w:date="2026-10-20T22:26:00Z" w16du:dateUtc="2026-10-20T14:26:00Z"/>
                <w:sz w:val="15"/>
                <w:szCs w:val="15"/>
                <w:rPrChange w:id="3890" w:author="Li, Chandler Changjun" w:date="2026-10-21T10:44:00Z" w16du:dateUtc="2026-10-21T02:44:00Z">
                  <w:rPr>
                    <w:ins w:id="3891" w:author="Li, Chandler Changjun" w:date="2026-10-20T22:26:00Z" w16du:dateUtc="2026-10-20T14:26:00Z"/>
                  </w:rPr>
                </w:rPrChange>
              </w:rPr>
            </w:pPr>
            <w:ins w:id="3892" w:author="Li, Chandler Changjun" w:date="2026-10-21T10:44:00Z" w16du:dateUtc="2026-10-21T02:44:00Z">
              <w:r w:rsidRPr="00776307">
                <w:rPr>
                  <w:rFonts w:ascii="Segoe UI" w:hAnsi="Segoe UI" w:cs="Segoe UI"/>
                  <w:sz w:val="15"/>
                  <w:szCs w:val="15"/>
                  <w:rPrChange w:id="3893" w:author="Li, Chandler Changjun" w:date="2026-10-21T10:44:00Z" w16du:dateUtc="2026-10-21T02:4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>SDS</w:t>
              </w:r>
              <w:r w:rsidRPr="00776307">
                <w:rPr>
                  <w:rFonts w:ascii="Segoe UI" w:hAnsi="Segoe UI" w:cs="Segoe UI" w:hint="eastAsia"/>
                  <w:sz w:val="15"/>
                  <w:szCs w:val="15"/>
                  <w:rPrChange w:id="3894" w:author="Li, Chandler Changjun" w:date="2026-10-21T10:44:00Z" w16du:dateUtc="2026-10-21T02:4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（</w:t>
              </w:r>
              <w:r w:rsidRPr="00776307">
                <w:rPr>
                  <w:rFonts w:ascii="Segoe UI" w:hAnsi="Segoe UI" w:cs="Segoe UI"/>
                  <w:sz w:val="15"/>
                  <w:szCs w:val="15"/>
                  <w:rPrChange w:id="3895" w:author="Li, Chandler Changjun" w:date="2026-10-21T10:44:00Z" w16du:dateUtc="2026-10-21T02:4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>msds</w:t>
              </w:r>
              <w:r w:rsidRPr="00776307">
                <w:rPr>
                  <w:rFonts w:ascii="Segoe UI" w:hAnsi="Segoe UI" w:cs="Segoe UI" w:hint="eastAsia"/>
                  <w:sz w:val="15"/>
                  <w:szCs w:val="15"/>
                  <w:rPrChange w:id="3896" w:author="Li, Chandler Changjun" w:date="2026-10-21T10:44:00Z" w16du:dateUtc="2026-10-21T02:4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）</w:t>
              </w:r>
            </w:ins>
          </w:p>
        </w:tc>
        <w:tc>
          <w:tcPr>
            <w:tcW w:w="2007" w:type="dxa"/>
            <w:shd w:val="clear" w:color="auto" w:fill="FFFFFF"/>
            <w:vAlign w:val="center"/>
            <w:tcPrChange w:id="3897" w:author="Li, Chandler Changjun" w:date="2026-10-21T10:44:00Z" w16du:dateUtc="2026-10-21T02:44:00Z">
              <w:tcPr>
                <w:tcW w:w="2007" w:type="dxa"/>
                <w:shd w:val="clear" w:color="auto" w:fill="FFFFFF"/>
              </w:tcPr>
            </w:tcPrChange>
          </w:tcPr>
          <w:p w14:paraId="54A30AFD" w14:textId="13200CFE" w:rsidR="00776307" w:rsidRPr="00776307" w:rsidRDefault="00776307" w:rsidP="00776307">
            <w:pPr>
              <w:spacing w:after="70" w:line="210" w:lineRule="auto"/>
              <w:rPr>
                <w:ins w:id="3898" w:author="Li, Chandler Changjun" w:date="2026-10-20T22:26:00Z" w16du:dateUtc="2026-10-20T14:26:00Z"/>
                <w:sz w:val="15"/>
                <w:szCs w:val="15"/>
                <w:rPrChange w:id="3899" w:author="Li, Chandler Changjun" w:date="2026-10-21T10:44:00Z" w16du:dateUtc="2026-10-21T02:44:00Z">
                  <w:rPr>
                    <w:ins w:id="3900" w:author="Li, Chandler Changjun" w:date="2026-10-20T22:26:00Z" w16du:dateUtc="2026-10-20T14:26:00Z"/>
                  </w:rPr>
                </w:rPrChange>
              </w:rPr>
            </w:pPr>
            <w:ins w:id="3901" w:author="Li, Chandler Changjun" w:date="2026-10-21T10:44:00Z" w16du:dateUtc="2026-10-21T02:44:00Z">
              <w:r w:rsidRPr="00776307">
                <w:rPr>
                  <w:rFonts w:ascii="Segoe UI" w:hAnsi="Segoe UI" w:cs="Segoe UI" w:hint="eastAsia"/>
                  <w:sz w:val="15"/>
                  <w:szCs w:val="15"/>
                  <w:rPrChange w:id="3902" w:author="Li, Chandler Changjun" w:date="2026-10-21T10:44:00Z" w16du:dateUtc="2026-10-21T02:4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文件名称中含有</w:t>
              </w:r>
              <w:r w:rsidRPr="00776307">
                <w:rPr>
                  <w:rFonts w:ascii="Segoe UI" w:hAnsi="Segoe UI" w:cs="Segoe UI"/>
                  <w:sz w:val="15"/>
                  <w:szCs w:val="15"/>
                  <w:rPrChange w:id="3903" w:author="Li, Chandler Changjun" w:date="2026-10-21T10:44:00Z" w16du:dateUtc="2026-10-21T02:4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>SDS</w:t>
              </w:r>
              <w:r w:rsidRPr="00776307">
                <w:rPr>
                  <w:rFonts w:ascii="Segoe UI" w:hAnsi="Segoe UI" w:cs="Segoe UI" w:hint="eastAsia"/>
                  <w:sz w:val="15"/>
                  <w:szCs w:val="15"/>
                  <w:rPrChange w:id="3904" w:author="Li, Chandler Changjun" w:date="2026-10-21T10:44:00Z" w16du:dateUtc="2026-10-21T02:4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字样</w:t>
              </w:r>
            </w:ins>
          </w:p>
        </w:tc>
        <w:tc>
          <w:tcPr>
            <w:tcW w:w="2007" w:type="dxa"/>
            <w:shd w:val="clear" w:color="auto" w:fill="FFFFFF"/>
            <w:vAlign w:val="center"/>
            <w:tcPrChange w:id="3905" w:author="Li, Chandler Changjun" w:date="2026-10-21T10:44:00Z" w16du:dateUtc="2026-10-21T02:44:00Z">
              <w:tcPr>
                <w:tcW w:w="2007" w:type="dxa"/>
                <w:shd w:val="clear" w:color="auto" w:fill="FFFFFF"/>
              </w:tcPr>
            </w:tcPrChange>
          </w:tcPr>
          <w:p w14:paraId="0DE95F15" w14:textId="274F91E3" w:rsidR="00776307" w:rsidRPr="00776307" w:rsidRDefault="00776307" w:rsidP="00776307">
            <w:pPr>
              <w:spacing w:after="70" w:line="210" w:lineRule="auto"/>
              <w:rPr>
                <w:ins w:id="3906" w:author="Li, Chandler Changjun" w:date="2026-10-20T22:26:00Z" w16du:dateUtc="2026-10-20T14:26:00Z"/>
                <w:sz w:val="15"/>
                <w:szCs w:val="15"/>
                <w:rPrChange w:id="3907" w:author="Li, Chandler Changjun" w:date="2026-10-21T10:44:00Z" w16du:dateUtc="2026-10-21T02:44:00Z">
                  <w:rPr>
                    <w:ins w:id="3908" w:author="Li, Chandler Changjun" w:date="2026-10-20T22:26:00Z" w16du:dateUtc="2026-10-20T14:26:00Z"/>
                  </w:rPr>
                </w:rPrChange>
              </w:rPr>
            </w:pPr>
            <w:ins w:id="3909" w:author="Li, Chandler Changjun" w:date="2026-10-21T10:44:00Z" w16du:dateUtc="2026-10-21T02:44:00Z">
              <w:r w:rsidRPr="00776307">
                <w:rPr>
                  <w:rFonts w:ascii="Segoe UI" w:hAnsi="Segoe UI" w:cs="Segoe UI"/>
                  <w:sz w:val="15"/>
                  <w:szCs w:val="15"/>
                  <w:rPrChange w:id="3910" w:author="Li, Chandler Changjun" w:date="2026-10-21T10:44:00Z" w16du:dateUtc="2026-10-21T02:4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>—</w:t>
              </w:r>
            </w:ins>
          </w:p>
        </w:tc>
        <w:tc>
          <w:tcPr>
            <w:tcW w:w="3680" w:type="dxa"/>
            <w:shd w:val="clear" w:color="auto" w:fill="FFFFFF"/>
            <w:vAlign w:val="center"/>
            <w:tcPrChange w:id="3911" w:author="Li, Chandler Changjun" w:date="2026-10-21T10:44:00Z" w16du:dateUtc="2026-10-21T02:44:00Z">
              <w:tcPr>
                <w:tcW w:w="2007" w:type="dxa"/>
                <w:shd w:val="clear" w:color="auto" w:fill="FFFFFF"/>
              </w:tcPr>
            </w:tcPrChange>
          </w:tcPr>
          <w:p w14:paraId="4CF173EE" w14:textId="3A0387BC" w:rsidR="00776307" w:rsidRPr="00776307" w:rsidRDefault="00776307" w:rsidP="00776307">
            <w:pPr>
              <w:spacing w:after="70" w:line="210" w:lineRule="auto"/>
              <w:rPr>
                <w:ins w:id="3912" w:author="Li, Chandler Changjun" w:date="2026-10-20T22:26:00Z" w16du:dateUtc="2026-10-20T14:26:00Z"/>
                <w:sz w:val="15"/>
                <w:szCs w:val="15"/>
                <w:rPrChange w:id="3913" w:author="Li, Chandler Changjun" w:date="2026-10-21T10:44:00Z" w16du:dateUtc="2026-10-21T02:44:00Z">
                  <w:rPr>
                    <w:ins w:id="3914" w:author="Li, Chandler Changjun" w:date="2026-10-20T22:26:00Z" w16du:dateUtc="2026-10-20T14:26:00Z"/>
                  </w:rPr>
                </w:rPrChange>
              </w:rPr>
            </w:pPr>
            <w:ins w:id="3915" w:author="Li, Chandler Changjun" w:date="2026-10-21T10:44:00Z" w16du:dateUtc="2026-10-21T02:44:00Z">
              <w:r w:rsidRPr="00776307">
                <w:rPr>
                  <w:rFonts w:ascii="Segoe UI" w:hAnsi="Segoe UI" w:cs="Segoe UI" w:hint="eastAsia"/>
                  <w:sz w:val="15"/>
                  <w:szCs w:val="15"/>
                  <w:rPrChange w:id="3916" w:author="Li, Chandler Changjun" w:date="2026-10-21T10:44:00Z" w16du:dateUtc="2026-10-21T02:4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危险品才有</w:t>
              </w:r>
            </w:ins>
          </w:p>
        </w:tc>
      </w:tr>
    </w:tbl>
    <w:p w14:paraId="2DE5C09C" w14:textId="77777777" w:rsidR="00FC419E" w:rsidRDefault="00FC419E" w:rsidP="00FC419E">
      <w:pPr>
        <w:spacing w:after="70" w:line="240" w:lineRule="auto"/>
        <w:rPr>
          <w:ins w:id="3917" w:author="Li, Chandler Changjun" w:date="2026-10-20T22:26:00Z" w16du:dateUtc="2026-10-20T14:26:00Z"/>
        </w:rPr>
      </w:pPr>
    </w:p>
    <w:p w14:paraId="621AE514" w14:textId="6E9D9533" w:rsidR="00FC419E" w:rsidRDefault="00FC419E">
      <w:pPr>
        <w:pStyle w:val="Heading3"/>
        <w:rPr>
          <w:ins w:id="3918" w:author="Li, Chandler Changjun" w:date="2026-10-20T22:26:00Z" w16du:dateUtc="2026-10-20T14:26:00Z"/>
        </w:rPr>
        <w:pPrChange w:id="3919" w:author="Li, Chandler Changjun" w:date="2026-10-21T10:42:00Z" w16du:dateUtc="2026-10-21T02:42:00Z">
          <w:pPr>
            <w:pStyle w:val="Heading3"/>
            <w:spacing w:after="70" w:line="240" w:lineRule="auto"/>
          </w:pPr>
        </w:pPrChange>
      </w:pPr>
      <w:ins w:id="3920" w:author="Li, Chandler Changjun" w:date="2026-10-20T22:26:00Z" w16du:dateUtc="2026-10-20T14:26:00Z">
        <w:r>
          <w:t>邮件模板</w:t>
        </w:r>
      </w:ins>
    </w:p>
    <w:p w14:paraId="3CD32A40" w14:textId="77777777" w:rsidR="00FC419E" w:rsidRDefault="00FC419E" w:rsidP="00FC419E">
      <w:pPr>
        <w:keepNext/>
        <w:spacing w:after="70" w:line="240" w:lineRule="auto"/>
        <w:jc w:val="center"/>
        <w:rPr>
          <w:ins w:id="3921" w:author="Li, Chandler Changjun" w:date="2026-10-20T22:26:00Z" w16du:dateUtc="2026-10-20T14:26:00Z"/>
        </w:rPr>
      </w:pPr>
      <w:ins w:id="3922" w:author="Li, Chandler Changjun" w:date="2026-10-20T22:26:00Z" w16du:dateUtc="2026-10-20T14:26:00Z">
        <w:r>
          <w:rPr>
            <w:noProof/>
          </w:rPr>
          <w:drawing>
            <wp:inline distT="0" distB="0" distL="0" distR="0" wp14:anchorId="0EA0E9D2" wp14:editId="4E36DEDA">
              <wp:extent cx="5087389" cy="4572000"/>
              <wp:effectExtent l="0" t="0" r="0" b="0"/>
              <wp:docPr id="41" name="Screenshot 41" descr="图 7.3.4-3 邮件模板 · Cas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1" name="image-41.png"/>
                      <pic:cNvPicPr/>
                    </pic:nvPicPr>
                    <pic:blipFill>
                      <a:blip r:embed="rId7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7389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C08A801" w14:textId="77777777" w:rsidR="00FC419E" w:rsidRDefault="00FC419E" w:rsidP="00FC419E">
      <w:pPr>
        <w:spacing w:after="70" w:line="240" w:lineRule="auto"/>
        <w:jc w:val="center"/>
        <w:rPr>
          <w:ins w:id="3923" w:author="Li, Chandler Changjun" w:date="2026-10-20T22:26:00Z" w16du:dateUtc="2026-10-20T14:26:00Z"/>
        </w:rPr>
      </w:pPr>
      <w:ins w:id="3924" w:author="Li, Chandler Changjun" w:date="2026-10-20T22:26:00Z" w16du:dateUtc="2026-10-20T14:26:00Z">
        <w:r>
          <w:rPr>
            <w:rFonts w:ascii="SimSun" w:eastAsia="SimSun" w:hAnsi="SimSun"/>
            <w:color w:val="555555"/>
            <w:sz w:val="16"/>
            <w:szCs w:val="16"/>
          </w:rPr>
          <w:t>图 7.3.4-3 邮件模板 · Case 3</w:t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502"/>
        <w:gridCol w:w="2007"/>
        <w:gridCol w:w="4214"/>
        <w:gridCol w:w="3311"/>
      </w:tblGrid>
      <w:tr w:rsidR="00FC419E" w14:paraId="1A71F726" w14:textId="77777777">
        <w:trPr>
          <w:cantSplit/>
          <w:tblHeader/>
          <w:ins w:id="3925" w:author="Li, Chandler Changjun" w:date="2026-10-20T22:26:00Z"/>
        </w:trPr>
        <w:tc>
          <w:tcPr>
            <w:tcW w:w="502" w:type="dxa"/>
            <w:shd w:val="clear" w:color="auto" w:fill="080808"/>
            <w:vAlign w:val="center"/>
          </w:tcPr>
          <w:p w14:paraId="4321DE2B" w14:textId="77777777" w:rsidR="00FC419E" w:rsidRDefault="00FC419E">
            <w:pPr>
              <w:spacing w:after="70" w:line="210" w:lineRule="auto"/>
              <w:rPr>
                <w:ins w:id="3926" w:author="Li, Chandler Changjun" w:date="2026-10-20T22:26:00Z" w16du:dateUtc="2026-10-20T14:26:00Z"/>
              </w:rPr>
            </w:pPr>
            <w:ins w:id="3927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#</w:t>
              </w:r>
            </w:ins>
          </w:p>
        </w:tc>
        <w:tc>
          <w:tcPr>
            <w:tcW w:w="2007" w:type="dxa"/>
            <w:shd w:val="clear" w:color="auto" w:fill="080808"/>
            <w:vAlign w:val="center"/>
          </w:tcPr>
          <w:p w14:paraId="0554ED1E" w14:textId="77777777" w:rsidR="00FC419E" w:rsidRDefault="00FC419E">
            <w:pPr>
              <w:spacing w:after="70" w:line="210" w:lineRule="auto"/>
              <w:rPr>
                <w:ins w:id="3928" w:author="Li, Chandler Changjun" w:date="2026-10-20T22:26:00Z" w16du:dateUtc="2026-10-20T14:26:00Z"/>
              </w:rPr>
            </w:pPr>
            <w:ins w:id="3929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字段</w:t>
              </w:r>
            </w:ins>
          </w:p>
        </w:tc>
        <w:tc>
          <w:tcPr>
            <w:tcW w:w="4214" w:type="dxa"/>
            <w:shd w:val="clear" w:color="auto" w:fill="080808"/>
            <w:vAlign w:val="center"/>
          </w:tcPr>
          <w:p w14:paraId="2619550B" w14:textId="77777777" w:rsidR="00FC419E" w:rsidRDefault="00FC419E">
            <w:pPr>
              <w:spacing w:after="70" w:line="210" w:lineRule="auto"/>
              <w:rPr>
                <w:ins w:id="3930" w:author="Li, Chandler Changjun" w:date="2026-10-20T22:26:00Z" w16du:dateUtc="2026-10-20T14:26:00Z"/>
              </w:rPr>
            </w:pPr>
            <w:ins w:id="3931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口径／取值</w:t>
              </w:r>
            </w:ins>
          </w:p>
        </w:tc>
        <w:tc>
          <w:tcPr>
            <w:tcW w:w="3311" w:type="dxa"/>
            <w:shd w:val="clear" w:color="auto" w:fill="080808"/>
            <w:vAlign w:val="center"/>
          </w:tcPr>
          <w:p w14:paraId="34E042DD" w14:textId="77777777" w:rsidR="00FC419E" w:rsidRDefault="00FC419E">
            <w:pPr>
              <w:spacing w:after="70" w:line="210" w:lineRule="auto"/>
              <w:rPr>
                <w:ins w:id="3932" w:author="Li, Chandler Changjun" w:date="2026-10-20T22:26:00Z" w16du:dateUtc="2026-10-20T14:26:00Z"/>
              </w:rPr>
            </w:pPr>
            <w:ins w:id="3933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为什么需要（业务原因）</w:t>
              </w:r>
            </w:ins>
          </w:p>
        </w:tc>
      </w:tr>
      <w:tr w:rsidR="00FC419E" w14:paraId="2B2C1F5D" w14:textId="77777777">
        <w:trPr>
          <w:cantSplit/>
          <w:ins w:id="3934" w:author="Li, Chandler Changjun" w:date="2026-10-20T22:26:00Z"/>
        </w:trPr>
        <w:tc>
          <w:tcPr>
            <w:tcW w:w="502" w:type="dxa"/>
            <w:shd w:val="clear" w:color="auto" w:fill="EEEEEE"/>
            <w:vAlign w:val="center"/>
          </w:tcPr>
          <w:p w14:paraId="21231EA2" w14:textId="77777777" w:rsidR="00FC419E" w:rsidRDefault="00FC419E">
            <w:pPr>
              <w:spacing w:after="70" w:line="210" w:lineRule="auto"/>
              <w:rPr>
                <w:ins w:id="3935" w:author="Li, Chandler Changjun" w:date="2026-10-20T22:26:00Z" w16du:dateUtc="2026-10-20T14:26:00Z"/>
              </w:rPr>
            </w:pPr>
            <w:ins w:id="3936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1</w:t>
              </w:r>
            </w:ins>
          </w:p>
        </w:tc>
        <w:tc>
          <w:tcPr>
            <w:tcW w:w="2007" w:type="dxa"/>
            <w:shd w:val="clear" w:color="auto" w:fill="EEEEEE"/>
            <w:vAlign w:val="center"/>
          </w:tcPr>
          <w:p w14:paraId="5B5AFEAC" w14:textId="77777777" w:rsidR="00FC419E" w:rsidRDefault="00FC419E">
            <w:pPr>
              <w:spacing w:after="70" w:line="210" w:lineRule="auto"/>
              <w:rPr>
                <w:ins w:id="3937" w:author="Li, Chandler Changjun" w:date="2026-10-20T22:26:00Z" w16du:dateUtc="2026-10-20T14:26:00Z"/>
              </w:rPr>
            </w:pPr>
            <w:ins w:id="3938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模板名称</w:t>
              </w:r>
            </w:ins>
          </w:p>
        </w:tc>
        <w:tc>
          <w:tcPr>
            <w:tcW w:w="4214" w:type="dxa"/>
            <w:shd w:val="clear" w:color="auto" w:fill="EEEEEE"/>
            <w:vAlign w:val="center"/>
          </w:tcPr>
          <w:p w14:paraId="4CE8F3CF" w14:textId="77777777" w:rsidR="00FC419E" w:rsidRDefault="00FC419E">
            <w:pPr>
              <w:spacing w:after="70" w:line="210" w:lineRule="auto"/>
              <w:rPr>
                <w:ins w:id="3939" w:author="Li, Chandler Changjun" w:date="2026-10-20T22:26:00Z" w16du:dateUtc="2026-10-20T14:26:00Z"/>
              </w:rPr>
            </w:pPr>
            <w:ins w:id="3940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MBPLAP 预报创建状态通知</w:t>
              </w:r>
            </w:ins>
          </w:p>
        </w:tc>
        <w:tc>
          <w:tcPr>
            <w:tcW w:w="3311" w:type="dxa"/>
            <w:shd w:val="clear" w:color="auto" w:fill="EEEEEE"/>
            <w:vAlign w:val="center"/>
          </w:tcPr>
          <w:p w14:paraId="1FDE388C" w14:textId="77777777" w:rsidR="00FC419E" w:rsidRDefault="00FC419E">
            <w:pPr>
              <w:spacing w:after="70" w:line="210" w:lineRule="auto"/>
              <w:rPr>
                <w:ins w:id="3941" w:author="Li, Chandler Changjun" w:date="2026-10-20T22:26:00Z" w16du:dateUtc="2026-10-20T14:26:00Z"/>
              </w:rPr>
            </w:pPr>
            <w:ins w:id="3942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识别模板</w:t>
              </w:r>
            </w:ins>
          </w:p>
        </w:tc>
      </w:tr>
      <w:tr w:rsidR="00FC419E" w14:paraId="43A44560" w14:textId="77777777">
        <w:trPr>
          <w:cantSplit/>
          <w:ins w:id="3943" w:author="Li, Chandler Changjun" w:date="2026-10-20T22:26:00Z"/>
        </w:trPr>
        <w:tc>
          <w:tcPr>
            <w:tcW w:w="502" w:type="dxa"/>
            <w:shd w:val="clear" w:color="auto" w:fill="FFFFFF"/>
            <w:vAlign w:val="center"/>
          </w:tcPr>
          <w:p w14:paraId="56BBF7B8" w14:textId="77777777" w:rsidR="00FC419E" w:rsidRDefault="00FC419E">
            <w:pPr>
              <w:spacing w:after="70" w:line="210" w:lineRule="auto"/>
              <w:rPr>
                <w:ins w:id="3944" w:author="Li, Chandler Changjun" w:date="2026-10-20T22:26:00Z" w16du:dateUtc="2026-10-20T14:26:00Z"/>
              </w:rPr>
            </w:pPr>
            <w:ins w:id="3945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2</w:t>
              </w:r>
            </w:ins>
          </w:p>
        </w:tc>
        <w:tc>
          <w:tcPr>
            <w:tcW w:w="2007" w:type="dxa"/>
            <w:shd w:val="clear" w:color="auto" w:fill="FFFFFF"/>
            <w:vAlign w:val="center"/>
          </w:tcPr>
          <w:p w14:paraId="041B2BE2" w14:textId="77777777" w:rsidR="00FC419E" w:rsidRDefault="00FC419E">
            <w:pPr>
              <w:spacing w:after="70" w:line="210" w:lineRule="auto"/>
              <w:rPr>
                <w:ins w:id="3946" w:author="Li, Chandler Changjun" w:date="2026-10-20T22:26:00Z" w16du:dateUtc="2026-10-20T14:26:00Z"/>
              </w:rPr>
            </w:pPr>
            <w:ins w:id="3947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配置状态</w:t>
              </w:r>
            </w:ins>
          </w:p>
        </w:tc>
        <w:tc>
          <w:tcPr>
            <w:tcW w:w="4214" w:type="dxa"/>
            <w:shd w:val="clear" w:color="auto" w:fill="FFFFFF"/>
            <w:vAlign w:val="center"/>
          </w:tcPr>
          <w:p w14:paraId="216F2F02" w14:textId="77777777" w:rsidR="00FC419E" w:rsidRDefault="00FC419E">
            <w:pPr>
              <w:spacing w:after="70" w:line="210" w:lineRule="auto"/>
              <w:rPr>
                <w:ins w:id="3948" w:author="Li, Chandler Changjun" w:date="2026-10-20T22:26:00Z" w16du:dateUtc="2026-10-20T14:26:00Z"/>
              </w:rPr>
            </w:pPr>
            <w:ins w:id="3949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收件人和附件都已配置为「已配置」，否则「待配置」</w:t>
              </w:r>
            </w:ins>
          </w:p>
        </w:tc>
        <w:tc>
          <w:tcPr>
            <w:tcW w:w="3311" w:type="dxa"/>
            <w:shd w:val="clear" w:color="auto" w:fill="FFFFFF"/>
            <w:vAlign w:val="center"/>
          </w:tcPr>
          <w:p w14:paraId="416B1227" w14:textId="77777777" w:rsidR="00FC419E" w:rsidRDefault="00FC419E">
            <w:pPr>
              <w:spacing w:after="70" w:line="210" w:lineRule="auto"/>
              <w:rPr>
                <w:ins w:id="3950" w:author="Li, Chandler Changjun" w:date="2026-10-20T22:26:00Z" w16du:dateUtc="2026-10-20T14:26:00Z"/>
              </w:rPr>
            </w:pPr>
            <w:ins w:id="3951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提醒补齐配置</w:t>
              </w:r>
            </w:ins>
          </w:p>
        </w:tc>
      </w:tr>
      <w:tr w:rsidR="00FC419E" w14:paraId="3DC3A629" w14:textId="77777777">
        <w:trPr>
          <w:cantSplit/>
          <w:ins w:id="3952" w:author="Li, Chandler Changjun" w:date="2026-10-20T22:26:00Z"/>
        </w:trPr>
        <w:tc>
          <w:tcPr>
            <w:tcW w:w="502" w:type="dxa"/>
            <w:shd w:val="clear" w:color="auto" w:fill="EEEEEE"/>
            <w:vAlign w:val="center"/>
          </w:tcPr>
          <w:p w14:paraId="10063A3C" w14:textId="77777777" w:rsidR="00FC419E" w:rsidRDefault="00FC419E">
            <w:pPr>
              <w:spacing w:after="70" w:line="210" w:lineRule="auto"/>
              <w:rPr>
                <w:ins w:id="3953" w:author="Li, Chandler Changjun" w:date="2026-10-20T22:26:00Z" w16du:dateUtc="2026-10-20T14:26:00Z"/>
              </w:rPr>
            </w:pPr>
            <w:ins w:id="3954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3</w:t>
              </w:r>
            </w:ins>
          </w:p>
        </w:tc>
        <w:tc>
          <w:tcPr>
            <w:tcW w:w="2007" w:type="dxa"/>
            <w:shd w:val="clear" w:color="auto" w:fill="EEEEEE"/>
            <w:vAlign w:val="center"/>
          </w:tcPr>
          <w:p w14:paraId="59F4D8C7" w14:textId="77777777" w:rsidR="00FC419E" w:rsidRDefault="00FC419E">
            <w:pPr>
              <w:spacing w:after="70" w:line="210" w:lineRule="auto"/>
              <w:rPr>
                <w:ins w:id="3955" w:author="Li, Chandler Changjun" w:date="2026-10-20T22:26:00Z" w16du:dateUtc="2026-10-20T14:26:00Z"/>
              </w:rPr>
            </w:pPr>
            <w:ins w:id="3956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发件人</w:t>
              </w:r>
            </w:ins>
          </w:p>
        </w:tc>
        <w:tc>
          <w:tcPr>
            <w:tcW w:w="4214" w:type="dxa"/>
            <w:shd w:val="clear" w:color="auto" w:fill="EEEEEE"/>
            <w:vAlign w:val="center"/>
          </w:tcPr>
          <w:p w14:paraId="212D20FD" w14:textId="77777777" w:rsidR="00FC419E" w:rsidRDefault="00FC419E">
            <w:pPr>
              <w:spacing w:after="70" w:line="210" w:lineRule="auto"/>
              <w:rPr>
                <w:ins w:id="3957" w:author="Li, Chandler Changjun" w:date="2026-10-20T22:26:00Z" w16du:dateUtc="2026-10-20T14:26:00Z"/>
              </w:rPr>
            </w:pPr>
            <w:ins w:id="3958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Portal 公邮</w:t>
              </w:r>
            </w:ins>
          </w:p>
        </w:tc>
        <w:tc>
          <w:tcPr>
            <w:tcW w:w="3311" w:type="dxa"/>
            <w:shd w:val="clear" w:color="auto" w:fill="EEEEEE"/>
            <w:vAlign w:val="center"/>
          </w:tcPr>
          <w:p w14:paraId="5B574374" w14:textId="77777777" w:rsidR="00FC419E" w:rsidRDefault="00FC419E">
            <w:pPr>
              <w:spacing w:after="70" w:line="210" w:lineRule="auto"/>
              <w:rPr>
                <w:ins w:id="3959" w:author="Li, Chandler Changjun" w:date="2026-10-20T22:26:00Z" w16du:dateUtc="2026-10-20T14:26:00Z"/>
              </w:rPr>
            </w:pPr>
            <w:ins w:id="3960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—</w:t>
              </w:r>
            </w:ins>
          </w:p>
        </w:tc>
      </w:tr>
      <w:tr w:rsidR="00FC419E" w14:paraId="3338436D" w14:textId="77777777">
        <w:trPr>
          <w:cantSplit/>
          <w:ins w:id="3961" w:author="Li, Chandler Changjun" w:date="2026-10-20T22:26:00Z"/>
        </w:trPr>
        <w:tc>
          <w:tcPr>
            <w:tcW w:w="502" w:type="dxa"/>
            <w:shd w:val="clear" w:color="auto" w:fill="FFFFFF"/>
            <w:vAlign w:val="center"/>
          </w:tcPr>
          <w:p w14:paraId="15CA57C0" w14:textId="77777777" w:rsidR="00FC419E" w:rsidRDefault="00FC419E">
            <w:pPr>
              <w:spacing w:after="70" w:line="210" w:lineRule="auto"/>
              <w:rPr>
                <w:ins w:id="3962" w:author="Li, Chandler Changjun" w:date="2026-10-20T22:26:00Z" w16du:dateUtc="2026-10-20T14:26:00Z"/>
              </w:rPr>
            </w:pPr>
            <w:ins w:id="3963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4</w:t>
              </w:r>
            </w:ins>
          </w:p>
        </w:tc>
        <w:tc>
          <w:tcPr>
            <w:tcW w:w="2007" w:type="dxa"/>
            <w:shd w:val="clear" w:color="auto" w:fill="FFFFFF"/>
            <w:vAlign w:val="center"/>
          </w:tcPr>
          <w:p w14:paraId="0E9526F6" w14:textId="77777777" w:rsidR="00FC419E" w:rsidRDefault="00FC419E">
            <w:pPr>
              <w:spacing w:after="70" w:line="210" w:lineRule="auto"/>
              <w:rPr>
                <w:ins w:id="3964" w:author="Li, Chandler Changjun" w:date="2026-10-20T22:26:00Z" w16du:dateUtc="2026-10-20T14:26:00Z"/>
              </w:rPr>
            </w:pPr>
            <w:ins w:id="3965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收件人</w:t>
              </w:r>
            </w:ins>
          </w:p>
        </w:tc>
        <w:tc>
          <w:tcPr>
            <w:tcW w:w="4214" w:type="dxa"/>
            <w:shd w:val="clear" w:color="auto" w:fill="FFFFFF"/>
            <w:vAlign w:val="center"/>
          </w:tcPr>
          <w:p w14:paraId="0B04666A" w14:textId="77777777" w:rsidR="00FC419E" w:rsidRDefault="00FC419E">
            <w:pPr>
              <w:spacing w:after="70" w:line="210" w:lineRule="auto"/>
              <w:rPr>
                <w:ins w:id="3966" w:author="Li, Chandler Changjun" w:date="2026-10-20T22:26:00Z" w16du:dateUtc="2026-10-20T14:26:00Z"/>
              </w:rPr>
            </w:pPr>
            <w:ins w:id="3967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收件人邮箱列表及人数</w:t>
              </w:r>
            </w:ins>
          </w:p>
        </w:tc>
        <w:tc>
          <w:tcPr>
            <w:tcW w:w="3311" w:type="dxa"/>
            <w:shd w:val="clear" w:color="auto" w:fill="FFFFFF"/>
            <w:vAlign w:val="center"/>
          </w:tcPr>
          <w:p w14:paraId="42D9A914" w14:textId="77777777" w:rsidR="00FC419E" w:rsidRDefault="00FC419E">
            <w:pPr>
              <w:spacing w:after="70" w:line="210" w:lineRule="auto"/>
              <w:rPr>
                <w:ins w:id="3968" w:author="Li, Chandler Changjun" w:date="2026-10-20T22:26:00Z" w16du:dateUtc="2026-10-20T14:26:00Z"/>
              </w:rPr>
            </w:pPr>
            <w:ins w:id="3969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回信对象</w:t>
              </w:r>
            </w:ins>
          </w:p>
        </w:tc>
      </w:tr>
      <w:tr w:rsidR="00FC419E" w14:paraId="3BBFD65C" w14:textId="77777777">
        <w:trPr>
          <w:cantSplit/>
          <w:ins w:id="3970" w:author="Li, Chandler Changjun" w:date="2026-10-20T22:26:00Z"/>
        </w:trPr>
        <w:tc>
          <w:tcPr>
            <w:tcW w:w="502" w:type="dxa"/>
            <w:shd w:val="clear" w:color="auto" w:fill="EEEEEE"/>
            <w:vAlign w:val="center"/>
          </w:tcPr>
          <w:p w14:paraId="107F7A4D" w14:textId="77777777" w:rsidR="00FC419E" w:rsidRDefault="00FC419E">
            <w:pPr>
              <w:spacing w:after="70" w:line="210" w:lineRule="auto"/>
              <w:rPr>
                <w:ins w:id="3971" w:author="Li, Chandler Changjun" w:date="2026-10-20T22:26:00Z" w16du:dateUtc="2026-10-20T14:26:00Z"/>
              </w:rPr>
            </w:pPr>
            <w:ins w:id="3972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5</w:t>
              </w:r>
            </w:ins>
          </w:p>
        </w:tc>
        <w:tc>
          <w:tcPr>
            <w:tcW w:w="2007" w:type="dxa"/>
            <w:shd w:val="clear" w:color="auto" w:fill="EEEEEE"/>
            <w:vAlign w:val="center"/>
          </w:tcPr>
          <w:p w14:paraId="05839D50" w14:textId="77777777" w:rsidR="00FC419E" w:rsidRDefault="00FC419E">
            <w:pPr>
              <w:spacing w:after="70" w:line="210" w:lineRule="auto"/>
              <w:rPr>
                <w:ins w:id="3973" w:author="Li, Chandler Changjun" w:date="2026-10-20T22:26:00Z" w16du:dateUtc="2026-10-20T14:26:00Z"/>
              </w:rPr>
            </w:pPr>
            <w:ins w:id="3974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主题</w:t>
              </w:r>
            </w:ins>
          </w:p>
        </w:tc>
        <w:tc>
          <w:tcPr>
            <w:tcW w:w="4214" w:type="dxa"/>
            <w:shd w:val="clear" w:color="auto" w:fill="EEEEEE"/>
            <w:vAlign w:val="center"/>
          </w:tcPr>
          <w:p w14:paraId="2536C887" w14:textId="77777777" w:rsidR="00FC419E" w:rsidRDefault="00FC419E">
            <w:pPr>
              <w:spacing w:after="70" w:line="210" w:lineRule="auto"/>
              <w:rPr>
                <w:ins w:id="3975" w:author="Li, Chandler Changjun" w:date="2026-10-20T22:26:00Z" w16du:dateUtc="2026-10-20T14:26:00Z"/>
              </w:rPr>
            </w:pPr>
            <w:ins w:id="3976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默认「Re: {原预报邮件主题}」</w:t>
              </w:r>
            </w:ins>
          </w:p>
        </w:tc>
        <w:tc>
          <w:tcPr>
            <w:tcW w:w="3311" w:type="dxa"/>
            <w:shd w:val="clear" w:color="auto" w:fill="EEEEEE"/>
            <w:vAlign w:val="center"/>
          </w:tcPr>
          <w:p w14:paraId="41B79AF1" w14:textId="77777777" w:rsidR="00FC419E" w:rsidRDefault="00FC419E">
            <w:pPr>
              <w:spacing w:after="70" w:line="210" w:lineRule="auto"/>
              <w:rPr>
                <w:ins w:id="3977" w:author="Li, Chandler Changjun" w:date="2026-10-20T22:26:00Z" w16du:dateUtc="2026-10-20T14:26:00Z"/>
              </w:rPr>
            </w:pPr>
            <w:ins w:id="3978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在原邮件上回复</w:t>
              </w:r>
            </w:ins>
          </w:p>
        </w:tc>
      </w:tr>
      <w:tr w:rsidR="00FC419E" w14:paraId="4DEE1459" w14:textId="77777777">
        <w:trPr>
          <w:cantSplit/>
          <w:ins w:id="3979" w:author="Li, Chandler Changjun" w:date="2026-10-20T22:26:00Z"/>
        </w:trPr>
        <w:tc>
          <w:tcPr>
            <w:tcW w:w="502" w:type="dxa"/>
            <w:shd w:val="clear" w:color="auto" w:fill="FFFFFF"/>
            <w:vAlign w:val="center"/>
          </w:tcPr>
          <w:p w14:paraId="498F53D9" w14:textId="77777777" w:rsidR="00FC419E" w:rsidRDefault="00FC419E">
            <w:pPr>
              <w:spacing w:after="70" w:line="210" w:lineRule="auto"/>
              <w:rPr>
                <w:ins w:id="3980" w:author="Li, Chandler Changjun" w:date="2026-10-20T22:26:00Z" w16du:dateUtc="2026-10-20T14:26:00Z"/>
              </w:rPr>
            </w:pPr>
            <w:ins w:id="3981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6</w:t>
              </w:r>
            </w:ins>
          </w:p>
        </w:tc>
        <w:tc>
          <w:tcPr>
            <w:tcW w:w="2007" w:type="dxa"/>
            <w:shd w:val="clear" w:color="auto" w:fill="FFFFFF"/>
            <w:vAlign w:val="center"/>
          </w:tcPr>
          <w:p w14:paraId="1A90902A" w14:textId="77777777" w:rsidR="00FC419E" w:rsidRDefault="00FC419E">
            <w:pPr>
              <w:spacing w:after="70" w:line="210" w:lineRule="auto"/>
              <w:rPr>
                <w:ins w:id="3982" w:author="Li, Chandler Changjun" w:date="2026-10-20T22:26:00Z" w16du:dateUtc="2026-10-20T14:26:00Z"/>
              </w:rPr>
            </w:pPr>
            <w:ins w:id="3983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附件</w:t>
              </w:r>
            </w:ins>
          </w:p>
        </w:tc>
        <w:tc>
          <w:tcPr>
            <w:tcW w:w="4214" w:type="dxa"/>
            <w:shd w:val="clear" w:color="auto" w:fill="FFFFFF"/>
            <w:vAlign w:val="center"/>
          </w:tcPr>
          <w:p w14:paraId="36F7570D" w14:textId="77777777" w:rsidR="00FC419E" w:rsidRDefault="00FC419E">
            <w:pPr>
              <w:spacing w:after="70" w:line="210" w:lineRule="auto"/>
              <w:rPr>
                <w:ins w:id="3984" w:author="Li, Chandler Changjun" w:date="2026-10-20T22:26:00Z" w16du:dateUtc="2026-10-20T14:26:00Z"/>
              </w:rPr>
            </w:pPr>
            <w:ins w:id="3985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运行记录 Excel；未上传显示「未上传」</w:t>
              </w:r>
            </w:ins>
          </w:p>
        </w:tc>
        <w:tc>
          <w:tcPr>
            <w:tcW w:w="3311" w:type="dxa"/>
            <w:shd w:val="clear" w:color="auto" w:fill="FFFFFF"/>
            <w:vAlign w:val="center"/>
          </w:tcPr>
          <w:p w14:paraId="49D3659D" w14:textId="77777777" w:rsidR="00FC419E" w:rsidRDefault="00FC419E">
            <w:pPr>
              <w:spacing w:after="70" w:line="210" w:lineRule="auto"/>
              <w:rPr>
                <w:ins w:id="3986" w:author="Li, Chandler Changjun" w:date="2026-10-20T22:26:00Z" w16du:dateUtc="2026-10-20T14:26:00Z"/>
              </w:rPr>
            </w:pPr>
            <w:ins w:id="3987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随回信发送运行记录</w:t>
              </w:r>
            </w:ins>
          </w:p>
        </w:tc>
      </w:tr>
      <w:tr w:rsidR="00FC419E" w14:paraId="3351A14C" w14:textId="77777777">
        <w:trPr>
          <w:cantSplit/>
          <w:ins w:id="3988" w:author="Li, Chandler Changjun" w:date="2026-10-20T22:26:00Z"/>
        </w:trPr>
        <w:tc>
          <w:tcPr>
            <w:tcW w:w="502" w:type="dxa"/>
            <w:shd w:val="clear" w:color="auto" w:fill="EEEEEE"/>
            <w:vAlign w:val="center"/>
          </w:tcPr>
          <w:p w14:paraId="418F6BC8" w14:textId="77777777" w:rsidR="00FC419E" w:rsidRDefault="00FC419E">
            <w:pPr>
              <w:spacing w:after="70" w:line="210" w:lineRule="auto"/>
              <w:rPr>
                <w:ins w:id="3989" w:author="Li, Chandler Changjun" w:date="2026-10-20T22:26:00Z" w16du:dateUtc="2026-10-20T14:26:00Z"/>
              </w:rPr>
            </w:pPr>
            <w:ins w:id="3990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7</w:t>
              </w:r>
            </w:ins>
          </w:p>
        </w:tc>
        <w:tc>
          <w:tcPr>
            <w:tcW w:w="2007" w:type="dxa"/>
            <w:shd w:val="clear" w:color="auto" w:fill="EEEEEE"/>
            <w:vAlign w:val="center"/>
          </w:tcPr>
          <w:p w14:paraId="36269C24" w14:textId="77777777" w:rsidR="00FC419E" w:rsidRDefault="00FC419E">
            <w:pPr>
              <w:spacing w:after="70" w:line="210" w:lineRule="auto"/>
              <w:rPr>
                <w:ins w:id="3991" w:author="Li, Chandler Changjun" w:date="2026-10-20T22:26:00Z" w16du:dateUtc="2026-10-20T14:26:00Z"/>
              </w:rPr>
            </w:pPr>
            <w:ins w:id="3992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正文</w:t>
              </w:r>
            </w:ins>
          </w:p>
        </w:tc>
        <w:tc>
          <w:tcPr>
            <w:tcW w:w="4214" w:type="dxa"/>
            <w:shd w:val="clear" w:color="auto" w:fill="EEEEEE"/>
            <w:vAlign w:val="center"/>
          </w:tcPr>
          <w:p w14:paraId="0240EBAC" w14:textId="77777777" w:rsidR="00FC419E" w:rsidRDefault="00FC419E">
            <w:pPr>
              <w:spacing w:after="70" w:line="210" w:lineRule="auto"/>
              <w:rPr>
                <w:ins w:id="3993" w:author="Li, Chandler Changjun" w:date="2026-10-20T22:26:00Z" w16du:dateUtc="2026-10-20T14:26:00Z"/>
              </w:rPr>
            </w:pPr>
            <w:ins w:id="3994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默认：Dears，Kindly pls refer to the MBPLAP pre-alert creation status. Thanks~</w:t>
              </w:r>
            </w:ins>
          </w:p>
        </w:tc>
        <w:tc>
          <w:tcPr>
            <w:tcW w:w="3311" w:type="dxa"/>
            <w:shd w:val="clear" w:color="auto" w:fill="EEEEEE"/>
            <w:vAlign w:val="center"/>
          </w:tcPr>
          <w:p w14:paraId="0F9DC9C1" w14:textId="77777777" w:rsidR="00FC419E" w:rsidRDefault="00FC419E">
            <w:pPr>
              <w:spacing w:after="70" w:line="210" w:lineRule="auto"/>
              <w:rPr>
                <w:ins w:id="3995" w:author="Li, Chandler Changjun" w:date="2026-10-20T22:26:00Z" w16du:dateUtc="2026-10-20T14:26:00Z"/>
              </w:rPr>
            </w:pPr>
            <w:ins w:id="3996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回信内容</w:t>
              </w:r>
            </w:ins>
          </w:p>
        </w:tc>
      </w:tr>
      <w:tr w:rsidR="00FC419E" w14:paraId="0BC0FF33" w14:textId="77777777">
        <w:trPr>
          <w:cantSplit/>
          <w:ins w:id="3997" w:author="Li, Chandler Changjun" w:date="2026-10-20T22:26:00Z"/>
        </w:trPr>
        <w:tc>
          <w:tcPr>
            <w:tcW w:w="502" w:type="dxa"/>
            <w:shd w:val="clear" w:color="auto" w:fill="FFFFFF"/>
            <w:vAlign w:val="center"/>
          </w:tcPr>
          <w:p w14:paraId="5DA5A338" w14:textId="77777777" w:rsidR="00FC419E" w:rsidRDefault="00FC419E">
            <w:pPr>
              <w:spacing w:after="70" w:line="210" w:lineRule="auto"/>
              <w:rPr>
                <w:ins w:id="3998" w:author="Li, Chandler Changjun" w:date="2026-10-20T22:26:00Z" w16du:dateUtc="2026-10-20T14:26:00Z"/>
              </w:rPr>
            </w:pPr>
            <w:ins w:id="3999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8</w:t>
              </w:r>
            </w:ins>
          </w:p>
        </w:tc>
        <w:tc>
          <w:tcPr>
            <w:tcW w:w="2007" w:type="dxa"/>
            <w:shd w:val="clear" w:color="auto" w:fill="FFFFFF"/>
            <w:vAlign w:val="center"/>
          </w:tcPr>
          <w:p w14:paraId="3673878B" w14:textId="77777777" w:rsidR="00FC419E" w:rsidRDefault="00FC419E">
            <w:pPr>
              <w:spacing w:after="70" w:line="210" w:lineRule="auto"/>
              <w:rPr>
                <w:ins w:id="4000" w:author="Li, Chandler Changjun" w:date="2026-10-20T22:26:00Z" w16du:dateUtc="2026-10-20T14:26:00Z"/>
              </w:rPr>
            </w:pPr>
            <w:ins w:id="4001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可用的动态参数</w:t>
              </w:r>
            </w:ins>
          </w:p>
        </w:tc>
        <w:tc>
          <w:tcPr>
            <w:tcW w:w="4214" w:type="dxa"/>
            <w:shd w:val="clear" w:color="auto" w:fill="FFFFFF"/>
            <w:vAlign w:val="center"/>
          </w:tcPr>
          <w:p w14:paraId="09239E11" w14:textId="77777777" w:rsidR="00FC419E" w:rsidRDefault="00FC419E">
            <w:pPr>
              <w:spacing w:after="70" w:line="210" w:lineRule="auto"/>
              <w:rPr>
                <w:ins w:id="4002" w:author="Li, Chandler Changjun" w:date="2026-10-20T22:26:00Z" w16du:dateUtc="2026-10-20T14:26:00Z"/>
              </w:rPr>
            </w:pPr>
            <w:ins w:id="4003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task_code 任务编号、task_title 任务标题、case_name Case 名称、run_no 执行实例、result 执行结果、finished_at 完成时间、mail_subject 原预报邮件主题（回复时用）、tag:HAWB No. 标签 HAWB No.</w:t>
              </w:r>
            </w:ins>
          </w:p>
        </w:tc>
        <w:tc>
          <w:tcPr>
            <w:tcW w:w="3311" w:type="dxa"/>
            <w:shd w:val="clear" w:color="auto" w:fill="FFFFFF"/>
            <w:vAlign w:val="center"/>
          </w:tcPr>
          <w:p w14:paraId="367398FD" w14:textId="77777777" w:rsidR="00FC419E" w:rsidRDefault="00FC419E">
            <w:pPr>
              <w:spacing w:after="70" w:line="210" w:lineRule="auto"/>
              <w:rPr>
                <w:ins w:id="4004" w:author="Li, Chandler Changjun" w:date="2026-10-20T22:26:00Z" w16du:dateUtc="2026-10-20T14:26:00Z"/>
              </w:rPr>
            </w:pPr>
            <w:ins w:id="4005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主题、正文中写 {{参数}}，发送时按任务替换</w:t>
              </w:r>
            </w:ins>
          </w:p>
        </w:tc>
      </w:tr>
    </w:tbl>
    <w:p w14:paraId="060B007A" w14:textId="77777777" w:rsidR="00FC419E" w:rsidRDefault="00FC419E" w:rsidP="00FC419E">
      <w:pPr>
        <w:spacing w:after="70" w:line="240" w:lineRule="auto"/>
        <w:rPr>
          <w:ins w:id="4006" w:author="Li, Chandler Changjun" w:date="2026-10-20T22:26:00Z" w16du:dateUtc="2026-10-20T14:26:00Z"/>
        </w:rPr>
      </w:pPr>
    </w:p>
    <w:p w14:paraId="6F1DFD97" w14:textId="77777777" w:rsidR="00FC419E" w:rsidRDefault="00FC419E" w:rsidP="00FC419E">
      <w:pPr>
        <w:keepNext/>
        <w:spacing w:after="70" w:line="240" w:lineRule="auto"/>
        <w:jc w:val="center"/>
        <w:rPr>
          <w:ins w:id="4007" w:author="Li, Chandler Changjun" w:date="2026-10-20T22:26:00Z" w16du:dateUtc="2026-10-20T14:26:00Z"/>
        </w:rPr>
      </w:pPr>
      <w:ins w:id="4008" w:author="Li, Chandler Changjun" w:date="2026-10-20T22:26:00Z" w16du:dateUtc="2026-10-20T14:26:00Z">
        <w:r>
          <w:rPr>
            <w:noProof/>
          </w:rPr>
          <w:drawing>
            <wp:inline distT="0" distB="0" distL="0" distR="0" wp14:anchorId="2A102890" wp14:editId="48F0EE35">
              <wp:extent cx="5715000" cy="4572000"/>
              <wp:effectExtent l="0" t="0" r="0" b="0"/>
              <wp:docPr id="42" name="Screenshot 42" descr="图 7.3.4-4 编辑邮件模板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2" name="image-42.png"/>
                      <pic:cNvPicPr/>
                    </pic:nvPicPr>
                    <pic:blipFill>
                      <a:blip r:embed="rId7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0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C968FAD" w14:textId="77777777" w:rsidR="00FC419E" w:rsidRDefault="00FC419E" w:rsidP="00FC419E">
      <w:pPr>
        <w:spacing w:after="70" w:line="240" w:lineRule="auto"/>
        <w:jc w:val="center"/>
        <w:rPr>
          <w:ins w:id="4009" w:author="Li, Chandler Changjun" w:date="2026-10-20T22:26:00Z" w16du:dateUtc="2026-10-20T14:26:00Z"/>
        </w:rPr>
      </w:pPr>
      <w:ins w:id="4010" w:author="Li, Chandler Changjun" w:date="2026-10-20T22:26:00Z" w16du:dateUtc="2026-10-20T14:26:00Z">
        <w:r>
          <w:rPr>
            <w:rFonts w:ascii="SimSun" w:eastAsia="SimSun" w:hAnsi="SimSun"/>
            <w:color w:val="555555"/>
            <w:sz w:val="16"/>
            <w:szCs w:val="16"/>
          </w:rPr>
          <w:t>图 7.3.4-4 编辑邮件模板</w:t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1906"/>
        <w:gridCol w:w="2709"/>
        <w:gridCol w:w="3010"/>
        <w:gridCol w:w="2409"/>
      </w:tblGrid>
      <w:tr w:rsidR="00FC419E" w14:paraId="5DD261D0" w14:textId="77777777">
        <w:trPr>
          <w:cantSplit/>
          <w:tblHeader/>
          <w:ins w:id="4011" w:author="Li, Chandler Changjun" w:date="2026-10-20T22:26:00Z"/>
        </w:trPr>
        <w:tc>
          <w:tcPr>
            <w:tcW w:w="1906" w:type="dxa"/>
            <w:shd w:val="clear" w:color="auto" w:fill="080808"/>
            <w:vAlign w:val="center"/>
          </w:tcPr>
          <w:p w14:paraId="6712C992" w14:textId="77777777" w:rsidR="00FC419E" w:rsidRDefault="00FC419E">
            <w:pPr>
              <w:spacing w:after="70" w:line="210" w:lineRule="auto"/>
              <w:rPr>
                <w:ins w:id="4012" w:author="Li, Chandler Changjun" w:date="2026-10-20T22:26:00Z" w16du:dateUtc="2026-10-20T14:26:00Z"/>
              </w:rPr>
            </w:pPr>
            <w:ins w:id="4013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操作</w:t>
              </w:r>
            </w:ins>
          </w:p>
        </w:tc>
        <w:tc>
          <w:tcPr>
            <w:tcW w:w="2709" w:type="dxa"/>
            <w:shd w:val="clear" w:color="auto" w:fill="080808"/>
            <w:vAlign w:val="center"/>
          </w:tcPr>
          <w:p w14:paraId="56CBCB44" w14:textId="77777777" w:rsidR="00FC419E" w:rsidRDefault="00FC419E">
            <w:pPr>
              <w:spacing w:after="70" w:line="210" w:lineRule="auto"/>
              <w:rPr>
                <w:ins w:id="4014" w:author="Li, Chandler Changjun" w:date="2026-10-20T22:26:00Z" w16du:dateUtc="2026-10-20T14:26:00Z"/>
              </w:rPr>
            </w:pPr>
            <w:ins w:id="4015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显示／可用条件</w:t>
              </w:r>
            </w:ins>
          </w:p>
        </w:tc>
        <w:tc>
          <w:tcPr>
            <w:tcW w:w="3010" w:type="dxa"/>
            <w:shd w:val="clear" w:color="auto" w:fill="080808"/>
            <w:vAlign w:val="center"/>
          </w:tcPr>
          <w:p w14:paraId="6341D8C0" w14:textId="77777777" w:rsidR="00FC419E" w:rsidRDefault="00FC419E">
            <w:pPr>
              <w:spacing w:after="70" w:line="210" w:lineRule="auto"/>
              <w:rPr>
                <w:ins w:id="4016" w:author="Li, Chandler Changjun" w:date="2026-10-20T22:26:00Z" w16du:dateUtc="2026-10-20T14:26:00Z"/>
              </w:rPr>
            </w:pPr>
            <w:ins w:id="4017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动作、处理与反馈</w:t>
              </w:r>
            </w:ins>
          </w:p>
        </w:tc>
        <w:tc>
          <w:tcPr>
            <w:tcW w:w="2409" w:type="dxa"/>
            <w:shd w:val="clear" w:color="auto" w:fill="080808"/>
            <w:vAlign w:val="center"/>
          </w:tcPr>
          <w:p w14:paraId="702530EA" w14:textId="77777777" w:rsidR="00FC419E" w:rsidRDefault="00FC419E">
            <w:pPr>
              <w:spacing w:after="70" w:line="210" w:lineRule="auto"/>
              <w:rPr>
                <w:ins w:id="4018" w:author="Li, Chandler Changjun" w:date="2026-10-20T22:26:00Z" w16du:dateUtc="2026-10-20T14:26:00Z"/>
              </w:rPr>
            </w:pPr>
            <w:ins w:id="4019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数据变化</w:t>
              </w:r>
            </w:ins>
          </w:p>
        </w:tc>
      </w:tr>
      <w:tr w:rsidR="00FC419E" w14:paraId="36028DFB" w14:textId="77777777">
        <w:trPr>
          <w:cantSplit/>
          <w:ins w:id="4020" w:author="Li, Chandler Changjun" w:date="2026-10-20T22:26:00Z"/>
        </w:trPr>
        <w:tc>
          <w:tcPr>
            <w:tcW w:w="1906" w:type="dxa"/>
            <w:shd w:val="clear" w:color="auto" w:fill="EEEEEE"/>
            <w:vAlign w:val="center"/>
          </w:tcPr>
          <w:p w14:paraId="6AFF5C79" w14:textId="77777777" w:rsidR="00FC419E" w:rsidRDefault="00FC419E">
            <w:pPr>
              <w:spacing w:after="70" w:line="210" w:lineRule="auto"/>
              <w:rPr>
                <w:ins w:id="4021" w:author="Li, Chandler Changjun" w:date="2026-10-20T22:26:00Z" w16du:dateUtc="2026-10-20T14:26:00Z"/>
              </w:rPr>
            </w:pPr>
            <w:ins w:id="4022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收件人 · 添加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618B8E15" w14:textId="77777777" w:rsidR="00FC419E" w:rsidRDefault="00FC419E">
            <w:pPr>
              <w:spacing w:after="70" w:line="210" w:lineRule="auto"/>
              <w:rPr>
                <w:ins w:id="4023" w:author="Li, Chandler Changjun" w:date="2026-10-20T22:26:00Z" w16du:dateUtc="2026-10-20T14:26:00Z"/>
              </w:rPr>
            </w:pPr>
            <w:ins w:id="4024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编辑弹窗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41D6ACD9" w14:textId="77777777" w:rsidR="00FC419E" w:rsidRDefault="00FC419E">
            <w:pPr>
              <w:spacing w:after="70" w:line="210" w:lineRule="auto"/>
              <w:rPr>
                <w:ins w:id="4025" w:author="Li, Chandler Changjun" w:date="2026-10-20T22:26:00Z" w16du:dateUtc="2026-10-20T14:26:00Z"/>
              </w:rPr>
            </w:pPr>
            <w:ins w:id="4026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输入邮箱，回车或点「添加」；格式不对提示「邮箱格式不正确」；重复提示「该收件人已在清单中」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63B1C5EA" w14:textId="77777777" w:rsidR="00FC419E" w:rsidRDefault="00FC419E">
            <w:pPr>
              <w:spacing w:after="70" w:line="210" w:lineRule="auto"/>
              <w:rPr>
                <w:ins w:id="4027" w:author="Li, Chandler Changjun" w:date="2026-10-20T22:26:00Z" w16du:dateUtc="2026-10-20T14:26:00Z"/>
              </w:rPr>
            </w:pPr>
            <w:ins w:id="4028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—</w:t>
              </w:r>
            </w:ins>
          </w:p>
        </w:tc>
      </w:tr>
      <w:tr w:rsidR="00FC419E" w14:paraId="67CAF7FF" w14:textId="77777777">
        <w:trPr>
          <w:cantSplit/>
          <w:ins w:id="4029" w:author="Li, Chandler Changjun" w:date="2026-10-20T22:26:00Z"/>
        </w:trPr>
        <w:tc>
          <w:tcPr>
            <w:tcW w:w="1906" w:type="dxa"/>
            <w:shd w:val="clear" w:color="auto" w:fill="FFFFFF"/>
            <w:vAlign w:val="center"/>
          </w:tcPr>
          <w:p w14:paraId="1B0DA636" w14:textId="77777777" w:rsidR="00FC419E" w:rsidRDefault="00FC419E">
            <w:pPr>
              <w:spacing w:after="70" w:line="210" w:lineRule="auto"/>
              <w:rPr>
                <w:ins w:id="4030" w:author="Li, Chandler Changjun" w:date="2026-10-20T22:26:00Z" w16du:dateUtc="2026-10-20T14:26:00Z"/>
              </w:rPr>
            </w:pPr>
            <w:ins w:id="4031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收件人 · 移除</w:t>
              </w:r>
            </w:ins>
          </w:p>
        </w:tc>
        <w:tc>
          <w:tcPr>
            <w:tcW w:w="2709" w:type="dxa"/>
            <w:shd w:val="clear" w:color="auto" w:fill="FFFFFF"/>
            <w:vAlign w:val="center"/>
          </w:tcPr>
          <w:p w14:paraId="75AE18CA" w14:textId="77777777" w:rsidR="00FC419E" w:rsidRDefault="00FC419E">
            <w:pPr>
              <w:spacing w:after="70" w:line="210" w:lineRule="auto"/>
              <w:rPr>
                <w:ins w:id="4032" w:author="Li, Chandler Changjun" w:date="2026-10-20T22:26:00Z" w16du:dateUtc="2026-10-20T14:26:00Z"/>
              </w:rPr>
            </w:pPr>
            <w:ins w:id="4033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编辑弹窗</w:t>
              </w:r>
            </w:ins>
          </w:p>
        </w:tc>
        <w:tc>
          <w:tcPr>
            <w:tcW w:w="3010" w:type="dxa"/>
            <w:shd w:val="clear" w:color="auto" w:fill="FFFFFF"/>
            <w:vAlign w:val="center"/>
          </w:tcPr>
          <w:p w14:paraId="32F9FFE9" w14:textId="77777777" w:rsidR="00FC419E" w:rsidRDefault="00FC419E">
            <w:pPr>
              <w:spacing w:after="70" w:line="210" w:lineRule="auto"/>
              <w:rPr>
                <w:ins w:id="4034" w:author="Li, Chandler Changjun" w:date="2026-10-20T22:26:00Z" w16du:dateUtc="2026-10-20T14:26:00Z"/>
              </w:rPr>
            </w:pPr>
            <w:ins w:id="4035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点收件人旁的 ×</w:t>
              </w:r>
            </w:ins>
          </w:p>
        </w:tc>
        <w:tc>
          <w:tcPr>
            <w:tcW w:w="2409" w:type="dxa"/>
            <w:shd w:val="clear" w:color="auto" w:fill="FFFFFF"/>
            <w:vAlign w:val="center"/>
          </w:tcPr>
          <w:p w14:paraId="3BDB514E" w14:textId="77777777" w:rsidR="00FC419E" w:rsidRDefault="00FC419E">
            <w:pPr>
              <w:spacing w:after="70" w:line="210" w:lineRule="auto"/>
              <w:rPr>
                <w:ins w:id="4036" w:author="Li, Chandler Changjun" w:date="2026-10-20T22:26:00Z" w16du:dateUtc="2026-10-20T14:26:00Z"/>
              </w:rPr>
            </w:pPr>
            <w:ins w:id="4037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—</w:t>
              </w:r>
            </w:ins>
          </w:p>
        </w:tc>
      </w:tr>
      <w:tr w:rsidR="00FC419E" w14:paraId="0BC2B5A4" w14:textId="77777777">
        <w:trPr>
          <w:cantSplit/>
          <w:ins w:id="4038" w:author="Li, Chandler Changjun" w:date="2026-10-20T22:26:00Z"/>
        </w:trPr>
        <w:tc>
          <w:tcPr>
            <w:tcW w:w="1906" w:type="dxa"/>
            <w:shd w:val="clear" w:color="auto" w:fill="EEEEEE"/>
            <w:vAlign w:val="center"/>
          </w:tcPr>
          <w:p w14:paraId="7098E998" w14:textId="77777777" w:rsidR="00FC419E" w:rsidRDefault="00FC419E">
            <w:pPr>
              <w:spacing w:after="70" w:line="210" w:lineRule="auto"/>
              <w:rPr>
                <w:ins w:id="4039" w:author="Li, Chandler Changjun" w:date="2026-10-20T22:26:00Z" w16du:dateUtc="2026-10-20T14:26:00Z"/>
              </w:rPr>
            </w:pPr>
            <w:ins w:id="4040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邮件主题 / 正文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35466501" w14:textId="77777777" w:rsidR="00FC419E" w:rsidRDefault="00FC419E">
            <w:pPr>
              <w:spacing w:after="70" w:line="210" w:lineRule="auto"/>
              <w:rPr>
                <w:ins w:id="4041" w:author="Li, Chandler Changjun" w:date="2026-10-20T22:26:00Z" w16du:dateUtc="2026-10-20T14:26:00Z"/>
              </w:rPr>
            </w:pPr>
            <w:ins w:id="4042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必填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689DA9B5" w14:textId="77777777" w:rsidR="00FC419E" w:rsidRDefault="00FC419E">
            <w:pPr>
              <w:spacing w:after="70" w:line="210" w:lineRule="auto"/>
              <w:rPr>
                <w:ins w:id="4043" w:author="Li, Chandler Changjun" w:date="2026-10-20T22:26:00Z" w16du:dateUtc="2026-10-20T14:26:00Z"/>
              </w:rPr>
            </w:pPr>
            <w:ins w:id="4044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为空时提示，不保存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03847680" w14:textId="77777777" w:rsidR="00FC419E" w:rsidRDefault="00FC419E">
            <w:pPr>
              <w:spacing w:after="70" w:line="210" w:lineRule="auto"/>
              <w:rPr>
                <w:ins w:id="4045" w:author="Li, Chandler Changjun" w:date="2026-10-20T22:26:00Z" w16du:dateUtc="2026-10-20T14:26:00Z"/>
              </w:rPr>
            </w:pPr>
            <w:ins w:id="4046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—</w:t>
              </w:r>
            </w:ins>
          </w:p>
        </w:tc>
      </w:tr>
      <w:tr w:rsidR="00FC419E" w14:paraId="346F365D" w14:textId="77777777">
        <w:trPr>
          <w:cantSplit/>
          <w:ins w:id="4047" w:author="Li, Chandler Changjun" w:date="2026-10-20T22:26:00Z"/>
        </w:trPr>
        <w:tc>
          <w:tcPr>
            <w:tcW w:w="1906" w:type="dxa"/>
            <w:shd w:val="clear" w:color="auto" w:fill="FFFFFF"/>
            <w:vAlign w:val="center"/>
          </w:tcPr>
          <w:p w14:paraId="47BEFD57" w14:textId="77777777" w:rsidR="00FC419E" w:rsidRDefault="00FC419E">
            <w:pPr>
              <w:spacing w:after="70" w:line="210" w:lineRule="auto"/>
              <w:rPr>
                <w:ins w:id="4048" w:author="Li, Chandler Changjun" w:date="2026-10-20T22:26:00Z" w16du:dateUtc="2026-10-20T14:26:00Z"/>
              </w:rPr>
            </w:pPr>
            <w:ins w:id="4049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动态参数</w:t>
              </w:r>
            </w:ins>
          </w:p>
        </w:tc>
        <w:tc>
          <w:tcPr>
            <w:tcW w:w="2709" w:type="dxa"/>
            <w:shd w:val="clear" w:color="auto" w:fill="FFFFFF"/>
            <w:vAlign w:val="center"/>
          </w:tcPr>
          <w:p w14:paraId="0509C541" w14:textId="77777777" w:rsidR="00FC419E" w:rsidRDefault="00FC419E">
            <w:pPr>
              <w:spacing w:after="70" w:line="210" w:lineRule="auto"/>
              <w:rPr>
                <w:ins w:id="4050" w:author="Li, Chandler Changjun" w:date="2026-10-20T22:26:00Z" w16du:dateUtc="2026-10-20T14:26:00Z"/>
              </w:rPr>
            </w:pPr>
            <w:ins w:id="4051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编辑弹窗底部</w:t>
              </w:r>
            </w:ins>
          </w:p>
        </w:tc>
        <w:tc>
          <w:tcPr>
            <w:tcW w:w="3010" w:type="dxa"/>
            <w:shd w:val="clear" w:color="auto" w:fill="FFFFFF"/>
            <w:vAlign w:val="center"/>
          </w:tcPr>
          <w:p w14:paraId="62E10F80" w14:textId="77777777" w:rsidR="00FC419E" w:rsidRDefault="00FC419E">
            <w:pPr>
              <w:spacing w:after="70" w:line="210" w:lineRule="auto"/>
              <w:rPr>
                <w:ins w:id="4052" w:author="Li, Chandler Changjun" w:date="2026-10-20T22:26:00Z" w16du:dateUtc="2026-10-20T14:26:00Z"/>
              </w:rPr>
            </w:pPr>
            <w:ins w:id="4053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点击参数插入到主题或正文的光标处</w:t>
              </w:r>
            </w:ins>
          </w:p>
        </w:tc>
        <w:tc>
          <w:tcPr>
            <w:tcW w:w="2409" w:type="dxa"/>
            <w:shd w:val="clear" w:color="auto" w:fill="FFFFFF"/>
            <w:vAlign w:val="center"/>
          </w:tcPr>
          <w:p w14:paraId="6F1C86E0" w14:textId="77777777" w:rsidR="00FC419E" w:rsidRDefault="00FC419E">
            <w:pPr>
              <w:spacing w:after="70" w:line="210" w:lineRule="auto"/>
              <w:rPr>
                <w:ins w:id="4054" w:author="Li, Chandler Changjun" w:date="2026-10-20T22:26:00Z" w16du:dateUtc="2026-10-20T14:26:00Z"/>
              </w:rPr>
            </w:pPr>
            <w:ins w:id="4055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—</w:t>
              </w:r>
            </w:ins>
          </w:p>
        </w:tc>
      </w:tr>
      <w:tr w:rsidR="00FC419E" w14:paraId="1C833B67" w14:textId="77777777">
        <w:trPr>
          <w:cantSplit/>
          <w:ins w:id="4056" w:author="Li, Chandler Changjun" w:date="2026-10-20T22:26:00Z"/>
        </w:trPr>
        <w:tc>
          <w:tcPr>
            <w:tcW w:w="1906" w:type="dxa"/>
            <w:shd w:val="clear" w:color="auto" w:fill="EEEEEE"/>
            <w:vAlign w:val="center"/>
          </w:tcPr>
          <w:p w14:paraId="29855259" w14:textId="77777777" w:rsidR="00FC419E" w:rsidRDefault="00FC419E">
            <w:pPr>
              <w:spacing w:after="70" w:line="210" w:lineRule="auto"/>
              <w:rPr>
                <w:ins w:id="4057" w:author="Li, Chandler Changjun" w:date="2026-10-20T22:26:00Z" w16du:dateUtc="2026-10-20T14:26:00Z"/>
              </w:rPr>
            </w:pPr>
            <w:ins w:id="4058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附件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7AB4DB86" w14:textId="77777777" w:rsidR="00FC419E" w:rsidRDefault="00FC419E">
            <w:pPr>
              <w:spacing w:after="70" w:line="210" w:lineRule="auto"/>
              <w:rPr>
                <w:ins w:id="4059" w:author="Li, Chandler Changjun" w:date="2026-10-20T22:26:00Z" w16du:dateUtc="2026-10-20T14:26:00Z"/>
              </w:rPr>
            </w:pPr>
            <w:ins w:id="4060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未上传时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0756908E" w14:textId="77777777" w:rsidR="00FC419E" w:rsidRDefault="00FC419E">
            <w:pPr>
              <w:spacing w:after="70" w:line="210" w:lineRule="auto"/>
              <w:rPr>
                <w:ins w:id="4061" w:author="Li, Chandler Changjun" w:date="2026-10-20T22:26:00Z" w16du:dateUtc="2026-10-20T14:26:00Z"/>
              </w:rPr>
            </w:pPr>
            <w:ins w:id="4062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「⤒ 上传附件」：只接受非空 .xlsx；上传后显示「不可修改」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1EF44837" w14:textId="77777777" w:rsidR="00FC419E" w:rsidRDefault="00FC419E">
            <w:pPr>
              <w:spacing w:after="70" w:line="210" w:lineRule="auto"/>
              <w:rPr>
                <w:ins w:id="4063" w:author="Li, Chandler Changjun" w:date="2026-10-20T22:26:00Z" w16du:dateUtc="2026-10-20T14:26:00Z"/>
              </w:rPr>
            </w:pPr>
            <w:commentRangeStart w:id="4064"/>
            <w:ins w:id="4065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附件上传一次后锁定</w:t>
              </w:r>
            </w:ins>
            <w:commentRangeEnd w:id="4064"/>
            <w:r w:rsidR="00C95AC7">
              <w:rPr>
                <w:rStyle w:val="CommentReference"/>
                <w:szCs w:val="18"/>
              </w:rPr>
              <w:commentReference w:id="4064"/>
            </w:r>
          </w:p>
        </w:tc>
      </w:tr>
      <w:tr w:rsidR="00FC419E" w14:paraId="05768A98" w14:textId="77777777">
        <w:trPr>
          <w:cantSplit/>
          <w:ins w:id="4066" w:author="Li, Chandler Changjun" w:date="2026-10-20T22:26:00Z"/>
        </w:trPr>
        <w:tc>
          <w:tcPr>
            <w:tcW w:w="1906" w:type="dxa"/>
            <w:shd w:val="clear" w:color="auto" w:fill="FFFFFF"/>
            <w:vAlign w:val="center"/>
          </w:tcPr>
          <w:p w14:paraId="718A9497" w14:textId="77777777" w:rsidR="00FC419E" w:rsidRDefault="00FC419E">
            <w:pPr>
              <w:spacing w:after="70" w:line="210" w:lineRule="auto"/>
              <w:rPr>
                <w:ins w:id="4067" w:author="Li, Chandler Changjun" w:date="2026-10-20T22:26:00Z" w16du:dateUtc="2026-10-20T14:26:00Z"/>
              </w:rPr>
            </w:pPr>
            <w:ins w:id="4068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保存模板</w:t>
              </w:r>
            </w:ins>
          </w:p>
        </w:tc>
        <w:tc>
          <w:tcPr>
            <w:tcW w:w="2709" w:type="dxa"/>
            <w:shd w:val="clear" w:color="auto" w:fill="FFFFFF"/>
            <w:vAlign w:val="center"/>
          </w:tcPr>
          <w:p w14:paraId="6C734B35" w14:textId="77777777" w:rsidR="00FC419E" w:rsidRDefault="00FC419E">
            <w:pPr>
              <w:spacing w:after="70" w:line="210" w:lineRule="auto"/>
              <w:rPr>
                <w:ins w:id="4069" w:author="Li, Chandler Changjun" w:date="2026-10-20T22:26:00Z" w16du:dateUtc="2026-10-20T14:26:00Z"/>
              </w:rPr>
            </w:pPr>
            <w:ins w:id="4070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—</w:t>
              </w:r>
            </w:ins>
          </w:p>
        </w:tc>
        <w:tc>
          <w:tcPr>
            <w:tcW w:w="3010" w:type="dxa"/>
            <w:shd w:val="clear" w:color="auto" w:fill="FFFFFF"/>
            <w:vAlign w:val="center"/>
          </w:tcPr>
          <w:p w14:paraId="1E190EE4" w14:textId="77777777" w:rsidR="00FC419E" w:rsidRDefault="00FC419E">
            <w:pPr>
              <w:spacing w:after="70" w:line="210" w:lineRule="auto"/>
              <w:rPr>
                <w:ins w:id="4071" w:author="Li, Chandler Changjun" w:date="2026-10-20T22:26:00Z" w16du:dateUtc="2026-10-20T14:26:00Z"/>
              </w:rPr>
            </w:pPr>
            <w:ins w:id="4072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至少一位收件人；主题、正文不为空；出现列表外的 {{参数}} 时提示「不认识的参数」</w:t>
              </w:r>
            </w:ins>
          </w:p>
        </w:tc>
        <w:tc>
          <w:tcPr>
            <w:tcW w:w="2409" w:type="dxa"/>
            <w:shd w:val="clear" w:color="auto" w:fill="FFFFFF"/>
            <w:vAlign w:val="center"/>
          </w:tcPr>
          <w:p w14:paraId="425D0430" w14:textId="77777777" w:rsidR="00FC419E" w:rsidRDefault="00FC419E">
            <w:pPr>
              <w:spacing w:after="70" w:line="210" w:lineRule="auto"/>
              <w:rPr>
                <w:ins w:id="4073" w:author="Li, Chandler Changjun" w:date="2026-10-20T22:26:00Z" w16du:dateUtc="2026-10-20T14:26:00Z"/>
              </w:rPr>
            </w:pPr>
            <w:ins w:id="4074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后续回信按新模板发送</w:t>
              </w:r>
            </w:ins>
          </w:p>
        </w:tc>
      </w:tr>
    </w:tbl>
    <w:p w14:paraId="2FAFA4F0" w14:textId="77777777" w:rsidR="00FC419E" w:rsidRDefault="00FC419E" w:rsidP="00FC419E">
      <w:pPr>
        <w:spacing w:after="70" w:line="240" w:lineRule="auto"/>
        <w:rPr>
          <w:ins w:id="4075" w:author="Li, Chandler Changjun" w:date="2026-10-20T22:26:00Z" w16du:dateUtc="2026-10-20T14:26:00Z"/>
        </w:rPr>
      </w:pPr>
    </w:p>
    <w:p w14:paraId="00575C1D" w14:textId="77777777" w:rsidR="00FC419E" w:rsidRDefault="00FC419E">
      <w:pPr>
        <w:rPr>
          <w:ins w:id="4076" w:author="Li, Chandler Changjun" w:date="2026-10-20T22:26:00Z" w16du:dateUtc="2026-10-20T14:26:00Z"/>
        </w:rPr>
        <w:pPrChange w:id="4077" w:author="Li, Chandler Changjun" w:date="2026-10-21T10:48:00Z" w16du:dateUtc="2026-10-21T02:48:00Z">
          <w:pPr>
            <w:spacing w:after="70" w:line="240" w:lineRule="auto"/>
          </w:pPr>
        </w:pPrChange>
      </w:pPr>
      <w:ins w:id="4078" w:author="Li, Chandler Changjun" w:date="2026-10-20T22:26:00Z" w16du:dateUtc="2026-10-20T14:26:00Z">
        <w:r>
          <w:t>收件人来自「附件5_Mapping list_Email loop」中的反馈结果收件人邮箱，人员变动时在模板中增减。</w:t>
        </w:r>
      </w:ins>
    </w:p>
    <w:p w14:paraId="32757E9B" w14:textId="18392A36" w:rsidR="00FC419E" w:rsidRDefault="00FC419E">
      <w:pPr>
        <w:pStyle w:val="Heading3"/>
        <w:rPr>
          <w:ins w:id="4079" w:author="Li, Chandler Changjun" w:date="2026-10-20T22:26:00Z" w16du:dateUtc="2026-10-20T14:26:00Z"/>
        </w:rPr>
        <w:pPrChange w:id="4080" w:author="Li, Chandler Changjun" w:date="2026-10-21T10:48:00Z" w16du:dateUtc="2026-10-21T02:48:00Z">
          <w:pPr>
            <w:pStyle w:val="Heading3"/>
            <w:spacing w:after="70" w:line="240" w:lineRule="auto"/>
          </w:pPr>
        </w:pPrChange>
      </w:pPr>
      <w:ins w:id="4081" w:author="Li, Chandler Changjun" w:date="2026-10-20T22:26:00Z" w16du:dateUtc="2026-10-20T14:26:00Z">
        <w:r>
          <w:t>邮件日志 · 收到的邮件</w:t>
        </w:r>
      </w:ins>
    </w:p>
    <w:p w14:paraId="6086D161" w14:textId="77777777" w:rsidR="00FC419E" w:rsidRDefault="00FC419E" w:rsidP="00FC419E">
      <w:pPr>
        <w:keepNext/>
        <w:spacing w:after="70" w:line="240" w:lineRule="auto"/>
        <w:jc w:val="center"/>
        <w:rPr>
          <w:ins w:id="4082" w:author="Li, Chandler Changjun" w:date="2026-10-20T22:26:00Z" w16du:dateUtc="2026-10-20T14:26:00Z"/>
        </w:rPr>
      </w:pPr>
      <w:ins w:id="4083" w:author="Li, Chandler Changjun" w:date="2026-10-20T22:26:00Z" w16du:dateUtc="2026-10-20T14:26:00Z">
        <w:r>
          <w:rPr>
            <w:noProof/>
          </w:rPr>
          <w:drawing>
            <wp:inline distT="0" distB="0" distL="0" distR="0" wp14:anchorId="5DEF558C" wp14:editId="41B1C416">
              <wp:extent cx="5087389" cy="4572000"/>
              <wp:effectExtent l="0" t="0" r="0" b="0"/>
              <wp:docPr id="43" name="Screenshot 43" descr="图 7.3.4-5 收到的邮件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3" name="image-43.png"/>
                      <pic:cNvPicPr/>
                    </pic:nvPicPr>
                    <pic:blipFill>
                      <a:blip r:embed="rId7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7389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F1B72FF" w14:textId="77777777" w:rsidR="00FC419E" w:rsidRDefault="00FC419E" w:rsidP="00FC419E">
      <w:pPr>
        <w:spacing w:after="70" w:line="240" w:lineRule="auto"/>
        <w:jc w:val="center"/>
        <w:rPr>
          <w:ins w:id="4084" w:author="Li, Chandler Changjun" w:date="2026-10-20T22:26:00Z" w16du:dateUtc="2026-10-20T14:26:00Z"/>
        </w:rPr>
      </w:pPr>
      <w:ins w:id="4085" w:author="Li, Chandler Changjun" w:date="2026-10-20T22:26:00Z" w16du:dateUtc="2026-10-20T14:26:00Z">
        <w:r>
          <w:rPr>
            <w:rFonts w:ascii="SimSun" w:eastAsia="SimSun" w:hAnsi="SimSun"/>
            <w:color w:val="555555"/>
            <w:sz w:val="16"/>
            <w:szCs w:val="16"/>
          </w:rPr>
          <w:t>图 7.3.4-5 收到的邮件</w:t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502"/>
        <w:gridCol w:w="2007"/>
        <w:gridCol w:w="4214"/>
        <w:gridCol w:w="3311"/>
      </w:tblGrid>
      <w:tr w:rsidR="00FC419E" w14:paraId="543191EC" w14:textId="77777777">
        <w:trPr>
          <w:cantSplit/>
          <w:tblHeader/>
          <w:ins w:id="4086" w:author="Li, Chandler Changjun" w:date="2026-10-20T22:26:00Z"/>
        </w:trPr>
        <w:tc>
          <w:tcPr>
            <w:tcW w:w="502" w:type="dxa"/>
            <w:shd w:val="clear" w:color="auto" w:fill="080808"/>
            <w:vAlign w:val="center"/>
          </w:tcPr>
          <w:p w14:paraId="4B1764AC" w14:textId="77777777" w:rsidR="00FC419E" w:rsidRDefault="00FC419E">
            <w:pPr>
              <w:spacing w:after="70" w:line="210" w:lineRule="auto"/>
              <w:rPr>
                <w:ins w:id="4087" w:author="Li, Chandler Changjun" w:date="2026-10-20T22:26:00Z" w16du:dateUtc="2026-10-20T14:26:00Z"/>
              </w:rPr>
            </w:pPr>
            <w:ins w:id="4088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#</w:t>
              </w:r>
            </w:ins>
          </w:p>
        </w:tc>
        <w:tc>
          <w:tcPr>
            <w:tcW w:w="2007" w:type="dxa"/>
            <w:shd w:val="clear" w:color="auto" w:fill="080808"/>
            <w:vAlign w:val="center"/>
          </w:tcPr>
          <w:p w14:paraId="5B7DF1A0" w14:textId="77777777" w:rsidR="00FC419E" w:rsidRDefault="00FC419E">
            <w:pPr>
              <w:spacing w:after="70" w:line="210" w:lineRule="auto"/>
              <w:rPr>
                <w:ins w:id="4089" w:author="Li, Chandler Changjun" w:date="2026-10-20T22:26:00Z" w16du:dateUtc="2026-10-20T14:26:00Z"/>
              </w:rPr>
            </w:pPr>
            <w:ins w:id="4090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列</w:t>
              </w:r>
            </w:ins>
          </w:p>
        </w:tc>
        <w:tc>
          <w:tcPr>
            <w:tcW w:w="4214" w:type="dxa"/>
            <w:shd w:val="clear" w:color="auto" w:fill="080808"/>
            <w:vAlign w:val="center"/>
          </w:tcPr>
          <w:p w14:paraId="09AB6A7C" w14:textId="77777777" w:rsidR="00FC419E" w:rsidRDefault="00FC419E">
            <w:pPr>
              <w:spacing w:after="70" w:line="210" w:lineRule="auto"/>
              <w:rPr>
                <w:ins w:id="4091" w:author="Li, Chandler Changjun" w:date="2026-10-20T22:26:00Z" w16du:dateUtc="2026-10-20T14:26:00Z"/>
              </w:rPr>
            </w:pPr>
            <w:ins w:id="4092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口径／取值</w:t>
              </w:r>
            </w:ins>
          </w:p>
        </w:tc>
        <w:tc>
          <w:tcPr>
            <w:tcW w:w="3311" w:type="dxa"/>
            <w:shd w:val="clear" w:color="auto" w:fill="080808"/>
            <w:vAlign w:val="center"/>
          </w:tcPr>
          <w:p w14:paraId="1020C4FB" w14:textId="77777777" w:rsidR="00FC419E" w:rsidRDefault="00FC419E">
            <w:pPr>
              <w:spacing w:after="70" w:line="210" w:lineRule="auto"/>
              <w:rPr>
                <w:ins w:id="4093" w:author="Li, Chandler Changjun" w:date="2026-10-20T22:26:00Z" w16du:dateUtc="2026-10-20T14:26:00Z"/>
              </w:rPr>
            </w:pPr>
            <w:ins w:id="4094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为什么需要（业务原因）</w:t>
              </w:r>
            </w:ins>
          </w:p>
        </w:tc>
      </w:tr>
      <w:tr w:rsidR="00FC419E" w14:paraId="4F3223E7" w14:textId="77777777">
        <w:trPr>
          <w:cantSplit/>
          <w:ins w:id="4095" w:author="Li, Chandler Changjun" w:date="2026-10-20T22:26:00Z"/>
        </w:trPr>
        <w:tc>
          <w:tcPr>
            <w:tcW w:w="502" w:type="dxa"/>
            <w:shd w:val="clear" w:color="auto" w:fill="EEEEEE"/>
            <w:vAlign w:val="center"/>
          </w:tcPr>
          <w:p w14:paraId="0CB7E22E" w14:textId="77777777" w:rsidR="00FC419E" w:rsidRDefault="00FC419E">
            <w:pPr>
              <w:spacing w:after="70" w:line="210" w:lineRule="auto"/>
              <w:rPr>
                <w:ins w:id="4096" w:author="Li, Chandler Changjun" w:date="2026-10-20T22:26:00Z" w16du:dateUtc="2026-10-20T14:26:00Z"/>
              </w:rPr>
            </w:pPr>
            <w:ins w:id="4097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1</w:t>
              </w:r>
            </w:ins>
          </w:p>
        </w:tc>
        <w:tc>
          <w:tcPr>
            <w:tcW w:w="2007" w:type="dxa"/>
            <w:shd w:val="clear" w:color="auto" w:fill="EEEEEE"/>
            <w:vAlign w:val="center"/>
          </w:tcPr>
          <w:p w14:paraId="056CB137" w14:textId="77777777" w:rsidR="00FC419E" w:rsidRDefault="00FC419E">
            <w:pPr>
              <w:spacing w:after="70" w:line="210" w:lineRule="auto"/>
              <w:rPr>
                <w:ins w:id="4098" w:author="Li, Chandler Changjun" w:date="2026-10-20T22:26:00Z" w16du:dateUtc="2026-10-20T14:26:00Z"/>
              </w:rPr>
            </w:pPr>
            <w:ins w:id="4099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接收时间</w:t>
              </w:r>
            </w:ins>
          </w:p>
        </w:tc>
        <w:tc>
          <w:tcPr>
            <w:tcW w:w="4214" w:type="dxa"/>
            <w:shd w:val="clear" w:color="auto" w:fill="EEEEEE"/>
            <w:vAlign w:val="center"/>
          </w:tcPr>
          <w:p w14:paraId="35D74ECB" w14:textId="77777777" w:rsidR="00FC419E" w:rsidRDefault="00FC419E">
            <w:pPr>
              <w:spacing w:after="70" w:line="210" w:lineRule="auto"/>
              <w:rPr>
                <w:ins w:id="4100" w:author="Li, Chandler Changjun" w:date="2026-10-20T22:26:00Z" w16du:dateUtc="2026-10-20T14:26:00Z"/>
              </w:rPr>
            </w:pPr>
            <w:ins w:id="4101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公邮收到邮件的时间</w:t>
              </w:r>
            </w:ins>
          </w:p>
        </w:tc>
        <w:tc>
          <w:tcPr>
            <w:tcW w:w="3311" w:type="dxa"/>
            <w:shd w:val="clear" w:color="auto" w:fill="EEEEEE"/>
            <w:vAlign w:val="center"/>
          </w:tcPr>
          <w:p w14:paraId="1FF683FC" w14:textId="77777777" w:rsidR="00FC419E" w:rsidRDefault="00FC419E">
            <w:pPr>
              <w:spacing w:after="70" w:line="210" w:lineRule="auto"/>
              <w:rPr>
                <w:ins w:id="4102" w:author="Li, Chandler Changjun" w:date="2026-10-20T22:26:00Z" w16du:dateUtc="2026-10-20T14:26:00Z"/>
              </w:rPr>
            </w:pPr>
            <w:ins w:id="4103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按时间核对</w:t>
              </w:r>
            </w:ins>
          </w:p>
        </w:tc>
      </w:tr>
      <w:tr w:rsidR="00FC419E" w14:paraId="13B7A93E" w14:textId="77777777">
        <w:trPr>
          <w:cantSplit/>
          <w:ins w:id="4104" w:author="Li, Chandler Changjun" w:date="2026-10-20T22:26:00Z"/>
        </w:trPr>
        <w:tc>
          <w:tcPr>
            <w:tcW w:w="502" w:type="dxa"/>
            <w:shd w:val="clear" w:color="auto" w:fill="FFFFFF"/>
            <w:vAlign w:val="center"/>
          </w:tcPr>
          <w:p w14:paraId="51982816" w14:textId="77777777" w:rsidR="00FC419E" w:rsidRDefault="00FC419E">
            <w:pPr>
              <w:spacing w:after="70" w:line="210" w:lineRule="auto"/>
              <w:rPr>
                <w:ins w:id="4105" w:author="Li, Chandler Changjun" w:date="2026-10-20T22:26:00Z" w16du:dateUtc="2026-10-20T14:26:00Z"/>
              </w:rPr>
            </w:pPr>
            <w:ins w:id="4106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2</w:t>
              </w:r>
            </w:ins>
          </w:p>
        </w:tc>
        <w:tc>
          <w:tcPr>
            <w:tcW w:w="2007" w:type="dxa"/>
            <w:shd w:val="clear" w:color="auto" w:fill="FFFFFF"/>
            <w:vAlign w:val="center"/>
          </w:tcPr>
          <w:p w14:paraId="5546C5A8" w14:textId="77777777" w:rsidR="00FC419E" w:rsidRDefault="00FC419E">
            <w:pPr>
              <w:spacing w:after="70" w:line="210" w:lineRule="auto"/>
              <w:rPr>
                <w:ins w:id="4107" w:author="Li, Chandler Changjun" w:date="2026-10-20T22:26:00Z" w16du:dateUtc="2026-10-20T14:26:00Z"/>
              </w:rPr>
            </w:pPr>
            <w:ins w:id="4108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发件人</w:t>
              </w:r>
            </w:ins>
          </w:p>
        </w:tc>
        <w:tc>
          <w:tcPr>
            <w:tcW w:w="4214" w:type="dxa"/>
            <w:shd w:val="clear" w:color="auto" w:fill="FFFFFF"/>
            <w:vAlign w:val="center"/>
          </w:tcPr>
          <w:p w14:paraId="1719ACEE" w14:textId="77777777" w:rsidR="00FC419E" w:rsidRDefault="00FC419E">
            <w:pPr>
              <w:spacing w:after="70" w:line="210" w:lineRule="auto"/>
              <w:rPr>
                <w:ins w:id="4109" w:author="Li, Chandler Changjun" w:date="2026-10-20T22:26:00Z" w16du:dateUtc="2026-10-20T14:26:00Z"/>
              </w:rPr>
            </w:pPr>
            <w:ins w:id="4110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发件邮箱</w:t>
              </w:r>
            </w:ins>
          </w:p>
        </w:tc>
        <w:tc>
          <w:tcPr>
            <w:tcW w:w="3311" w:type="dxa"/>
            <w:shd w:val="clear" w:color="auto" w:fill="FFFFFF"/>
            <w:vAlign w:val="center"/>
          </w:tcPr>
          <w:p w14:paraId="4F0BD358" w14:textId="77777777" w:rsidR="00FC419E" w:rsidRDefault="00FC419E">
            <w:pPr>
              <w:spacing w:after="70" w:line="210" w:lineRule="auto"/>
              <w:rPr>
                <w:ins w:id="4111" w:author="Li, Chandler Changjun" w:date="2026-10-20T22:26:00Z" w16du:dateUtc="2026-10-20T14:26:00Z"/>
              </w:rPr>
            </w:pPr>
            <w:ins w:id="4112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判断是否 Forwarder</w:t>
              </w:r>
            </w:ins>
          </w:p>
        </w:tc>
      </w:tr>
      <w:tr w:rsidR="00FC419E" w14:paraId="2F9C4318" w14:textId="77777777">
        <w:trPr>
          <w:cantSplit/>
          <w:ins w:id="4113" w:author="Li, Chandler Changjun" w:date="2026-10-20T22:26:00Z"/>
        </w:trPr>
        <w:tc>
          <w:tcPr>
            <w:tcW w:w="502" w:type="dxa"/>
            <w:shd w:val="clear" w:color="auto" w:fill="EEEEEE"/>
            <w:vAlign w:val="center"/>
          </w:tcPr>
          <w:p w14:paraId="07E473F0" w14:textId="77777777" w:rsidR="00FC419E" w:rsidRDefault="00FC419E">
            <w:pPr>
              <w:spacing w:after="70" w:line="210" w:lineRule="auto"/>
              <w:rPr>
                <w:ins w:id="4114" w:author="Li, Chandler Changjun" w:date="2026-10-20T22:26:00Z" w16du:dateUtc="2026-10-20T14:26:00Z"/>
              </w:rPr>
            </w:pPr>
            <w:ins w:id="4115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3</w:t>
              </w:r>
            </w:ins>
          </w:p>
        </w:tc>
        <w:tc>
          <w:tcPr>
            <w:tcW w:w="2007" w:type="dxa"/>
            <w:shd w:val="clear" w:color="auto" w:fill="EEEEEE"/>
            <w:vAlign w:val="center"/>
          </w:tcPr>
          <w:p w14:paraId="62406B71" w14:textId="77777777" w:rsidR="00FC419E" w:rsidRDefault="00FC419E">
            <w:pPr>
              <w:spacing w:after="70" w:line="210" w:lineRule="auto"/>
              <w:rPr>
                <w:ins w:id="4116" w:author="Li, Chandler Changjun" w:date="2026-10-20T22:26:00Z" w16du:dateUtc="2026-10-20T14:26:00Z"/>
              </w:rPr>
            </w:pPr>
            <w:ins w:id="4117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主题</w:t>
              </w:r>
            </w:ins>
          </w:p>
        </w:tc>
        <w:tc>
          <w:tcPr>
            <w:tcW w:w="4214" w:type="dxa"/>
            <w:shd w:val="clear" w:color="auto" w:fill="EEEEEE"/>
            <w:vAlign w:val="center"/>
          </w:tcPr>
          <w:p w14:paraId="5C66C32A" w14:textId="77777777" w:rsidR="00FC419E" w:rsidRDefault="00FC419E">
            <w:pPr>
              <w:spacing w:after="70" w:line="210" w:lineRule="auto"/>
              <w:rPr>
                <w:ins w:id="4118" w:author="Li, Chandler Changjun" w:date="2026-10-20T22:26:00Z" w16du:dateUtc="2026-10-20T14:26:00Z"/>
              </w:rPr>
            </w:pPr>
            <w:ins w:id="4119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邮件主题 + 邮件编号</w:t>
              </w:r>
            </w:ins>
          </w:p>
        </w:tc>
        <w:tc>
          <w:tcPr>
            <w:tcW w:w="3311" w:type="dxa"/>
            <w:shd w:val="clear" w:color="auto" w:fill="EEEEEE"/>
            <w:vAlign w:val="center"/>
          </w:tcPr>
          <w:p w14:paraId="6D59F86C" w14:textId="77777777" w:rsidR="00FC419E" w:rsidRDefault="00FC419E">
            <w:pPr>
              <w:spacing w:after="70" w:line="210" w:lineRule="auto"/>
              <w:rPr>
                <w:ins w:id="4120" w:author="Li, Chandler Changjun" w:date="2026-10-20T22:26:00Z" w16du:dateUtc="2026-10-20T14:26:00Z"/>
              </w:rPr>
            </w:pPr>
            <w:ins w:id="4121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识别邮件</w:t>
              </w:r>
            </w:ins>
          </w:p>
        </w:tc>
      </w:tr>
      <w:tr w:rsidR="00FC419E" w14:paraId="5316067D" w14:textId="77777777">
        <w:trPr>
          <w:cantSplit/>
          <w:ins w:id="4122" w:author="Li, Chandler Changjun" w:date="2026-10-20T22:26:00Z"/>
        </w:trPr>
        <w:tc>
          <w:tcPr>
            <w:tcW w:w="502" w:type="dxa"/>
            <w:shd w:val="clear" w:color="auto" w:fill="FFFFFF"/>
            <w:vAlign w:val="center"/>
          </w:tcPr>
          <w:p w14:paraId="18C6ACF0" w14:textId="77777777" w:rsidR="00FC419E" w:rsidRDefault="00FC419E">
            <w:pPr>
              <w:spacing w:after="70" w:line="210" w:lineRule="auto"/>
              <w:rPr>
                <w:ins w:id="4123" w:author="Li, Chandler Changjun" w:date="2026-10-20T22:26:00Z" w16du:dateUtc="2026-10-20T14:26:00Z"/>
              </w:rPr>
            </w:pPr>
            <w:ins w:id="4124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4</w:t>
              </w:r>
            </w:ins>
          </w:p>
        </w:tc>
        <w:tc>
          <w:tcPr>
            <w:tcW w:w="2007" w:type="dxa"/>
            <w:shd w:val="clear" w:color="auto" w:fill="FFFFFF"/>
            <w:vAlign w:val="center"/>
          </w:tcPr>
          <w:p w14:paraId="18E53607" w14:textId="77777777" w:rsidR="00FC419E" w:rsidRDefault="00FC419E">
            <w:pPr>
              <w:spacing w:after="70" w:line="210" w:lineRule="auto"/>
              <w:rPr>
                <w:ins w:id="4125" w:author="Li, Chandler Changjun" w:date="2026-10-20T22:26:00Z" w16du:dateUtc="2026-10-20T14:26:00Z"/>
              </w:rPr>
            </w:pPr>
            <w:ins w:id="4126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附件</w:t>
              </w:r>
            </w:ins>
          </w:p>
        </w:tc>
        <w:tc>
          <w:tcPr>
            <w:tcW w:w="4214" w:type="dxa"/>
            <w:shd w:val="clear" w:color="auto" w:fill="FFFFFF"/>
            <w:vAlign w:val="center"/>
          </w:tcPr>
          <w:p w14:paraId="2C565EEB" w14:textId="77777777" w:rsidR="00FC419E" w:rsidRDefault="00FC419E">
            <w:pPr>
              <w:spacing w:after="70" w:line="210" w:lineRule="auto"/>
              <w:rPr>
                <w:ins w:id="4127" w:author="Li, Chandler Changjun" w:date="2026-10-20T22:26:00Z" w16du:dateUtc="2026-10-20T14:26:00Z"/>
              </w:rPr>
            </w:pPr>
            <w:ins w:id="4128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附件数量</w:t>
              </w:r>
            </w:ins>
          </w:p>
        </w:tc>
        <w:tc>
          <w:tcPr>
            <w:tcW w:w="3311" w:type="dxa"/>
            <w:shd w:val="clear" w:color="auto" w:fill="FFFFFF"/>
            <w:vAlign w:val="center"/>
          </w:tcPr>
          <w:p w14:paraId="088435F1" w14:textId="77777777" w:rsidR="00FC419E" w:rsidRDefault="00FC419E">
            <w:pPr>
              <w:spacing w:after="70" w:line="210" w:lineRule="auto"/>
              <w:rPr>
                <w:ins w:id="4129" w:author="Li, Chandler Changjun" w:date="2026-10-20T22:26:00Z" w16du:dateUtc="2026-10-20T14:26:00Z"/>
              </w:rPr>
            </w:pPr>
            <w:ins w:id="4130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判断附件是否齐全</w:t>
              </w:r>
            </w:ins>
          </w:p>
        </w:tc>
      </w:tr>
      <w:tr w:rsidR="00FC419E" w14:paraId="784589E4" w14:textId="77777777">
        <w:trPr>
          <w:cantSplit/>
          <w:ins w:id="4131" w:author="Li, Chandler Changjun" w:date="2026-10-20T22:26:00Z"/>
        </w:trPr>
        <w:tc>
          <w:tcPr>
            <w:tcW w:w="502" w:type="dxa"/>
            <w:shd w:val="clear" w:color="auto" w:fill="EEEEEE"/>
            <w:vAlign w:val="center"/>
          </w:tcPr>
          <w:p w14:paraId="0F03BC22" w14:textId="77777777" w:rsidR="00FC419E" w:rsidRDefault="00FC419E">
            <w:pPr>
              <w:spacing w:after="70" w:line="210" w:lineRule="auto"/>
              <w:rPr>
                <w:ins w:id="4132" w:author="Li, Chandler Changjun" w:date="2026-10-20T22:26:00Z" w16du:dateUtc="2026-10-20T14:26:00Z"/>
              </w:rPr>
            </w:pPr>
            <w:ins w:id="4133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5</w:t>
              </w:r>
            </w:ins>
          </w:p>
        </w:tc>
        <w:tc>
          <w:tcPr>
            <w:tcW w:w="2007" w:type="dxa"/>
            <w:shd w:val="clear" w:color="auto" w:fill="EEEEEE"/>
            <w:vAlign w:val="center"/>
          </w:tcPr>
          <w:p w14:paraId="1D552C36" w14:textId="77777777" w:rsidR="00FC419E" w:rsidRDefault="00FC419E">
            <w:pPr>
              <w:spacing w:after="70" w:line="210" w:lineRule="auto"/>
              <w:rPr>
                <w:ins w:id="4134" w:author="Li, Chandler Changjun" w:date="2026-10-20T22:26:00Z" w16du:dateUtc="2026-10-20T14:26:00Z"/>
              </w:rPr>
            </w:pPr>
            <w:ins w:id="4135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匹配</w:t>
              </w:r>
            </w:ins>
          </w:p>
        </w:tc>
        <w:tc>
          <w:tcPr>
            <w:tcW w:w="4214" w:type="dxa"/>
            <w:shd w:val="clear" w:color="auto" w:fill="EEEEEE"/>
            <w:vAlign w:val="center"/>
          </w:tcPr>
          <w:p w14:paraId="678DCE82" w14:textId="77777777" w:rsidR="00FC419E" w:rsidRDefault="00FC419E">
            <w:pPr>
              <w:spacing w:after="70" w:line="210" w:lineRule="auto"/>
              <w:rPr>
                <w:ins w:id="4136" w:author="Li, Chandler Changjun" w:date="2026-10-20T22:26:00Z" w16du:dateUtc="2026-10-20T14:26:00Z"/>
              </w:rPr>
            </w:pPr>
            <w:ins w:id="4137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自动命中 / 手动挂规则 / 未命中</w:t>
              </w:r>
            </w:ins>
          </w:p>
        </w:tc>
        <w:tc>
          <w:tcPr>
            <w:tcW w:w="3311" w:type="dxa"/>
            <w:shd w:val="clear" w:color="auto" w:fill="EEEEEE"/>
            <w:vAlign w:val="center"/>
          </w:tcPr>
          <w:p w14:paraId="46384896" w14:textId="77777777" w:rsidR="00FC419E" w:rsidRDefault="00FC419E">
            <w:pPr>
              <w:spacing w:after="70" w:line="210" w:lineRule="auto"/>
              <w:rPr>
                <w:ins w:id="4138" w:author="Li, Chandler Changjun" w:date="2026-10-20T22:26:00Z" w16du:dateUtc="2026-10-20T14:26:00Z"/>
              </w:rPr>
            </w:pPr>
            <w:ins w:id="4139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了解邮件是否进入流程</w:t>
              </w:r>
            </w:ins>
          </w:p>
        </w:tc>
      </w:tr>
      <w:tr w:rsidR="00FC419E" w14:paraId="0763D9B6" w14:textId="77777777">
        <w:trPr>
          <w:cantSplit/>
          <w:ins w:id="4140" w:author="Li, Chandler Changjun" w:date="2026-10-20T22:26:00Z"/>
        </w:trPr>
        <w:tc>
          <w:tcPr>
            <w:tcW w:w="502" w:type="dxa"/>
            <w:shd w:val="clear" w:color="auto" w:fill="FFFFFF"/>
            <w:vAlign w:val="center"/>
          </w:tcPr>
          <w:p w14:paraId="1EC7E325" w14:textId="77777777" w:rsidR="00FC419E" w:rsidRDefault="00FC419E">
            <w:pPr>
              <w:spacing w:after="70" w:line="210" w:lineRule="auto"/>
              <w:rPr>
                <w:ins w:id="4141" w:author="Li, Chandler Changjun" w:date="2026-10-20T22:26:00Z" w16du:dateUtc="2026-10-20T14:26:00Z"/>
              </w:rPr>
            </w:pPr>
            <w:ins w:id="4142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6</w:t>
              </w:r>
            </w:ins>
          </w:p>
        </w:tc>
        <w:tc>
          <w:tcPr>
            <w:tcW w:w="2007" w:type="dxa"/>
            <w:shd w:val="clear" w:color="auto" w:fill="FFFFFF"/>
            <w:vAlign w:val="center"/>
          </w:tcPr>
          <w:p w14:paraId="7561CAE5" w14:textId="77777777" w:rsidR="00FC419E" w:rsidRDefault="00FC419E">
            <w:pPr>
              <w:spacing w:after="70" w:line="210" w:lineRule="auto"/>
              <w:rPr>
                <w:ins w:id="4143" w:author="Li, Chandler Changjun" w:date="2026-10-20T22:26:00Z" w16du:dateUtc="2026-10-20T14:26:00Z"/>
              </w:rPr>
            </w:pPr>
            <w:ins w:id="4144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规则</w:t>
              </w:r>
            </w:ins>
          </w:p>
        </w:tc>
        <w:tc>
          <w:tcPr>
            <w:tcW w:w="4214" w:type="dxa"/>
            <w:shd w:val="clear" w:color="auto" w:fill="FFFFFF"/>
            <w:vAlign w:val="center"/>
          </w:tcPr>
          <w:p w14:paraId="43B1A5D5" w14:textId="77777777" w:rsidR="00FC419E" w:rsidRDefault="00FC419E">
            <w:pPr>
              <w:spacing w:after="70" w:line="210" w:lineRule="auto"/>
              <w:rPr>
                <w:ins w:id="4145" w:author="Li, Chandler Changjun" w:date="2026-10-20T22:26:00Z" w16du:dateUtc="2026-10-20T14:26:00Z"/>
              </w:rPr>
            </w:pPr>
            <w:ins w:id="4146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命中的规则名称与编号</w:t>
              </w:r>
            </w:ins>
          </w:p>
        </w:tc>
        <w:tc>
          <w:tcPr>
            <w:tcW w:w="3311" w:type="dxa"/>
            <w:shd w:val="clear" w:color="auto" w:fill="FFFFFF"/>
            <w:vAlign w:val="center"/>
          </w:tcPr>
          <w:p w14:paraId="1133B2ED" w14:textId="77777777" w:rsidR="00FC419E" w:rsidRDefault="00FC419E">
            <w:pPr>
              <w:spacing w:after="70" w:line="210" w:lineRule="auto"/>
              <w:rPr>
                <w:ins w:id="4147" w:author="Li, Chandler Changjun" w:date="2026-10-20T22:26:00Z" w16du:dateUtc="2026-10-20T14:26:00Z"/>
              </w:rPr>
            </w:pPr>
            <w:ins w:id="4148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—</w:t>
              </w:r>
            </w:ins>
          </w:p>
        </w:tc>
      </w:tr>
      <w:tr w:rsidR="00FC419E" w14:paraId="01744D12" w14:textId="77777777">
        <w:trPr>
          <w:cantSplit/>
          <w:ins w:id="4149" w:author="Li, Chandler Changjun" w:date="2026-10-20T22:26:00Z"/>
        </w:trPr>
        <w:tc>
          <w:tcPr>
            <w:tcW w:w="502" w:type="dxa"/>
            <w:shd w:val="clear" w:color="auto" w:fill="EEEEEE"/>
            <w:vAlign w:val="center"/>
          </w:tcPr>
          <w:p w14:paraId="1CA3C3A8" w14:textId="77777777" w:rsidR="00FC419E" w:rsidRDefault="00FC419E">
            <w:pPr>
              <w:spacing w:after="70" w:line="210" w:lineRule="auto"/>
              <w:rPr>
                <w:ins w:id="4150" w:author="Li, Chandler Changjun" w:date="2026-10-20T22:26:00Z" w16du:dateUtc="2026-10-20T14:26:00Z"/>
              </w:rPr>
            </w:pPr>
            <w:ins w:id="4151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7</w:t>
              </w:r>
            </w:ins>
          </w:p>
        </w:tc>
        <w:tc>
          <w:tcPr>
            <w:tcW w:w="2007" w:type="dxa"/>
            <w:shd w:val="clear" w:color="auto" w:fill="EEEEEE"/>
            <w:vAlign w:val="center"/>
          </w:tcPr>
          <w:p w14:paraId="5195C1C5" w14:textId="77777777" w:rsidR="00FC419E" w:rsidRDefault="00FC419E">
            <w:pPr>
              <w:spacing w:after="70" w:line="210" w:lineRule="auto"/>
              <w:rPr>
                <w:ins w:id="4152" w:author="Li, Chandler Changjun" w:date="2026-10-20T22:26:00Z" w16du:dateUtc="2026-10-20T14:26:00Z"/>
              </w:rPr>
            </w:pPr>
            <w:ins w:id="4153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任务</w:t>
              </w:r>
            </w:ins>
          </w:p>
        </w:tc>
        <w:tc>
          <w:tcPr>
            <w:tcW w:w="4214" w:type="dxa"/>
            <w:shd w:val="clear" w:color="auto" w:fill="EEEEEE"/>
            <w:vAlign w:val="center"/>
          </w:tcPr>
          <w:p w14:paraId="7937962D" w14:textId="77777777" w:rsidR="00FC419E" w:rsidRDefault="00FC419E">
            <w:pPr>
              <w:spacing w:after="70" w:line="210" w:lineRule="auto"/>
              <w:rPr>
                <w:ins w:id="4154" w:author="Li, Chandler Changjun" w:date="2026-10-20T22:26:00Z" w16du:dateUtc="2026-10-20T14:26:00Z"/>
              </w:rPr>
            </w:pPr>
            <w:ins w:id="4155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该邮件建出的任务（可点击）；手动挂规则未触发显示「未触发」</w:t>
              </w:r>
            </w:ins>
          </w:p>
        </w:tc>
        <w:tc>
          <w:tcPr>
            <w:tcW w:w="3311" w:type="dxa"/>
            <w:shd w:val="clear" w:color="auto" w:fill="EEEEEE"/>
            <w:vAlign w:val="center"/>
          </w:tcPr>
          <w:p w14:paraId="648946F7" w14:textId="77777777" w:rsidR="00FC419E" w:rsidRDefault="00FC419E">
            <w:pPr>
              <w:spacing w:after="70" w:line="210" w:lineRule="auto"/>
              <w:rPr>
                <w:ins w:id="4156" w:author="Li, Chandler Changjun" w:date="2026-10-20T22:26:00Z" w16du:dateUtc="2026-10-20T14:26:00Z"/>
              </w:rPr>
            </w:pPr>
            <w:ins w:id="4157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从邮件找到任务</w:t>
              </w:r>
            </w:ins>
          </w:p>
        </w:tc>
      </w:tr>
    </w:tbl>
    <w:p w14:paraId="65BD6F1F" w14:textId="29F34FC9" w:rsidR="00FC419E" w:rsidRDefault="00130293" w:rsidP="00FC419E">
      <w:pPr>
        <w:spacing w:after="70" w:line="240" w:lineRule="auto"/>
        <w:rPr>
          <w:ins w:id="4158" w:author="Li, Chandler Changjun" w:date="2026-10-20T22:26:00Z" w16du:dateUtc="2026-10-20T14:26:00Z"/>
        </w:rPr>
      </w:pPr>
      <w:ins w:id="4159" w:author="Li, Chandler Changjun" w:date="2026-10-21T10:49:00Z" w16du:dateUtc="2026-10-21T02:49:00Z">
        <w:r>
          <w:rPr>
            <w:rFonts w:hint="eastAsia"/>
          </w:rPr>
          <w:t>未命中是所有权限，</w:t>
        </w:r>
      </w:ins>
      <w:ins w:id="4160" w:author="Li, Chandler Changjun" w:date="2026-10-21T10:50:00Z" w16du:dateUtc="2026-10-21T02:50:00Z">
        <w:r>
          <w:rPr>
            <w:rFonts w:hint="eastAsia"/>
          </w:rPr>
          <w:t>也就是所有的邮件</w:t>
        </w:r>
        <w:r w:rsidR="00F864A2">
          <w:rPr>
            <w:rFonts w:hint="eastAsia"/>
          </w:rPr>
          <w:t>，需要待用户手动去挂起到某case</w:t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2609"/>
        <w:gridCol w:w="7425"/>
      </w:tblGrid>
      <w:tr w:rsidR="00FC419E" w14:paraId="0C365E7D" w14:textId="77777777">
        <w:trPr>
          <w:cantSplit/>
          <w:tblHeader/>
          <w:ins w:id="4161" w:author="Li, Chandler Changjun" w:date="2026-10-20T22:26:00Z"/>
        </w:trPr>
        <w:tc>
          <w:tcPr>
            <w:tcW w:w="2609" w:type="dxa"/>
            <w:shd w:val="clear" w:color="auto" w:fill="080808"/>
            <w:vAlign w:val="center"/>
          </w:tcPr>
          <w:p w14:paraId="2F5CF253" w14:textId="77777777" w:rsidR="00FC419E" w:rsidRDefault="00FC419E">
            <w:pPr>
              <w:spacing w:after="70" w:line="210" w:lineRule="auto"/>
              <w:rPr>
                <w:ins w:id="4162" w:author="Li, Chandler Changjun" w:date="2026-10-20T22:26:00Z" w16du:dateUtc="2026-10-20T14:26:00Z"/>
              </w:rPr>
            </w:pPr>
            <w:ins w:id="4163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元素</w:t>
              </w:r>
            </w:ins>
          </w:p>
        </w:tc>
        <w:tc>
          <w:tcPr>
            <w:tcW w:w="7425" w:type="dxa"/>
            <w:shd w:val="clear" w:color="auto" w:fill="080808"/>
            <w:vAlign w:val="center"/>
          </w:tcPr>
          <w:p w14:paraId="1BC914F9" w14:textId="77777777" w:rsidR="00FC419E" w:rsidRDefault="00FC419E">
            <w:pPr>
              <w:spacing w:after="70" w:line="210" w:lineRule="auto"/>
              <w:rPr>
                <w:ins w:id="4164" w:author="Li, Chandler Changjun" w:date="2026-10-20T22:26:00Z" w16du:dateUtc="2026-10-20T14:26:00Z"/>
              </w:rPr>
            </w:pPr>
            <w:ins w:id="4165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规则</w:t>
              </w:r>
            </w:ins>
          </w:p>
        </w:tc>
      </w:tr>
      <w:tr w:rsidR="00FC419E" w14:paraId="5A26A84D" w14:textId="77777777">
        <w:trPr>
          <w:cantSplit/>
          <w:ins w:id="4166" w:author="Li, Chandler Changjun" w:date="2026-10-20T22:26:00Z"/>
        </w:trPr>
        <w:tc>
          <w:tcPr>
            <w:tcW w:w="2609" w:type="dxa"/>
            <w:shd w:val="clear" w:color="auto" w:fill="EEEEEE"/>
            <w:vAlign w:val="center"/>
          </w:tcPr>
          <w:p w14:paraId="1CD3A692" w14:textId="77777777" w:rsidR="00FC419E" w:rsidRDefault="00FC419E">
            <w:pPr>
              <w:spacing w:after="70" w:line="210" w:lineRule="auto"/>
              <w:rPr>
                <w:ins w:id="4167" w:author="Li, Chandler Changjun" w:date="2026-10-20T22:26:00Z" w16du:dateUtc="2026-10-20T14:26:00Z"/>
              </w:rPr>
            </w:pPr>
            <w:ins w:id="4168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范围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7EA9FB9D" w14:textId="77777777" w:rsidR="00FC419E" w:rsidRDefault="00FC419E">
            <w:pPr>
              <w:spacing w:after="70" w:line="210" w:lineRule="auto"/>
              <w:rPr>
                <w:ins w:id="4169" w:author="Li, Chandler Changjun" w:date="2026-10-20T22:26:00Z" w16du:dateUtc="2026-10-20T14:26:00Z"/>
              </w:rPr>
            </w:pPr>
            <w:ins w:id="4170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命中 Case 3 规则的邮件 + 全部未命中的邮件</w:t>
              </w:r>
            </w:ins>
          </w:p>
        </w:tc>
      </w:tr>
      <w:tr w:rsidR="00FC419E" w14:paraId="706996F7" w14:textId="77777777">
        <w:trPr>
          <w:cantSplit/>
          <w:ins w:id="4171" w:author="Li, Chandler Changjun" w:date="2026-10-20T22:26:00Z"/>
        </w:trPr>
        <w:tc>
          <w:tcPr>
            <w:tcW w:w="2609" w:type="dxa"/>
            <w:shd w:val="clear" w:color="auto" w:fill="FFFFFF"/>
            <w:vAlign w:val="center"/>
          </w:tcPr>
          <w:p w14:paraId="18136BF7" w14:textId="77777777" w:rsidR="00FC419E" w:rsidRDefault="00FC419E">
            <w:pPr>
              <w:spacing w:after="70" w:line="210" w:lineRule="auto"/>
              <w:rPr>
                <w:ins w:id="4172" w:author="Li, Chandler Changjun" w:date="2026-10-20T22:26:00Z" w16du:dateUtc="2026-10-20T14:26:00Z"/>
              </w:rPr>
            </w:pPr>
            <w:ins w:id="4173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筛选</w:t>
              </w:r>
            </w:ins>
          </w:p>
        </w:tc>
        <w:tc>
          <w:tcPr>
            <w:tcW w:w="7425" w:type="dxa"/>
            <w:shd w:val="clear" w:color="auto" w:fill="FFFFFF"/>
            <w:vAlign w:val="center"/>
          </w:tcPr>
          <w:p w14:paraId="3C219BFA" w14:textId="77777777" w:rsidR="00FC419E" w:rsidRDefault="00FC419E">
            <w:pPr>
              <w:spacing w:after="70" w:line="210" w:lineRule="auto"/>
              <w:rPr>
                <w:ins w:id="4174" w:author="Li, Chandler Changjun" w:date="2026-10-20T22:26:00Z" w16du:dateUtc="2026-10-20T14:26:00Z"/>
              </w:rPr>
            </w:pPr>
            <w:ins w:id="4175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全部 / 已命中 / 未命中（带数量）；搜索主题、发件人、附件名</w:t>
              </w:r>
            </w:ins>
          </w:p>
        </w:tc>
      </w:tr>
      <w:tr w:rsidR="00FC419E" w14:paraId="12B5CA20" w14:textId="77777777">
        <w:trPr>
          <w:cantSplit/>
          <w:ins w:id="4176" w:author="Li, Chandler Changjun" w:date="2026-10-20T22:26:00Z"/>
        </w:trPr>
        <w:tc>
          <w:tcPr>
            <w:tcW w:w="2609" w:type="dxa"/>
            <w:shd w:val="clear" w:color="auto" w:fill="EEEEEE"/>
            <w:vAlign w:val="center"/>
          </w:tcPr>
          <w:p w14:paraId="1DD17712" w14:textId="77777777" w:rsidR="00FC419E" w:rsidRDefault="00FC419E">
            <w:pPr>
              <w:spacing w:after="70" w:line="210" w:lineRule="auto"/>
              <w:rPr>
                <w:ins w:id="4177" w:author="Li, Chandler Changjun" w:date="2026-10-20T22:26:00Z" w16du:dateUtc="2026-10-20T14:26:00Z"/>
              </w:rPr>
            </w:pPr>
            <w:ins w:id="4178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分页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07D1B267" w14:textId="77777777" w:rsidR="00FC419E" w:rsidRDefault="00FC419E">
            <w:pPr>
              <w:spacing w:after="70" w:line="210" w:lineRule="auto"/>
              <w:rPr>
                <w:ins w:id="4179" w:author="Li, Chandler Changjun" w:date="2026-10-20T22:26:00Z" w16du:dateUtc="2026-10-20T14:26:00Z"/>
              </w:rPr>
            </w:pPr>
            <w:ins w:id="4180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每页 10 封</w:t>
              </w:r>
            </w:ins>
          </w:p>
        </w:tc>
      </w:tr>
      <w:tr w:rsidR="00FC419E" w14:paraId="5E848C92" w14:textId="77777777">
        <w:trPr>
          <w:cantSplit/>
          <w:ins w:id="4181" w:author="Li, Chandler Changjun" w:date="2026-10-20T22:26:00Z"/>
        </w:trPr>
        <w:tc>
          <w:tcPr>
            <w:tcW w:w="2609" w:type="dxa"/>
            <w:shd w:val="clear" w:color="auto" w:fill="FFFFFF"/>
            <w:vAlign w:val="center"/>
          </w:tcPr>
          <w:p w14:paraId="6317E3A6" w14:textId="77777777" w:rsidR="00FC419E" w:rsidRDefault="00FC419E">
            <w:pPr>
              <w:spacing w:after="70" w:line="210" w:lineRule="auto"/>
              <w:rPr>
                <w:ins w:id="4182" w:author="Li, Chandler Changjun" w:date="2026-10-20T22:26:00Z" w16du:dateUtc="2026-10-20T14:26:00Z"/>
              </w:rPr>
            </w:pPr>
            <w:ins w:id="4183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行操作</w:t>
              </w:r>
            </w:ins>
          </w:p>
        </w:tc>
        <w:tc>
          <w:tcPr>
            <w:tcW w:w="7425" w:type="dxa"/>
            <w:shd w:val="clear" w:color="auto" w:fill="FFFFFF"/>
            <w:vAlign w:val="center"/>
          </w:tcPr>
          <w:p w14:paraId="26852FB9" w14:textId="77777777" w:rsidR="00FC419E" w:rsidRDefault="00FC419E">
            <w:pPr>
              <w:spacing w:after="70" w:line="210" w:lineRule="auto"/>
              <w:rPr>
                <w:ins w:id="4184" w:author="Li, Chandler Changjun" w:date="2026-10-20T22:26:00Z" w16du:dateUtc="2026-10-20T14:26:00Z"/>
              </w:rPr>
            </w:pPr>
            <w:ins w:id="4185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每行「查看」；未命中另有「处理」；已挂规则未触发另有「手动触发」；已建任务另有「查看任务」</w:t>
              </w:r>
            </w:ins>
          </w:p>
        </w:tc>
      </w:tr>
    </w:tbl>
    <w:p w14:paraId="1E119801" w14:textId="77777777" w:rsidR="00FC419E" w:rsidRDefault="00FC419E" w:rsidP="00FC419E">
      <w:pPr>
        <w:spacing w:after="70" w:line="240" w:lineRule="auto"/>
        <w:rPr>
          <w:ins w:id="4186" w:author="Li, Chandler Changjun" w:date="2026-10-20T22:26:00Z" w16du:dateUtc="2026-10-20T14:26:00Z"/>
        </w:rPr>
      </w:pPr>
    </w:p>
    <w:p w14:paraId="24012579" w14:textId="77777777" w:rsidR="00FC419E" w:rsidRDefault="00FC419E" w:rsidP="00FC419E">
      <w:pPr>
        <w:keepNext/>
        <w:spacing w:after="70" w:line="240" w:lineRule="auto"/>
        <w:jc w:val="center"/>
        <w:rPr>
          <w:ins w:id="4187" w:author="Li, Chandler Changjun" w:date="2026-10-20T22:26:00Z" w16du:dateUtc="2026-10-20T14:26:00Z"/>
        </w:rPr>
      </w:pPr>
      <w:ins w:id="4188" w:author="Li, Chandler Changjun" w:date="2026-10-20T22:26:00Z" w16du:dateUtc="2026-10-20T14:26:00Z">
        <w:r>
          <w:rPr>
            <w:noProof/>
          </w:rPr>
          <w:drawing>
            <wp:inline distT="0" distB="0" distL="0" distR="0" wp14:anchorId="5BBC4CDE" wp14:editId="61DDC86C">
              <wp:extent cx="4639662" cy="4572000"/>
              <wp:effectExtent l="0" t="0" r="0" b="0"/>
              <wp:docPr id="44" name="Screenshot 44" descr="图 7.3.4-6 查看邮件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4" name="image-44.png"/>
                      <pic:cNvPicPr/>
                    </pic:nvPicPr>
                    <pic:blipFill>
                      <a:blip r:embed="rId7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39662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B0754E5" w14:textId="77777777" w:rsidR="00FC419E" w:rsidRDefault="00FC419E" w:rsidP="00FC419E">
      <w:pPr>
        <w:spacing w:after="70" w:line="240" w:lineRule="auto"/>
        <w:jc w:val="center"/>
        <w:rPr>
          <w:ins w:id="4189" w:author="Li, Chandler Changjun" w:date="2026-10-20T22:26:00Z" w16du:dateUtc="2026-10-20T14:26:00Z"/>
        </w:rPr>
      </w:pPr>
      <w:ins w:id="4190" w:author="Li, Chandler Changjun" w:date="2026-10-20T22:26:00Z" w16du:dateUtc="2026-10-20T14:26:00Z">
        <w:r>
          <w:rPr>
            <w:rFonts w:ascii="SimSun" w:eastAsia="SimSun" w:hAnsi="SimSun"/>
            <w:color w:val="555555"/>
            <w:sz w:val="16"/>
            <w:szCs w:val="16"/>
          </w:rPr>
          <w:t>图 7.3.4-6 查看邮件</w:t>
        </w:r>
      </w:ins>
    </w:p>
    <w:p w14:paraId="4350A909" w14:textId="77777777" w:rsidR="00FC419E" w:rsidRDefault="00FC419E">
      <w:pPr>
        <w:rPr>
          <w:ins w:id="4191" w:author="Li, Chandler Changjun" w:date="2026-10-20T22:26:00Z" w16du:dateUtc="2026-10-20T14:26:00Z"/>
        </w:rPr>
        <w:pPrChange w:id="4192" w:author="Li, Chandler Changjun" w:date="2026-10-21T10:54:00Z" w16du:dateUtc="2026-10-21T02:54:00Z">
          <w:pPr>
            <w:spacing w:after="70" w:line="240" w:lineRule="auto"/>
          </w:pPr>
        </w:pPrChange>
      </w:pPr>
      <w:ins w:id="4193" w:author="Li, Chandler Changjun" w:date="2026-10-20T22:26:00Z" w16du:dateUtc="2026-10-20T14:26:00Z">
        <w:r>
          <w:t>查看邮件：发件人、收件人、主题、接收时间与 UID、命中规则（自动命中 / 手动挂上及时间）、正文（保留原邮件表格和图片）、附件及归入的附件种类。</w:t>
        </w:r>
      </w:ins>
    </w:p>
    <w:p w14:paraId="0871A1EE" w14:textId="77777777" w:rsidR="00FC419E" w:rsidRPr="00EC70A2" w:rsidRDefault="00FC419E">
      <w:pPr>
        <w:pStyle w:val="Heading4"/>
        <w:rPr>
          <w:ins w:id="4194" w:author="Li, Chandler Changjun" w:date="2026-10-20T22:26:00Z" w16du:dateUtc="2026-10-20T14:26:00Z"/>
        </w:rPr>
        <w:pPrChange w:id="4195" w:author="Li, Chandler Changjun" w:date="2026-10-21T10:54:00Z" w16du:dateUtc="2026-10-21T02:54:00Z">
          <w:pPr>
            <w:pStyle w:val="Heading4"/>
            <w:spacing w:after="70" w:line="240" w:lineRule="auto"/>
          </w:pPr>
        </w:pPrChange>
      </w:pPr>
      <w:ins w:id="4196" w:author="Li, Chandler Changjun" w:date="2026-10-20T22:26:00Z" w16du:dateUtc="2026-10-20T14:26:00Z">
        <w:r>
          <w:t>处理未命中的邮件</w:t>
        </w:r>
      </w:ins>
    </w:p>
    <w:p w14:paraId="0A5DCAE8" w14:textId="77777777" w:rsidR="00FC419E" w:rsidRDefault="00FC419E" w:rsidP="00FC419E">
      <w:pPr>
        <w:keepNext/>
        <w:spacing w:after="70" w:line="240" w:lineRule="auto"/>
        <w:jc w:val="center"/>
        <w:rPr>
          <w:ins w:id="4197" w:author="Li, Chandler Changjun" w:date="2026-10-20T22:26:00Z" w16du:dateUtc="2026-10-20T14:26:00Z"/>
        </w:rPr>
      </w:pPr>
      <w:ins w:id="4198" w:author="Li, Chandler Changjun" w:date="2026-10-20T22:26:00Z" w16du:dateUtc="2026-10-20T14:26:00Z">
        <w:r>
          <w:rPr>
            <w:noProof/>
          </w:rPr>
          <w:drawing>
            <wp:inline distT="0" distB="0" distL="0" distR="0" wp14:anchorId="145EC708" wp14:editId="130631AF">
              <wp:extent cx="5715000" cy="4572000"/>
              <wp:effectExtent l="0" t="0" r="0" b="0"/>
              <wp:docPr id="45" name="Screenshot 45" descr="图 7.3.4-7 处理 · 挂到规则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5" name="image-45.png"/>
                      <pic:cNvPicPr/>
                    </pic:nvPicPr>
                    <pic:blipFill>
                      <a:blip r:embed="rId8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0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E5C1EB6" w14:textId="77777777" w:rsidR="00FC419E" w:rsidRDefault="00FC419E" w:rsidP="00FC419E">
      <w:pPr>
        <w:keepNext/>
        <w:spacing w:after="70" w:line="240" w:lineRule="auto"/>
        <w:jc w:val="center"/>
        <w:rPr>
          <w:ins w:id="4199" w:author="Li, Chandler Changjun" w:date="2026-10-20T22:26:00Z" w16du:dateUtc="2026-10-20T14:26:00Z"/>
        </w:rPr>
      </w:pPr>
      <w:ins w:id="4200" w:author="Li, Chandler Changjun" w:date="2026-10-20T22:26:00Z" w16du:dateUtc="2026-10-20T14:26:00Z">
        <w:r>
          <w:rPr>
            <w:noProof/>
          </w:rPr>
          <w:drawing>
            <wp:inline distT="0" distB="0" distL="0" distR="0" wp14:anchorId="6FACCDC1" wp14:editId="535E5462">
              <wp:extent cx="5087389" cy="4572000"/>
              <wp:effectExtent l="0" t="0" r="0" b="0"/>
              <wp:docPr id="46" name="Screenshot 46" descr="图 7.3.4-8 挂上规则后可手动触发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6" name="image-46.png"/>
                      <pic:cNvPicPr/>
                    </pic:nvPicPr>
                    <pic:blipFill>
                      <a:blip r:embed="rId8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7389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F12F6E5" w14:textId="77777777" w:rsidR="00FC419E" w:rsidRDefault="00FC419E" w:rsidP="00FC419E">
      <w:pPr>
        <w:spacing w:after="70" w:line="240" w:lineRule="auto"/>
        <w:jc w:val="center"/>
        <w:rPr>
          <w:ins w:id="4201" w:author="Li, Chandler Changjun" w:date="2026-10-20T22:26:00Z" w16du:dateUtc="2026-10-20T14:26:00Z"/>
        </w:rPr>
      </w:pPr>
      <w:ins w:id="4202" w:author="Li, Chandler Changjun" w:date="2026-10-20T22:26:00Z" w16du:dateUtc="2026-10-20T14:26:00Z">
        <w:r>
          <w:rPr>
            <w:rFonts w:ascii="SimSun" w:eastAsia="SimSun" w:hAnsi="SimSun"/>
            <w:color w:val="555555"/>
            <w:sz w:val="16"/>
            <w:szCs w:val="16"/>
          </w:rPr>
          <w:t>图 7.3.4-8 挂上规则后可手动触发</w:t>
        </w:r>
      </w:ins>
    </w:p>
    <w:p w14:paraId="259693AC" w14:textId="77777777" w:rsidR="00FC419E" w:rsidRDefault="00FC419E" w:rsidP="00FC419E">
      <w:pPr>
        <w:keepNext/>
        <w:spacing w:after="70" w:line="240" w:lineRule="auto"/>
        <w:jc w:val="center"/>
        <w:rPr>
          <w:ins w:id="4203" w:author="Li, Chandler Changjun" w:date="2026-10-20T22:26:00Z" w16du:dateUtc="2026-10-20T14:26:00Z"/>
        </w:rPr>
      </w:pPr>
      <w:ins w:id="4204" w:author="Li, Chandler Changjun" w:date="2026-10-20T22:26:00Z" w16du:dateUtc="2026-10-20T14:26:00Z">
        <w:r>
          <w:rPr>
            <w:noProof/>
          </w:rPr>
          <w:drawing>
            <wp:inline distT="0" distB="0" distL="0" distR="0" wp14:anchorId="64D80366" wp14:editId="4E074B0D">
              <wp:extent cx="5334000" cy="1943100"/>
              <wp:effectExtent l="0" t="0" r="0" b="0"/>
              <wp:docPr id="47" name="Screenshot 47" descr="图 7.3.4-9 手动触发确认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7" name="image-47.png"/>
                      <pic:cNvPicPr/>
                    </pic:nvPicPr>
                    <pic:blipFill>
                      <a:blip r:embed="rId8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0" cy="1943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CABF737" w14:textId="77777777" w:rsidR="00FC419E" w:rsidRDefault="00FC419E" w:rsidP="00FC419E">
      <w:pPr>
        <w:spacing w:after="70" w:line="240" w:lineRule="auto"/>
        <w:jc w:val="center"/>
        <w:rPr>
          <w:ins w:id="4205" w:author="Li, Chandler Changjun" w:date="2026-10-20T22:26:00Z" w16du:dateUtc="2026-10-20T14:26:00Z"/>
        </w:rPr>
      </w:pPr>
      <w:ins w:id="4206" w:author="Li, Chandler Changjun" w:date="2026-10-20T22:26:00Z" w16du:dateUtc="2026-10-20T14:26:00Z">
        <w:r>
          <w:rPr>
            <w:rFonts w:ascii="SimSun" w:eastAsia="SimSun" w:hAnsi="SimSun"/>
            <w:color w:val="555555"/>
            <w:sz w:val="16"/>
            <w:szCs w:val="16"/>
          </w:rPr>
          <w:t>图 7.3.4-9 手动触发确认</w:t>
        </w:r>
      </w:ins>
    </w:p>
    <w:p w14:paraId="0C37C8A2" w14:textId="77777777" w:rsidR="00FC419E" w:rsidRDefault="00FC419E" w:rsidP="00FC419E">
      <w:pPr>
        <w:keepNext/>
        <w:spacing w:after="70" w:line="240" w:lineRule="auto"/>
        <w:jc w:val="center"/>
        <w:rPr>
          <w:ins w:id="4207" w:author="Li, Chandler Changjun" w:date="2026-10-20T22:26:00Z" w16du:dateUtc="2026-10-20T14:26:00Z"/>
        </w:rPr>
      </w:pPr>
      <w:ins w:id="4208" w:author="Li, Chandler Changjun" w:date="2026-10-20T22:26:00Z" w16du:dateUtc="2026-10-20T14:26:00Z">
        <w:r>
          <w:rPr>
            <w:noProof/>
          </w:rPr>
          <w:drawing>
            <wp:inline distT="0" distB="0" distL="0" distR="0" wp14:anchorId="08D71A40" wp14:editId="3F16CBA3">
              <wp:extent cx="5087389" cy="4572000"/>
              <wp:effectExtent l="0" t="0" r="0" b="0"/>
              <wp:docPr id="48" name="Screenshot 48" descr="图 7.3.4-10 手动触发后建出任务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8" name="image-48.png"/>
                      <pic:cNvPicPr/>
                    </pic:nvPicPr>
                    <pic:blipFill>
                      <a:blip r:embed="rId8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7389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318A58C" w14:textId="17562078" w:rsidR="00FC419E" w:rsidRDefault="00FC419E" w:rsidP="00FC419E">
      <w:pPr>
        <w:spacing w:after="70" w:line="240" w:lineRule="auto"/>
        <w:jc w:val="center"/>
        <w:rPr>
          <w:ins w:id="4209" w:author="Li, Chandler Changjun" w:date="2026-10-20T22:26:00Z" w16du:dateUtc="2026-10-20T14:26:00Z"/>
        </w:rPr>
      </w:pPr>
      <w:ins w:id="4210" w:author="Li, Chandler Changjun" w:date="2026-10-20T22:26:00Z" w16du:dateUtc="2026-10-20T14:26:00Z">
        <w:r>
          <w:rPr>
            <w:rFonts w:ascii="SimSun" w:eastAsia="SimSun" w:hAnsi="SimSun"/>
            <w:color w:val="555555"/>
            <w:sz w:val="16"/>
            <w:szCs w:val="16"/>
          </w:rPr>
          <w:t>图 手动触发后建出任务</w:t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1906"/>
        <w:gridCol w:w="2709"/>
        <w:gridCol w:w="3010"/>
        <w:gridCol w:w="2409"/>
      </w:tblGrid>
      <w:tr w:rsidR="00FC419E" w14:paraId="34A529E6" w14:textId="77777777">
        <w:trPr>
          <w:cantSplit/>
          <w:tblHeader/>
          <w:ins w:id="4211" w:author="Li, Chandler Changjun" w:date="2026-10-20T22:26:00Z"/>
        </w:trPr>
        <w:tc>
          <w:tcPr>
            <w:tcW w:w="1906" w:type="dxa"/>
            <w:shd w:val="clear" w:color="auto" w:fill="080808"/>
            <w:vAlign w:val="center"/>
          </w:tcPr>
          <w:p w14:paraId="7393DCA0" w14:textId="77777777" w:rsidR="00FC419E" w:rsidRDefault="00FC419E">
            <w:pPr>
              <w:spacing w:after="70" w:line="210" w:lineRule="auto"/>
              <w:rPr>
                <w:ins w:id="4212" w:author="Li, Chandler Changjun" w:date="2026-10-20T22:26:00Z" w16du:dateUtc="2026-10-20T14:26:00Z"/>
              </w:rPr>
            </w:pPr>
            <w:ins w:id="4213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操作</w:t>
              </w:r>
            </w:ins>
          </w:p>
        </w:tc>
        <w:tc>
          <w:tcPr>
            <w:tcW w:w="2709" w:type="dxa"/>
            <w:shd w:val="clear" w:color="auto" w:fill="080808"/>
            <w:vAlign w:val="center"/>
          </w:tcPr>
          <w:p w14:paraId="0A83CE21" w14:textId="77777777" w:rsidR="00FC419E" w:rsidRDefault="00FC419E">
            <w:pPr>
              <w:spacing w:after="70" w:line="210" w:lineRule="auto"/>
              <w:rPr>
                <w:ins w:id="4214" w:author="Li, Chandler Changjun" w:date="2026-10-20T22:26:00Z" w16du:dateUtc="2026-10-20T14:26:00Z"/>
              </w:rPr>
            </w:pPr>
            <w:ins w:id="4215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显示／可用条件</w:t>
              </w:r>
            </w:ins>
          </w:p>
        </w:tc>
        <w:tc>
          <w:tcPr>
            <w:tcW w:w="3010" w:type="dxa"/>
            <w:shd w:val="clear" w:color="auto" w:fill="080808"/>
            <w:vAlign w:val="center"/>
          </w:tcPr>
          <w:p w14:paraId="7D877FF5" w14:textId="77777777" w:rsidR="00FC419E" w:rsidRDefault="00FC419E">
            <w:pPr>
              <w:spacing w:after="70" w:line="210" w:lineRule="auto"/>
              <w:rPr>
                <w:ins w:id="4216" w:author="Li, Chandler Changjun" w:date="2026-10-20T22:26:00Z" w16du:dateUtc="2026-10-20T14:26:00Z"/>
              </w:rPr>
            </w:pPr>
            <w:ins w:id="4217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动作、处理与反馈</w:t>
              </w:r>
            </w:ins>
          </w:p>
        </w:tc>
        <w:tc>
          <w:tcPr>
            <w:tcW w:w="2409" w:type="dxa"/>
            <w:shd w:val="clear" w:color="auto" w:fill="080808"/>
            <w:vAlign w:val="center"/>
          </w:tcPr>
          <w:p w14:paraId="5244CE24" w14:textId="77777777" w:rsidR="00FC419E" w:rsidRDefault="00FC419E">
            <w:pPr>
              <w:spacing w:after="70" w:line="210" w:lineRule="auto"/>
              <w:rPr>
                <w:ins w:id="4218" w:author="Li, Chandler Changjun" w:date="2026-10-20T22:26:00Z" w16du:dateUtc="2026-10-20T14:26:00Z"/>
              </w:rPr>
            </w:pPr>
            <w:ins w:id="4219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数据变化</w:t>
              </w:r>
            </w:ins>
          </w:p>
        </w:tc>
      </w:tr>
      <w:tr w:rsidR="00FC419E" w14:paraId="6820145D" w14:textId="77777777">
        <w:trPr>
          <w:cantSplit/>
          <w:ins w:id="4220" w:author="Li, Chandler Changjun" w:date="2026-10-20T22:26:00Z"/>
        </w:trPr>
        <w:tc>
          <w:tcPr>
            <w:tcW w:w="1906" w:type="dxa"/>
            <w:shd w:val="clear" w:color="auto" w:fill="EEEEEE"/>
            <w:vAlign w:val="center"/>
          </w:tcPr>
          <w:p w14:paraId="3F4528D5" w14:textId="77777777" w:rsidR="00FC419E" w:rsidRDefault="00FC419E">
            <w:pPr>
              <w:spacing w:after="70" w:line="210" w:lineRule="auto"/>
              <w:rPr>
                <w:ins w:id="4221" w:author="Li, Chandler Changjun" w:date="2026-10-20T22:26:00Z" w16du:dateUtc="2026-10-20T14:26:00Z"/>
              </w:rPr>
            </w:pPr>
            <w:ins w:id="4222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处理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5B3C49C5" w14:textId="77777777" w:rsidR="00FC419E" w:rsidRDefault="00FC419E">
            <w:pPr>
              <w:spacing w:after="70" w:line="210" w:lineRule="auto"/>
              <w:rPr>
                <w:ins w:id="4223" w:author="Li, Chandler Changjun" w:date="2026-10-20T22:26:00Z" w16du:dateUtc="2026-10-20T14:26:00Z"/>
              </w:rPr>
            </w:pPr>
            <w:ins w:id="4224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邮件未命中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32E6F4F7" w14:textId="77777777" w:rsidR="00FC419E" w:rsidRDefault="00FC419E">
            <w:pPr>
              <w:spacing w:after="70" w:line="210" w:lineRule="auto"/>
              <w:rPr>
                <w:ins w:id="4225" w:author="Li, Chandler Changjun" w:date="2026-10-20T22:26:00Z" w16du:dateUtc="2026-10-20T14:26:00Z"/>
              </w:rPr>
            </w:pPr>
            <w:ins w:id="4226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弹窗选 Case 和规则（只列启用的规则）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61507EDF" w14:textId="77777777" w:rsidR="00FC419E" w:rsidRDefault="00FC419E">
            <w:pPr>
              <w:spacing w:after="70" w:line="210" w:lineRule="auto"/>
              <w:rPr>
                <w:ins w:id="4227" w:author="Li, Chandler Changjun" w:date="2026-10-20T22:26:00Z" w16du:dateUtc="2026-10-20T14:26:00Z"/>
              </w:rPr>
            </w:pPr>
            <w:ins w:id="4228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—</w:t>
              </w:r>
            </w:ins>
          </w:p>
        </w:tc>
      </w:tr>
      <w:tr w:rsidR="00FC419E" w14:paraId="6FE549F1" w14:textId="77777777">
        <w:trPr>
          <w:cantSplit/>
          <w:ins w:id="4229" w:author="Li, Chandler Changjun" w:date="2026-10-20T22:26:00Z"/>
        </w:trPr>
        <w:tc>
          <w:tcPr>
            <w:tcW w:w="1906" w:type="dxa"/>
            <w:shd w:val="clear" w:color="auto" w:fill="FFFFFF"/>
            <w:vAlign w:val="center"/>
          </w:tcPr>
          <w:p w14:paraId="31BA2E72" w14:textId="77777777" w:rsidR="00FC419E" w:rsidRDefault="00FC419E">
            <w:pPr>
              <w:spacing w:after="70" w:line="210" w:lineRule="auto"/>
              <w:rPr>
                <w:ins w:id="4230" w:author="Li, Chandler Changjun" w:date="2026-10-20T22:26:00Z" w16du:dateUtc="2026-10-20T14:26:00Z"/>
              </w:rPr>
            </w:pPr>
            <w:ins w:id="4231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基本信息比对</w:t>
              </w:r>
            </w:ins>
          </w:p>
        </w:tc>
        <w:tc>
          <w:tcPr>
            <w:tcW w:w="2709" w:type="dxa"/>
            <w:shd w:val="clear" w:color="auto" w:fill="FFFFFF"/>
            <w:vAlign w:val="center"/>
          </w:tcPr>
          <w:p w14:paraId="4E948C27" w14:textId="77777777" w:rsidR="00FC419E" w:rsidRDefault="00FC419E">
            <w:pPr>
              <w:spacing w:after="70" w:line="210" w:lineRule="auto"/>
              <w:rPr>
                <w:ins w:id="4232" w:author="Li, Chandler Changjun" w:date="2026-10-20T22:26:00Z" w16du:dateUtc="2026-10-20T14:26:00Z"/>
              </w:rPr>
            </w:pPr>
            <w:ins w:id="4233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弹窗内</w:t>
              </w:r>
            </w:ins>
          </w:p>
        </w:tc>
        <w:tc>
          <w:tcPr>
            <w:tcW w:w="3010" w:type="dxa"/>
            <w:shd w:val="clear" w:color="auto" w:fill="FFFFFF"/>
            <w:vAlign w:val="center"/>
          </w:tcPr>
          <w:p w14:paraId="33D18B9C" w14:textId="77777777" w:rsidR="00FC419E" w:rsidRDefault="00FC419E">
            <w:pPr>
              <w:spacing w:after="70" w:line="210" w:lineRule="auto"/>
              <w:rPr>
                <w:ins w:id="4234" w:author="Li, Chandler Changjun" w:date="2026-10-20T22:26:00Z" w16du:dateUtc="2026-10-20T14:26:00Z"/>
              </w:rPr>
            </w:pPr>
            <w:ins w:id="4235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逐项显示发件人白名单、收件人包含、主题正则、正文正则：匹配 / 不匹配 / 不限 / 规则正则无效</w:t>
              </w:r>
            </w:ins>
          </w:p>
        </w:tc>
        <w:tc>
          <w:tcPr>
            <w:tcW w:w="2409" w:type="dxa"/>
            <w:shd w:val="clear" w:color="auto" w:fill="FFFFFF"/>
            <w:vAlign w:val="center"/>
          </w:tcPr>
          <w:p w14:paraId="08E5B88A" w14:textId="77777777" w:rsidR="00FC419E" w:rsidRDefault="00FC419E">
            <w:pPr>
              <w:spacing w:after="70" w:line="210" w:lineRule="auto"/>
              <w:rPr>
                <w:ins w:id="4236" w:author="Li, Chandler Changjun" w:date="2026-10-20T22:26:00Z" w16du:dateUtc="2026-10-20T14:26:00Z"/>
              </w:rPr>
            </w:pPr>
            <w:ins w:id="4237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—</w:t>
              </w:r>
            </w:ins>
          </w:p>
        </w:tc>
      </w:tr>
      <w:tr w:rsidR="00FC419E" w14:paraId="35FDD408" w14:textId="77777777">
        <w:trPr>
          <w:cantSplit/>
          <w:ins w:id="4238" w:author="Li, Chandler Changjun" w:date="2026-10-20T22:26:00Z"/>
        </w:trPr>
        <w:tc>
          <w:tcPr>
            <w:tcW w:w="1906" w:type="dxa"/>
            <w:shd w:val="clear" w:color="auto" w:fill="EEEEEE"/>
            <w:vAlign w:val="center"/>
          </w:tcPr>
          <w:p w14:paraId="4A528B26" w14:textId="77777777" w:rsidR="00FC419E" w:rsidRDefault="00FC419E">
            <w:pPr>
              <w:spacing w:after="70" w:line="210" w:lineRule="auto"/>
              <w:rPr>
                <w:ins w:id="4239" w:author="Li, Chandler Changjun" w:date="2026-10-20T22:26:00Z" w16du:dateUtc="2026-10-20T14:26:00Z"/>
              </w:rPr>
            </w:pPr>
            <w:ins w:id="4240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附件比对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5BB12085" w14:textId="77777777" w:rsidR="00FC419E" w:rsidRDefault="00FC419E">
            <w:pPr>
              <w:spacing w:after="70" w:line="210" w:lineRule="auto"/>
              <w:rPr>
                <w:ins w:id="4241" w:author="Li, Chandler Changjun" w:date="2026-10-20T22:26:00Z" w16du:dateUtc="2026-10-20T14:26:00Z"/>
              </w:rPr>
            </w:pPr>
            <w:ins w:id="4242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弹窗内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353987DA" w14:textId="77777777" w:rsidR="00FC419E" w:rsidRDefault="00FC419E">
            <w:pPr>
              <w:spacing w:after="70" w:line="210" w:lineRule="auto"/>
              <w:rPr>
                <w:ins w:id="4243" w:author="Li, Chandler Changjun" w:date="2026-10-20T22:26:00Z" w16du:dateUtc="2026-10-20T14:26:00Z"/>
              </w:rPr>
            </w:pPr>
            <w:ins w:id="4244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三栏：匹配上规则的附件（标附件种类）、没匹配上规则的附件、规则要求但邮件里没有的附件（标必需 / 可选）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7B1D817F" w14:textId="77777777" w:rsidR="00FC419E" w:rsidRDefault="00FC419E">
            <w:pPr>
              <w:spacing w:after="70" w:line="210" w:lineRule="auto"/>
              <w:rPr>
                <w:ins w:id="4245" w:author="Li, Chandler Changjun" w:date="2026-10-20T22:26:00Z" w16du:dateUtc="2026-10-20T14:26:00Z"/>
              </w:rPr>
            </w:pPr>
            <w:ins w:id="4246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—</w:t>
              </w:r>
            </w:ins>
          </w:p>
        </w:tc>
      </w:tr>
      <w:tr w:rsidR="00FC419E" w14:paraId="71B3AB07" w14:textId="77777777">
        <w:trPr>
          <w:cantSplit/>
          <w:ins w:id="4247" w:author="Li, Chandler Changjun" w:date="2026-10-20T22:26:00Z"/>
        </w:trPr>
        <w:tc>
          <w:tcPr>
            <w:tcW w:w="1906" w:type="dxa"/>
            <w:shd w:val="clear" w:color="auto" w:fill="FFFFFF"/>
            <w:vAlign w:val="center"/>
          </w:tcPr>
          <w:p w14:paraId="65BC0A26" w14:textId="77777777" w:rsidR="00FC419E" w:rsidRDefault="00FC419E">
            <w:pPr>
              <w:spacing w:after="70" w:line="210" w:lineRule="auto"/>
              <w:rPr>
                <w:ins w:id="4248" w:author="Li, Chandler Changjun" w:date="2026-10-20T22:26:00Z" w16du:dateUtc="2026-10-20T14:26:00Z"/>
              </w:rPr>
            </w:pPr>
            <w:ins w:id="4249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挂上规则</w:t>
              </w:r>
            </w:ins>
          </w:p>
        </w:tc>
        <w:tc>
          <w:tcPr>
            <w:tcW w:w="2709" w:type="dxa"/>
            <w:shd w:val="clear" w:color="auto" w:fill="FFFFFF"/>
            <w:vAlign w:val="center"/>
          </w:tcPr>
          <w:p w14:paraId="79DE4C70" w14:textId="77777777" w:rsidR="00FC419E" w:rsidRDefault="00FC419E">
            <w:pPr>
              <w:spacing w:after="70" w:line="210" w:lineRule="auto"/>
              <w:rPr>
                <w:ins w:id="4250" w:author="Li, Chandler Changjun" w:date="2026-10-20T22:26:00Z" w16du:dateUtc="2026-10-20T14:26:00Z"/>
              </w:rPr>
            </w:pPr>
            <w:ins w:id="4251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全部匹配时</w:t>
              </w:r>
            </w:ins>
          </w:p>
        </w:tc>
        <w:tc>
          <w:tcPr>
            <w:tcW w:w="3010" w:type="dxa"/>
            <w:shd w:val="clear" w:color="auto" w:fill="FFFFFF"/>
            <w:vAlign w:val="center"/>
          </w:tcPr>
          <w:p w14:paraId="60274F75" w14:textId="77777777" w:rsidR="00FC419E" w:rsidRDefault="00FC419E">
            <w:pPr>
              <w:spacing w:after="70" w:line="210" w:lineRule="auto"/>
              <w:rPr>
                <w:ins w:id="4252" w:author="Li, Chandler Changjun" w:date="2026-10-20T22:26:00Z" w16du:dateUtc="2026-10-20T14:26:00Z"/>
              </w:rPr>
            </w:pPr>
            <w:ins w:id="4253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按钮「挂上规则」</w:t>
              </w:r>
            </w:ins>
          </w:p>
        </w:tc>
        <w:tc>
          <w:tcPr>
            <w:tcW w:w="2409" w:type="dxa"/>
            <w:shd w:val="clear" w:color="auto" w:fill="FFFFFF"/>
            <w:vAlign w:val="center"/>
          </w:tcPr>
          <w:p w14:paraId="5F20358F" w14:textId="77777777" w:rsidR="00FC419E" w:rsidRDefault="00FC419E">
            <w:pPr>
              <w:spacing w:after="70" w:line="210" w:lineRule="auto"/>
              <w:rPr>
                <w:ins w:id="4254" w:author="Li, Chandler Changjun" w:date="2026-10-20T22:26:00Z" w16du:dateUtc="2026-10-20T14:26:00Z"/>
              </w:rPr>
            </w:pPr>
            <w:ins w:id="4255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邮件记为手动挂规则；附件归入对应种类；挂上后不能改挂</w:t>
              </w:r>
            </w:ins>
          </w:p>
        </w:tc>
      </w:tr>
      <w:tr w:rsidR="00FC419E" w14:paraId="7E2BB088" w14:textId="77777777">
        <w:trPr>
          <w:cantSplit/>
          <w:ins w:id="4256" w:author="Li, Chandler Changjun" w:date="2026-10-20T22:26:00Z"/>
        </w:trPr>
        <w:tc>
          <w:tcPr>
            <w:tcW w:w="1906" w:type="dxa"/>
            <w:shd w:val="clear" w:color="auto" w:fill="EEEEEE"/>
            <w:vAlign w:val="center"/>
          </w:tcPr>
          <w:p w14:paraId="14B523F5" w14:textId="77777777" w:rsidR="00FC419E" w:rsidRDefault="00FC419E">
            <w:pPr>
              <w:spacing w:after="70" w:line="210" w:lineRule="auto"/>
              <w:rPr>
                <w:ins w:id="4257" w:author="Li, Chandler Changjun" w:date="2026-10-20T22:26:00Z" w16du:dateUtc="2026-10-20T14:26:00Z"/>
              </w:rPr>
            </w:pPr>
            <w:ins w:id="4258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仍然挂上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04311D96" w14:textId="77777777" w:rsidR="00FC419E" w:rsidRDefault="00FC419E">
            <w:pPr>
              <w:spacing w:after="70" w:line="210" w:lineRule="auto"/>
              <w:rPr>
                <w:ins w:id="4259" w:author="Li, Chandler Changjun" w:date="2026-10-20T22:26:00Z" w16du:dateUtc="2026-10-20T14:26:00Z"/>
              </w:rPr>
            </w:pPr>
            <w:ins w:id="4260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有不匹配或缺少必需附件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6B48C414" w14:textId="77777777" w:rsidR="00FC419E" w:rsidRDefault="00FC419E">
            <w:pPr>
              <w:spacing w:after="70" w:line="210" w:lineRule="auto"/>
              <w:rPr>
                <w:ins w:id="4261" w:author="Li, Chandler Changjun" w:date="2026-10-20T22:26:00Z" w16du:dateUtc="2026-10-20T14:26:00Z"/>
              </w:rPr>
            </w:pPr>
            <w:ins w:id="4262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黄色提示列出不匹配项和缺少的必需附件；按钮变为红色「仍然挂上」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61972322" w14:textId="77777777" w:rsidR="00FC419E" w:rsidRDefault="00FC419E">
            <w:pPr>
              <w:spacing w:after="70" w:line="210" w:lineRule="auto"/>
              <w:rPr>
                <w:ins w:id="4263" w:author="Li, Chandler Changjun" w:date="2026-10-20T22:26:00Z" w16du:dateUtc="2026-10-20T14:26:00Z"/>
              </w:rPr>
            </w:pPr>
            <w:ins w:id="4264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同上</w:t>
              </w:r>
            </w:ins>
          </w:p>
        </w:tc>
      </w:tr>
      <w:tr w:rsidR="00FC419E" w14:paraId="51C19A3D" w14:textId="77777777">
        <w:trPr>
          <w:cantSplit/>
          <w:ins w:id="4265" w:author="Li, Chandler Changjun" w:date="2026-10-20T22:26:00Z"/>
        </w:trPr>
        <w:tc>
          <w:tcPr>
            <w:tcW w:w="1906" w:type="dxa"/>
            <w:shd w:val="clear" w:color="auto" w:fill="FFFFFF"/>
            <w:vAlign w:val="center"/>
          </w:tcPr>
          <w:p w14:paraId="6D2041CC" w14:textId="77777777" w:rsidR="00FC419E" w:rsidRDefault="00FC419E">
            <w:pPr>
              <w:spacing w:after="70" w:line="210" w:lineRule="auto"/>
              <w:rPr>
                <w:ins w:id="4266" w:author="Li, Chandler Changjun" w:date="2026-10-20T22:26:00Z" w16du:dateUtc="2026-10-20T14:26:00Z"/>
              </w:rPr>
            </w:pPr>
            <w:ins w:id="4267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手动触发</w:t>
              </w:r>
            </w:ins>
          </w:p>
        </w:tc>
        <w:tc>
          <w:tcPr>
            <w:tcW w:w="2709" w:type="dxa"/>
            <w:shd w:val="clear" w:color="auto" w:fill="FFFFFF"/>
            <w:vAlign w:val="center"/>
          </w:tcPr>
          <w:p w14:paraId="09891AA3" w14:textId="77777777" w:rsidR="00FC419E" w:rsidRDefault="00FC419E">
            <w:pPr>
              <w:spacing w:after="70" w:line="210" w:lineRule="auto"/>
              <w:rPr>
                <w:ins w:id="4268" w:author="Li, Chandler Changjun" w:date="2026-10-20T22:26:00Z" w16du:dateUtc="2026-10-20T14:26:00Z"/>
              </w:rPr>
            </w:pPr>
            <w:ins w:id="4269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已手动挂规则且未建任务</w:t>
              </w:r>
            </w:ins>
          </w:p>
        </w:tc>
        <w:tc>
          <w:tcPr>
            <w:tcW w:w="3010" w:type="dxa"/>
            <w:shd w:val="clear" w:color="auto" w:fill="FFFFFF"/>
            <w:vAlign w:val="center"/>
          </w:tcPr>
          <w:p w14:paraId="6BCF8580" w14:textId="77777777" w:rsidR="00FC419E" w:rsidRDefault="00FC419E">
            <w:pPr>
              <w:spacing w:after="70" w:line="210" w:lineRule="auto"/>
              <w:rPr>
                <w:ins w:id="4270" w:author="Li, Chandler Changjun" w:date="2026-10-20T22:26:00Z" w16du:dateUtc="2026-10-20T14:26:00Z"/>
              </w:rPr>
            </w:pPr>
            <w:ins w:id="4271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弹窗确认 → 按规则建一票 Case3-MBPLAP 任务</w:t>
              </w:r>
            </w:ins>
          </w:p>
        </w:tc>
        <w:tc>
          <w:tcPr>
            <w:tcW w:w="2409" w:type="dxa"/>
            <w:shd w:val="clear" w:color="auto" w:fill="FFFFFF"/>
            <w:vAlign w:val="center"/>
          </w:tcPr>
          <w:p w14:paraId="134178BD" w14:textId="77777777" w:rsidR="00FC419E" w:rsidRDefault="00FC419E">
            <w:pPr>
              <w:spacing w:after="70" w:line="210" w:lineRule="auto"/>
              <w:rPr>
                <w:ins w:id="4272" w:author="Li, Chandler Changjun" w:date="2026-10-20T22:26:00Z" w16du:dateUtc="2026-10-20T14:26:00Z"/>
              </w:rPr>
            </w:pPr>
            <w:ins w:id="4273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任务列出现在任务列，触发来源为人工触发</w:t>
              </w:r>
            </w:ins>
          </w:p>
        </w:tc>
      </w:tr>
    </w:tbl>
    <w:p w14:paraId="0B46FD1D" w14:textId="77777777" w:rsidR="00FC419E" w:rsidRDefault="00FC419E" w:rsidP="00FC419E">
      <w:pPr>
        <w:spacing w:after="70" w:line="240" w:lineRule="auto"/>
        <w:rPr>
          <w:ins w:id="4274" w:author="Li, Chandler Changjun" w:date="2026-10-20T22:26:00Z" w16du:dateUtc="2026-10-20T14:26:00Z"/>
        </w:rPr>
      </w:pPr>
    </w:p>
    <w:p w14:paraId="3D690B0A" w14:textId="23D92C4D" w:rsidR="00FC419E" w:rsidRDefault="00FC419E">
      <w:pPr>
        <w:pStyle w:val="Heading3"/>
        <w:rPr>
          <w:ins w:id="4275" w:author="Li, Chandler Changjun" w:date="2026-10-20T22:26:00Z" w16du:dateUtc="2026-10-20T14:26:00Z"/>
        </w:rPr>
        <w:pPrChange w:id="4276" w:author="Li, Chandler Changjun" w:date="2026-10-21T11:04:00Z" w16du:dateUtc="2026-10-21T03:04:00Z">
          <w:pPr>
            <w:pStyle w:val="Heading3"/>
            <w:spacing w:after="70" w:line="240" w:lineRule="auto"/>
          </w:pPr>
        </w:pPrChange>
      </w:pPr>
      <w:ins w:id="4277" w:author="Li, Chandler Changjun" w:date="2026-10-20T22:26:00Z" w16du:dateUtc="2026-10-20T14:26:00Z">
        <w:r>
          <w:t>邮件日志 · 已发送的邮件</w:t>
        </w:r>
      </w:ins>
    </w:p>
    <w:p w14:paraId="01D95FBE" w14:textId="77777777" w:rsidR="00FC419E" w:rsidRDefault="00FC419E" w:rsidP="00FC419E">
      <w:pPr>
        <w:keepNext/>
        <w:spacing w:after="70" w:line="240" w:lineRule="auto"/>
        <w:jc w:val="center"/>
        <w:rPr>
          <w:ins w:id="4278" w:author="Li, Chandler Changjun" w:date="2026-10-20T22:26:00Z" w16du:dateUtc="2026-10-20T14:26:00Z"/>
        </w:rPr>
      </w:pPr>
      <w:ins w:id="4279" w:author="Li, Chandler Changjun" w:date="2026-10-20T22:26:00Z" w16du:dateUtc="2026-10-20T14:26:00Z">
        <w:r>
          <w:rPr>
            <w:noProof/>
          </w:rPr>
          <w:drawing>
            <wp:inline distT="0" distB="0" distL="0" distR="0" wp14:anchorId="688F0381" wp14:editId="51865D27">
              <wp:extent cx="5087389" cy="4572000"/>
              <wp:effectExtent l="0" t="0" r="0" b="0"/>
              <wp:docPr id="49" name="Screenshot 49" descr="图 7.3.4-11 已发送的邮件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9" name="image-49.png"/>
                      <pic:cNvPicPr/>
                    </pic:nvPicPr>
                    <pic:blipFill>
                      <a:blip r:embed="rId8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7389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B3ABF16" w14:textId="3F86BAEA" w:rsidR="00FC419E" w:rsidRDefault="00FC419E" w:rsidP="00FC419E">
      <w:pPr>
        <w:spacing w:after="70" w:line="240" w:lineRule="auto"/>
        <w:jc w:val="center"/>
        <w:rPr>
          <w:ins w:id="4280" w:author="Li, Chandler Changjun" w:date="2026-10-20T22:26:00Z" w16du:dateUtc="2026-10-20T14:26:00Z"/>
        </w:rPr>
      </w:pPr>
      <w:ins w:id="4281" w:author="Li, Chandler Changjun" w:date="2026-10-20T22:26:00Z" w16du:dateUtc="2026-10-20T14:26:00Z">
        <w:r>
          <w:rPr>
            <w:rFonts w:ascii="SimSun" w:eastAsia="SimSun" w:hAnsi="SimSun"/>
            <w:color w:val="555555"/>
            <w:sz w:val="16"/>
            <w:szCs w:val="16"/>
          </w:rPr>
          <w:t>图</w:t>
        </w:r>
      </w:ins>
      <w:ins w:id="4282" w:author="Li, Chandler Changjun" w:date="2026-10-21T11:04:00Z" w16du:dateUtc="2026-10-21T03:04:00Z">
        <w:r w:rsidR="00131E8D">
          <w:rPr>
            <w:rFonts w:ascii="SimSun" w:eastAsia="SimSun" w:hAnsi="SimSun" w:hint="eastAsia"/>
            <w:color w:val="555555"/>
            <w:sz w:val="16"/>
            <w:szCs w:val="16"/>
          </w:rPr>
          <w:t xml:space="preserve"> </w:t>
        </w:r>
      </w:ins>
      <w:ins w:id="4283" w:author="Li, Chandler Changjun" w:date="2026-10-20T22:26:00Z" w16du:dateUtc="2026-10-20T14:26:00Z">
        <w:r>
          <w:rPr>
            <w:rFonts w:ascii="SimSun" w:eastAsia="SimSun" w:hAnsi="SimSun"/>
            <w:color w:val="555555"/>
            <w:sz w:val="16"/>
            <w:szCs w:val="16"/>
          </w:rPr>
          <w:t>已发送的邮件</w:t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502"/>
        <w:gridCol w:w="2810"/>
        <w:gridCol w:w="6722"/>
      </w:tblGrid>
      <w:tr w:rsidR="00FC419E" w14:paraId="2B302E32" w14:textId="77777777">
        <w:trPr>
          <w:cantSplit/>
          <w:tblHeader/>
          <w:ins w:id="4284" w:author="Li, Chandler Changjun" w:date="2026-10-20T22:26:00Z"/>
        </w:trPr>
        <w:tc>
          <w:tcPr>
            <w:tcW w:w="502" w:type="dxa"/>
            <w:shd w:val="clear" w:color="auto" w:fill="080808"/>
            <w:vAlign w:val="center"/>
          </w:tcPr>
          <w:p w14:paraId="67C17846" w14:textId="77777777" w:rsidR="00FC419E" w:rsidRDefault="00FC419E">
            <w:pPr>
              <w:spacing w:after="70" w:line="210" w:lineRule="auto"/>
              <w:rPr>
                <w:ins w:id="4285" w:author="Li, Chandler Changjun" w:date="2026-10-20T22:26:00Z" w16du:dateUtc="2026-10-20T14:26:00Z"/>
              </w:rPr>
            </w:pPr>
            <w:ins w:id="4286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#</w:t>
              </w:r>
            </w:ins>
          </w:p>
        </w:tc>
        <w:tc>
          <w:tcPr>
            <w:tcW w:w="2810" w:type="dxa"/>
            <w:shd w:val="clear" w:color="auto" w:fill="080808"/>
            <w:vAlign w:val="center"/>
          </w:tcPr>
          <w:p w14:paraId="042FF8A1" w14:textId="77777777" w:rsidR="00FC419E" w:rsidRDefault="00FC419E">
            <w:pPr>
              <w:spacing w:after="70" w:line="210" w:lineRule="auto"/>
              <w:rPr>
                <w:ins w:id="4287" w:author="Li, Chandler Changjun" w:date="2026-10-20T22:26:00Z" w16du:dateUtc="2026-10-20T14:26:00Z"/>
              </w:rPr>
            </w:pPr>
            <w:ins w:id="4288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列</w:t>
              </w:r>
            </w:ins>
          </w:p>
        </w:tc>
        <w:tc>
          <w:tcPr>
            <w:tcW w:w="6722" w:type="dxa"/>
            <w:shd w:val="clear" w:color="auto" w:fill="080808"/>
            <w:vAlign w:val="center"/>
          </w:tcPr>
          <w:p w14:paraId="3F61EF90" w14:textId="77777777" w:rsidR="00FC419E" w:rsidRDefault="00FC419E">
            <w:pPr>
              <w:spacing w:after="70" w:line="210" w:lineRule="auto"/>
              <w:rPr>
                <w:ins w:id="4289" w:author="Li, Chandler Changjun" w:date="2026-10-20T22:26:00Z" w16du:dateUtc="2026-10-20T14:26:00Z"/>
              </w:rPr>
            </w:pPr>
            <w:ins w:id="4290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口径／取值</w:t>
              </w:r>
            </w:ins>
          </w:p>
        </w:tc>
      </w:tr>
      <w:tr w:rsidR="00FC419E" w14:paraId="205B582F" w14:textId="77777777">
        <w:trPr>
          <w:cantSplit/>
          <w:ins w:id="4291" w:author="Li, Chandler Changjun" w:date="2026-10-20T22:26:00Z"/>
        </w:trPr>
        <w:tc>
          <w:tcPr>
            <w:tcW w:w="502" w:type="dxa"/>
            <w:shd w:val="clear" w:color="auto" w:fill="EEEEEE"/>
            <w:vAlign w:val="center"/>
          </w:tcPr>
          <w:p w14:paraId="7269078E" w14:textId="77777777" w:rsidR="00FC419E" w:rsidRDefault="00FC419E">
            <w:pPr>
              <w:spacing w:after="70" w:line="210" w:lineRule="auto"/>
              <w:rPr>
                <w:ins w:id="4292" w:author="Li, Chandler Changjun" w:date="2026-10-20T22:26:00Z" w16du:dateUtc="2026-10-20T14:26:00Z"/>
              </w:rPr>
            </w:pPr>
            <w:ins w:id="4293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1</w:t>
              </w:r>
            </w:ins>
          </w:p>
        </w:tc>
        <w:tc>
          <w:tcPr>
            <w:tcW w:w="2810" w:type="dxa"/>
            <w:shd w:val="clear" w:color="auto" w:fill="EEEEEE"/>
            <w:vAlign w:val="center"/>
          </w:tcPr>
          <w:p w14:paraId="4253D928" w14:textId="77777777" w:rsidR="00FC419E" w:rsidRDefault="00FC419E">
            <w:pPr>
              <w:spacing w:after="70" w:line="210" w:lineRule="auto"/>
              <w:rPr>
                <w:ins w:id="4294" w:author="Li, Chandler Changjun" w:date="2026-10-20T22:26:00Z" w16du:dateUtc="2026-10-20T14:26:00Z"/>
              </w:rPr>
            </w:pPr>
            <w:ins w:id="4295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发送时间</w:t>
              </w:r>
            </w:ins>
          </w:p>
        </w:tc>
        <w:tc>
          <w:tcPr>
            <w:tcW w:w="6722" w:type="dxa"/>
            <w:shd w:val="clear" w:color="auto" w:fill="EEEEEE"/>
            <w:vAlign w:val="center"/>
          </w:tcPr>
          <w:p w14:paraId="25BEB610" w14:textId="77777777" w:rsidR="00FC419E" w:rsidRDefault="00FC419E">
            <w:pPr>
              <w:spacing w:after="70" w:line="210" w:lineRule="auto"/>
              <w:rPr>
                <w:ins w:id="4296" w:author="Li, Chandler Changjun" w:date="2026-10-20T22:26:00Z" w16du:dateUtc="2026-10-20T14:26:00Z"/>
              </w:rPr>
            </w:pPr>
            <w:ins w:id="4297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回信发送成功的时间</w:t>
              </w:r>
            </w:ins>
          </w:p>
        </w:tc>
      </w:tr>
      <w:tr w:rsidR="00FC419E" w14:paraId="1A1C8B1B" w14:textId="77777777">
        <w:trPr>
          <w:cantSplit/>
          <w:ins w:id="4298" w:author="Li, Chandler Changjun" w:date="2026-10-20T22:26:00Z"/>
        </w:trPr>
        <w:tc>
          <w:tcPr>
            <w:tcW w:w="502" w:type="dxa"/>
            <w:shd w:val="clear" w:color="auto" w:fill="FFFFFF"/>
            <w:vAlign w:val="center"/>
          </w:tcPr>
          <w:p w14:paraId="6B52CAC7" w14:textId="77777777" w:rsidR="00FC419E" w:rsidRDefault="00FC419E">
            <w:pPr>
              <w:spacing w:after="70" w:line="210" w:lineRule="auto"/>
              <w:rPr>
                <w:ins w:id="4299" w:author="Li, Chandler Changjun" w:date="2026-10-20T22:26:00Z" w16du:dateUtc="2026-10-20T14:26:00Z"/>
              </w:rPr>
            </w:pPr>
            <w:ins w:id="4300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2</w:t>
              </w:r>
            </w:ins>
          </w:p>
        </w:tc>
        <w:tc>
          <w:tcPr>
            <w:tcW w:w="2810" w:type="dxa"/>
            <w:shd w:val="clear" w:color="auto" w:fill="FFFFFF"/>
            <w:vAlign w:val="center"/>
          </w:tcPr>
          <w:p w14:paraId="623A2DFA" w14:textId="77777777" w:rsidR="00FC419E" w:rsidRDefault="00FC419E">
            <w:pPr>
              <w:spacing w:after="70" w:line="210" w:lineRule="auto"/>
              <w:rPr>
                <w:ins w:id="4301" w:author="Li, Chandler Changjun" w:date="2026-10-20T22:26:00Z" w16du:dateUtc="2026-10-20T14:26:00Z"/>
              </w:rPr>
            </w:pPr>
            <w:ins w:id="4302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模板</w:t>
              </w:r>
            </w:ins>
          </w:p>
        </w:tc>
        <w:tc>
          <w:tcPr>
            <w:tcW w:w="6722" w:type="dxa"/>
            <w:shd w:val="clear" w:color="auto" w:fill="FFFFFF"/>
            <w:vAlign w:val="center"/>
          </w:tcPr>
          <w:p w14:paraId="6D02A90F" w14:textId="77777777" w:rsidR="00FC419E" w:rsidRDefault="00FC419E">
            <w:pPr>
              <w:spacing w:after="70" w:line="210" w:lineRule="auto"/>
              <w:rPr>
                <w:ins w:id="4303" w:author="Li, Chandler Changjun" w:date="2026-10-20T22:26:00Z" w16du:dateUtc="2026-10-20T14:26:00Z"/>
              </w:rPr>
            </w:pPr>
            <w:ins w:id="4304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模板名称 + 发送记录编号</w:t>
              </w:r>
            </w:ins>
          </w:p>
        </w:tc>
      </w:tr>
      <w:tr w:rsidR="00FC419E" w14:paraId="3AAFAB9E" w14:textId="77777777">
        <w:trPr>
          <w:cantSplit/>
          <w:ins w:id="4305" w:author="Li, Chandler Changjun" w:date="2026-10-20T22:26:00Z"/>
        </w:trPr>
        <w:tc>
          <w:tcPr>
            <w:tcW w:w="502" w:type="dxa"/>
            <w:shd w:val="clear" w:color="auto" w:fill="EEEEEE"/>
            <w:vAlign w:val="center"/>
          </w:tcPr>
          <w:p w14:paraId="54113897" w14:textId="77777777" w:rsidR="00FC419E" w:rsidRDefault="00FC419E">
            <w:pPr>
              <w:spacing w:after="70" w:line="210" w:lineRule="auto"/>
              <w:rPr>
                <w:ins w:id="4306" w:author="Li, Chandler Changjun" w:date="2026-10-20T22:26:00Z" w16du:dateUtc="2026-10-20T14:26:00Z"/>
              </w:rPr>
            </w:pPr>
            <w:ins w:id="4307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3</w:t>
              </w:r>
            </w:ins>
          </w:p>
        </w:tc>
        <w:tc>
          <w:tcPr>
            <w:tcW w:w="2810" w:type="dxa"/>
            <w:shd w:val="clear" w:color="auto" w:fill="EEEEEE"/>
            <w:vAlign w:val="center"/>
          </w:tcPr>
          <w:p w14:paraId="33B4D205" w14:textId="77777777" w:rsidR="00FC419E" w:rsidRDefault="00FC419E">
            <w:pPr>
              <w:spacing w:after="70" w:line="210" w:lineRule="auto"/>
              <w:rPr>
                <w:ins w:id="4308" w:author="Li, Chandler Changjun" w:date="2026-10-20T22:26:00Z" w16du:dateUtc="2026-10-20T14:26:00Z"/>
              </w:rPr>
            </w:pPr>
            <w:ins w:id="4309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收件人 / 抄送</w:t>
              </w:r>
            </w:ins>
          </w:p>
        </w:tc>
        <w:tc>
          <w:tcPr>
            <w:tcW w:w="6722" w:type="dxa"/>
            <w:shd w:val="clear" w:color="auto" w:fill="EEEEEE"/>
            <w:vAlign w:val="center"/>
          </w:tcPr>
          <w:p w14:paraId="3AE9E980" w14:textId="77777777" w:rsidR="00FC419E" w:rsidRDefault="00FC419E">
            <w:pPr>
              <w:spacing w:after="70" w:line="210" w:lineRule="auto"/>
              <w:rPr>
                <w:ins w:id="4310" w:author="Li, Chandler Changjun" w:date="2026-10-20T22:26:00Z" w16du:dateUtc="2026-10-20T14:26:00Z"/>
              </w:rPr>
            </w:pPr>
            <w:ins w:id="4311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显示第一个地址和人数，悬停显示全部</w:t>
              </w:r>
            </w:ins>
          </w:p>
        </w:tc>
      </w:tr>
      <w:tr w:rsidR="00FC419E" w14:paraId="1E6B88A0" w14:textId="77777777">
        <w:trPr>
          <w:cantSplit/>
          <w:ins w:id="4312" w:author="Li, Chandler Changjun" w:date="2026-10-20T22:26:00Z"/>
        </w:trPr>
        <w:tc>
          <w:tcPr>
            <w:tcW w:w="502" w:type="dxa"/>
            <w:shd w:val="clear" w:color="auto" w:fill="FFFFFF"/>
            <w:vAlign w:val="center"/>
          </w:tcPr>
          <w:p w14:paraId="00579742" w14:textId="77777777" w:rsidR="00FC419E" w:rsidRDefault="00FC419E">
            <w:pPr>
              <w:spacing w:after="70" w:line="210" w:lineRule="auto"/>
              <w:rPr>
                <w:ins w:id="4313" w:author="Li, Chandler Changjun" w:date="2026-10-20T22:26:00Z" w16du:dateUtc="2026-10-20T14:26:00Z"/>
              </w:rPr>
            </w:pPr>
            <w:ins w:id="4314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4</w:t>
              </w:r>
            </w:ins>
          </w:p>
        </w:tc>
        <w:tc>
          <w:tcPr>
            <w:tcW w:w="2810" w:type="dxa"/>
            <w:shd w:val="clear" w:color="auto" w:fill="FFFFFF"/>
            <w:vAlign w:val="center"/>
          </w:tcPr>
          <w:p w14:paraId="3B525DB3" w14:textId="77777777" w:rsidR="00FC419E" w:rsidRDefault="00FC419E">
            <w:pPr>
              <w:spacing w:after="70" w:line="210" w:lineRule="auto"/>
              <w:rPr>
                <w:ins w:id="4315" w:author="Li, Chandler Changjun" w:date="2026-10-20T22:26:00Z" w16du:dateUtc="2026-10-20T14:26:00Z"/>
              </w:rPr>
            </w:pPr>
            <w:ins w:id="4316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主题</w:t>
              </w:r>
            </w:ins>
          </w:p>
        </w:tc>
        <w:tc>
          <w:tcPr>
            <w:tcW w:w="6722" w:type="dxa"/>
            <w:shd w:val="clear" w:color="auto" w:fill="FFFFFF"/>
            <w:vAlign w:val="center"/>
          </w:tcPr>
          <w:p w14:paraId="61E161A3" w14:textId="77777777" w:rsidR="00FC419E" w:rsidRDefault="00FC419E">
            <w:pPr>
              <w:spacing w:after="70" w:line="210" w:lineRule="auto"/>
              <w:rPr>
                <w:ins w:id="4317" w:author="Li, Chandler Changjun" w:date="2026-10-20T22:26:00Z" w16du:dateUtc="2026-10-20T14:26:00Z"/>
              </w:rPr>
            </w:pPr>
            <w:ins w:id="4318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发送时的主题</w:t>
              </w:r>
            </w:ins>
          </w:p>
        </w:tc>
      </w:tr>
      <w:tr w:rsidR="00FC419E" w14:paraId="255011A3" w14:textId="77777777">
        <w:trPr>
          <w:cantSplit/>
          <w:ins w:id="4319" w:author="Li, Chandler Changjun" w:date="2026-10-20T22:26:00Z"/>
        </w:trPr>
        <w:tc>
          <w:tcPr>
            <w:tcW w:w="502" w:type="dxa"/>
            <w:shd w:val="clear" w:color="auto" w:fill="EEEEEE"/>
            <w:vAlign w:val="center"/>
          </w:tcPr>
          <w:p w14:paraId="1E6536DF" w14:textId="77777777" w:rsidR="00FC419E" w:rsidRDefault="00FC419E">
            <w:pPr>
              <w:spacing w:after="70" w:line="210" w:lineRule="auto"/>
              <w:rPr>
                <w:ins w:id="4320" w:author="Li, Chandler Changjun" w:date="2026-10-20T22:26:00Z" w16du:dateUtc="2026-10-20T14:26:00Z"/>
              </w:rPr>
            </w:pPr>
            <w:ins w:id="4321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5</w:t>
              </w:r>
            </w:ins>
          </w:p>
        </w:tc>
        <w:tc>
          <w:tcPr>
            <w:tcW w:w="2810" w:type="dxa"/>
            <w:shd w:val="clear" w:color="auto" w:fill="EEEEEE"/>
            <w:vAlign w:val="center"/>
          </w:tcPr>
          <w:p w14:paraId="2BF6CD33" w14:textId="77777777" w:rsidR="00FC419E" w:rsidRDefault="00FC419E">
            <w:pPr>
              <w:spacing w:after="70" w:line="210" w:lineRule="auto"/>
              <w:rPr>
                <w:ins w:id="4322" w:author="Li, Chandler Changjun" w:date="2026-10-20T22:26:00Z" w16du:dateUtc="2026-10-20T14:26:00Z"/>
              </w:rPr>
            </w:pPr>
            <w:ins w:id="4323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任务</w:t>
              </w:r>
            </w:ins>
          </w:p>
        </w:tc>
        <w:tc>
          <w:tcPr>
            <w:tcW w:w="6722" w:type="dxa"/>
            <w:shd w:val="clear" w:color="auto" w:fill="EEEEEE"/>
            <w:vAlign w:val="center"/>
          </w:tcPr>
          <w:p w14:paraId="362ADC3E" w14:textId="77777777" w:rsidR="00FC419E" w:rsidRDefault="00FC419E">
            <w:pPr>
              <w:spacing w:after="70" w:line="210" w:lineRule="auto"/>
              <w:rPr>
                <w:ins w:id="4324" w:author="Li, Chandler Changjun" w:date="2026-10-20T22:26:00Z" w16du:dateUtc="2026-10-20T14:26:00Z"/>
              </w:rPr>
            </w:pPr>
            <w:ins w:id="4325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任务编号（可点击）+ 执行实例 R#n</w:t>
              </w:r>
            </w:ins>
          </w:p>
        </w:tc>
      </w:tr>
      <w:tr w:rsidR="00FC419E" w14:paraId="301562E6" w14:textId="77777777">
        <w:trPr>
          <w:cantSplit/>
          <w:ins w:id="4326" w:author="Li, Chandler Changjun" w:date="2026-10-20T22:26:00Z"/>
        </w:trPr>
        <w:tc>
          <w:tcPr>
            <w:tcW w:w="502" w:type="dxa"/>
            <w:shd w:val="clear" w:color="auto" w:fill="FFFFFF"/>
            <w:vAlign w:val="center"/>
          </w:tcPr>
          <w:p w14:paraId="0BC16F43" w14:textId="77777777" w:rsidR="00FC419E" w:rsidRDefault="00FC419E">
            <w:pPr>
              <w:spacing w:after="70" w:line="210" w:lineRule="auto"/>
              <w:rPr>
                <w:ins w:id="4327" w:author="Li, Chandler Changjun" w:date="2026-10-20T22:26:00Z" w16du:dateUtc="2026-10-20T14:26:00Z"/>
              </w:rPr>
            </w:pPr>
            <w:ins w:id="4328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6</w:t>
              </w:r>
            </w:ins>
          </w:p>
        </w:tc>
        <w:tc>
          <w:tcPr>
            <w:tcW w:w="2810" w:type="dxa"/>
            <w:shd w:val="clear" w:color="auto" w:fill="FFFFFF"/>
            <w:vAlign w:val="center"/>
          </w:tcPr>
          <w:p w14:paraId="16D6170A" w14:textId="77777777" w:rsidR="00FC419E" w:rsidRDefault="00FC419E">
            <w:pPr>
              <w:spacing w:after="70" w:line="210" w:lineRule="auto"/>
              <w:rPr>
                <w:ins w:id="4329" w:author="Li, Chandler Changjun" w:date="2026-10-20T22:26:00Z" w16du:dateUtc="2026-10-20T14:26:00Z"/>
              </w:rPr>
            </w:pPr>
            <w:ins w:id="4330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回复的邮件</w:t>
              </w:r>
            </w:ins>
          </w:p>
        </w:tc>
        <w:tc>
          <w:tcPr>
            <w:tcW w:w="6722" w:type="dxa"/>
            <w:shd w:val="clear" w:color="auto" w:fill="FFFFFF"/>
            <w:vAlign w:val="center"/>
          </w:tcPr>
          <w:p w14:paraId="2E3E88DD" w14:textId="77777777" w:rsidR="00FC419E" w:rsidRDefault="00FC419E">
            <w:pPr>
              <w:spacing w:after="70" w:line="210" w:lineRule="auto"/>
              <w:rPr>
                <w:ins w:id="4331" w:author="Li, Chandler Changjun" w:date="2026-10-20T22:26:00Z" w16du:dateUtc="2026-10-20T14:26:00Z"/>
              </w:rPr>
            </w:pPr>
            <w:ins w:id="4332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原预报邮件编号，点击查看原邮件</w:t>
              </w:r>
            </w:ins>
          </w:p>
        </w:tc>
      </w:tr>
    </w:tbl>
    <w:p w14:paraId="3F7FD883" w14:textId="77777777" w:rsidR="00FC419E" w:rsidRDefault="00FC419E" w:rsidP="00FC419E">
      <w:pPr>
        <w:spacing w:after="70" w:line="240" w:lineRule="auto"/>
        <w:rPr>
          <w:ins w:id="4333" w:author="Li, Chandler Changjun" w:date="2026-10-20T22:26:00Z" w16du:dateUtc="2026-10-20T14:26:00Z"/>
        </w:rPr>
      </w:pPr>
    </w:p>
    <w:p w14:paraId="26A1F3F5" w14:textId="5A3AA8A6" w:rsidR="00FC419E" w:rsidRDefault="00FC419E">
      <w:pPr>
        <w:pStyle w:val="ListParagraph"/>
        <w:numPr>
          <w:ilvl w:val="0"/>
          <w:numId w:val="28"/>
        </w:numPr>
        <w:rPr>
          <w:ins w:id="4334" w:author="Li, Chandler Changjun" w:date="2026-10-20T22:26:00Z" w16du:dateUtc="2026-10-20T14:26:00Z"/>
        </w:rPr>
        <w:pPrChange w:id="4335" w:author="Li, Chandler Changjun" w:date="2026-10-21T11:04:00Z" w16du:dateUtc="2026-10-21T03:04:00Z">
          <w:pPr>
            <w:spacing w:after="70" w:line="240" w:lineRule="auto"/>
          </w:pPr>
        </w:pPrChange>
      </w:pPr>
      <w:ins w:id="4336" w:author="Li, Chandler Changjun" w:date="2026-10-20T22:26:00Z" w16du:dateUtc="2026-10-20T14:26:00Z">
        <w:r>
          <w:t>回信发送成功后记录一行；平台不保存发出的正文。</w:t>
        </w:r>
      </w:ins>
    </w:p>
    <w:p w14:paraId="2E18B3BB" w14:textId="20D26106" w:rsidR="00FC419E" w:rsidRDefault="00FC419E">
      <w:pPr>
        <w:pStyle w:val="ListParagraph"/>
        <w:numPr>
          <w:ilvl w:val="0"/>
          <w:numId w:val="28"/>
        </w:numPr>
        <w:rPr>
          <w:ins w:id="4337" w:author="Li, Chandler Changjun" w:date="2026-10-20T22:26:00Z" w16du:dateUtc="2026-10-20T14:26:00Z"/>
        </w:rPr>
        <w:pPrChange w:id="4338" w:author="Li, Chandler Changjun" w:date="2026-10-21T11:04:00Z" w16du:dateUtc="2026-10-21T03:04:00Z">
          <w:pPr>
            <w:spacing w:after="70" w:line="240" w:lineRule="auto"/>
          </w:pPr>
        </w:pPrChange>
      </w:pPr>
      <w:ins w:id="4339" w:author="Li, Chandler Changjun" w:date="2026-10-20T22:26:00Z" w16du:dateUtc="2026-10-20T14:26:00Z">
        <w:r>
          <w:t>搜索主题、收件人、任务编号；每页 10 封。</w:t>
        </w:r>
      </w:ins>
    </w:p>
    <w:p w14:paraId="04B3C97B" w14:textId="4647E066" w:rsidR="00FC419E" w:rsidRDefault="00FC419E">
      <w:pPr>
        <w:pStyle w:val="Heading2"/>
        <w:rPr>
          <w:ins w:id="4340" w:author="Li, Chandler Changjun" w:date="2026-10-20T22:26:00Z" w16du:dateUtc="2026-10-20T14:26:00Z"/>
        </w:rPr>
        <w:pPrChange w:id="4341" w:author="Li, Chandler Changjun" w:date="2026-10-21T11:04:00Z" w16du:dateUtc="2026-10-21T03:04:00Z">
          <w:pPr>
            <w:pStyle w:val="Heading2"/>
            <w:pageBreakBefore/>
            <w:spacing w:after="70" w:line="240" w:lineRule="auto"/>
          </w:pPr>
        </w:pPrChange>
      </w:pPr>
      <w:ins w:id="4342" w:author="Li, Chandler Changjun" w:date="2026-10-20T22:26:00Z" w16du:dateUtc="2026-10-20T14:26:00Z">
        <w:r>
          <w:t>配置中心</w:t>
        </w:r>
      </w:ins>
    </w:p>
    <w:p w14:paraId="00451E2C" w14:textId="77777777" w:rsidR="00FC419E" w:rsidRDefault="00FC419E">
      <w:pPr>
        <w:pStyle w:val="Heading3"/>
        <w:rPr>
          <w:ins w:id="4343" w:author="Li, Chandler Changjun" w:date="2026-10-20T22:26:00Z" w16du:dateUtc="2026-10-20T14:26:00Z"/>
        </w:rPr>
        <w:pPrChange w:id="4344" w:author="Li, Chandler Changjun" w:date="2026-10-21T11:04:00Z" w16du:dateUtc="2026-10-21T03:04:00Z">
          <w:pPr>
            <w:pStyle w:val="Heading3"/>
            <w:spacing w:after="70" w:line="240" w:lineRule="auto"/>
          </w:pPr>
        </w:pPrChange>
      </w:pPr>
      <w:ins w:id="4345" w:author="Li, Chandler Changjun" w:date="2026-10-20T22:26:00Z" w16du:dateUtc="2026-10-20T14:26:00Z">
        <w:r>
          <w:t>页面目的与结构</w:t>
        </w:r>
      </w:ins>
    </w:p>
    <w:p w14:paraId="76A33115" w14:textId="77777777" w:rsidR="00FC419E" w:rsidRDefault="00FC419E">
      <w:pPr>
        <w:rPr>
          <w:ins w:id="4346" w:author="Li, Chandler Changjun" w:date="2026-10-20T22:26:00Z" w16du:dateUtc="2026-10-20T14:26:00Z"/>
        </w:rPr>
        <w:pPrChange w:id="4347" w:author="Li, Chandler Changjun" w:date="2026-10-21T11:04:00Z" w16du:dateUtc="2026-10-21T03:04:00Z">
          <w:pPr>
            <w:spacing w:after="70" w:line="240" w:lineRule="auto"/>
          </w:pPr>
        </w:pPrChange>
      </w:pPr>
      <w:ins w:id="4348" w:author="Li, Chandler Changjun" w:date="2026-10-20T22:26:00Z" w16du:dateUtc="2026-10-20T14:26:00Z">
        <w:r>
          <w:t>配置中心选 Case 3 后分三部分：模板配置、映射表配置、手工配置表。配置项固定，不在线编辑，只能上传新文件。</w:t>
        </w:r>
      </w:ins>
    </w:p>
    <w:p w14:paraId="6D9EEE2F" w14:textId="77777777" w:rsidR="00FC419E" w:rsidRDefault="00FC419E" w:rsidP="00FC419E">
      <w:pPr>
        <w:keepNext/>
        <w:spacing w:after="70" w:line="240" w:lineRule="auto"/>
        <w:jc w:val="center"/>
        <w:rPr>
          <w:ins w:id="4349" w:author="Li, Chandler Changjun" w:date="2026-10-20T22:26:00Z" w16du:dateUtc="2026-10-20T14:26:00Z"/>
        </w:rPr>
      </w:pPr>
      <w:ins w:id="4350" w:author="Li, Chandler Changjun" w:date="2026-10-20T22:26:00Z" w16du:dateUtc="2026-10-20T14:26:00Z">
        <w:r>
          <w:rPr>
            <w:noProof/>
          </w:rPr>
          <w:drawing>
            <wp:inline distT="0" distB="0" distL="0" distR="0" wp14:anchorId="2AB09396" wp14:editId="531AA2FB">
              <wp:extent cx="5596128" cy="4572000"/>
              <wp:effectExtent l="0" t="0" r="0" b="0"/>
              <wp:docPr id="50" name="Screenshot 50" descr="图 7.3.5-1 配置中心 · Cas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0" name="image-50.png"/>
                      <pic:cNvPicPr/>
                    </pic:nvPicPr>
                    <pic:blipFill>
                      <a:blip r:embed="rId8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96128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5247D89" w14:textId="5257742F" w:rsidR="00FC419E" w:rsidRDefault="00FC419E" w:rsidP="00FC419E">
      <w:pPr>
        <w:spacing w:after="70" w:line="240" w:lineRule="auto"/>
        <w:jc w:val="center"/>
        <w:rPr>
          <w:ins w:id="4351" w:author="Li, Chandler Changjun" w:date="2026-10-20T22:26:00Z" w16du:dateUtc="2026-10-20T14:26:00Z"/>
        </w:rPr>
      </w:pPr>
      <w:ins w:id="4352" w:author="Li, Chandler Changjun" w:date="2026-10-20T22:26:00Z" w16du:dateUtc="2026-10-20T14:26:00Z">
        <w:r>
          <w:rPr>
            <w:rFonts w:ascii="SimSun" w:eastAsia="SimSun" w:hAnsi="SimSun"/>
            <w:color w:val="555555"/>
            <w:sz w:val="16"/>
            <w:szCs w:val="16"/>
          </w:rPr>
          <w:t>图  配置中心 · Case 3</w:t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2508"/>
        <w:gridCol w:w="3813"/>
        <w:gridCol w:w="3713"/>
      </w:tblGrid>
      <w:tr w:rsidR="00FC419E" w14:paraId="2F67AA6B" w14:textId="77777777">
        <w:trPr>
          <w:cantSplit/>
          <w:tblHeader/>
          <w:ins w:id="4353" w:author="Li, Chandler Changjun" w:date="2026-10-20T22:26:00Z"/>
        </w:trPr>
        <w:tc>
          <w:tcPr>
            <w:tcW w:w="2508" w:type="dxa"/>
            <w:shd w:val="clear" w:color="auto" w:fill="080808"/>
            <w:vAlign w:val="center"/>
          </w:tcPr>
          <w:p w14:paraId="63F09901" w14:textId="77777777" w:rsidR="00FC419E" w:rsidRDefault="00FC419E">
            <w:pPr>
              <w:spacing w:after="70" w:line="210" w:lineRule="auto"/>
              <w:rPr>
                <w:ins w:id="4354" w:author="Li, Chandler Changjun" w:date="2026-10-20T22:26:00Z" w16du:dateUtc="2026-10-20T14:26:00Z"/>
              </w:rPr>
            </w:pPr>
            <w:ins w:id="4355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部分</w:t>
              </w:r>
            </w:ins>
          </w:p>
        </w:tc>
        <w:tc>
          <w:tcPr>
            <w:tcW w:w="3813" w:type="dxa"/>
            <w:shd w:val="clear" w:color="auto" w:fill="080808"/>
            <w:vAlign w:val="center"/>
          </w:tcPr>
          <w:p w14:paraId="202AA9F6" w14:textId="77777777" w:rsidR="00FC419E" w:rsidRDefault="00FC419E">
            <w:pPr>
              <w:spacing w:after="70" w:line="210" w:lineRule="auto"/>
              <w:rPr>
                <w:ins w:id="4356" w:author="Li, Chandler Changjun" w:date="2026-10-20T22:26:00Z" w16du:dateUtc="2026-10-20T14:26:00Z"/>
              </w:rPr>
            </w:pPr>
            <w:ins w:id="4357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Case 3 配置项</w:t>
              </w:r>
            </w:ins>
          </w:p>
        </w:tc>
        <w:tc>
          <w:tcPr>
            <w:tcW w:w="3713" w:type="dxa"/>
            <w:shd w:val="clear" w:color="auto" w:fill="080808"/>
            <w:vAlign w:val="center"/>
          </w:tcPr>
          <w:p w14:paraId="1FC6F9BE" w14:textId="77777777" w:rsidR="00FC419E" w:rsidRDefault="00FC419E">
            <w:pPr>
              <w:spacing w:after="70" w:line="210" w:lineRule="auto"/>
              <w:rPr>
                <w:ins w:id="4358" w:author="Li, Chandler Changjun" w:date="2026-10-20T22:26:00Z" w16du:dateUtc="2026-10-20T14:26:00Z"/>
              </w:rPr>
            </w:pPr>
            <w:ins w:id="4359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流程用途</w:t>
              </w:r>
            </w:ins>
          </w:p>
        </w:tc>
      </w:tr>
      <w:tr w:rsidR="00FC419E" w14:paraId="0AADC51D" w14:textId="77777777">
        <w:trPr>
          <w:cantSplit/>
          <w:ins w:id="4360" w:author="Li, Chandler Changjun" w:date="2026-10-20T22:26:00Z"/>
        </w:trPr>
        <w:tc>
          <w:tcPr>
            <w:tcW w:w="2508" w:type="dxa"/>
            <w:shd w:val="clear" w:color="auto" w:fill="EEEEEE"/>
            <w:vAlign w:val="center"/>
          </w:tcPr>
          <w:p w14:paraId="37018DC8" w14:textId="77777777" w:rsidR="00FC419E" w:rsidRDefault="00FC419E">
            <w:pPr>
              <w:spacing w:after="70" w:line="210" w:lineRule="auto"/>
              <w:rPr>
                <w:ins w:id="4361" w:author="Li, Chandler Changjun" w:date="2026-10-20T22:26:00Z" w16du:dateUtc="2026-10-20T14:26:00Z"/>
              </w:rPr>
            </w:pPr>
            <w:ins w:id="4362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模板配置</w:t>
              </w:r>
            </w:ins>
          </w:p>
        </w:tc>
        <w:tc>
          <w:tcPr>
            <w:tcW w:w="3813" w:type="dxa"/>
            <w:shd w:val="clear" w:color="auto" w:fill="EEEEEE"/>
            <w:vAlign w:val="center"/>
          </w:tcPr>
          <w:p w14:paraId="51A9135D" w14:textId="77777777" w:rsidR="00FC419E" w:rsidRDefault="00FC419E">
            <w:pPr>
              <w:spacing w:after="70" w:line="210" w:lineRule="auto"/>
              <w:rPr>
                <w:ins w:id="4363" w:author="Li, Chandler Changjun" w:date="2026-10-20T22:26:00Z" w16du:dateUtc="2026-10-20T14:26:00Z"/>
              </w:rPr>
            </w:pPr>
            <w:ins w:id="4364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发票导入模板（导入INV＆DN.xlsx）</w:t>
              </w:r>
            </w:ins>
          </w:p>
        </w:tc>
        <w:tc>
          <w:tcPr>
            <w:tcW w:w="3713" w:type="dxa"/>
            <w:shd w:val="clear" w:color="auto" w:fill="EEEEEE"/>
            <w:vAlign w:val="center"/>
          </w:tcPr>
          <w:p w14:paraId="5E58AB3A" w14:textId="77777777" w:rsidR="00FC419E" w:rsidRDefault="00FC419E">
            <w:pPr>
              <w:spacing w:after="70" w:line="210" w:lineRule="auto"/>
              <w:rPr>
                <w:ins w:id="4365" w:author="Li, Chandler Changjun" w:date="2026-10-20T22:26:00Z" w16du:dateUtc="2026-10-20T14:26:00Z"/>
              </w:rPr>
            </w:pPr>
            <w:ins w:id="4366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「填写发票导入模板」按最新版本填写</w:t>
              </w:r>
            </w:ins>
          </w:p>
        </w:tc>
      </w:tr>
      <w:tr w:rsidR="00FC419E" w14:paraId="272A27DE" w14:textId="77777777">
        <w:trPr>
          <w:cantSplit/>
          <w:ins w:id="4367" w:author="Li, Chandler Changjun" w:date="2026-10-20T22:26:00Z"/>
        </w:trPr>
        <w:tc>
          <w:tcPr>
            <w:tcW w:w="2508" w:type="dxa"/>
            <w:shd w:val="clear" w:color="auto" w:fill="FFFFFF"/>
            <w:vAlign w:val="center"/>
          </w:tcPr>
          <w:p w14:paraId="476F925F" w14:textId="77777777" w:rsidR="00FC419E" w:rsidRDefault="00FC419E">
            <w:pPr>
              <w:spacing w:after="70" w:line="210" w:lineRule="auto"/>
              <w:rPr>
                <w:ins w:id="4368" w:author="Li, Chandler Changjun" w:date="2026-10-20T22:26:00Z" w16du:dateUtc="2026-10-20T14:26:00Z"/>
              </w:rPr>
            </w:pPr>
            <w:ins w:id="4369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映射表配置</w:t>
              </w:r>
            </w:ins>
          </w:p>
        </w:tc>
        <w:tc>
          <w:tcPr>
            <w:tcW w:w="3813" w:type="dxa"/>
            <w:shd w:val="clear" w:color="auto" w:fill="FFFFFF"/>
            <w:vAlign w:val="center"/>
          </w:tcPr>
          <w:p w14:paraId="1E4F2021" w14:textId="77777777" w:rsidR="00FC419E" w:rsidRDefault="00FC419E">
            <w:pPr>
              <w:spacing w:after="70" w:line="210" w:lineRule="auto"/>
              <w:rPr>
                <w:ins w:id="4370" w:author="Li, Chandler Changjun" w:date="2026-10-20T22:26:00Z" w16du:dateUtc="2026-10-20T14:26:00Z"/>
              </w:rPr>
            </w:pPr>
            <w:ins w:id="4371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逻辑关系（Account Number 对应 PDC）</w:t>
              </w:r>
            </w:ins>
          </w:p>
        </w:tc>
        <w:tc>
          <w:tcPr>
            <w:tcW w:w="3713" w:type="dxa"/>
            <w:shd w:val="clear" w:color="auto" w:fill="FFFFFF"/>
            <w:vAlign w:val="center"/>
          </w:tcPr>
          <w:p w14:paraId="5C904EC1" w14:textId="77777777" w:rsidR="00FC419E" w:rsidRDefault="00FC419E">
            <w:pPr>
              <w:spacing w:after="70" w:line="210" w:lineRule="auto"/>
              <w:rPr>
                <w:ins w:id="4372" w:author="Li, Chandler Changjun" w:date="2026-10-20T22:26:00Z" w16du:dateUtc="2026-10-20T14:26:00Z"/>
              </w:rPr>
            </w:pPr>
            <w:ins w:id="4373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发票 PDF 的 Customer NO. 按 Account Number 匹配 PDC；找不到时转人工</w:t>
              </w:r>
            </w:ins>
          </w:p>
        </w:tc>
      </w:tr>
      <w:tr w:rsidR="00FC419E" w14:paraId="015A1093" w14:textId="77777777">
        <w:trPr>
          <w:cantSplit/>
          <w:ins w:id="4374" w:author="Li, Chandler Changjun" w:date="2026-10-20T22:26:00Z"/>
        </w:trPr>
        <w:tc>
          <w:tcPr>
            <w:tcW w:w="2508" w:type="dxa"/>
            <w:shd w:val="clear" w:color="auto" w:fill="EEEEEE"/>
            <w:vAlign w:val="center"/>
          </w:tcPr>
          <w:p w14:paraId="17483CC1" w14:textId="77777777" w:rsidR="00FC419E" w:rsidRDefault="00FC419E">
            <w:pPr>
              <w:spacing w:after="70" w:line="210" w:lineRule="auto"/>
              <w:rPr>
                <w:ins w:id="4375" w:author="Li, Chandler Changjun" w:date="2026-10-20T22:26:00Z" w16du:dateUtc="2026-10-20T14:26:00Z"/>
              </w:rPr>
            </w:pPr>
            <w:ins w:id="4376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映射表配置</w:t>
              </w:r>
            </w:ins>
          </w:p>
        </w:tc>
        <w:tc>
          <w:tcPr>
            <w:tcW w:w="3813" w:type="dxa"/>
            <w:shd w:val="clear" w:color="auto" w:fill="EEEEEE"/>
            <w:vAlign w:val="center"/>
          </w:tcPr>
          <w:p w14:paraId="494F6811" w14:textId="77777777" w:rsidR="00FC419E" w:rsidRDefault="00FC419E">
            <w:pPr>
              <w:spacing w:after="70" w:line="210" w:lineRule="auto"/>
              <w:rPr>
                <w:ins w:id="4377" w:author="Li, Chandler Changjun" w:date="2026-10-20T22:26:00Z" w16du:dateUtc="2026-10-20T14:26:00Z"/>
              </w:rPr>
            </w:pPr>
            <w:ins w:id="4378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附件5_Mapping list_Email loop</w:t>
              </w:r>
            </w:ins>
          </w:p>
        </w:tc>
        <w:tc>
          <w:tcPr>
            <w:tcW w:w="3713" w:type="dxa"/>
            <w:shd w:val="clear" w:color="auto" w:fill="EEEEEE"/>
            <w:vAlign w:val="center"/>
          </w:tcPr>
          <w:p w14:paraId="0658379C" w14:textId="77777777" w:rsidR="00FC419E" w:rsidRDefault="00FC419E">
            <w:pPr>
              <w:spacing w:after="70" w:line="210" w:lineRule="auto"/>
              <w:rPr>
                <w:ins w:id="4379" w:author="Li, Chandler Changjun" w:date="2026-10-20T22:26:00Z" w16du:dateUtc="2026-10-20T14:26:00Z"/>
              </w:rPr>
            </w:pPr>
            <w:ins w:id="4380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按 IES+ 识别出的 PDC 匹配回信收件人邮箱</w:t>
              </w:r>
            </w:ins>
          </w:p>
        </w:tc>
      </w:tr>
      <w:tr w:rsidR="00FC419E" w14:paraId="7E5D9ED0" w14:textId="77777777">
        <w:trPr>
          <w:cantSplit/>
          <w:ins w:id="4381" w:author="Li, Chandler Changjun" w:date="2026-10-20T22:26:00Z"/>
        </w:trPr>
        <w:tc>
          <w:tcPr>
            <w:tcW w:w="2508" w:type="dxa"/>
            <w:shd w:val="clear" w:color="auto" w:fill="FFFFFF"/>
            <w:vAlign w:val="center"/>
          </w:tcPr>
          <w:p w14:paraId="773A9404" w14:textId="77777777" w:rsidR="00FC419E" w:rsidRDefault="00FC419E">
            <w:pPr>
              <w:spacing w:after="70" w:line="210" w:lineRule="auto"/>
              <w:rPr>
                <w:ins w:id="4382" w:author="Li, Chandler Changjun" w:date="2026-10-20T22:26:00Z" w16du:dateUtc="2026-10-20T14:26:00Z"/>
              </w:rPr>
            </w:pPr>
            <w:ins w:id="4383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手工配置表</w:t>
              </w:r>
            </w:ins>
          </w:p>
        </w:tc>
        <w:tc>
          <w:tcPr>
            <w:tcW w:w="3813" w:type="dxa"/>
            <w:shd w:val="clear" w:color="auto" w:fill="FFFFFF"/>
            <w:vAlign w:val="center"/>
          </w:tcPr>
          <w:p w14:paraId="1D4D5BA3" w14:textId="77777777" w:rsidR="00FC419E" w:rsidRDefault="00FC419E">
            <w:pPr>
              <w:spacing w:after="70" w:line="210" w:lineRule="auto"/>
              <w:rPr>
                <w:ins w:id="4384" w:author="Li, Chandler Changjun" w:date="2026-10-20T22:26:00Z" w16du:dateUtc="2026-10-20T14:26:00Z"/>
              </w:rPr>
            </w:pPr>
            <w:ins w:id="4385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无（显示「该 Case 没有手工配置表」）</w:t>
              </w:r>
            </w:ins>
          </w:p>
        </w:tc>
        <w:tc>
          <w:tcPr>
            <w:tcW w:w="3713" w:type="dxa"/>
            <w:shd w:val="clear" w:color="auto" w:fill="FFFFFF"/>
            <w:vAlign w:val="center"/>
          </w:tcPr>
          <w:p w14:paraId="3BC136BC" w14:textId="77777777" w:rsidR="00FC419E" w:rsidRDefault="00FC419E">
            <w:pPr>
              <w:spacing w:after="70" w:line="210" w:lineRule="auto"/>
              <w:rPr>
                <w:ins w:id="4386" w:author="Li, Chandler Changjun" w:date="2026-10-20T22:26:00Z" w16du:dateUtc="2026-10-20T14:26:00Z"/>
              </w:rPr>
            </w:pPr>
            <w:ins w:id="4387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—</w:t>
              </w:r>
            </w:ins>
          </w:p>
        </w:tc>
      </w:tr>
    </w:tbl>
    <w:p w14:paraId="68A28D91" w14:textId="77777777" w:rsidR="00FC419E" w:rsidRDefault="00FC419E" w:rsidP="00FC419E">
      <w:pPr>
        <w:spacing w:after="70" w:line="240" w:lineRule="auto"/>
        <w:rPr>
          <w:ins w:id="4388" w:author="Li, Chandler Changjun" w:date="2026-10-20T22:26:00Z" w16du:dateUtc="2026-10-20T14:26:00Z"/>
        </w:rPr>
      </w:pPr>
    </w:p>
    <w:p w14:paraId="3F1DE531" w14:textId="77777777" w:rsidR="00FC419E" w:rsidRDefault="00FC419E">
      <w:pPr>
        <w:pStyle w:val="Heading3"/>
        <w:rPr>
          <w:ins w:id="4389" w:author="Li, Chandler Changjun" w:date="2026-10-20T22:26:00Z" w16du:dateUtc="2026-10-20T14:26:00Z"/>
        </w:rPr>
        <w:pPrChange w:id="4390" w:author="Li, Chandler Changjun" w:date="2026-10-21T13:38:00Z" w16du:dateUtc="2026-10-21T05:38:00Z">
          <w:pPr>
            <w:pStyle w:val="Heading3"/>
            <w:spacing w:after="70" w:line="240" w:lineRule="auto"/>
          </w:pPr>
        </w:pPrChange>
      </w:pPr>
      <w:ins w:id="4391" w:author="Li, Chandler Changjun" w:date="2026-10-20T22:26:00Z" w16du:dateUtc="2026-10-20T14:26:00Z">
        <w:r>
          <w:t>展示信息</w:t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502"/>
        <w:gridCol w:w="2810"/>
        <w:gridCol w:w="6722"/>
      </w:tblGrid>
      <w:tr w:rsidR="00FC419E" w14:paraId="2665EC03" w14:textId="77777777">
        <w:trPr>
          <w:cantSplit/>
          <w:tblHeader/>
          <w:ins w:id="4392" w:author="Li, Chandler Changjun" w:date="2026-10-20T22:26:00Z"/>
        </w:trPr>
        <w:tc>
          <w:tcPr>
            <w:tcW w:w="502" w:type="dxa"/>
            <w:shd w:val="clear" w:color="auto" w:fill="080808"/>
            <w:vAlign w:val="center"/>
          </w:tcPr>
          <w:p w14:paraId="78EE69C1" w14:textId="77777777" w:rsidR="00FC419E" w:rsidRDefault="00FC419E">
            <w:pPr>
              <w:spacing w:after="70" w:line="210" w:lineRule="auto"/>
              <w:rPr>
                <w:ins w:id="4393" w:author="Li, Chandler Changjun" w:date="2026-10-20T22:26:00Z" w16du:dateUtc="2026-10-20T14:26:00Z"/>
              </w:rPr>
            </w:pPr>
            <w:ins w:id="4394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#</w:t>
              </w:r>
            </w:ins>
          </w:p>
        </w:tc>
        <w:tc>
          <w:tcPr>
            <w:tcW w:w="2810" w:type="dxa"/>
            <w:shd w:val="clear" w:color="auto" w:fill="080808"/>
            <w:vAlign w:val="center"/>
          </w:tcPr>
          <w:p w14:paraId="6D5C12F6" w14:textId="77777777" w:rsidR="00FC419E" w:rsidRDefault="00FC419E">
            <w:pPr>
              <w:spacing w:after="70" w:line="210" w:lineRule="auto"/>
              <w:rPr>
                <w:ins w:id="4395" w:author="Li, Chandler Changjun" w:date="2026-10-20T22:26:00Z" w16du:dateUtc="2026-10-20T14:26:00Z"/>
              </w:rPr>
            </w:pPr>
            <w:ins w:id="4396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列</w:t>
              </w:r>
            </w:ins>
          </w:p>
        </w:tc>
        <w:tc>
          <w:tcPr>
            <w:tcW w:w="6722" w:type="dxa"/>
            <w:shd w:val="clear" w:color="auto" w:fill="080808"/>
            <w:vAlign w:val="center"/>
          </w:tcPr>
          <w:p w14:paraId="00505F55" w14:textId="77777777" w:rsidR="00FC419E" w:rsidRDefault="00FC419E">
            <w:pPr>
              <w:spacing w:after="70" w:line="210" w:lineRule="auto"/>
              <w:rPr>
                <w:ins w:id="4397" w:author="Li, Chandler Changjun" w:date="2026-10-20T22:26:00Z" w16du:dateUtc="2026-10-20T14:26:00Z"/>
              </w:rPr>
            </w:pPr>
            <w:ins w:id="4398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口径／取值</w:t>
              </w:r>
            </w:ins>
          </w:p>
        </w:tc>
      </w:tr>
      <w:tr w:rsidR="00FC419E" w14:paraId="4A9691D6" w14:textId="77777777">
        <w:trPr>
          <w:cantSplit/>
          <w:ins w:id="4399" w:author="Li, Chandler Changjun" w:date="2026-10-20T22:26:00Z"/>
        </w:trPr>
        <w:tc>
          <w:tcPr>
            <w:tcW w:w="502" w:type="dxa"/>
            <w:shd w:val="clear" w:color="auto" w:fill="EEEEEE"/>
            <w:vAlign w:val="center"/>
          </w:tcPr>
          <w:p w14:paraId="2F1C0868" w14:textId="77777777" w:rsidR="00FC419E" w:rsidRDefault="00FC419E">
            <w:pPr>
              <w:spacing w:after="70" w:line="210" w:lineRule="auto"/>
              <w:rPr>
                <w:ins w:id="4400" w:author="Li, Chandler Changjun" w:date="2026-10-20T22:26:00Z" w16du:dateUtc="2026-10-20T14:26:00Z"/>
              </w:rPr>
            </w:pPr>
            <w:ins w:id="4401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1</w:t>
              </w:r>
            </w:ins>
          </w:p>
        </w:tc>
        <w:tc>
          <w:tcPr>
            <w:tcW w:w="2810" w:type="dxa"/>
            <w:shd w:val="clear" w:color="auto" w:fill="EEEEEE"/>
            <w:vAlign w:val="center"/>
          </w:tcPr>
          <w:p w14:paraId="617B536C" w14:textId="77777777" w:rsidR="00FC419E" w:rsidRDefault="00FC419E">
            <w:pPr>
              <w:spacing w:after="70" w:line="210" w:lineRule="auto"/>
              <w:rPr>
                <w:ins w:id="4402" w:author="Li, Chandler Changjun" w:date="2026-10-20T22:26:00Z" w16du:dateUtc="2026-10-20T14:26:00Z"/>
              </w:rPr>
            </w:pPr>
            <w:ins w:id="4403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配置项</w:t>
              </w:r>
            </w:ins>
          </w:p>
        </w:tc>
        <w:tc>
          <w:tcPr>
            <w:tcW w:w="6722" w:type="dxa"/>
            <w:shd w:val="clear" w:color="auto" w:fill="EEEEEE"/>
            <w:vAlign w:val="center"/>
          </w:tcPr>
          <w:p w14:paraId="533C47AD" w14:textId="77777777" w:rsidR="00FC419E" w:rsidRDefault="00FC419E">
            <w:pPr>
              <w:spacing w:after="70" w:line="210" w:lineRule="auto"/>
              <w:rPr>
                <w:ins w:id="4404" w:author="Li, Chandler Changjun" w:date="2026-10-20T22:26:00Z" w16du:dateUtc="2026-10-20T14:26:00Z"/>
              </w:rPr>
            </w:pPr>
            <w:ins w:id="4405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名称 + 用途说明</w:t>
              </w:r>
            </w:ins>
          </w:p>
        </w:tc>
      </w:tr>
      <w:tr w:rsidR="00FC419E" w14:paraId="3520BE20" w14:textId="77777777">
        <w:trPr>
          <w:cantSplit/>
          <w:ins w:id="4406" w:author="Li, Chandler Changjun" w:date="2026-10-20T22:26:00Z"/>
        </w:trPr>
        <w:tc>
          <w:tcPr>
            <w:tcW w:w="502" w:type="dxa"/>
            <w:shd w:val="clear" w:color="auto" w:fill="FFFFFF"/>
            <w:vAlign w:val="center"/>
          </w:tcPr>
          <w:p w14:paraId="0D659E5B" w14:textId="77777777" w:rsidR="00FC419E" w:rsidRDefault="00FC419E">
            <w:pPr>
              <w:spacing w:after="70" w:line="210" w:lineRule="auto"/>
              <w:rPr>
                <w:ins w:id="4407" w:author="Li, Chandler Changjun" w:date="2026-10-20T22:26:00Z" w16du:dateUtc="2026-10-20T14:26:00Z"/>
              </w:rPr>
            </w:pPr>
            <w:ins w:id="4408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2</w:t>
              </w:r>
            </w:ins>
          </w:p>
        </w:tc>
        <w:tc>
          <w:tcPr>
            <w:tcW w:w="2810" w:type="dxa"/>
            <w:shd w:val="clear" w:color="auto" w:fill="FFFFFF"/>
            <w:vAlign w:val="center"/>
          </w:tcPr>
          <w:p w14:paraId="0E78B3D9" w14:textId="77777777" w:rsidR="00FC419E" w:rsidRDefault="00FC419E">
            <w:pPr>
              <w:spacing w:after="70" w:line="210" w:lineRule="auto"/>
              <w:rPr>
                <w:ins w:id="4409" w:author="Li, Chandler Changjun" w:date="2026-10-20T22:26:00Z" w16du:dateUtc="2026-10-20T14:26:00Z"/>
              </w:rPr>
            </w:pPr>
            <w:ins w:id="4410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关联</w:t>
              </w:r>
            </w:ins>
          </w:p>
        </w:tc>
        <w:tc>
          <w:tcPr>
            <w:tcW w:w="6722" w:type="dxa"/>
            <w:shd w:val="clear" w:color="auto" w:fill="FFFFFF"/>
            <w:vAlign w:val="center"/>
          </w:tcPr>
          <w:p w14:paraId="47983471" w14:textId="77777777" w:rsidR="00FC419E" w:rsidRDefault="00FC419E">
            <w:pPr>
              <w:spacing w:after="70" w:line="210" w:lineRule="auto"/>
              <w:rPr>
                <w:ins w:id="4411" w:author="Li, Chandler Changjun" w:date="2026-10-20T22:26:00Z" w16du:dateUtc="2026-10-20T14:26:00Z"/>
              </w:rPr>
            </w:pPr>
            <w:ins w:id="4412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Case3-MBPLAP</w:t>
              </w:r>
            </w:ins>
          </w:p>
        </w:tc>
      </w:tr>
      <w:tr w:rsidR="00FC419E" w14:paraId="0892AFB6" w14:textId="77777777">
        <w:trPr>
          <w:cantSplit/>
          <w:ins w:id="4413" w:author="Li, Chandler Changjun" w:date="2026-10-20T22:26:00Z"/>
        </w:trPr>
        <w:tc>
          <w:tcPr>
            <w:tcW w:w="502" w:type="dxa"/>
            <w:shd w:val="clear" w:color="auto" w:fill="EEEEEE"/>
            <w:vAlign w:val="center"/>
          </w:tcPr>
          <w:p w14:paraId="442A9AC1" w14:textId="77777777" w:rsidR="00FC419E" w:rsidRDefault="00FC419E">
            <w:pPr>
              <w:spacing w:after="70" w:line="210" w:lineRule="auto"/>
              <w:rPr>
                <w:ins w:id="4414" w:author="Li, Chandler Changjun" w:date="2026-10-20T22:26:00Z" w16du:dateUtc="2026-10-20T14:26:00Z"/>
              </w:rPr>
            </w:pPr>
            <w:ins w:id="4415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3</w:t>
              </w:r>
            </w:ins>
          </w:p>
        </w:tc>
        <w:tc>
          <w:tcPr>
            <w:tcW w:w="2810" w:type="dxa"/>
            <w:shd w:val="clear" w:color="auto" w:fill="EEEEEE"/>
            <w:vAlign w:val="center"/>
          </w:tcPr>
          <w:p w14:paraId="317FC2BE" w14:textId="77777777" w:rsidR="00FC419E" w:rsidRDefault="00FC419E">
            <w:pPr>
              <w:spacing w:after="70" w:line="210" w:lineRule="auto"/>
              <w:rPr>
                <w:ins w:id="4416" w:author="Li, Chandler Changjun" w:date="2026-10-20T22:26:00Z" w16du:dateUtc="2026-10-20T14:26:00Z"/>
              </w:rPr>
            </w:pPr>
            <w:ins w:id="4417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当前文件</w:t>
              </w:r>
            </w:ins>
          </w:p>
        </w:tc>
        <w:tc>
          <w:tcPr>
            <w:tcW w:w="6722" w:type="dxa"/>
            <w:shd w:val="clear" w:color="auto" w:fill="EEEEEE"/>
            <w:vAlign w:val="center"/>
          </w:tcPr>
          <w:p w14:paraId="0D5ECAB1" w14:textId="77777777" w:rsidR="00FC419E" w:rsidRDefault="00FC419E">
            <w:pPr>
              <w:spacing w:after="70" w:line="210" w:lineRule="auto"/>
              <w:rPr>
                <w:ins w:id="4418" w:author="Li, Chandler Changjun" w:date="2026-10-20T22:26:00Z" w16du:dateUtc="2026-10-20T14:26:00Z"/>
              </w:rPr>
            </w:pPr>
            <w:ins w:id="4419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当前生效的文件名</w:t>
              </w:r>
            </w:ins>
          </w:p>
        </w:tc>
      </w:tr>
      <w:tr w:rsidR="00FC419E" w14:paraId="04353544" w14:textId="77777777">
        <w:trPr>
          <w:cantSplit/>
          <w:ins w:id="4420" w:author="Li, Chandler Changjun" w:date="2026-10-20T22:26:00Z"/>
        </w:trPr>
        <w:tc>
          <w:tcPr>
            <w:tcW w:w="502" w:type="dxa"/>
            <w:shd w:val="clear" w:color="auto" w:fill="FFFFFF"/>
            <w:vAlign w:val="center"/>
          </w:tcPr>
          <w:p w14:paraId="7E6B9090" w14:textId="77777777" w:rsidR="00FC419E" w:rsidRDefault="00FC419E">
            <w:pPr>
              <w:spacing w:after="70" w:line="210" w:lineRule="auto"/>
              <w:rPr>
                <w:ins w:id="4421" w:author="Li, Chandler Changjun" w:date="2026-10-20T22:26:00Z" w16du:dateUtc="2026-10-20T14:26:00Z"/>
              </w:rPr>
            </w:pPr>
            <w:ins w:id="4422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4</w:t>
              </w:r>
            </w:ins>
          </w:p>
        </w:tc>
        <w:tc>
          <w:tcPr>
            <w:tcW w:w="2810" w:type="dxa"/>
            <w:shd w:val="clear" w:color="auto" w:fill="FFFFFF"/>
            <w:vAlign w:val="center"/>
          </w:tcPr>
          <w:p w14:paraId="7F95CE08" w14:textId="77777777" w:rsidR="00FC419E" w:rsidRDefault="00FC419E">
            <w:pPr>
              <w:spacing w:after="70" w:line="210" w:lineRule="auto"/>
              <w:rPr>
                <w:ins w:id="4423" w:author="Li, Chandler Changjun" w:date="2026-10-20T22:26:00Z" w16du:dateUtc="2026-10-20T14:26:00Z"/>
              </w:rPr>
            </w:pPr>
            <w:ins w:id="4424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版本</w:t>
              </w:r>
            </w:ins>
          </w:p>
        </w:tc>
        <w:tc>
          <w:tcPr>
            <w:tcW w:w="6722" w:type="dxa"/>
            <w:shd w:val="clear" w:color="auto" w:fill="FFFFFF"/>
            <w:vAlign w:val="center"/>
          </w:tcPr>
          <w:p w14:paraId="310E1480" w14:textId="77777777" w:rsidR="00FC419E" w:rsidRDefault="00FC419E">
            <w:pPr>
              <w:spacing w:after="70" w:line="210" w:lineRule="auto"/>
              <w:rPr>
                <w:ins w:id="4425" w:author="Li, Chandler Changjun" w:date="2026-10-20T22:26:00Z" w16du:dateUtc="2026-10-20T14:26:00Z"/>
              </w:rPr>
            </w:pPr>
            <w:ins w:id="4426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vN；映射表有多个版本时显示「共 N 版」</w:t>
              </w:r>
            </w:ins>
          </w:p>
        </w:tc>
      </w:tr>
      <w:tr w:rsidR="00FC419E" w14:paraId="666B8513" w14:textId="77777777">
        <w:trPr>
          <w:cantSplit/>
          <w:ins w:id="4427" w:author="Li, Chandler Changjun" w:date="2026-10-20T22:26:00Z"/>
        </w:trPr>
        <w:tc>
          <w:tcPr>
            <w:tcW w:w="502" w:type="dxa"/>
            <w:shd w:val="clear" w:color="auto" w:fill="EEEEEE"/>
            <w:vAlign w:val="center"/>
          </w:tcPr>
          <w:p w14:paraId="08491F1D" w14:textId="77777777" w:rsidR="00FC419E" w:rsidRDefault="00FC419E">
            <w:pPr>
              <w:spacing w:after="70" w:line="210" w:lineRule="auto"/>
              <w:rPr>
                <w:ins w:id="4428" w:author="Li, Chandler Changjun" w:date="2026-10-20T22:26:00Z" w16du:dateUtc="2026-10-20T14:26:00Z"/>
              </w:rPr>
            </w:pPr>
            <w:ins w:id="4429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5</w:t>
              </w:r>
            </w:ins>
          </w:p>
        </w:tc>
        <w:tc>
          <w:tcPr>
            <w:tcW w:w="2810" w:type="dxa"/>
            <w:shd w:val="clear" w:color="auto" w:fill="EEEEEE"/>
            <w:vAlign w:val="center"/>
          </w:tcPr>
          <w:p w14:paraId="783B51DB" w14:textId="77777777" w:rsidR="00FC419E" w:rsidRDefault="00FC419E">
            <w:pPr>
              <w:spacing w:after="70" w:line="210" w:lineRule="auto"/>
              <w:rPr>
                <w:ins w:id="4430" w:author="Li, Chandler Changjun" w:date="2026-10-20T22:26:00Z" w16du:dateUtc="2026-10-20T14:26:00Z"/>
              </w:rPr>
            </w:pPr>
            <w:ins w:id="4431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更新时间</w:t>
              </w:r>
            </w:ins>
          </w:p>
        </w:tc>
        <w:tc>
          <w:tcPr>
            <w:tcW w:w="6722" w:type="dxa"/>
            <w:shd w:val="clear" w:color="auto" w:fill="EEEEEE"/>
            <w:vAlign w:val="center"/>
          </w:tcPr>
          <w:p w14:paraId="16C032DA" w14:textId="77777777" w:rsidR="00FC419E" w:rsidRDefault="00FC419E">
            <w:pPr>
              <w:spacing w:after="70" w:line="210" w:lineRule="auto"/>
              <w:rPr>
                <w:ins w:id="4432" w:author="Li, Chandler Changjun" w:date="2026-10-20T22:26:00Z" w16du:dateUtc="2026-10-20T14:26:00Z"/>
              </w:rPr>
            </w:pPr>
            <w:ins w:id="4433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日期</w:t>
              </w:r>
            </w:ins>
          </w:p>
        </w:tc>
      </w:tr>
      <w:tr w:rsidR="00FC419E" w14:paraId="4F73B568" w14:textId="77777777">
        <w:trPr>
          <w:cantSplit/>
          <w:ins w:id="4434" w:author="Li, Chandler Changjun" w:date="2026-10-20T22:26:00Z"/>
        </w:trPr>
        <w:tc>
          <w:tcPr>
            <w:tcW w:w="502" w:type="dxa"/>
            <w:shd w:val="clear" w:color="auto" w:fill="FFFFFF"/>
            <w:vAlign w:val="center"/>
          </w:tcPr>
          <w:p w14:paraId="45DD065D" w14:textId="77777777" w:rsidR="00FC419E" w:rsidRDefault="00FC419E">
            <w:pPr>
              <w:spacing w:after="70" w:line="210" w:lineRule="auto"/>
              <w:rPr>
                <w:ins w:id="4435" w:author="Li, Chandler Changjun" w:date="2026-10-20T22:26:00Z" w16du:dateUtc="2026-10-20T14:26:00Z"/>
              </w:rPr>
            </w:pPr>
            <w:ins w:id="4436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6</w:t>
              </w:r>
            </w:ins>
          </w:p>
        </w:tc>
        <w:tc>
          <w:tcPr>
            <w:tcW w:w="2810" w:type="dxa"/>
            <w:shd w:val="clear" w:color="auto" w:fill="FFFFFF"/>
            <w:vAlign w:val="center"/>
          </w:tcPr>
          <w:p w14:paraId="4B49FD2B" w14:textId="77777777" w:rsidR="00FC419E" w:rsidRDefault="00FC419E">
            <w:pPr>
              <w:spacing w:after="70" w:line="210" w:lineRule="auto"/>
              <w:rPr>
                <w:ins w:id="4437" w:author="Li, Chandler Changjun" w:date="2026-10-20T22:26:00Z" w16du:dateUtc="2026-10-20T14:26:00Z"/>
              </w:rPr>
            </w:pPr>
            <w:ins w:id="4438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状态</w:t>
              </w:r>
            </w:ins>
          </w:p>
        </w:tc>
        <w:tc>
          <w:tcPr>
            <w:tcW w:w="6722" w:type="dxa"/>
            <w:shd w:val="clear" w:color="auto" w:fill="FFFFFF"/>
            <w:vAlign w:val="center"/>
          </w:tcPr>
          <w:p w14:paraId="70823D39" w14:textId="77777777" w:rsidR="00FC419E" w:rsidRDefault="00FC419E">
            <w:pPr>
              <w:spacing w:after="70" w:line="210" w:lineRule="auto"/>
              <w:rPr>
                <w:ins w:id="4439" w:author="Li, Chandler Changjun" w:date="2026-10-20T22:26:00Z" w16du:dateUtc="2026-10-20T14:26:00Z"/>
              </w:rPr>
            </w:pPr>
            <w:ins w:id="4440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模板：平台默认 / 已替换；映射表：生效中 / 未上传</w:t>
              </w:r>
            </w:ins>
          </w:p>
        </w:tc>
      </w:tr>
    </w:tbl>
    <w:p w14:paraId="250340CF" w14:textId="77777777" w:rsidR="00FC419E" w:rsidRDefault="00FC419E" w:rsidP="00FC419E">
      <w:pPr>
        <w:spacing w:after="70" w:line="240" w:lineRule="auto"/>
        <w:rPr>
          <w:ins w:id="4441" w:author="Li, Chandler Changjun" w:date="2026-10-20T22:26:00Z" w16du:dateUtc="2026-10-20T14:26:00Z"/>
        </w:rPr>
      </w:pPr>
    </w:p>
    <w:p w14:paraId="08D9F981" w14:textId="77777777" w:rsidR="00FC419E" w:rsidRDefault="00FC419E">
      <w:pPr>
        <w:pStyle w:val="Heading3"/>
        <w:rPr>
          <w:ins w:id="4442" w:author="Li, Chandler Changjun" w:date="2026-10-20T22:26:00Z" w16du:dateUtc="2026-10-20T14:26:00Z"/>
        </w:rPr>
        <w:pPrChange w:id="4443" w:author="Li, Chandler Changjun" w:date="2026-10-21T13:39:00Z" w16du:dateUtc="2026-10-21T05:39:00Z">
          <w:pPr>
            <w:pStyle w:val="Heading3"/>
            <w:spacing w:after="70" w:line="240" w:lineRule="auto"/>
          </w:pPr>
        </w:pPrChange>
      </w:pPr>
      <w:ins w:id="4444" w:author="Li, Chandler Changjun" w:date="2026-10-20T22:26:00Z" w16du:dateUtc="2026-10-20T14:26:00Z">
        <w:r>
          <w:t>行内操作与详情</w:t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2508"/>
        <w:gridCol w:w="3813"/>
        <w:gridCol w:w="3713"/>
      </w:tblGrid>
      <w:tr w:rsidR="00FC419E" w14:paraId="7A5F2FFE" w14:textId="77777777">
        <w:trPr>
          <w:cantSplit/>
          <w:tblHeader/>
          <w:ins w:id="4445" w:author="Li, Chandler Changjun" w:date="2026-10-20T22:26:00Z"/>
        </w:trPr>
        <w:tc>
          <w:tcPr>
            <w:tcW w:w="2508" w:type="dxa"/>
            <w:shd w:val="clear" w:color="auto" w:fill="080808"/>
            <w:vAlign w:val="center"/>
          </w:tcPr>
          <w:p w14:paraId="2D457519" w14:textId="77777777" w:rsidR="00FC419E" w:rsidRDefault="00FC419E">
            <w:pPr>
              <w:spacing w:after="70" w:line="210" w:lineRule="auto"/>
              <w:rPr>
                <w:ins w:id="4446" w:author="Li, Chandler Changjun" w:date="2026-10-20T22:26:00Z" w16du:dateUtc="2026-10-20T14:26:00Z"/>
              </w:rPr>
            </w:pPr>
            <w:ins w:id="4447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操作</w:t>
              </w:r>
            </w:ins>
          </w:p>
        </w:tc>
        <w:tc>
          <w:tcPr>
            <w:tcW w:w="3813" w:type="dxa"/>
            <w:shd w:val="clear" w:color="auto" w:fill="080808"/>
            <w:vAlign w:val="center"/>
          </w:tcPr>
          <w:p w14:paraId="5CAA1280" w14:textId="77777777" w:rsidR="00FC419E" w:rsidRDefault="00FC419E">
            <w:pPr>
              <w:spacing w:after="70" w:line="210" w:lineRule="auto"/>
              <w:rPr>
                <w:ins w:id="4448" w:author="Li, Chandler Changjun" w:date="2026-10-20T22:26:00Z" w16du:dateUtc="2026-10-20T14:26:00Z"/>
              </w:rPr>
            </w:pPr>
            <w:ins w:id="4449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模板配置</w:t>
              </w:r>
            </w:ins>
          </w:p>
        </w:tc>
        <w:tc>
          <w:tcPr>
            <w:tcW w:w="3713" w:type="dxa"/>
            <w:shd w:val="clear" w:color="auto" w:fill="080808"/>
            <w:vAlign w:val="center"/>
          </w:tcPr>
          <w:p w14:paraId="0394B137" w14:textId="77777777" w:rsidR="00FC419E" w:rsidRDefault="00FC419E">
            <w:pPr>
              <w:spacing w:after="70" w:line="210" w:lineRule="auto"/>
              <w:rPr>
                <w:ins w:id="4450" w:author="Li, Chandler Changjun" w:date="2026-10-20T22:26:00Z" w16du:dateUtc="2026-10-20T14:26:00Z"/>
              </w:rPr>
            </w:pPr>
            <w:ins w:id="4451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映射表配置</w:t>
              </w:r>
            </w:ins>
          </w:p>
        </w:tc>
      </w:tr>
      <w:tr w:rsidR="00FC419E" w14:paraId="4A5B6AE4" w14:textId="77777777">
        <w:trPr>
          <w:cantSplit/>
          <w:ins w:id="4452" w:author="Li, Chandler Changjun" w:date="2026-10-20T22:26:00Z"/>
        </w:trPr>
        <w:tc>
          <w:tcPr>
            <w:tcW w:w="2508" w:type="dxa"/>
            <w:shd w:val="clear" w:color="auto" w:fill="EEEEEE"/>
            <w:vAlign w:val="center"/>
          </w:tcPr>
          <w:p w14:paraId="30C11923" w14:textId="77777777" w:rsidR="00FC419E" w:rsidRDefault="00FC419E">
            <w:pPr>
              <w:spacing w:after="70" w:line="210" w:lineRule="auto"/>
              <w:rPr>
                <w:ins w:id="4453" w:author="Li, Chandler Changjun" w:date="2026-10-20T22:26:00Z" w16du:dateUtc="2026-10-20T14:26:00Z"/>
              </w:rPr>
            </w:pPr>
            <w:ins w:id="4454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点击行</w:t>
              </w:r>
            </w:ins>
          </w:p>
        </w:tc>
        <w:tc>
          <w:tcPr>
            <w:tcW w:w="3813" w:type="dxa"/>
            <w:shd w:val="clear" w:color="auto" w:fill="EEEEEE"/>
            <w:vAlign w:val="center"/>
          </w:tcPr>
          <w:p w14:paraId="7AEE22E9" w14:textId="77777777" w:rsidR="00FC419E" w:rsidRDefault="00FC419E">
            <w:pPr>
              <w:spacing w:after="70" w:line="210" w:lineRule="auto"/>
              <w:rPr>
                <w:ins w:id="4455" w:author="Li, Chandler Changjun" w:date="2026-10-20T22:26:00Z" w16du:dateUtc="2026-10-20T14:26:00Z"/>
              </w:rPr>
            </w:pPr>
            <w:ins w:id="4456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右侧详情抽屉</w:t>
              </w:r>
            </w:ins>
          </w:p>
        </w:tc>
        <w:tc>
          <w:tcPr>
            <w:tcW w:w="3713" w:type="dxa"/>
            <w:shd w:val="clear" w:color="auto" w:fill="EEEEEE"/>
            <w:vAlign w:val="center"/>
          </w:tcPr>
          <w:p w14:paraId="1CBE44A0" w14:textId="77777777" w:rsidR="00FC419E" w:rsidRDefault="00FC419E">
            <w:pPr>
              <w:spacing w:after="70" w:line="210" w:lineRule="auto"/>
              <w:rPr>
                <w:ins w:id="4457" w:author="Li, Chandler Changjun" w:date="2026-10-20T22:26:00Z" w16du:dateUtc="2026-10-20T14:26:00Z"/>
              </w:rPr>
            </w:pPr>
            <w:ins w:id="4458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右侧详情抽屉</w:t>
              </w:r>
            </w:ins>
          </w:p>
        </w:tc>
      </w:tr>
      <w:tr w:rsidR="00FC419E" w14:paraId="3F5C452E" w14:textId="77777777">
        <w:trPr>
          <w:cantSplit/>
          <w:ins w:id="4459" w:author="Li, Chandler Changjun" w:date="2026-10-20T22:26:00Z"/>
        </w:trPr>
        <w:tc>
          <w:tcPr>
            <w:tcW w:w="2508" w:type="dxa"/>
            <w:shd w:val="clear" w:color="auto" w:fill="FFFFFF"/>
            <w:vAlign w:val="center"/>
          </w:tcPr>
          <w:p w14:paraId="30209295" w14:textId="77777777" w:rsidR="00FC419E" w:rsidRDefault="00FC419E">
            <w:pPr>
              <w:spacing w:after="70" w:line="210" w:lineRule="auto"/>
              <w:rPr>
                <w:ins w:id="4460" w:author="Li, Chandler Changjun" w:date="2026-10-20T22:26:00Z" w16du:dateUtc="2026-10-20T14:26:00Z"/>
              </w:rPr>
            </w:pPr>
            <w:ins w:id="4461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预览</w:t>
              </w:r>
            </w:ins>
          </w:p>
        </w:tc>
        <w:tc>
          <w:tcPr>
            <w:tcW w:w="3813" w:type="dxa"/>
            <w:shd w:val="clear" w:color="auto" w:fill="FFFFFF"/>
            <w:vAlign w:val="center"/>
          </w:tcPr>
          <w:p w14:paraId="6CA42B3A" w14:textId="77777777" w:rsidR="00FC419E" w:rsidRDefault="00FC419E">
            <w:pPr>
              <w:spacing w:after="70" w:line="210" w:lineRule="auto"/>
              <w:rPr>
                <w:ins w:id="4462" w:author="Li, Chandler Changjun" w:date="2026-10-20T22:26:00Z" w16du:dateUtc="2026-10-20T14:26:00Z"/>
              </w:rPr>
            </w:pPr>
            <w:ins w:id="4463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居中弹窗，按 Excel 样式展示</w:t>
              </w:r>
            </w:ins>
          </w:p>
        </w:tc>
        <w:tc>
          <w:tcPr>
            <w:tcW w:w="3713" w:type="dxa"/>
            <w:shd w:val="clear" w:color="auto" w:fill="FFFFFF"/>
            <w:vAlign w:val="center"/>
          </w:tcPr>
          <w:p w14:paraId="711B4CC0" w14:textId="77777777" w:rsidR="00FC419E" w:rsidRDefault="00FC419E">
            <w:pPr>
              <w:spacing w:after="70" w:line="210" w:lineRule="auto"/>
              <w:rPr>
                <w:ins w:id="4464" w:author="Li, Chandler Changjun" w:date="2026-10-20T22:26:00Z" w16du:dateUtc="2026-10-20T14:26:00Z"/>
              </w:rPr>
            </w:pPr>
            <w:ins w:id="4465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同左</w:t>
              </w:r>
            </w:ins>
          </w:p>
        </w:tc>
      </w:tr>
      <w:tr w:rsidR="00FC419E" w14:paraId="30B2B569" w14:textId="77777777">
        <w:trPr>
          <w:cantSplit/>
          <w:ins w:id="4466" w:author="Li, Chandler Changjun" w:date="2026-10-20T22:26:00Z"/>
        </w:trPr>
        <w:tc>
          <w:tcPr>
            <w:tcW w:w="2508" w:type="dxa"/>
            <w:shd w:val="clear" w:color="auto" w:fill="EEEEEE"/>
            <w:vAlign w:val="center"/>
          </w:tcPr>
          <w:p w14:paraId="51D6D10C" w14:textId="77777777" w:rsidR="00FC419E" w:rsidRDefault="00FC419E">
            <w:pPr>
              <w:spacing w:after="70" w:line="210" w:lineRule="auto"/>
              <w:rPr>
                <w:ins w:id="4467" w:author="Li, Chandler Changjun" w:date="2026-10-20T22:26:00Z" w16du:dateUtc="2026-10-20T14:26:00Z"/>
              </w:rPr>
            </w:pPr>
            <w:ins w:id="4468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上传</w:t>
              </w:r>
            </w:ins>
          </w:p>
        </w:tc>
        <w:tc>
          <w:tcPr>
            <w:tcW w:w="3813" w:type="dxa"/>
            <w:shd w:val="clear" w:color="auto" w:fill="EEEEEE"/>
            <w:vAlign w:val="center"/>
          </w:tcPr>
          <w:p w14:paraId="391EA34F" w14:textId="77777777" w:rsidR="00FC419E" w:rsidRDefault="00FC419E">
            <w:pPr>
              <w:spacing w:after="70" w:line="210" w:lineRule="auto"/>
              <w:rPr>
                <w:ins w:id="4469" w:author="Li, Chandler Changjun" w:date="2026-10-20T22:26:00Z" w16du:dateUtc="2026-10-20T14:26:00Z"/>
              </w:rPr>
            </w:pPr>
            <w:ins w:id="4470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替换模板文件</w:t>
              </w:r>
            </w:ins>
          </w:p>
        </w:tc>
        <w:tc>
          <w:tcPr>
            <w:tcW w:w="3713" w:type="dxa"/>
            <w:shd w:val="clear" w:color="auto" w:fill="EEEEEE"/>
            <w:vAlign w:val="center"/>
          </w:tcPr>
          <w:p w14:paraId="676BE164" w14:textId="77777777" w:rsidR="00FC419E" w:rsidRDefault="00FC419E">
            <w:pPr>
              <w:spacing w:after="70" w:line="210" w:lineRule="auto"/>
              <w:rPr>
                <w:ins w:id="4471" w:author="Li, Chandler Changjun" w:date="2026-10-20T22:26:00Z" w16du:dateUtc="2026-10-20T14:26:00Z"/>
              </w:rPr>
            </w:pPr>
            <w:ins w:id="4472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上传新版本</w:t>
              </w:r>
            </w:ins>
          </w:p>
        </w:tc>
      </w:tr>
      <w:tr w:rsidR="00FC419E" w14:paraId="13553970" w14:textId="77777777">
        <w:trPr>
          <w:cantSplit/>
          <w:ins w:id="4473" w:author="Li, Chandler Changjun" w:date="2026-10-20T22:26:00Z"/>
        </w:trPr>
        <w:tc>
          <w:tcPr>
            <w:tcW w:w="2508" w:type="dxa"/>
            <w:shd w:val="clear" w:color="auto" w:fill="FFFFFF"/>
            <w:vAlign w:val="center"/>
          </w:tcPr>
          <w:p w14:paraId="52E64F31" w14:textId="77777777" w:rsidR="00FC419E" w:rsidRDefault="00FC419E">
            <w:pPr>
              <w:spacing w:after="70" w:line="210" w:lineRule="auto"/>
              <w:rPr>
                <w:ins w:id="4474" w:author="Li, Chandler Changjun" w:date="2026-10-20T22:26:00Z" w16du:dateUtc="2026-10-20T14:26:00Z"/>
              </w:rPr>
            </w:pPr>
            <w:ins w:id="4475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第三个按钮</w:t>
              </w:r>
            </w:ins>
          </w:p>
        </w:tc>
        <w:tc>
          <w:tcPr>
            <w:tcW w:w="3813" w:type="dxa"/>
            <w:shd w:val="clear" w:color="auto" w:fill="FFFFFF"/>
            <w:vAlign w:val="center"/>
          </w:tcPr>
          <w:p w14:paraId="6878E0AB" w14:textId="77777777" w:rsidR="00FC419E" w:rsidRDefault="00FC419E">
            <w:pPr>
              <w:spacing w:after="70" w:line="210" w:lineRule="auto"/>
              <w:rPr>
                <w:ins w:id="4476" w:author="Li, Chandler Changjun" w:date="2026-10-20T22:26:00Z" w16du:dateUtc="2026-10-20T14:26:00Z"/>
              </w:rPr>
            </w:pPr>
            <w:ins w:id="4477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删除</w:t>
              </w:r>
            </w:ins>
          </w:p>
        </w:tc>
        <w:tc>
          <w:tcPr>
            <w:tcW w:w="3713" w:type="dxa"/>
            <w:shd w:val="clear" w:color="auto" w:fill="FFFFFF"/>
            <w:vAlign w:val="center"/>
          </w:tcPr>
          <w:p w14:paraId="7BD1EB31" w14:textId="77777777" w:rsidR="006B25F2" w:rsidRDefault="00FC419E">
            <w:pPr>
              <w:spacing w:after="70" w:line="210" w:lineRule="auto"/>
              <w:rPr>
                <w:ins w:id="4478" w:author="Li, Chandler Changjun" w:date="2026-10-21T13:39:00Z" w16du:dateUtc="2026-10-21T05:39:00Z"/>
                <w:rFonts w:ascii="SimSun" w:eastAsia="SimSun" w:hAnsi="SimSun"/>
                <w:sz w:val="16"/>
                <w:szCs w:val="16"/>
              </w:rPr>
            </w:pPr>
            <w:ins w:id="4479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下载当前版本；</w:t>
              </w:r>
            </w:ins>
          </w:p>
          <w:p w14:paraId="004FE01C" w14:textId="7A391B1C" w:rsidR="00FC419E" w:rsidRDefault="00FC419E">
            <w:pPr>
              <w:spacing w:after="70" w:line="210" w:lineRule="auto"/>
              <w:rPr>
                <w:ins w:id="4480" w:author="Li, Chandler Changjun" w:date="2026-10-20T22:26:00Z" w16du:dateUtc="2026-10-20T14:26:00Z"/>
              </w:rPr>
            </w:pPr>
            <w:ins w:id="4481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未上传时置灰，悬停提示「还没有上传过文件」</w:t>
              </w:r>
            </w:ins>
          </w:p>
        </w:tc>
      </w:tr>
    </w:tbl>
    <w:p w14:paraId="4789380F" w14:textId="0CEADFEC" w:rsidR="00FC419E" w:rsidRPr="007353BA" w:rsidRDefault="006B25F2" w:rsidP="00FC419E">
      <w:pPr>
        <w:spacing w:after="70" w:line="240" w:lineRule="auto"/>
        <w:rPr>
          <w:ins w:id="4482" w:author="Li, Chandler Changjun" w:date="2026-10-20T22:26:00Z" w16du:dateUtc="2026-10-20T14:26:00Z"/>
        </w:rPr>
      </w:pPr>
      <w:ins w:id="4483" w:author="Li, Chandler Changjun" w:date="2026-10-21T13:39:00Z" w16du:dateUtc="2026-10-21T05:39:00Z">
        <w:r>
          <w:rPr>
            <w:rFonts w:hint="eastAsia"/>
          </w:rPr>
          <w:t>除了第一个模板配置，可能涉及到一个</w:t>
        </w:r>
      </w:ins>
      <w:ins w:id="4484" w:author="Li, Chandler Changjun" w:date="2026-10-21T13:40:00Z" w16du:dateUtc="2026-10-21T05:40:00Z">
        <w:r>
          <w:rPr>
            <w:rFonts w:hint="eastAsia"/>
          </w:rPr>
          <w:t>表多sheet，其他应该是一个表一个sheet。</w:t>
        </w:r>
      </w:ins>
    </w:p>
    <w:p w14:paraId="76386C65" w14:textId="77777777" w:rsidR="00FC419E" w:rsidRDefault="00FC419E">
      <w:pPr>
        <w:pStyle w:val="Heading3"/>
        <w:rPr>
          <w:ins w:id="4485" w:author="Li, Chandler Changjun" w:date="2026-10-20T22:26:00Z" w16du:dateUtc="2026-10-20T14:26:00Z"/>
        </w:rPr>
        <w:pPrChange w:id="4486" w:author="Li, Chandler Changjun" w:date="2026-10-21T13:39:00Z" w16du:dateUtc="2026-10-21T05:39:00Z">
          <w:pPr>
            <w:pStyle w:val="Heading3"/>
            <w:spacing w:after="70" w:line="240" w:lineRule="auto"/>
          </w:pPr>
        </w:pPrChange>
      </w:pPr>
      <w:ins w:id="4487" w:author="Li, Chandler Changjun" w:date="2026-10-20T22:26:00Z" w16du:dateUtc="2026-10-20T14:26:00Z">
        <w:r>
          <w:t>模板配置 · 发票导入模板</w:t>
        </w:r>
      </w:ins>
    </w:p>
    <w:p w14:paraId="6DA36602" w14:textId="77777777" w:rsidR="00FC419E" w:rsidRDefault="00FC419E" w:rsidP="00FC419E">
      <w:pPr>
        <w:keepNext/>
        <w:spacing w:after="70" w:line="240" w:lineRule="auto"/>
        <w:jc w:val="center"/>
        <w:rPr>
          <w:ins w:id="4488" w:author="Li, Chandler Changjun" w:date="2026-10-20T22:26:00Z" w16du:dateUtc="2026-10-20T14:26:00Z"/>
        </w:rPr>
      </w:pPr>
      <w:ins w:id="4489" w:author="Li, Chandler Changjun" w:date="2026-10-20T22:26:00Z" w16du:dateUtc="2026-10-20T14:26:00Z">
        <w:r>
          <w:rPr>
            <w:noProof/>
          </w:rPr>
          <w:drawing>
            <wp:inline distT="0" distB="0" distL="0" distR="0" wp14:anchorId="3FEB4795" wp14:editId="4025F526">
              <wp:extent cx="3291840" cy="4572000"/>
              <wp:effectExtent l="0" t="0" r="0" b="0"/>
              <wp:docPr id="51" name="Screenshot 51" descr="图 7.3.5-2 发票导入模板 · 详情抽屉（上部）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1" name="image-51.png"/>
                      <pic:cNvPicPr/>
                    </pic:nvPicPr>
                    <pic:blipFill>
                      <a:blip r:embed="rId8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91840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08D5CBA" w14:textId="2896EA09" w:rsidR="00FC419E" w:rsidRDefault="00FC419E" w:rsidP="00FC419E">
      <w:pPr>
        <w:spacing w:after="70" w:line="240" w:lineRule="auto"/>
        <w:jc w:val="center"/>
        <w:rPr>
          <w:ins w:id="4490" w:author="Li, Chandler Changjun" w:date="2026-10-20T22:26:00Z" w16du:dateUtc="2026-10-20T14:26:00Z"/>
        </w:rPr>
      </w:pPr>
      <w:ins w:id="4491" w:author="Li, Chandler Changjun" w:date="2026-10-20T22:26:00Z" w16du:dateUtc="2026-10-20T14:26:00Z">
        <w:r>
          <w:rPr>
            <w:rFonts w:ascii="SimSun" w:eastAsia="SimSun" w:hAnsi="SimSun"/>
            <w:color w:val="555555"/>
            <w:sz w:val="16"/>
            <w:szCs w:val="16"/>
          </w:rPr>
          <w:t>图 发票导入模板 · 详情抽屉（上部）</w:t>
        </w:r>
      </w:ins>
    </w:p>
    <w:p w14:paraId="3A2B2B1B" w14:textId="77777777" w:rsidR="00FC419E" w:rsidRDefault="00FC419E" w:rsidP="00FC419E">
      <w:pPr>
        <w:keepNext/>
        <w:spacing w:after="70" w:line="240" w:lineRule="auto"/>
        <w:jc w:val="center"/>
        <w:rPr>
          <w:ins w:id="4492" w:author="Li, Chandler Changjun" w:date="2026-10-20T22:26:00Z" w16du:dateUtc="2026-10-20T14:26:00Z"/>
        </w:rPr>
      </w:pPr>
      <w:ins w:id="4493" w:author="Li, Chandler Changjun" w:date="2026-10-20T22:26:00Z" w16du:dateUtc="2026-10-20T14:26:00Z">
        <w:r>
          <w:rPr>
            <w:noProof/>
          </w:rPr>
          <w:drawing>
            <wp:inline distT="0" distB="0" distL="0" distR="0" wp14:anchorId="0B3A7A5D" wp14:editId="5D75072B">
              <wp:extent cx="3291840" cy="4572000"/>
              <wp:effectExtent l="0" t="0" r="0" b="0"/>
              <wp:docPr id="52" name="Screenshot 52" descr="图 7.3.5-3 发票导入模板 · 详情抽屉（下部）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2" name="image-52.png"/>
                      <pic:cNvPicPr/>
                    </pic:nvPicPr>
                    <pic:blipFill>
                      <a:blip r:embed="rId8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91840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52174FD" w14:textId="33FB99CC" w:rsidR="00FC419E" w:rsidRDefault="00FC419E" w:rsidP="00FC419E">
      <w:pPr>
        <w:spacing w:after="70" w:line="240" w:lineRule="auto"/>
        <w:jc w:val="center"/>
        <w:rPr>
          <w:ins w:id="4494" w:author="Li, Chandler Changjun" w:date="2026-10-20T22:26:00Z" w16du:dateUtc="2026-10-20T14:26:00Z"/>
        </w:rPr>
      </w:pPr>
      <w:ins w:id="4495" w:author="Li, Chandler Changjun" w:date="2026-10-20T22:26:00Z" w16du:dateUtc="2026-10-20T14:26:00Z">
        <w:r>
          <w:rPr>
            <w:rFonts w:ascii="SimSun" w:eastAsia="SimSun" w:hAnsi="SimSun"/>
            <w:color w:val="555555"/>
            <w:sz w:val="16"/>
            <w:szCs w:val="16"/>
          </w:rPr>
          <w:t>图</w:t>
        </w:r>
      </w:ins>
      <w:ins w:id="4496" w:author="Li, Chandler Changjun" w:date="2026-10-21T13:42:00Z" w16du:dateUtc="2026-10-21T05:42:00Z">
        <w:r w:rsidR="0073772B">
          <w:rPr>
            <w:rFonts w:ascii="SimSun" w:eastAsia="SimSun" w:hAnsi="SimSun" w:hint="eastAsia"/>
            <w:color w:val="555555"/>
            <w:sz w:val="16"/>
            <w:szCs w:val="16"/>
          </w:rPr>
          <w:t xml:space="preserve"> </w:t>
        </w:r>
      </w:ins>
      <w:ins w:id="4497" w:author="Li, Chandler Changjun" w:date="2026-10-20T22:26:00Z" w16du:dateUtc="2026-10-20T14:26:00Z">
        <w:r>
          <w:rPr>
            <w:rFonts w:ascii="SimSun" w:eastAsia="SimSun" w:hAnsi="SimSun"/>
            <w:color w:val="555555"/>
            <w:sz w:val="16"/>
            <w:szCs w:val="16"/>
          </w:rPr>
          <w:t>发票导入模板 · 详情抽屉（下部）</w:t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2609"/>
        <w:gridCol w:w="7425"/>
      </w:tblGrid>
      <w:tr w:rsidR="00FC419E" w14:paraId="2AFB0877" w14:textId="77777777">
        <w:trPr>
          <w:cantSplit/>
          <w:tblHeader/>
          <w:ins w:id="4498" w:author="Li, Chandler Changjun" w:date="2026-10-20T22:26:00Z"/>
        </w:trPr>
        <w:tc>
          <w:tcPr>
            <w:tcW w:w="2609" w:type="dxa"/>
            <w:shd w:val="clear" w:color="auto" w:fill="080808"/>
            <w:vAlign w:val="center"/>
          </w:tcPr>
          <w:p w14:paraId="0F91E102" w14:textId="77777777" w:rsidR="00FC419E" w:rsidRDefault="00FC419E">
            <w:pPr>
              <w:spacing w:after="70" w:line="210" w:lineRule="auto"/>
              <w:rPr>
                <w:ins w:id="4499" w:author="Li, Chandler Changjun" w:date="2026-10-20T22:26:00Z" w16du:dateUtc="2026-10-20T14:26:00Z"/>
              </w:rPr>
            </w:pPr>
            <w:ins w:id="4500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元素</w:t>
              </w:r>
            </w:ins>
          </w:p>
        </w:tc>
        <w:tc>
          <w:tcPr>
            <w:tcW w:w="7425" w:type="dxa"/>
            <w:shd w:val="clear" w:color="auto" w:fill="080808"/>
            <w:vAlign w:val="center"/>
          </w:tcPr>
          <w:p w14:paraId="6A71CE0F" w14:textId="77777777" w:rsidR="00FC419E" w:rsidRDefault="00FC419E">
            <w:pPr>
              <w:spacing w:after="70" w:line="210" w:lineRule="auto"/>
              <w:rPr>
                <w:ins w:id="4501" w:author="Li, Chandler Changjun" w:date="2026-10-20T22:26:00Z" w16du:dateUtc="2026-10-20T14:26:00Z"/>
              </w:rPr>
            </w:pPr>
            <w:ins w:id="4502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规则</w:t>
              </w:r>
            </w:ins>
          </w:p>
        </w:tc>
      </w:tr>
      <w:tr w:rsidR="00FC419E" w14:paraId="3E2CFC40" w14:textId="77777777">
        <w:trPr>
          <w:cantSplit/>
          <w:ins w:id="4503" w:author="Li, Chandler Changjun" w:date="2026-10-20T22:26:00Z"/>
        </w:trPr>
        <w:tc>
          <w:tcPr>
            <w:tcW w:w="2609" w:type="dxa"/>
            <w:shd w:val="clear" w:color="auto" w:fill="EEEEEE"/>
            <w:vAlign w:val="center"/>
          </w:tcPr>
          <w:p w14:paraId="7B809019" w14:textId="77777777" w:rsidR="00FC419E" w:rsidRDefault="00FC419E">
            <w:pPr>
              <w:spacing w:after="70" w:line="210" w:lineRule="auto"/>
              <w:rPr>
                <w:ins w:id="4504" w:author="Li, Chandler Changjun" w:date="2026-10-20T22:26:00Z" w16du:dateUtc="2026-10-20T14:26:00Z"/>
              </w:rPr>
            </w:pPr>
            <w:ins w:id="4505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详情抽屉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3AC42AE7" w14:textId="77777777" w:rsidR="0073772B" w:rsidRDefault="00FC419E">
            <w:pPr>
              <w:spacing w:after="70" w:line="210" w:lineRule="auto"/>
              <w:rPr>
                <w:ins w:id="4506" w:author="Li, Chandler Changjun" w:date="2026-10-21T13:42:00Z" w16du:dateUtc="2026-10-21T05:42:00Z"/>
                <w:rFonts w:ascii="SimSun" w:eastAsia="SimSun" w:hAnsi="SimSun"/>
                <w:sz w:val="16"/>
                <w:szCs w:val="16"/>
              </w:rPr>
            </w:pPr>
            <w:ins w:id="4507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当前文件、所属线路、版本与更新日期、用途；4 个 sheet 的列结构（列号 + 字段名）：</w:t>
              </w:r>
            </w:ins>
          </w:p>
          <w:p w14:paraId="0242EFE7" w14:textId="77777777" w:rsidR="0073772B" w:rsidRDefault="00FC419E">
            <w:pPr>
              <w:spacing w:after="70" w:line="210" w:lineRule="auto"/>
              <w:rPr>
                <w:ins w:id="4508" w:author="Li, Chandler Changjun" w:date="2026-10-21T13:42:00Z" w16du:dateUtc="2026-10-21T05:42:00Z"/>
                <w:rFonts w:ascii="SimSun" w:eastAsia="SimSun" w:hAnsi="SimSun"/>
                <w:sz w:val="16"/>
                <w:szCs w:val="16"/>
              </w:rPr>
            </w:pPr>
            <w:ins w:id="4509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INV 表头 24 列、INV 表体 14 列、DN 表头 9 列、DN 表体 5 列；</w:t>
              </w:r>
            </w:ins>
          </w:p>
          <w:p w14:paraId="0E250B3E" w14:textId="11EE691B" w:rsidR="00FC419E" w:rsidRDefault="00FC419E">
            <w:pPr>
              <w:spacing w:after="70" w:line="210" w:lineRule="auto"/>
              <w:rPr>
                <w:ins w:id="4510" w:author="Li, Chandler Changjun" w:date="2026-10-20T22:26:00Z" w16du:dateUtc="2026-10-20T14:26:00Z"/>
              </w:rPr>
            </w:pPr>
            <w:ins w:id="4511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底部「预览」「上传」</w:t>
              </w:r>
            </w:ins>
          </w:p>
        </w:tc>
      </w:tr>
      <w:tr w:rsidR="00FC419E" w14:paraId="18BB0A93" w14:textId="77777777">
        <w:trPr>
          <w:cantSplit/>
          <w:ins w:id="4512" w:author="Li, Chandler Changjun" w:date="2026-10-20T22:26:00Z"/>
        </w:trPr>
        <w:tc>
          <w:tcPr>
            <w:tcW w:w="2609" w:type="dxa"/>
            <w:shd w:val="clear" w:color="auto" w:fill="FFFFFF"/>
            <w:vAlign w:val="center"/>
          </w:tcPr>
          <w:p w14:paraId="5ED5FBF7" w14:textId="77777777" w:rsidR="00FC419E" w:rsidRDefault="00FC419E">
            <w:pPr>
              <w:spacing w:after="70" w:line="210" w:lineRule="auto"/>
              <w:rPr>
                <w:ins w:id="4513" w:author="Li, Chandler Changjun" w:date="2026-10-20T22:26:00Z" w16du:dateUtc="2026-10-20T14:26:00Z"/>
              </w:rPr>
            </w:pPr>
            <w:ins w:id="4514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列结构说明</w:t>
              </w:r>
            </w:ins>
          </w:p>
        </w:tc>
        <w:tc>
          <w:tcPr>
            <w:tcW w:w="7425" w:type="dxa"/>
            <w:shd w:val="clear" w:color="auto" w:fill="FFFFFF"/>
            <w:vAlign w:val="center"/>
          </w:tcPr>
          <w:p w14:paraId="52300EF7" w14:textId="77777777" w:rsidR="00FC419E" w:rsidRDefault="00FC419E">
            <w:pPr>
              <w:spacing w:after="70" w:line="210" w:lineRule="auto"/>
              <w:rPr>
                <w:ins w:id="4515" w:author="Li, Chandler Changjun" w:date="2026-10-20T22:26:00Z" w16du:dateUtc="2026-10-20T14:26:00Z"/>
              </w:rPr>
            </w:pPr>
            <w:ins w:id="4516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列结构用于核对；上传新模板不改变此处列定义</w:t>
              </w:r>
            </w:ins>
          </w:p>
        </w:tc>
      </w:tr>
    </w:tbl>
    <w:p w14:paraId="5A917202" w14:textId="77777777" w:rsidR="00FC419E" w:rsidRDefault="00FC419E" w:rsidP="00FC419E">
      <w:pPr>
        <w:spacing w:after="70" w:line="240" w:lineRule="auto"/>
        <w:rPr>
          <w:ins w:id="4517" w:author="Li, Chandler Changjun" w:date="2026-10-20T22:26:00Z" w16du:dateUtc="2026-10-20T14:26:00Z"/>
        </w:rPr>
      </w:pPr>
    </w:p>
    <w:p w14:paraId="18CF90F1" w14:textId="77777777" w:rsidR="00FC419E" w:rsidRDefault="00FC419E" w:rsidP="00FC419E">
      <w:pPr>
        <w:keepNext/>
        <w:spacing w:after="70" w:line="240" w:lineRule="auto"/>
        <w:jc w:val="center"/>
        <w:rPr>
          <w:ins w:id="4518" w:author="Li, Chandler Changjun" w:date="2026-10-20T22:26:00Z" w16du:dateUtc="2026-10-20T14:26:00Z"/>
        </w:rPr>
      </w:pPr>
      <w:ins w:id="4519" w:author="Li, Chandler Changjun" w:date="2026-10-20T22:26:00Z" w16du:dateUtc="2026-10-20T14:26:00Z">
        <w:r>
          <w:rPr>
            <w:noProof/>
          </w:rPr>
          <w:drawing>
            <wp:inline distT="0" distB="0" distL="0" distR="0" wp14:anchorId="6DA0DE1A" wp14:editId="4F757159">
              <wp:extent cx="6286500" cy="3981450"/>
              <wp:effectExtent l="0" t="0" r="0" b="0"/>
              <wp:docPr id="53" name="Screenshot 53" descr="图 7.3.5-4 发票导入模板 · 预览（INV 表头）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3" name="image-53.png"/>
                      <pic:cNvPicPr/>
                    </pic:nvPicPr>
                    <pic:blipFill>
                      <a:blip r:embed="rId8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86500" cy="39814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DF83BB3" w14:textId="77777777" w:rsidR="00FC419E" w:rsidRDefault="00FC419E" w:rsidP="00FC419E">
      <w:pPr>
        <w:spacing w:after="70" w:line="240" w:lineRule="auto"/>
        <w:jc w:val="center"/>
        <w:rPr>
          <w:ins w:id="4520" w:author="Li, Chandler Changjun" w:date="2026-10-20T22:26:00Z" w16du:dateUtc="2026-10-20T14:26:00Z"/>
        </w:rPr>
      </w:pPr>
      <w:ins w:id="4521" w:author="Li, Chandler Changjun" w:date="2026-10-20T22:26:00Z" w16du:dateUtc="2026-10-20T14:26:00Z">
        <w:r>
          <w:rPr>
            <w:rFonts w:ascii="SimSun" w:eastAsia="SimSun" w:hAnsi="SimSun"/>
            <w:color w:val="555555"/>
            <w:sz w:val="16"/>
            <w:szCs w:val="16"/>
          </w:rPr>
          <w:t>图 7.3.5-4 发票导入模板 · 预览（INV 表头）</w:t>
        </w:r>
      </w:ins>
    </w:p>
    <w:p w14:paraId="67172D2C" w14:textId="77777777" w:rsidR="00FC419E" w:rsidRDefault="00FC419E" w:rsidP="00FC419E">
      <w:pPr>
        <w:keepNext/>
        <w:spacing w:after="70" w:line="240" w:lineRule="auto"/>
        <w:jc w:val="center"/>
        <w:rPr>
          <w:ins w:id="4522" w:author="Li, Chandler Changjun" w:date="2026-10-20T22:26:00Z" w16du:dateUtc="2026-10-20T14:26:00Z"/>
        </w:rPr>
      </w:pPr>
      <w:ins w:id="4523" w:author="Li, Chandler Changjun" w:date="2026-10-20T22:26:00Z" w16du:dateUtc="2026-10-20T14:26:00Z">
        <w:r>
          <w:rPr>
            <w:noProof/>
          </w:rPr>
          <w:drawing>
            <wp:inline distT="0" distB="0" distL="0" distR="0" wp14:anchorId="678A3E5E" wp14:editId="3D879096">
              <wp:extent cx="6286500" cy="3981450"/>
              <wp:effectExtent l="0" t="0" r="0" b="0"/>
              <wp:docPr id="54" name="Screenshot 54" descr="图 7.3.5-5 发票导入模板 · 预览（DN 表体）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4" name="image-54.png"/>
                      <pic:cNvPicPr/>
                    </pic:nvPicPr>
                    <pic:blipFill>
                      <a:blip r:embed="rId8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86500" cy="39814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F2CE798" w14:textId="77777777" w:rsidR="00FC419E" w:rsidRDefault="00FC419E" w:rsidP="00FC419E">
      <w:pPr>
        <w:spacing w:after="70" w:line="240" w:lineRule="auto"/>
        <w:jc w:val="center"/>
        <w:rPr>
          <w:ins w:id="4524" w:author="Li, Chandler Changjun" w:date="2026-10-20T22:26:00Z" w16du:dateUtc="2026-10-20T14:26:00Z"/>
        </w:rPr>
      </w:pPr>
      <w:ins w:id="4525" w:author="Li, Chandler Changjun" w:date="2026-10-20T22:26:00Z" w16du:dateUtc="2026-10-20T14:26:00Z">
        <w:r>
          <w:rPr>
            <w:rFonts w:ascii="SimSun" w:eastAsia="SimSun" w:hAnsi="SimSun"/>
            <w:color w:val="555555"/>
            <w:sz w:val="16"/>
            <w:szCs w:val="16"/>
          </w:rPr>
          <w:t>图 7.3.5-5 发票导入模板 · 预览（DN 表体）</w:t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2609"/>
        <w:gridCol w:w="7425"/>
      </w:tblGrid>
      <w:tr w:rsidR="00FC419E" w14:paraId="52E91766" w14:textId="77777777">
        <w:trPr>
          <w:cantSplit/>
          <w:tblHeader/>
          <w:ins w:id="4526" w:author="Li, Chandler Changjun" w:date="2026-10-20T22:26:00Z"/>
        </w:trPr>
        <w:tc>
          <w:tcPr>
            <w:tcW w:w="2609" w:type="dxa"/>
            <w:shd w:val="clear" w:color="auto" w:fill="080808"/>
            <w:vAlign w:val="center"/>
          </w:tcPr>
          <w:p w14:paraId="78BDA0A9" w14:textId="77777777" w:rsidR="00FC419E" w:rsidRDefault="00FC419E">
            <w:pPr>
              <w:spacing w:after="70" w:line="210" w:lineRule="auto"/>
              <w:rPr>
                <w:ins w:id="4527" w:author="Li, Chandler Changjun" w:date="2026-10-20T22:26:00Z" w16du:dateUtc="2026-10-20T14:26:00Z"/>
              </w:rPr>
            </w:pPr>
            <w:ins w:id="4528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元素</w:t>
              </w:r>
            </w:ins>
          </w:p>
        </w:tc>
        <w:tc>
          <w:tcPr>
            <w:tcW w:w="7425" w:type="dxa"/>
            <w:shd w:val="clear" w:color="auto" w:fill="080808"/>
            <w:vAlign w:val="center"/>
          </w:tcPr>
          <w:p w14:paraId="1DC969B5" w14:textId="77777777" w:rsidR="00FC419E" w:rsidRDefault="00FC419E">
            <w:pPr>
              <w:spacing w:after="70" w:line="210" w:lineRule="auto"/>
              <w:rPr>
                <w:ins w:id="4529" w:author="Li, Chandler Changjun" w:date="2026-10-20T22:26:00Z" w16du:dateUtc="2026-10-20T14:26:00Z"/>
              </w:rPr>
            </w:pPr>
            <w:ins w:id="4530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规则</w:t>
              </w:r>
            </w:ins>
          </w:p>
        </w:tc>
      </w:tr>
      <w:tr w:rsidR="00FC419E" w14:paraId="2F4B811B" w14:textId="77777777">
        <w:trPr>
          <w:cantSplit/>
          <w:ins w:id="4531" w:author="Li, Chandler Changjun" w:date="2026-10-20T22:26:00Z"/>
        </w:trPr>
        <w:tc>
          <w:tcPr>
            <w:tcW w:w="2609" w:type="dxa"/>
            <w:shd w:val="clear" w:color="auto" w:fill="EEEEEE"/>
            <w:vAlign w:val="center"/>
          </w:tcPr>
          <w:p w14:paraId="53338B4E" w14:textId="77777777" w:rsidR="00FC419E" w:rsidRDefault="00FC419E">
            <w:pPr>
              <w:spacing w:after="70" w:line="210" w:lineRule="auto"/>
              <w:rPr>
                <w:ins w:id="4532" w:author="Li, Chandler Changjun" w:date="2026-10-20T22:26:00Z" w16du:dateUtc="2026-10-20T14:26:00Z"/>
              </w:rPr>
            </w:pPr>
            <w:ins w:id="4533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预览弹窗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7B7414B6" w14:textId="77777777" w:rsidR="00FC419E" w:rsidRDefault="00FC419E">
            <w:pPr>
              <w:spacing w:after="70" w:line="210" w:lineRule="auto"/>
              <w:rPr>
                <w:ins w:id="4534" w:author="Li, Chandler Changjun" w:date="2026-10-20T22:26:00Z" w16du:dateUtc="2026-10-20T14:26:00Z"/>
              </w:rPr>
            </w:pPr>
            <w:ins w:id="4535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标题「预览 · 发票导入模板」；顶栏显示当前文件名和版本</w:t>
              </w:r>
            </w:ins>
          </w:p>
        </w:tc>
      </w:tr>
      <w:tr w:rsidR="00FC419E" w14:paraId="0AA2766A" w14:textId="77777777">
        <w:trPr>
          <w:cantSplit/>
          <w:ins w:id="4536" w:author="Li, Chandler Changjun" w:date="2026-10-20T22:26:00Z"/>
        </w:trPr>
        <w:tc>
          <w:tcPr>
            <w:tcW w:w="2609" w:type="dxa"/>
            <w:shd w:val="clear" w:color="auto" w:fill="FFFFFF"/>
            <w:vAlign w:val="center"/>
          </w:tcPr>
          <w:p w14:paraId="7EA4AD5D" w14:textId="77777777" w:rsidR="00FC419E" w:rsidRDefault="00FC419E">
            <w:pPr>
              <w:spacing w:after="70" w:line="210" w:lineRule="auto"/>
              <w:rPr>
                <w:ins w:id="4537" w:author="Li, Chandler Changjun" w:date="2026-10-20T22:26:00Z" w16du:dateUtc="2026-10-20T14:26:00Z"/>
              </w:rPr>
            </w:pPr>
            <w:ins w:id="4538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表格</w:t>
              </w:r>
            </w:ins>
          </w:p>
        </w:tc>
        <w:tc>
          <w:tcPr>
            <w:tcW w:w="7425" w:type="dxa"/>
            <w:shd w:val="clear" w:color="auto" w:fill="FFFFFF"/>
            <w:vAlign w:val="center"/>
          </w:tcPr>
          <w:p w14:paraId="0E9BD0B5" w14:textId="77777777" w:rsidR="00FC419E" w:rsidRDefault="00FC419E">
            <w:pPr>
              <w:spacing w:after="70" w:line="210" w:lineRule="auto"/>
              <w:rPr>
                <w:ins w:id="4539" w:author="Li, Chandler Changjun" w:date="2026-10-20T22:26:00Z" w16du:dateUtc="2026-10-20T14:26:00Z"/>
              </w:rPr>
            </w:pPr>
            <w:ins w:id="4540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列号、行号；第 1 行为字段名并固定在顶部；下方为空行</w:t>
              </w:r>
            </w:ins>
          </w:p>
        </w:tc>
      </w:tr>
      <w:tr w:rsidR="00FC419E" w14:paraId="42D077A9" w14:textId="77777777">
        <w:trPr>
          <w:cantSplit/>
          <w:ins w:id="4541" w:author="Li, Chandler Changjun" w:date="2026-10-20T22:26:00Z"/>
        </w:trPr>
        <w:tc>
          <w:tcPr>
            <w:tcW w:w="2609" w:type="dxa"/>
            <w:shd w:val="clear" w:color="auto" w:fill="EEEEEE"/>
            <w:vAlign w:val="center"/>
          </w:tcPr>
          <w:p w14:paraId="15A57F00" w14:textId="77777777" w:rsidR="00FC419E" w:rsidRDefault="00FC419E">
            <w:pPr>
              <w:spacing w:after="70" w:line="210" w:lineRule="auto"/>
              <w:rPr>
                <w:ins w:id="4542" w:author="Li, Chandler Changjun" w:date="2026-10-20T22:26:00Z" w16du:dateUtc="2026-10-20T14:26:00Z"/>
              </w:rPr>
            </w:pPr>
            <w:ins w:id="4543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sheet 页签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0905E936" w14:textId="77777777" w:rsidR="00FC419E" w:rsidRDefault="00FC419E">
            <w:pPr>
              <w:spacing w:after="70" w:line="210" w:lineRule="auto"/>
              <w:rPr>
                <w:ins w:id="4544" w:author="Li, Chandler Changjun" w:date="2026-10-20T22:26:00Z" w16du:dateUtc="2026-10-20T14:26:00Z"/>
              </w:rPr>
            </w:pPr>
            <w:ins w:id="4545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左下角 INV 表头 / INV 表体 / DN 表头 / DN 表体，点击切换</w:t>
              </w:r>
            </w:ins>
          </w:p>
        </w:tc>
      </w:tr>
    </w:tbl>
    <w:p w14:paraId="528B6D54" w14:textId="77777777" w:rsidR="00FC419E" w:rsidRDefault="00FC419E" w:rsidP="00FC419E">
      <w:pPr>
        <w:spacing w:after="70" w:line="240" w:lineRule="auto"/>
        <w:rPr>
          <w:ins w:id="4546" w:author="Li, Chandler Changjun" w:date="2026-10-20T22:26:00Z" w16du:dateUtc="2026-10-20T14:26:00Z"/>
        </w:rPr>
      </w:pP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1906"/>
        <w:gridCol w:w="2709"/>
        <w:gridCol w:w="3010"/>
        <w:gridCol w:w="2409"/>
      </w:tblGrid>
      <w:tr w:rsidR="00FC419E" w14:paraId="78E94A43" w14:textId="77777777">
        <w:trPr>
          <w:cantSplit/>
          <w:tblHeader/>
          <w:ins w:id="4547" w:author="Li, Chandler Changjun" w:date="2026-10-20T22:26:00Z"/>
        </w:trPr>
        <w:tc>
          <w:tcPr>
            <w:tcW w:w="1906" w:type="dxa"/>
            <w:shd w:val="clear" w:color="auto" w:fill="080808"/>
            <w:vAlign w:val="center"/>
          </w:tcPr>
          <w:p w14:paraId="49EE0EAD" w14:textId="77777777" w:rsidR="00FC419E" w:rsidRDefault="00FC419E">
            <w:pPr>
              <w:spacing w:after="70" w:line="210" w:lineRule="auto"/>
              <w:rPr>
                <w:ins w:id="4548" w:author="Li, Chandler Changjun" w:date="2026-10-20T22:26:00Z" w16du:dateUtc="2026-10-20T14:26:00Z"/>
              </w:rPr>
            </w:pPr>
            <w:ins w:id="4549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操作</w:t>
              </w:r>
            </w:ins>
          </w:p>
        </w:tc>
        <w:tc>
          <w:tcPr>
            <w:tcW w:w="2709" w:type="dxa"/>
            <w:shd w:val="clear" w:color="auto" w:fill="080808"/>
            <w:vAlign w:val="center"/>
          </w:tcPr>
          <w:p w14:paraId="4CB5D08C" w14:textId="77777777" w:rsidR="00FC419E" w:rsidRDefault="00FC419E">
            <w:pPr>
              <w:spacing w:after="70" w:line="210" w:lineRule="auto"/>
              <w:rPr>
                <w:ins w:id="4550" w:author="Li, Chandler Changjun" w:date="2026-10-20T22:26:00Z" w16du:dateUtc="2026-10-20T14:26:00Z"/>
              </w:rPr>
            </w:pPr>
            <w:ins w:id="4551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显示／可用条件</w:t>
              </w:r>
            </w:ins>
          </w:p>
        </w:tc>
        <w:tc>
          <w:tcPr>
            <w:tcW w:w="3010" w:type="dxa"/>
            <w:shd w:val="clear" w:color="auto" w:fill="080808"/>
            <w:vAlign w:val="center"/>
          </w:tcPr>
          <w:p w14:paraId="760E728F" w14:textId="77777777" w:rsidR="00FC419E" w:rsidRDefault="00FC419E">
            <w:pPr>
              <w:spacing w:after="70" w:line="210" w:lineRule="auto"/>
              <w:rPr>
                <w:ins w:id="4552" w:author="Li, Chandler Changjun" w:date="2026-10-20T22:26:00Z" w16du:dateUtc="2026-10-20T14:26:00Z"/>
              </w:rPr>
            </w:pPr>
            <w:ins w:id="4553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动作、处理与反馈</w:t>
              </w:r>
            </w:ins>
          </w:p>
        </w:tc>
        <w:tc>
          <w:tcPr>
            <w:tcW w:w="2409" w:type="dxa"/>
            <w:shd w:val="clear" w:color="auto" w:fill="080808"/>
            <w:vAlign w:val="center"/>
          </w:tcPr>
          <w:p w14:paraId="234DC0C7" w14:textId="77777777" w:rsidR="00FC419E" w:rsidRDefault="00FC419E">
            <w:pPr>
              <w:spacing w:after="70" w:line="210" w:lineRule="auto"/>
              <w:rPr>
                <w:ins w:id="4554" w:author="Li, Chandler Changjun" w:date="2026-10-20T22:26:00Z" w16du:dateUtc="2026-10-20T14:26:00Z"/>
              </w:rPr>
            </w:pPr>
            <w:ins w:id="4555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数据变化</w:t>
              </w:r>
            </w:ins>
          </w:p>
        </w:tc>
      </w:tr>
      <w:tr w:rsidR="00FC419E" w14:paraId="0C048741" w14:textId="77777777">
        <w:trPr>
          <w:cantSplit/>
          <w:ins w:id="4556" w:author="Li, Chandler Changjun" w:date="2026-10-20T22:26:00Z"/>
        </w:trPr>
        <w:tc>
          <w:tcPr>
            <w:tcW w:w="1906" w:type="dxa"/>
            <w:shd w:val="clear" w:color="auto" w:fill="EEEEEE"/>
            <w:vAlign w:val="center"/>
          </w:tcPr>
          <w:p w14:paraId="28D2E07B" w14:textId="77777777" w:rsidR="00FC419E" w:rsidRDefault="00FC419E">
            <w:pPr>
              <w:spacing w:after="70" w:line="210" w:lineRule="auto"/>
              <w:rPr>
                <w:ins w:id="4557" w:author="Li, Chandler Changjun" w:date="2026-10-20T22:26:00Z" w16du:dateUtc="2026-10-20T14:26:00Z"/>
              </w:rPr>
            </w:pPr>
            <w:ins w:id="4558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上传</w:t>
              </w:r>
            </w:ins>
          </w:p>
        </w:tc>
        <w:tc>
          <w:tcPr>
            <w:tcW w:w="2709" w:type="dxa"/>
            <w:shd w:val="clear" w:color="auto" w:fill="EEEEEE"/>
            <w:vAlign w:val="center"/>
          </w:tcPr>
          <w:p w14:paraId="3CFA9724" w14:textId="77777777" w:rsidR="00FC419E" w:rsidRDefault="00FC419E">
            <w:pPr>
              <w:spacing w:after="70" w:line="210" w:lineRule="auto"/>
              <w:rPr>
                <w:ins w:id="4559" w:author="Li, Chandler Changjun" w:date="2026-10-20T22:26:00Z" w16du:dateUtc="2026-10-20T14:26:00Z"/>
              </w:rPr>
            </w:pPr>
            <w:ins w:id="4560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行内或详情抽屉</w:t>
              </w:r>
            </w:ins>
          </w:p>
        </w:tc>
        <w:tc>
          <w:tcPr>
            <w:tcW w:w="3010" w:type="dxa"/>
            <w:shd w:val="clear" w:color="auto" w:fill="EEEEEE"/>
            <w:vAlign w:val="center"/>
          </w:tcPr>
          <w:p w14:paraId="74850C5A" w14:textId="77777777" w:rsidR="00FC419E" w:rsidRDefault="00FC419E">
            <w:pPr>
              <w:spacing w:after="70" w:line="210" w:lineRule="auto"/>
              <w:rPr>
                <w:ins w:id="4561" w:author="Li, Chandler Changjun" w:date="2026-10-20T22:26:00Z" w16du:dateUtc="2026-10-20T14:26:00Z"/>
              </w:rPr>
            </w:pPr>
            <w:ins w:id="4562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选择文件：只接受 .xlsx、非空、不超过 20 MB</w:t>
              </w:r>
            </w:ins>
          </w:p>
        </w:tc>
        <w:tc>
          <w:tcPr>
            <w:tcW w:w="2409" w:type="dxa"/>
            <w:shd w:val="clear" w:color="auto" w:fill="EEEEEE"/>
            <w:vAlign w:val="center"/>
          </w:tcPr>
          <w:p w14:paraId="2F37D574" w14:textId="77777777" w:rsidR="00FC419E" w:rsidRDefault="00FC419E">
            <w:pPr>
              <w:spacing w:after="70" w:line="210" w:lineRule="auto"/>
              <w:rPr>
                <w:ins w:id="4563" w:author="Li, Chandler Changjun" w:date="2026-10-20T22:26:00Z" w16du:dateUtc="2026-10-20T14:26:00Z"/>
              </w:rPr>
            </w:pPr>
            <w:ins w:id="4564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版本号 +1，当前文件替换为上传文件，状态「已替换」；后续任务按新模板填写</w:t>
              </w:r>
            </w:ins>
          </w:p>
        </w:tc>
      </w:tr>
      <w:tr w:rsidR="00FC419E" w14:paraId="4AABD282" w14:textId="77777777">
        <w:trPr>
          <w:cantSplit/>
          <w:ins w:id="4565" w:author="Li, Chandler Changjun" w:date="2026-10-20T22:26:00Z"/>
        </w:trPr>
        <w:tc>
          <w:tcPr>
            <w:tcW w:w="1906" w:type="dxa"/>
            <w:shd w:val="clear" w:color="auto" w:fill="FFFFFF"/>
            <w:vAlign w:val="center"/>
          </w:tcPr>
          <w:p w14:paraId="24C5805D" w14:textId="77777777" w:rsidR="00FC419E" w:rsidRDefault="00FC419E">
            <w:pPr>
              <w:spacing w:after="70" w:line="210" w:lineRule="auto"/>
              <w:rPr>
                <w:ins w:id="4566" w:author="Li, Chandler Changjun" w:date="2026-10-20T22:26:00Z" w16du:dateUtc="2026-10-20T14:26:00Z"/>
              </w:rPr>
            </w:pPr>
            <w:ins w:id="4567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删除</w:t>
              </w:r>
            </w:ins>
          </w:p>
        </w:tc>
        <w:tc>
          <w:tcPr>
            <w:tcW w:w="2709" w:type="dxa"/>
            <w:shd w:val="clear" w:color="auto" w:fill="FFFFFF"/>
            <w:vAlign w:val="center"/>
          </w:tcPr>
          <w:p w14:paraId="47DA28A8" w14:textId="77777777" w:rsidR="00FC419E" w:rsidRDefault="00FC419E">
            <w:pPr>
              <w:spacing w:after="70" w:line="210" w:lineRule="auto"/>
              <w:rPr>
                <w:ins w:id="4568" w:author="Li, Chandler Changjun" w:date="2026-10-20T22:26:00Z" w16du:dateUtc="2026-10-20T14:26:00Z"/>
              </w:rPr>
            </w:pPr>
            <w:ins w:id="4569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行内</w:t>
              </w:r>
            </w:ins>
          </w:p>
        </w:tc>
        <w:tc>
          <w:tcPr>
            <w:tcW w:w="3010" w:type="dxa"/>
            <w:shd w:val="clear" w:color="auto" w:fill="FFFFFF"/>
            <w:vAlign w:val="center"/>
          </w:tcPr>
          <w:p w14:paraId="175689B4" w14:textId="77777777" w:rsidR="00FC419E" w:rsidRDefault="00FC419E">
            <w:pPr>
              <w:spacing w:after="70" w:line="210" w:lineRule="auto"/>
              <w:rPr>
                <w:ins w:id="4570" w:author="Li, Chandler Changjun" w:date="2026-10-20T22:26:00Z" w16du:dateUtc="2026-10-20T14:26:00Z"/>
              </w:rPr>
            </w:pPr>
            <w:ins w:id="4571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二次确认弹窗：当前文件及其版本记录一并移除，流程取值将失去依据 → 确认删除</w:t>
              </w:r>
            </w:ins>
          </w:p>
        </w:tc>
        <w:tc>
          <w:tcPr>
            <w:tcW w:w="2409" w:type="dxa"/>
            <w:shd w:val="clear" w:color="auto" w:fill="FFFFFF"/>
            <w:vAlign w:val="center"/>
          </w:tcPr>
          <w:p w14:paraId="6DED7B9B" w14:textId="77777777" w:rsidR="00FC419E" w:rsidRDefault="00FC419E">
            <w:pPr>
              <w:spacing w:after="70" w:line="210" w:lineRule="auto"/>
              <w:rPr>
                <w:ins w:id="4572" w:author="Li, Chandler Changjun" w:date="2026-10-20T22:26:00Z" w16du:dateUtc="2026-10-20T14:26:00Z"/>
              </w:rPr>
            </w:pPr>
            <w:ins w:id="4573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配置项从配置中心移除</w:t>
              </w:r>
            </w:ins>
          </w:p>
        </w:tc>
      </w:tr>
    </w:tbl>
    <w:p w14:paraId="3CB79FF7" w14:textId="77777777" w:rsidR="00FC419E" w:rsidRDefault="00FC419E" w:rsidP="00FC419E">
      <w:pPr>
        <w:spacing w:after="70" w:line="240" w:lineRule="auto"/>
        <w:rPr>
          <w:ins w:id="4574" w:author="Li, Chandler Changjun" w:date="2026-10-20T22:26:00Z" w16du:dateUtc="2026-10-20T14:26:00Z"/>
        </w:rPr>
      </w:pPr>
    </w:p>
    <w:p w14:paraId="6B809F4B" w14:textId="77777777" w:rsidR="00FC419E" w:rsidRDefault="00FC419E" w:rsidP="00FC419E">
      <w:pPr>
        <w:keepNext/>
        <w:spacing w:after="70" w:line="240" w:lineRule="auto"/>
        <w:jc w:val="center"/>
        <w:rPr>
          <w:ins w:id="4575" w:author="Li, Chandler Changjun" w:date="2026-10-20T22:26:00Z" w16du:dateUtc="2026-10-20T14:26:00Z"/>
        </w:rPr>
      </w:pPr>
      <w:ins w:id="4576" w:author="Li, Chandler Changjun" w:date="2026-10-20T22:26:00Z" w16du:dateUtc="2026-10-20T14:26:00Z">
        <w:r>
          <w:rPr>
            <w:noProof/>
          </w:rPr>
          <w:drawing>
            <wp:inline distT="0" distB="0" distL="0" distR="0" wp14:anchorId="14C2AEAD" wp14:editId="0BB3D0B5">
              <wp:extent cx="5334000" cy="2686050"/>
              <wp:effectExtent l="0" t="0" r="0" b="0"/>
              <wp:docPr id="55" name="Screenshot 55" descr="图 7.3.5-6 删除配置项确认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5" name="image-55.png"/>
                      <pic:cNvPicPr/>
                    </pic:nvPicPr>
                    <pic:blipFill>
                      <a:blip r:embed="rId9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0" cy="26860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06BF4E9" w14:textId="2A5905B0" w:rsidR="00FC419E" w:rsidRDefault="00FC419E" w:rsidP="00FC419E">
      <w:pPr>
        <w:spacing w:after="70" w:line="240" w:lineRule="auto"/>
        <w:jc w:val="center"/>
        <w:rPr>
          <w:ins w:id="4577" w:author="Li, Chandler Changjun" w:date="2026-10-20T22:26:00Z" w16du:dateUtc="2026-10-20T14:26:00Z"/>
        </w:rPr>
      </w:pPr>
      <w:ins w:id="4578" w:author="Li, Chandler Changjun" w:date="2026-10-20T22:26:00Z" w16du:dateUtc="2026-10-20T14:26:00Z">
        <w:r>
          <w:rPr>
            <w:rFonts w:ascii="SimSun" w:eastAsia="SimSun" w:hAnsi="SimSun"/>
            <w:color w:val="555555"/>
            <w:sz w:val="16"/>
            <w:szCs w:val="16"/>
          </w:rPr>
          <w:t>图 删除配置项确认</w:t>
        </w:r>
      </w:ins>
    </w:p>
    <w:p w14:paraId="089F6172" w14:textId="77777777" w:rsidR="00FC419E" w:rsidRDefault="00FC419E">
      <w:pPr>
        <w:pStyle w:val="Heading3"/>
        <w:rPr>
          <w:ins w:id="4579" w:author="Li, Chandler Changjun" w:date="2026-10-20T22:26:00Z" w16du:dateUtc="2026-10-20T14:26:00Z"/>
        </w:rPr>
        <w:pPrChange w:id="4580" w:author="Li, Chandler Changjun" w:date="2026-10-21T13:42:00Z" w16du:dateUtc="2026-10-21T05:42:00Z">
          <w:pPr>
            <w:pStyle w:val="Heading3"/>
            <w:spacing w:after="70" w:line="240" w:lineRule="auto"/>
          </w:pPr>
        </w:pPrChange>
      </w:pPr>
      <w:ins w:id="4581" w:author="Li, Chandler Changjun" w:date="2026-10-20T22:26:00Z" w16du:dateUtc="2026-10-20T14:26:00Z">
        <w:r>
          <w:t>映射表配置</w:t>
        </w:r>
      </w:ins>
    </w:p>
    <w:p w14:paraId="2DCA4083" w14:textId="2F57994E" w:rsidR="00FC419E" w:rsidRDefault="00FC419E">
      <w:pPr>
        <w:keepNext/>
        <w:spacing w:after="70" w:line="240" w:lineRule="auto"/>
        <w:jc w:val="center"/>
        <w:rPr>
          <w:ins w:id="4582" w:author="Li, Chandler Changjun" w:date="2026-10-20T22:26:00Z" w16du:dateUtc="2026-10-20T14:26:00Z"/>
        </w:rPr>
        <w:pPrChange w:id="4583" w:author="Li, Chandler Changjun" w:date="2026-10-21T13:43:00Z" w16du:dateUtc="2026-10-21T05:43:00Z">
          <w:pPr>
            <w:spacing w:after="70" w:line="240" w:lineRule="auto"/>
            <w:jc w:val="center"/>
          </w:pPr>
        </w:pPrChange>
      </w:pPr>
      <w:ins w:id="4584" w:author="Li, Chandler Changjun" w:date="2026-10-20T22:26:00Z" w16du:dateUtc="2026-10-20T14:26:00Z">
        <w:r>
          <w:rPr>
            <w:noProof/>
          </w:rPr>
          <w:drawing>
            <wp:inline distT="0" distB="0" distL="0" distR="0" wp14:anchorId="0C5A6987" wp14:editId="038F153F">
              <wp:extent cx="3291840" cy="4572000"/>
              <wp:effectExtent l="0" t="0" r="0" b="0"/>
              <wp:docPr id="56" name="Screenshot 56" descr="图 7.3.5-7 映射表详情抽屉 · 附件5_Mapping list_Email loop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6" name="image-56.png"/>
                      <pic:cNvPicPr/>
                    </pic:nvPicPr>
                    <pic:blipFill>
                      <a:blip r:embed="rId9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91840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2609"/>
        <w:gridCol w:w="7425"/>
      </w:tblGrid>
      <w:tr w:rsidR="00FC419E" w14:paraId="54662E98" w14:textId="77777777">
        <w:trPr>
          <w:cantSplit/>
          <w:tblHeader/>
          <w:ins w:id="4585" w:author="Li, Chandler Changjun" w:date="2026-10-20T22:26:00Z"/>
        </w:trPr>
        <w:tc>
          <w:tcPr>
            <w:tcW w:w="2609" w:type="dxa"/>
            <w:shd w:val="clear" w:color="auto" w:fill="080808"/>
            <w:vAlign w:val="center"/>
          </w:tcPr>
          <w:p w14:paraId="4319B2F6" w14:textId="77777777" w:rsidR="00FC419E" w:rsidRDefault="00FC419E">
            <w:pPr>
              <w:spacing w:after="70" w:line="210" w:lineRule="auto"/>
              <w:rPr>
                <w:ins w:id="4586" w:author="Li, Chandler Changjun" w:date="2026-10-20T22:26:00Z" w16du:dateUtc="2026-10-20T14:26:00Z"/>
              </w:rPr>
            </w:pPr>
            <w:ins w:id="4587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元素</w:t>
              </w:r>
            </w:ins>
          </w:p>
        </w:tc>
        <w:tc>
          <w:tcPr>
            <w:tcW w:w="7425" w:type="dxa"/>
            <w:shd w:val="clear" w:color="auto" w:fill="080808"/>
            <w:vAlign w:val="center"/>
          </w:tcPr>
          <w:p w14:paraId="4BF36B3F" w14:textId="77777777" w:rsidR="00FC419E" w:rsidRDefault="00FC419E">
            <w:pPr>
              <w:spacing w:after="70" w:line="210" w:lineRule="auto"/>
              <w:rPr>
                <w:ins w:id="4588" w:author="Li, Chandler Changjun" w:date="2026-10-20T22:26:00Z" w16du:dateUtc="2026-10-20T14:26:00Z"/>
              </w:rPr>
            </w:pPr>
            <w:ins w:id="4589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规则</w:t>
              </w:r>
            </w:ins>
          </w:p>
        </w:tc>
      </w:tr>
      <w:tr w:rsidR="00FC419E" w14:paraId="3F73B990" w14:textId="77777777">
        <w:trPr>
          <w:cantSplit/>
          <w:ins w:id="4590" w:author="Li, Chandler Changjun" w:date="2026-10-20T22:26:00Z"/>
        </w:trPr>
        <w:tc>
          <w:tcPr>
            <w:tcW w:w="2609" w:type="dxa"/>
            <w:shd w:val="clear" w:color="auto" w:fill="EEEEEE"/>
            <w:vAlign w:val="center"/>
          </w:tcPr>
          <w:p w14:paraId="6F166DD5" w14:textId="77777777" w:rsidR="00FC419E" w:rsidRDefault="00FC419E">
            <w:pPr>
              <w:spacing w:after="70" w:line="210" w:lineRule="auto"/>
              <w:rPr>
                <w:ins w:id="4591" w:author="Li, Chandler Changjun" w:date="2026-10-20T22:26:00Z" w16du:dateUtc="2026-10-20T14:26:00Z"/>
              </w:rPr>
            </w:pPr>
            <w:ins w:id="4592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详情抽屉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4A8084CE" w14:textId="77777777" w:rsidR="00FC419E" w:rsidRDefault="00FC419E">
            <w:pPr>
              <w:spacing w:after="70" w:line="210" w:lineRule="auto"/>
              <w:rPr>
                <w:ins w:id="4593" w:author="Li, Chandler Changjun" w:date="2026-10-20T22:26:00Z" w16du:dateUtc="2026-10-20T14:26:00Z"/>
              </w:rPr>
            </w:pPr>
            <w:ins w:id="4594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类型、关联、用途、文件格式（.xlsx · 不超过 20 MB）；版本列表（版本、文件、上传时间、上传人、下载；最新版本标「生效中」）；列结构；底部「预览」「上传新版本」</w:t>
              </w:r>
            </w:ins>
          </w:p>
        </w:tc>
      </w:tr>
      <w:tr w:rsidR="00FC419E" w14:paraId="1833A5DC" w14:textId="77777777">
        <w:trPr>
          <w:cantSplit/>
          <w:ins w:id="4595" w:author="Li, Chandler Changjun" w:date="2026-10-20T22:26:00Z"/>
        </w:trPr>
        <w:tc>
          <w:tcPr>
            <w:tcW w:w="2609" w:type="dxa"/>
            <w:shd w:val="clear" w:color="auto" w:fill="FFFFFF"/>
            <w:vAlign w:val="center"/>
          </w:tcPr>
          <w:p w14:paraId="55A2A446" w14:textId="77777777" w:rsidR="00FC419E" w:rsidRDefault="00FC419E">
            <w:pPr>
              <w:spacing w:after="70" w:line="210" w:lineRule="auto"/>
              <w:rPr>
                <w:ins w:id="4596" w:author="Li, Chandler Changjun" w:date="2026-10-20T22:26:00Z" w16du:dateUtc="2026-10-20T14:26:00Z"/>
              </w:rPr>
            </w:pPr>
            <w:ins w:id="4597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版本</w:t>
              </w:r>
            </w:ins>
          </w:p>
        </w:tc>
        <w:tc>
          <w:tcPr>
            <w:tcW w:w="7425" w:type="dxa"/>
            <w:shd w:val="clear" w:color="auto" w:fill="FFFFFF"/>
            <w:vAlign w:val="center"/>
          </w:tcPr>
          <w:p w14:paraId="5B84FEE6" w14:textId="77777777" w:rsidR="00FC419E" w:rsidRDefault="00FC419E">
            <w:pPr>
              <w:spacing w:after="70" w:line="210" w:lineRule="auto"/>
              <w:rPr>
                <w:ins w:id="4598" w:author="Li, Chandler Changjun" w:date="2026-10-20T22:26:00Z" w16du:dateUtc="2026-10-20T14:26:00Z"/>
              </w:rPr>
            </w:pPr>
            <w:ins w:id="4599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每上传一次版本号 = 当前最大 + 1；最新版本生效，旧版本保留可下载</w:t>
              </w:r>
            </w:ins>
          </w:p>
        </w:tc>
      </w:tr>
      <w:tr w:rsidR="00FC419E" w14:paraId="1E3D8FB6" w14:textId="77777777">
        <w:trPr>
          <w:cantSplit/>
          <w:ins w:id="4600" w:author="Li, Chandler Changjun" w:date="2026-10-20T22:26:00Z"/>
        </w:trPr>
        <w:tc>
          <w:tcPr>
            <w:tcW w:w="2609" w:type="dxa"/>
            <w:shd w:val="clear" w:color="auto" w:fill="EEEEEE"/>
            <w:vAlign w:val="center"/>
          </w:tcPr>
          <w:p w14:paraId="106E9668" w14:textId="77777777" w:rsidR="00FC419E" w:rsidRDefault="00FC419E">
            <w:pPr>
              <w:spacing w:after="70" w:line="210" w:lineRule="auto"/>
              <w:rPr>
                <w:ins w:id="4601" w:author="Li, Chandler Changjun" w:date="2026-10-20T22:26:00Z" w16du:dateUtc="2026-10-20T14:26:00Z"/>
              </w:rPr>
            </w:pPr>
            <w:ins w:id="4602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表头校验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7D8CD112" w14:textId="77777777" w:rsidR="00FC419E" w:rsidRDefault="00FC419E">
            <w:pPr>
              <w:spacing w:after="70" w:line="210" w:lineRule="auto"/>
              <w:rPr>
                <w:ins w:id="4603" w:author="Li, Chandler Changjun" w:date="2026-10-20T22:26:00Z" w16du:dateUtc="2026-10-20T14:26:00Z"/>
              </w:rPr>
            </w:pPr>
            <w:ins w:id="4604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上传文件每个 sheet 的表头须与列结构完全一致，否则拒绝</w:t>
              </w:r>
            </w:ins>
          </w:p>
        </w:tc>
      </w:tr>
    </w:tbl>
    <w:p w14:paraId="3ABEE972" w14:textId="77777777" w:rsidR="00FC419E" w:rsidRDefault="00FC419E" w:rsidP="00FC419E">
      <w:pPr>
        <w:spacing w:after="70" w:line="240" w:lineRule="auto"/>
        <w:rPr>
          <w:ins w:id="4605" w:author="Li, Chandler Changjun" w:date="2026-10-20T22:26:00Z" w16du:dateUtc="2026-10-20T14:26:00Z"/>
        </w:rPr>
      </w:pPr>
    </w:p>
    <w:p w14:paraId="490E9A52" w14:textId="77777777" w:rsidR="00FC419E" w:rsidRDefault="00FC419E" w:rsidP="00FC419E">
      <w:pPr>
        <w:keepNext/>
        <w:spacing w:after="70" w:line="240" w:lineRule="auto"/>
        <w:jc w:val="center"/>
        <w:rPr>
          <w:ins w:id="4606" w:author="Li, Chandler Changjun" w:date="2026-10-20T22:26:00Z" w16du:dateUtc="2026-10-20T14:26:00Z"/>
        </w:rPr>
      </w:pPr>
      <w:ins w:id="4607" w:author="Li, Chandler Changjun" w:date="2026-10-20T22:26:00Z" w16du:dateUtc="2026-10-20T14:26:00Z">
        <w:r>
          <w:rPr>
            <w:noProof/>
          </w:rPr>
          <w:drawing>
            <wp:inline distT="0" distB="0" distL="0" distR="0" wp14:anchorId="232EC404" wp14:editId="542294C9">
              <wp:extent cx="6286500" cy="3981450"/>
              <wp:effectExtent l="0" t="0" r="0" b="0"/>
              <wp:docPr id="57" name="Screenshot 57" descr="图 7.3.5-8 映射表预览 · 附件5_Mapping list_Email loop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" name="image-57.png"/>
                      <pic:cNvPicPr/>
                    </pic:nvPicPr>
                    <pic:blipFill>
                      <a:blip r:embed="rId9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86500" cy="39814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B81720E" w14:textId="77777777" w:rsidR="00FC419E" w:rsidRDefault="00FC419E" w:rsidP="00FC419E">
      <w:pPr>
        <w:keepNext/>
        <w:spacing w:after="70" w:line="240" w:lineRule="auto"/>
        <w:jc w:val="center"/>
        <w:rPr>
          <w:ins w:id="4608" w:author="Li, Chandler Changjun" w:date="2026-10-20T22:26:00Z" w16du:dateUtc="2026-10-20T14:26:00Z"/>
        </w:rPr>
      </w:pPr>
      <w:ins w:id="4609" w:author="Li, Chandler Changjun" w:date="2026-10-20T22:26:00Z" w16du:dateUtc="2026-10-20T14:26:00Z">
        <w:r>
          <w:rPr>
            <w:noProof/>
          </w:rPr>
          <w:drawing>
            <wp:inline distT="0" distB="0" distL="0" distR="0" wp14:anchorId="4DB2B9DC" wp14:editId="5C911AC4">
              <wp:extent cx="6286500" cy="3981450"/>
              <wp:effectExtent l="0" t="0" r="0" b="0"/>
              <wp:docPr id="58" name="Screenshot 58" descr="图 7.3.5-9 映射表预览 · 逻辑关系（Account Number 对应 PDC）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8" name="image-58.png"/>
                      <pic:cNvPicPr/>
                    </pic:nvPicPr>
                    <pic:blipFill>
                      <a:blip r:embed="rId9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86500" cy="39814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C65A3A6" w14:textId="77777777" w:rsidR="00FC419E" w:rsidRDefault="00FC419E" w:rsidP="00FC419E">
      <w:pPr>
        <w:spacing w:after="70" w:line="240" w:lineRule="auto"/>
        <w:rPr>
          <w:ins w:id="4610" w:author="Li, Chandler Changjun" w:date="2026-10-20T22:26:00Z" w16du:dateUtc="2026-10-20T14:26:00Z"/>
        </w:rPr>
      </w:pPr>
      <w:ins w:id="4611" w:author="Li, Chandler Changjun" w:date="2026-10-20T22:26:00Z" w16du:dateUtc="2026-10-20T14:26:00Z">
        <w:r>
          <w:rPr>
            <w:rFonts w:ascii="SimSun" w:eastAsia="SimSun" w:hAnsi="SimSun"/>
            <w:sz w:val="18"/>
          </w:rPr>
          <w:t>预览弹窗按 Excel 样式展示当前生效版本的已有数据：第 1 行字段名，下面逐行为映射记录。</w:t>
        </w:r>
      </w:ins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2609"/>
        <w:gridCol w:w="7425"/>
      </w:tblGrid>
      <w:tr w:rsidR="00FC419E" w14:paraId="215AFC62" w14:textId="77777777">
        <w:trPr>
          <w:cantSplit/>
          <w:tblHeader/>
          <w:ins w:id="4612" w:author="Li, Chandler Changjun" w:date="2026-10-20T22:26:00Z"/>
        </w:trPr>
        <w:tc>
          <w:tcPr>
            <w:tcW w:w="2609" w:type="dxa"/>
            <w:shd w:val="clear" w:color="auto" w:fill="080808"/>
            <w:vAlign w:val="center"/>
          </w:tcPr>
          <w:p w14:paraId="62441C9A" w14:textId="77777777" w:rsidR="00FC419E" w:rsidRDefault="00FC419E">
            <w:pPr>
              <w:spacing w:after="70" w:line="210" w:lineRule="auto"/>
              <w:rPr>
                <w:ins w:id="4613" w:author="Li, Chandler Changjun" w:date="2026-10-20T22:26:00Z" w16du:dateUtc="2026-10-20T14:26:00Z"/>
              </w:rPr>
            </w:pPr>
            <w:ins w:id="4614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映射表</w:t>
              </w:r>
            </w:ins>
          </w:p>
        </w:tc>
        <w:tc>
          <w:tcPr>
            <w:tcW w:w="7425" w:type="dxa"/>
            <w:shd w:val="clear" w:color="auto" w:fill="080808"/>
            <w:vAlign w:val="center"/>
          </w:tcPr>
          <w:p w14:paraId="6A0A1F2D" w14:textId="77777777" w:rsidR="00FC419E" w:rsidRDefault="00FC419E">
            <w:pPr>
              <w:spacing w:after="70" w:line="210" w:lineRule="auto"/>
              <w:rPr>
                <w:ins w:id="4615" w:author="Li, Chandler Changjun" w:date="2026-10-20T22:26:00Z" w16du:dateUtc="2026-10-20T14:26:00Z"/>
              </w:rPr>
            </w:pPr>
            <w:ins w:id="4616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列结构</w:t>
              </w:r>
            </w:ins>
          </w:p>
        </w:tc>
      </w:tr>
      <w:tr w:rsidR="00FC419E" w14:paraId="15CFCD5E" w14:textId="77777777">
        <w:trPr>
          <w:cantSplit/>
          <w:ins w:id="4617" w:author="Li, Chandler Changjun" w:date="2026-10-20T22:26:00Z"/>
        </w:trPr>
        <w:tc>
          <w:tcPr>
            <w:tcW w:w="2609" w:type="dxa"/>
            <w:shd w:val="clear" w:color="auto" w:fill="EEEEEE"/>
            <w:vAlign w:val="center"/>
          </w:tcPr>
          <w:p w14:paraId="3A90F8D2" w14:textId="77777777" w:rsidR="00FC419E" w:rsidRDefault="00FC419E">
            <w:pPr>
              <w:spacing w:after="70" w:line="210" w:lineRule="auto"/>
              <w:rPr>
                <w:ins w:id="4618" w:author="Li, Chandler Changjun" w:date="2026-10-20T22:26:00Z" w16du:dateUtc="2026-10-20T14:26:00Z"/>
              </w:rPr>
            </w:pPr>
            <w:ins w:id="4619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逻辑关系（Account Number 对应 PDC）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66A65320" w14:textId="77777777" w:rsidR="00FC419E" w:rsidRDefault="00FC419E">
            <w:pPr>
              <w:spacing w:after="70" w:line="210" w:lineRule="auto"/>
              <w:rPr>
                <w:ins w:id="4620" w:author="Li, Chandler Changjun" w:date="2026-10-20T22:26:00Z" w16du:dateUtc="2026-10-20T14:26:00Z"/>
              </w:rPr>
            </w:pPr>
            <w:ins w:id="4621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Account Number、Description、对应PDC</w:t>
              </w:r>
            </w:ins>
          </w:p>
        </w:tc>
      </w:tr>
      <w:tr w:rsidR="00FC419E" w14:paraId="5CA1F45B" w14:textId="77777777">
        <w:trPr>
          <w:cantSplit/>
          <w:ins w:id="4622" w:author="Li, Chandler Changjun" w:date="2026-10-20T22:26:00Z"/>
        </w:trPr>
        <w:tc>
          <w:tcPr>
            <w:tcW w:w="2609" w:type="dxa"/>
            <w:shd w:val="clear" w:color="auto" w:fill="FFFFFF"/>
            <w:vAlign w:val="center"/>
          </w:tcPr>
          <w:p w14:paraId="60064159" w14:textId="77777777" w:rsidR="00FC419E" w:rsidRDefault="00FC419E">
            <w:pPr>
              <w:spacing w:after="70" w:line="210" w:lineRule="auto"/>
              <w:rPr>
                <w:ins w:id="4623" w:author="Li, Chandler Changjun" w:date="2026-10-20T22:26:00Z" w16du:dateUtc="2026-10-20T14:26:00Z"/>
              </w:rPr>
            </w:pPr>
            <w:ins w:id="4624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附件5_Mapping list_Email loop</w:t>
              </w:r>
            </w:ins>
          </w:p>
        </w:tc>
        <w:tc>
          <w:tcPr>
            <w:tcW w:w="7425" w:type="dxa"/>
            <w:shd w:val="clear" w:color="auto" w:fill="FFFFFF"/>
            <w:vAlign w:val="center"/>
          </w:tcPr>
          <w:p w14:paraId="6B05E7FE" w14:textId="77777777" w:rsidR="00FC419E" w:rsidRDefault="00FC419E">
            <w:pPr>
              <w:spacing w:after="70" w:line="210" w:lineRule="auto"/>
              <w:rPr>
                <w:ins w:id="4625" w:author="Li, Chandler Changjun" w:date="2026-10-20T22:26:00Z" w16du:dateUtc="2026-10-20T14:26:00Z"/>
              </w:rPr>
            </w:pPr>
            <w:ins w:id="4626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Account Number、Description、对应PDC、反馈结果收件人邮箱</w:t>
              </w:r>
            </w:ins>
          </w:p>
        </w:tc>
      </w:tr>
    </w:tbl>
    <w:p w14:paraId="4C283547" w14:textId="77777777" w:rsidR="00FC419E" w:rsidRDefault="00FC419E" w:rsidP="00FC419E">
      <w:pPr>
        <w:spacing w:after="70" w:line="240" w:lineRule="auto"/>
        <w:rPr>
          <w:ins w:id="4627" w:author="Li, Chandler Changjun" w:date="2026-10-20T22:26:00Z" w16du:dateUtc="2026-10-20T14:26:00Z"/>
        </w:rPr>
      </w:pPr>
    </w:p>
    <w:p w14:paraId="3D90C60D" w14:textId="77777777" w:rsidR="00FC419E" w:rsidRDefault="00FC419E">
      <w:pPr>
        <w:pStyle w:val="Heading3"/>
        <w:rPr>
          <w:ins w:id="4628" w:author="Li, Chandler Changjun" w:date="2026-10-20T22:26:00Z" w16du:dateUtc="2026-10-20T14:26:00Z"/>
        </w:rPr>
        <w:pPrChange w:id="4629" w:author="Li, Chandler Changjun" w:date="2026-10-21T13:43:00Z" w16du:dateUtc="2026-10-21T05:43:00Z">
          <w:pPr>
            <w:pStyle w:val="Heading3"/>
            <w:spacing w:after="70" w:line="240" w:lineRule="auto"/>
          </w:pPr>
        </w:pPrChange>
      </w:pPr>
      <w:ins w:id="4630" w:author="Li, Chandler Changjun" w:date="2026-10-20T22:26:00Z" w16du:dateUtc="2026-10-20T14:26:00Z">
        <w:r>
          <w:t>上传反馈</w:t>
        </w:r>
      </w:ins>
    </w:p>
    <w:p w14:paraId="760AB1B8" w14:textId="77777777" w:rsidR="00FC419E" w:rsidRDefault="00FC419E" w:rsidP="00FC419E">
      <w:pPr>
        <w:keepNext/>
        <w:spacing w:after="70" w:line="240" w:lineRule="auto"/>
        <w:jc w:val="center"/>
        <w:rPr>
          <w:ins w:id="4631" w:author="Li, Chandler Changjun" w:date="2026-10-20T22:26:00Z" w16du:dateUtc="2026-10-20T14:26:00Z"/>
        </w:rPr>
      </w:pPr>
      <w:ins w:id="4632" w:author="Li, Chandler Changjun" w:date="2026-10-20T22:26:00Z" w16du:dateUtc="2026-10-20T14:26:00Z">
        <w:r>
          <w:rPr>
            <w:noProof/>
          </w:rPr>
          <w:drawing>
            <wp:inline distT="0" distB="0" distL="0" distR="0" wp14:anchorId="45BCB5FB" wp14:editId="739E43C9">
              <wp:extent cx="5596128" cy="4572000"/>
              <wp:effectExtent l="0" t="0" r="0" b="0"/>
              <wp:docPr id="59" name="Screenshot 59" descr="图 7.3.5-10 上传校验失败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" name="image-59.png"/>
                      <pic:cNvPicPr/>
                    </pic:nvPicPr>
                    <pic:blipFill>
                      <a:blip r:embed="rId9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96128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CF888D7" w14:textId="77777777" w:rsidR="00FC419E" w:rsidRDefault="00FC419E" w:rsidP="00FC419E">
      <w:pPr>
        <w:keepNext/>
        <w:spacing w:after="70" w:line="240" w:lineRule="auto"/>
        <w:jc w:val="center"/>
        <w:rPr>
          <w:ins w:id="4633" w:author="Li, Chandler Changjun" w:date="2026-10-20T22:26:00Z" w16du:dateUtc="2026-10-20T14:26:00Z"/>
        </w:rPr>
      </w:pPr>
      <w:ins w:id="4634" w:author="Li, Chandler Changjun" w:date="2026-10-20T22:26:00Z" w16du:dateUtc="2026-10-20T14:26:00Z">
        <w:r>
          <w:rPr>
            <w:noProof/>
          </w:rPr>
          <w:drawing>
            <wp:inline distT="0" distB="0" distL="0" distR="0" wp14:anchorId="199B5B8D" wp14:editId="7813E87E">
              <wp:extent cx="5596128" cy="4572000"/>
              <wp:effectExtent l="0" t="0" r="0" b="0"/>
              <wp:docPr id="60" name="Screenshot 60" descr="图 7.3.5-11 上传成功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0" name="image-60.png"/>
                      <pic:cNvPicPr/>
                    </pic:nvPicPr>
                    <pic:blipFill>
                      <a:blip r:embed="rId9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96128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5A6687D" w14:textId="7CAF0CA4" w:rsidR="00FC419E" w:rsidRDefault="00FC419E" w:rsidP="00FC419E">
      <w:pPr>
        <w:spacing w:after="70" w:line="240" w:lineRule="auto"/>
        <w:jc w:val="center"/>
        <w:rPr>
          <w:ins w:id="4635" w:author="Li, Chandler Changjun" w:date="2026-10-20T22:26:00Z" w16du:dateUtc="2026-10-20T14:26:00Z"/>
        </w:rPr>
      </w:pP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2609"/>
        <w:gridCol w:w="7425"/>
      </w:tblGrid>
      <w:tr w:rsidR="00FC419E" w14:paraId="5BB3AE15" w14:textId="77777777">
        <w:trPr>
          <w:cantSplit/>
          <w:tblHeader/>
          <w:ins w:id="4636" w:author="Li, Chandler Changjun" w:date="2026-10-20T22:26:00Z"/>
        </w:trPr>
        <w:tc>
          <w:tcPr>
            <w:tcW w:w="2609" w:type="dxa"/>
            <w:shd w:val="clear" w:color="auto" w:fill="080808"/>
            <w:vAlign w:val="center"/>
          </w:tcPr>
          <w:p w14:paraId="5C0348B8" w14:textId="77777777" w:rsidR="00FC419E" w:rsidRDefault="00FC419E">
            <w:pPr>
              <w:spacing w:after="70" w:line="210" w:lineRule="auto"/>
              <w:rPr>
                <w:ins w:id="4637" w:author="Li, Chandler Changjun" w:date="2026-10-20T22:26:00Z" w16du:dateUtc="2026-10-20T14:26:00Z"/>
              </w:rPr>
            </w:pPr>
            <w:ins w:id="4638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结果</w:t>
              </w:r>
            </w:ins>
          </w:p>
        </w:tc>
        <w:tc>
          <w:tcPr>
            <w:tcW w:w="7425" w:type="dxa"/>
            <w:shd w:val="clear" w:color="auto" w:fill="080808"/>
            <w:vAlign w:val="center"/>
          </w:tcPr>
          <w:p w14:paraId="0509955C" w14:textId="77777777" w:rsidR="00FC419E" w:rsidRDefault="00FC419E">
            <w:pPr>
              <w:spacing w:after="70" w:line="210" w:lineRule="auto"/>
              <w:rPr>
                <w:ins w:id="4639" w:author="Li, Chandler Changjun" w:date="2026-10-20T22:26:00Z" w16du:dateUtc="2026-10-20T14:26:00Z"/>
              </w:rPr>
            </w:pPr>
            <w:ins w:id="4640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反馈</w:t>
              </w:r>
            </w:ins>
          </w:p>
        </w:tc>
      </w:tr>
      <w:tr w:rsidR="00FC419E" w14:paraId="2900ACE4" w14:textId="77777777">
        <w:trPr>
          <w:cantSplit/>
          <w:ins w:id="4641" w:author="Li, Chandler Changjun" w:date="2026-10-20T22:26:00Z"/>
        </w:trPr>
        <w:tc>
          <w:tcPr>
            <w:tcW w:w="2609" w:type="dxa"/>
            <w:shd w:val="clear" w:color="auto" w:fill="EEEEEE"/>
            <w:vAlign w:val="center"/>
          </w:tcPr>
          <w:p w14:paraId="172A364C" w14:textId="77777777" w:rsidR="00FC419E" w:rsidRDefault="00FC419E">
            <w:pPr>
              <w:spacing w:after="70" w:line="210" w:lineRule="auto"/>
              <w:rPr>
                <w:ins w:id="4642" w:author="Li, Chandler Changjun" w:date="2026-10-20T22:26:00Z" w16du:dateUtc="2026-10-20T14:26:00Z"/>
              </w:rPr>
            </w:pPr>
            <w:ins w:id="4643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校验失败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4971ACD8" w14:textId="77777777" w:rsidR="00FC419E" w:rsidRDefault="00FC419E">
            <w:pPr>
              <w:spacing w:after="70" w:line="210" w:lineRule="auto"/>
              <w:rPr>
                <w:ins w:id="4644" w:author="Li, Chandler Changjun" w:date="2026-10-20T22:26:00Z" w16du:dateUtc="2026-10-20T14:26:00Z"/>
              </w:rPr>
            </w:pPr>
            <w:ins w:id="4645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模板配置表格下方显示红字原因，如「发票导入模板 需要 .xlsx 文件，当前选择的是「模板说明.txt」。」；文件为空、超过 20 MB 同样提示</w:t>
              </w:r>
            </w:ins>
          </w:p>
        </w:tc>
      </w:tr>
      <w:tr w:rsidR="00FC419E" w14:paraId="3AA87512" w14:textId="77777777">
        <w:trPr>
          <w:cantSplit/>
          <w:ins w:id="4646" w:author="Li, Chandler Changjun" w:date="2026-10-20T22:26:00Z"/>
        </w:trPr>
        <w:tc>
          <w:tcPr>
            <w:tcW w:w="2609" w:type="dxa"/>
            <w:shd w:val="clear" w:color="auto" w:fill="FFFFFF"/>
            <w:vAlign w:val="center"/>
          </w:tcPr>
          <w:p w14:paraId="19F5792D" w14:textId="77777777" w:rsidR="00FC419E" w:rsidRDefault="00FC419E">
            <w:pPr>
              <w:spacing w:after="70" w:line="210" w:lineRule="auto"/>
              <w:rPr>
                <w:ins w:id="4647" w:author="Li, Chandler Changjun" w:date="2026-10-20T22:26:00Z" w16du:dateUtc="2026-10-20T14:26:00Z"/>
              </w:rPr>
            </w:pPr>
            <w:ins w:id="4648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模板上传成功</w:t>
              </w:r>
            </w:ins>
          </w:p>
        </w:tc>
        <w:tc>
          <w:tcPr>
            <w:tcW w:w="7425" w:type="dxa"/>
            <w:shd w:val="clear" w:color="auto" w:fill="FFFFFF"/>
            <w:vAlign w:val="center"/>
          </w:tcPr>
          <w:p w14:paraId="79367EB9" w14:textId="77777777" w:rsidR="00FC419E" w:rsidRDefault="00FC419E">
            <w:pPr>
              <w:spacing w:after="70" w:line="210" w:lineRule="auto"/>
              <w:rPr>
                <w:ins w:id="4649" w:author="Li, Chandler Changjun" w:date="2026-10-20T22:26:00Z" w16du:dateUtc="2026-10-20T14:26:00Z"/>
              </w:rPr>
            </w:pPr>
            <w:ins w:id="4650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提示「发票导入模板 已更新为 &lt;文件名&gt;」；版本 +1，状态「已替换」</w:t>
              </w:r>
            </w:ins>
          </w:p>
        </w:tc>
      </w:tr>
      <w:tr w:rsidR="00FC419E" w14:paraId="35AFEE90" w14:textId="77777777">
        <w:trPr>
          <w:cantSplit/>
          <w:ins w:id="4651" w:author="Li, Chandler Changjun" w:date="2026-10-20T22:26:00Z"/>
        </w:trPr>
        <w:tc>
          <w:tcPr>
            <w:tcW w:w="2609" w:type="dxa"/>
            <w:shd w:val="clear" w:color="auto" w:fill="EEEEEE"/>
            <w:vAlign w:val="center"/>
          </w:tcPr>
          <w:p w14:paraId="6BA002BC" w14:textId="77777777" w:rsidR="00FC419E" w:rsidRDefault="00FC419E">
            <w:pPr>
              <w:spacing w:after="70" w:line="210" w:lineRule="auto"/>
              <w:rPr>
                <w:ins w:id="4652" w:author="Li, Chandler Changjun" w:date="2026-10-20T22:26:00Z" w16du:dateUtc="2026-10-20T14:26:00Z"/>
              </w:rPr>
            </w:pPr>
            <w:ins w:id="4653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映射表上传成功</w:t>
              </w:r>
            </w:ins>
          </w:p>
        </w:tc>
        <w:tc>
          <w:tcPr>
            <w:tcW w:w="7425" w:type="dxa"/>
            <w:shd w:val="clear" w:color="auto" w:fill="EEEEEE"/>
            <w:vAlign w:val="center"/>
          </w:tcPr>
          <w:p w14:paraId="7495E646" w14:textId="77777777" w:rsidR="00FC419E" w:rsidRDefault="00FC419E">
            <w:pPr>
              <w:spacing w:after="70" w:line="210" w:lineRule="auto"/>
              <w:rPr>
                <w:ins w:id="4654" w:author="Li, Chandler Changjun" w:date="2026-10-20T22:26:00Z" w16du:dateUtc="2026-10-20T14:26:00Z"/>
              </w:rPr>
            </w:pPr>
            <w:ins w:id="4655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提示「&lt;名称&gt; 已上传为 vN，后续任务使用新版本」；版本列显示「共 N 版」</w:t>
              </w:r>
            </w:ins>
          </w:p>
        </w:tc>
      </w:tr>
    </w:tbl>
    <w:p w14:paraId="395FC9C7" w14:textId="77777777" w:rsidR="00FC419E" w:rsidRDefault="00FC419E" w:rsidP="00FC419E">
      <w:pPr>
        <w:spacing w:after="70" w:line="240" w:lineRule="auto"/>
        <w:rPr>
          <w:ins w:id="4656" w:author="Li, Chandler Changjun" w:date="2026-10-20T22:26:00Z" w16du:dateUtc="2026-10-20T14:26:00Z"/>
        </w:rPr>
      </w:pPr>
    </w:p>
    <w:p w14:paraId="2ACCAB5D" w14:textId="14D8FE30" w:rsidR="00FC419E" w:rsidRDefault="00FC419E">
      <w:pPr>
        <w:pStyle w:val="Heading2"/>
        <w:rPr>
          <w:ins w:id="4657" w:author="Li, Chandler Changjun" w:date="2026-10-20T22:26:00Z" w16du:dateUtc="2026-10-20T14:26:00Z"/>
        </w:rPr>
        <w:pPrChange w:id="4658" w:author="Li, Chandler Changjun" w:date="2026-10-21T13:43:00Z" w16du:dateUtc="2026-10-21T05:43:00Z">
          <w:pPr>
            <w:pStyle w:val="Heading2"/>
            <w:pageBreakBefore/>
            <w:spacing w:after="70" w:line="240" w:lineRule="auto"/>
          </w:pPr>
        </w:pPrChange>
      </w:pPr>
      <w:ins w:id="4659" w:author="Li, Chandler Changjun" w:date="2026-10-20T22:26:00Z" w16du:dateUtc="2026-10-20T14:26:00Z">
        <w:r>
          <w:t>Share Point</w:t>
        </w:r>
      </w:ins>
    </w:p>
    <w:p w14:paraId="08D6E0FC" w14:textId="77777777" w:rsidR="00FC419E" w:rsidRDefault="00FC419E">
      <w:pPr>
        <w:pStyle w:val="Heading3"/>
        <w:rPr>
          <w:ins w:id="4660" w:author="Li, Chandler Changjun" w:date="2026-10-20T22:26:00Z" w16du:dateUtc="2026-10-20T14:26:00Z"/>
        </w:rPr>
        <w:pPrChange w:id="4661" w:author="Li, Chandler Changjun" w:date="2026-10-21T13:43:00Z" w16du:dateUtc="2026-10-21T05:43:00Z">
          <w:pPr>
            <w:pStyle w:val="Heading3"/>
            <w:spacing w:after="70" w:line="240" w:lineRule="auto"/>
          </w:pPr>
        </w:pPrChange>
      </w:pPr>
      <w:ins w:id="4662" w:author="Li, Chandler Changjun" w:date="2026-10-20T22:26:00Z" w16du:dateUtc="2026-10-20T14:26:00Z">
        <w:r>
          <w:t>页面目的与结构</w:t>
        </w:r>
      </w:ins>
    </w:p>
    <w:p w14:paraId="3681E0FD" w14:textId="77777777" w:rsidR="00FC419E" w:rsidRDefault="00FC419E">
      <w:pPr>
        <w:rPr>
          <w:ins w:id="4663" w:author="Li, Chandler Changjun" w:date="2026-10-20T22:26:00Z" w16du:dateUtc="2026-10-20T14:26:00Z"/>
        </w:rPr>
        <w:pPrChange w:id="4664" w:author="Li, Chandler Changjun" w:date="2026-10-21T13:43:00Z" w16du:dateUtc="2026-10-21T05:43:00Z">
          <w:pPr>
            <w:spacing w:after="70" w:line="240" w:lineRule="auto"/>
          </w:pPr>
        </w:pPrChange>
      </w:pPr>
      <w:ins w:id="4665" w:author="Li, Chandler Changjun" w:date="2026-10-20T22:26:00Z" w16du:dateUtc="2026-10-20T14:26:00Z">
        <w:r>
          <w:t>Share Point 为 Case 3 的存档公盘。点击左侧导航「Share Point」在新标签页打开存档文件夹，按 SharePoint 原生功能浏览、打开、下载。Portal 只提供入口，不新增文件管理功能。</w:t>
        </w:r>
      </w:ins>
    </w:p>
    <w:p w14:paraId="2FA121A7" w14:textId="77777777" w:rsidR="00FC419E" w:rsidRDefault="00FC419E" w:rsidP="00FC419E">
      <w:pPr>
        <w:keepNext/>
        <w:spacing w:after="70" w:line="240" w:lineRule="auto"/>
        <w:jc w:val="center"/>
        <w:rPr>
          <w:ins w:id="4666" w:author="Li, Chandler Changjun" w:date="2026-10-20T22:26:00Z" w16du:dateUtc="2026-10-20T14:26:00Z"/>
        </w:rPr>
      </w:pPr>
      <w:ins w:id="4667" w:author="Li, Chandler Changjun" w:date="2026-10-20T22:26:00Z" w16du:dateUtc="2026-10-20T14:26:00Z">
        <w:r>
          <w:rPr>
            <w:noProof/>
          </w:rPr>
          <w:drawing>
            <wp:inline distT="0" distB="0" distL="0" distR="0" wp14:anchorId="2ECB136C" wp14:editId="3FB4F492">
              <wp:extent cx="6286500" cy="4365625"/>
              <wp:effectExtent l="0" t="0" r="0" b="0"/>
              <wp:docPr id="61" name="Screenshot 61" descr="图 7.3.6-1 Share Point 根目录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1" name="image-61.png"/>
                      <pic:cNvPicPr/>
                    </pic:nvPicPr>
                    <pic:blipFill>
                      <a:blip r:embed="rId9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86500" cy="4365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394D20B" w14:textId="77777777" w:rsidR="00FC419E" w:rsidRDefault="00FC419E" w:rsidP="00FC419E">
      <w:pPr>
        <w:spacing w:after="70" w:line="240" w:lineRule="auto"/>
        <w:jc w:val="center"/>
        <w:rPr>
          <w:ins w:id="4668" w:author="Li, Chandler Changjun" w:date="2026-10-20T22:26:00Z" w16du:dateUtc="2026-10-20T14:26:00Z"/>
        </w:rPr>
      </w:pPr>
      <w:ins w:id="4669" w:author="Li, Chandler Changjun" w:date="2026-10-20T22:26:00Z" w16du:dateUtc="2026-10-20T14:26:00Z">
        <w:r>
          <w:rPr>
            <w:rFonts w:ascii="SimSun" w:eastAsia="SimSun" w:hAnsi="SimSun"/>
            <w:color w:val="555555"/>
            <w:sz w:val="16"/>
            <w:szCs w:val="16"/>
          </w:rPr>
          <w:t>图 7.3.6-1 Share Point 根目录</w:t>
        </w:r>
      </w:ins>
    </w:p>
    <w:p w14:paraId="0F4AC9B0" w14:textId="77777777" w:rsidR="00FC419E" w:rsidRDefault="00FC419E" w:rsidP="00FC419E">
      <w:pPr>
        <w:keepNext/>
        <w:spacing w:after="70" w:line="240" w:lineRule="auto"/>
        <w:jc w:val="center"/>
        <w:rPr>
          <w:ins w:id="4670" w:author="Li, Chandler Changjun" w:date="2026-10-20T22:26:00Z" w16du:dateUtc="2026-10-20T14:26:00Z"/>
        </w:rPr>
      </w:pPr>
      <w:ins w:id="4671" w:author="Li, Chandler Changjun" w:date="2026-10-20T22:26:00Z" w16du:dateUtc="2026-10-20T14:26:00Z">
        <w:r>
          <w:rPr>
            <w:noProof/>
          </w:rPr>
          <w:drawing>
            <wp:inline distT="0" distB="0" distL="0" distR="0" wp14:anchorId="1C1752D1" wp14:editId="45D0E43B">
              <wp:extent cx="6286500" cy="4365625"/>
              <wp:effectExtent l="0" t="0" r="0" b="0"/>
              <wp:docPr id="62" name="Screenshot 62" descr="图 7.3.6-2 Case 3 目录与年度运行记录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2" name="image-62.png"/>
                      <pic:cNvPicPr/>
                    </pic:nvPicPr>
                    <pic:blipFill>
                      <a:blip r:embed="rId9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86500" cy="4365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6AD301D" w14:textId="77777777" w:rsidR="00FC419E" w:rsidRDefault="00FC419E" w:rsidP="00FC419E">
      <w:pPr>
        <w:keepNext/>
        <w:spacing w:after="70" w:line="240" w:lineRule="auto"/>
        <w:jc w:val="center"/>
        <w:rPr>
          <w:ins w:id="4672" w:author="Li, Chandler Changjun" w:date="2026-10-20T22:26:00Z" w16du:dateUtc="2026-10-20T14:26:00Z"/>
        </w:rPr>
      </w:pPr>
      <w:ins w:id="4673" w:author="Li, Chandler Changjun" w:date="2026-10-20T22:26:00Z" w16du:dateUtc="2026-10-20T14:26:00Z">
        <w:r>
          <w:rPr>
            <w:noProof/>
          </w:rPr>
          <w:drawing>
            <wp:inline distT="0" distB="0" distL="0" distR="0" wp14:anchorId="79D09022" wp14:editId="51366D59">
              <wp:extent cx="6286500" cy="4365625"/>
              <wp:effectExtent l="0" t="0" r="0" b="0"/>
              <wp:docPr id="63" name="Screenshot 63" descr="图 7.3.6-3 一票的归档文件夹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3" name="image-63.png"/>
                      <pic:cNvPicPr/>
                    </pic:nvPicPr>
                    <pic:blipFill>
                      <a:blip r:embed="rId9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86500" cy="4365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D1BBC5F" w14:textId="7A8F9982" w:rsidR="00FC419E" w:rsidRDefault="00FC419E" w:rsidP="00FC419E">
      <w:pPr>
        <w:spacing w:after="70" w:line="240" w:lineRule="auto"/>
        <w:jc w:val="center"/>
        <w:rPr>
          <w:ins w:id="4674" w:author="Li, Chandler Changjun" w:date="2026-10-20T22:26:00Z" w16du:dateUtc="2026-10-20T14:26:00Z"/>
        </w:rPr>
      </w:pP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2508"/>
        <w:gridCol w:w="3813"/>
        <w:gridCol w:w="3713"/>
      </w:tblGrid>
      <w:tr w:rsidR="00FC419E" w14:paraId="3F1B7669" w14:textId="77777777">
        <w:trPr>
          <w:cantSplit/>
          <w:tblHeader/>
          <w:ins w:id="4675" w:author="Li, Chandler Changjun" w:date="2026-10-20T22:26:00Z"/>
        </w:trPr>
        <w:tc>
          <w:tcPr>
            <w:tcW w:w="2508" w:type="dxa"/>
            <w:shd w:val="clear" w:color="auto" w:fill="080808"/>
            <w:vAlign w:val="center"/>
          </w:tcPr>
          <w:p w14:paraId="5C1681D2" w14:textId="77777777" w:rsidR="00FC419E" w:rsidRDefault="00FC419E">
            <w:pPr>
              <w:spacing w:after="70" w:line="210" w:lineRule="auto"/>
              <w:rPr>
                <w:ins w:id="4676" w:author="Li, Chandler Changjun" w:date="2026-10-20T22:26:00Z" w16du:dateUtc="2026-10-20T14:26:00Z"/>
              </w:rPr>
            </w:pPr>
            <w:ins w:id="4677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层级</w:t>
              </w:r>
            </w:ins>
          </w:p>
        </w:tc>
        <w:tc>
          <w:tcPr>
            <w:tcW w:w="3813" w:type="dxa"/>
            <w:shd w:val="clear" w:color="auto" w:fill="080808"/>
            <w:vAlign w:val="center"/>
          </w:tcPr>
          <w:p w14:paraId="667F3220" w14:textId="77777777" w:rsidR="00FC419E" w:rsidRDefault="00FC419E">
            <w:pPr>
              <w:spacing w:after="70" w:line="210" w:lineRule="auto"/>
              <w:rPr>
                <w:ins w:id="4678" w:author="Li, Chandler Changjun" w:date="2026-10-20T22:26:00Z" w16du:dateUtc="2026-10-20T14:26:00Z"/>
              </w:rPr>
            </w:pPr>
            <w:ins w:id="4679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内容</w:t>
              </w:r>
            </w:ins>
          </w:p>
        </w:tc>
        <w:tc>
          <w:tcPr>
            <w:tcW w:w="3713" w:type="dxa"/>
            <w:shd w:val="clear" w:color="auto" w:fill="080808"/>
            <w:vAlign w:val="center"/>
          </w:tcPr>
          <w:p w14:paraId="38B2D17D" w14:textId="77777777" w:rsidR="00FC419E" w:rsidRDefault="00FC419E">
            <w:pPr>
              <w:spacing w:after="70" w:line="210" w:lineRule="auto"/>
              <w:rPr>
                <w:ins w:id="4680" w:author="Li, Chandler Changjun" w:date="2026-10-20T22:26:00Z" w16du:dateUtc="2026-10-20T14:26:00Z"/>
              </w:rPr>
            </w:pPr>
            <w:ins w:id="4681" w:author="Li, Chandler Changjun" w:date="2026-10-20T22:26:00Z" w16du:dateUtc="2026-10-20T14:26:00Z">
              <w:r>
                <w:rPr>
                  <w:rFonts w:ascii="SimSun" w:eastAsia="SimSun" w:hAnsi="SimSun"/>
                  <w:b/>
                  <w:color w:val="FFFFFF"/>
                  <w:sz w:val="16"/>
                  <w:szCs w:val="16"/>
                </w:rPr>
                <w:t>规则</w:t>
              </w:r>
            </w:ins>
          </w:p>
        </w:tc>
      </w:tr>
      <w:tr w:rsidR="00FC419E" w14:paraId="07EC78A6" w14:textId="77777777">
        <w:trPr>
          <w:cantSplit/>
          <w:ins w:id="4682" w:author="Li, Chandler Changjun" w:date="2026-10-20T22:26:00Z"/>
        </w:trPr>
        <w:tc>
          <w:tcPr>
            <w:tcW w:w="2508" w:type="dxa"/>
            <w:shd w:val="clear" w:color="auto" w:fill="EEEEEE"/>
            <w:vAlign w:val="center"/>
          </w:tcPr>
          <w:p w14:paraId="1B9A775C" w14:textId="77777777" w:rsidR="00FC419E" w:rsidRDefault="00FC419E">
            <w:pPr>
              <w:spacing w:after="70" w:line="210" w:lineRule="auto"/>
              <w:rPr>
                <w:ins w:id="4683" w:author="Li, Chandler Changjun" w:date="2026-10-20T22:26:00Z" w16du:dateUtc="2026-10-20T14:26:00Z"/>
              </w:rPr>
            </w:pPr>
            <w:ins w:id="4684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Case 3 目录</w:t>
              </w:r>
            </w:ins>
          </w:p>
        </w:tc>
        <w:tc>
          <w:tcPr>
            <w:tcW w:w="3813" w:type="dxa"/>
            <w:shd w:val="clear" w:color="auto" w:fill="EEEEEE"/>
            <w:vAlign w:val="center"/>
          </w:tcPr>
          <w:p w14:paraId="0FE1B667" w14:textId="77777777" w:rsidR="00FC419E" w:rsidRDefault="00FC419E">
            <w:pPr>
              <w:spacing w:after="70" w:line="210" w:lineRule="auto"/>
              <w:rPr>
                <w:ins w:id="4685" w:author="Li, Chandler Changjun" w:date="2026-10-20T22:26:00Z" w16du:dateUtc="2026-10-20T14:26:00Z"/>
              </w:rPr>
            </w:pPr>
            <w:ins w:id="4686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操作日期文件夹（YYYYMMDD）；年度运行记录 &lt;年份&gt;.xlsx</w:t>
              </w:r>
            </w:ins>
          </w:p>
        </w:tc>
        <w:tc>
          <w:tcPr>
            <w:tcW w:w="3713" w:type="dxa"/>
            <w:shd w:val="clear" w:color="auto" w:fill="EEEEEE"/>
            <w:vAlign w:val="center"/>
          </w:tcPr>
          <w:p w14:paraId="611F46D0" w14:textId="77777777" w:rsidR="00FC419E" w:rsidRDefault="00FC419E">
            <w:pPr>
              <w:spacing w:after="70" w:line="210" w:lineRule="auto"/>
              <w:rPr>
                <w:ins w:id="4687" w:author="Li, Chandler Changjun" w:date="2026-10-20T22:26:00Z" w16du:dateUtc="2026-10-20T14:26:00Z"/>
              </w:rPr>
            </w:pPr>
            <w:ins w:id="4688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运行记录以 Process date 12 月 31 日为截止，每年一个表格，按年份命名</w:t>
              </w:r>
            </w:ins>
          </w:p>
        </w:tc>
      </w:tr>
      <w:tr w:rsidR="00FC419E" w14:paraId="5327DA9E" w14:textId="77777777">
        <w:trPr>
          <w:cantSplit/>
          <w:ins w:id="4689" w:author="Li, Chandler Changjun" w:date="2026-10-20T22:26:00Z"/>
        </w:trPr>
        <w:tc>
          <w:tcPr>
            <w:tcW w:w="2508" w:type="dxa"/>
            <w:shd w:val="clear" w:color="auto" w:fill="FFFFFF"/>
            <w:vAlign w:val="center"/>
          </w:tcPr>
          <w:p w14:paraId="15DD3F0A" w14:textId="77777777" w:rsidR="00FC419E" w:rsidRDefault="00FC419E">
            <w:pPr>
              <w:spacing w:after="70" w:line="210" w:lineRule="auto"/>
              <w:rPr>
                <w:ins w:id="4690" w:author="Li, Chandler Changjun" w:date="2026-10-20T22:26:00Z" w16du:dateUtc="2026-10-20T14:26:00Z"/>
              </w:rPr>
            </w:pPr>
            <w:ins w:id="4691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操作日期 / HAWB_分单号</w:t>
              </w:r>
            </w:ins>
          </w:p>
        </w:tc>
        <w:tc>
          <w:tcPr>
            <w:tcW w:w="3813" w:type="dxa"/>
            <w:shd w:val="clear" w:color="auto" w:fill="FFFFFF"/>
            <w:vAlign w:val="center"/>
          </w:tcPr>
          <w:p w14:paraId="63C82817" w14:textId="77777777" w:rsidR="00FC419E" w:rsidRDefault="00FC419E">
            <w:pPr>
              <w:spacing w:after="70" w:line="210" w:lineRule="auto"/>
              <w:rPr>
                <w:ins w:id="4692" w:author="Li, Chandler Changjun" w:date="2026-10-20T22:26:00Z" w16du:dateUtc="2026-10-20T14:26:00Z"/>
              </w:rPr>
            </w:pPr>
            <w:ins w:id="4693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导入INV＆DN.xlsx、&lt;发票号&gt;.pdf、HAWB_&lt;分单号&gt;（.pdf / 图片）、MSDS_&lt;分单号&gt;.pdf（如有）、shippers_Decl_&lt;分单号&gt;.pdf（如有）</w:t>
              </w:r>
            </w:ins>
          </w:p>
        </w:tc>
        <w:tc>
          <w:tcPr>
            <w:tcW w:w="3713" w:type="dxa"/>
            <w:shd w:val="clear" w:color="auto" w:fill="FFFFFF"/>
            <w:vAlign w:val="center"/>
          </w:tcPr>
          <w:p w14:paraId="10B6E2CF" w14:textId="77777777" w:rsidR="00FC419E" w:rsidRDefault="00FC419E">
            <w:pPr>
              <w:spacing w:after="70" w:line="210" w:lineRule="auto"/>
              <w:rPr>
                <w:ins w:id="4694" w:author="Li, Chandler Changjun" w:date="2026-10-20T22:26:00Z" w16du:dateUtc="2026-10-20T14:26:00Z"/>
              </w:rPr>
            </w:pPr>
            <w:ins w:id="4695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无分单号用主单号命名</w:t>
              </w:r>
            </w:ins>
          </w:p>
        </w:tc>
      </w:tr>
      <w:tr w:rsidR="00FC419E" w14:paraId="2C54160D" w14:textId="77777777">
        <w:trPr>
          <w:cantSplit/>
          <w:ins w:id="4696" w:author="Li, Chandler Changjun" w:date="2026-10-20T22:26:00Z"/>
        </w:trPr>
        <w:tc>
          <w:tcPr>
            <w:tcW w:w="2508" w:type="dxa"/>
            <w:shd w:val="clear" w:color="auto" w:fill="EEEEEE"/>
            <w:vAlign w:val="center"/>
          </w:tcPr>
          <w:p w14:paraId="3AFABAD0" w14:textId="77777777" w:rsidR="00FC419E" w:rsidRDefault="00FC419E">
            <w:pPr>
              <w:spacing w:after="70" w:line="210" w:lineRule="auto"/>
              <w:rPr>
                <w:ins w:id="4697" w:author="Li, Chandler Changjun" w:date="2026-10-20T22:26:00Z" w16du:dateUtc="2026-10-20T14:26:00Z"/>
              </w:rPr>
            </w:pPr>
            <w:ins w:id="4698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文件详情</w:t>
              </w:r>
            </w:ins>
          </w:p>
        </w:tc>
        <w:tc>
          <w:tcPr>
            <w:tcW w:w="3813" w:type="dxa"/>
            <w:shd w:val="clear" w:color="auto" w:fill="EEEEEE"/>
            <w:vAlign w:val="center"/>
          </w:tcPr>
          <w:p w14:paraId="3FDD881E" w14:textId="77777777" w:rsidR="00FC419E" w:rsidRDefault="00FC419E">
            <w:pPr>
              <w:spacing w:after="70" w:line="210" w:lineRule="auto"/>
              <w:rPr>
                <w:ins w:id="4699" w:author="Li, Chandler Changjun" w:date="2026-10-20T22:26:00Z" w16du:dateUtc="2026-10-20T14:26:00Z"/>
              </w:rPr>
            </w:pPr>
            <w:ins w:id="4700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预览、位置、类型、文件大小、修改时间、修改者（MBPTS RPA）</w:t>
              </w:r>
            </w:ins>
          </w:p>
        </w:tc>
        <w:tc>
          <w:tcPr>
            <w:tcW w:w="3713" w:type="dxa"/>
            <w:shd w:val="clear" w:color="auto" w:fill="EEEEEE"/>
            <w:vAlign w:val="center"/>
          </w:tcPr>
          <w:p w14:paraId="30BBB679" w14:textId="77777777" w:rsidR="00FC419E" w:rsidRDefault="00FC419E">
            <w:pPr>
              <w:spacing w:after="70" w:line="210" w:lineRule="auto"/>
              <w:rPr>
                <w:ins w:id="4701" w:author="Li, Chandler Changjun" w:date="2026-10-20T22:26:00Z" w16du:dateUtc="2026-10-20T14:26:00Z"/>
              </w:rPr>
            </w:pPr>
            <w:ins w:id="4702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打开、下载、复制链接</w:t>
              </w:r>
            </w:ins>
          </w:p>
        </w:tc>
      </w:tr>
      <w:tr w:rsidR="00FC419E" w14:paraId="1B7461F3" w14:textId="77777777">
        <w:trPr>
          <w:cantSplit/>
          <w:ins w:id="4703" w:author="Li, Chandler Changjun" w:date="2026-10-20T22:26:00Z"/>
        </w:trPr>
        <w:tc>
          <w:tcPr>
            <w:tcW w:w="2508" w:type="dxa"/>
            <w:shd w:val="clear" w:color="auto" w:fill="FFFFFF"/>
            <w:vAlign w:val="center"/>
          </w:tcPr>
          <w:p w14:paraId="30DEBF40" w14:textId="77777777" w:rsidR="00FC419E" w:rsidRDefault="00FC419E">
            <w:pPr>
              <w:spacing w:after="70" w:line="210" w:lineRule="auto"/>
              <w:rPr>
                <w:ins w:id="4704" w:author="Li, Chandler Changjun" w:date="2026-10-20T22:26:00Z" w16du:dateUtc="2026-10-20T14:26:00Z"/>
              </w:rPr>
            </w:pPr>
            <w:ins w:id="4705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年度运行记录</w:t>
              </w:r>
            </w:ins>
          </w:p>
        </w:tc>
        <w:tc>
          <w:tcPr>
            <w:tcW w:w="3813" w:type="dxa"/>
            <w:shd w:val="clear" w:color="auto" w:fill="FFFFFF"/>
            <w:vAlign w:val="center"/>
          </w:tcPr>
          <w:p w14:paraId="6C5BBB83" w14:textId="77777777" w:rsidR="00FC419E" w:rsidRDefault="00FC419E">
            <w:pPr>
              <w:spacing w:after="70" w:line="210" w:lineRule="auto"/>
              <w:rPr>
                <w:ins w:id="4706" w:author="Li, Chandler Changjun" w:date="2026-10-20T22:26:00Z" w16du:dateUtc="2026-10-20T14:26:00Z"/>
              </w:rPr>
            </w:pPr>
            <w:ins w:id="4707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11 列，一张发票一行</w:t>
              </w:r>
            </w:ins>
          </w:p>
        </w:tc>
        <w:tc>
          <w:tcPr>
            <w:tcW w:w="3713" w:type="dxa"/>
            <w:shd w:val="clear" w:color="auto" w:fill="FFFFFF"/>
            <w:vAlign w:val="center"/>
          </w:tcPr>
          <w:p w14:paraId="16357273" w14:textId="77777777" w:rsidR="00FC419E" w:rsidRDefault="00FC419E">
            <w:pPr>
              <w:spacing w:after="70" w:line="210" w:lineRule="auto"/>
              <w:rPr>
                <w:ins w:id="4708" w:author="Li, Chandler Changjun" w:date="2026-10-20T22:26:00Z" w16du:dateUtc="2026-10-20T14:26:00Z"/>
              </w:rPr>
            </w:pPr>
            <w:ins w:id="4709" w:author="Li, Chandler Changjun" w:date="2026-10-20T22:26:00Z" w16du:dateUtc="2026-10-20T14:26:00Z">
              <w:r>
                <w:rPr>
                  <w:rFonts w:ascii="SimSun" w:eastAsia="SimSun" w:hAnsi="SimSun"/>
                  <w:sz w:val="16"/>
                  <w:szCs w:val="16"/>
                </w:rPr>
                <w:t>未执行到的步骤显示 —</w:t>
              </w:r>
            </w:ins>
          </w:p>
        </w:tc>
      </w:tr>
    </w:tbl>
    <w:p w14:paraId="5ADE5548" w14:textId="77777777" w:rsidR="00FC419E" w:rsidRDefault="00FC419E" w:rsidP="00FC419E">
      <w:pPr>
        <w:spacing w:after="70" w:line="240" w:lineRule="auto"/>
        <w:rPr>
          <w:ins w:id="4710" w:author="Li, Chandler Changjun" w:date="2026-10-20T22:26:00Z" w16du:dateUtc="2026-10-20T14:26:00Z"/>
        </w:rPr>
      </w:pPr>
    </w:p>
    <w:p w14:paraId="32E6CFC0" w14:textId="2BC139E7" w:rsidR="009E4D5C" w:rsidRPr="00FC419E" w:rsidRDefault="00FC419E">
      <w:pPr>
        <w:rPr>
          <w:ins w:id="4711" w:author="Li, Chandler Changjun" w:date="2026-10-20T21:18:00Z" w16du:dateUtc="2026-10-20T13:18:00Z"/>
        </w:rPr>
        <w:pPrChange w:id="4712" w:author="Li, Chandler Changjun" w:date="2026-10-20T21:18:00Z" w16du:dateUtc="2026-10-20T13:18:00Z">
          <w:pPr>
            <w:pStyle w:val="Heading1"/>
          </w:pPr>
        </w:pPrChange>
      </w:pPr>
      <w:ins w:id="4713" w:author="Li, Chandler Changjun" w:date="2026-10-20T22:26:00Z" w16du:dateUtc="2026-10-20T14:26:00Z">
        <w:r>
          <w:t>修正后的导入模板上传续跑后，也存入该票的归档文件夹。</w:t>
        </w:r>
      </w:ins>
    </w:p>
    <w:p w14:paraId="093810EC" w14:textId="1520CC59" w:rsidR="00D1328D" w:rsidDel="00B75B47" w:rsidRDefault="003C487A">
      <w:pPr>
        <w:pStyle w:val="Heading1"/>
        <w:numPr>
          <w:ilvl w:val="0"/>
          <w:numId w:val="0"/>
        </w:numPr>
        <w:ind w:left="425" w:hanging="425"/>
        <w:rPr>
          <w:del w:id="4714" w:author="Li, Chandler Changjun" w:date="2026-10-19T22:07:00Z" w16du:dateUtc="2026-10-19T14:07:00Z"/>
        </w:rPr>
        <w:pPrChange w:id="4715" w:author="Li, Chandler Changjun" w:date="2026-10-21T13:44:00Z" w16du:dateUtc="2026-10-21T05:44:00Z">
          <w:pPr/>
        </w:pPrChange>
      </w:pPr>
      <w:r w:rsidRPr="00D05CBF">
        <w:br w:type="page"/>
      </w:r>
    </w:p>
    <w:p w14:paraId="05E40EBC" w14:textId="7AC27F29" w:rsidR="00B75B47" w:rsidRDefault="00B75B47" w:rsidP="0073772B">
      <w:pPr>
        <w:pStyle w:val="Heading1"/>
        <w:rPr>
          <w:ins w:id="4716" w:author="Li, Chandler Changjun" w:date="2026-10-19T22:06:00Z" w16du:dateUtc="2026-10-19T14:06:00Z"/>
        </w:rPr>
      </w:pPr>
      <w:bookmarkStart w:id="4717" w:name="_Toc242459674"/>
      <w:ins w:id="4718" w:author="Li, Chandler Changjun" w:date="2026-10-19T22:06:00Z" w16du:dateUtc="2026-10-19T14:06:00Z">
        <w:r>
          <w:t>核心业务规则</w:t>
        </w:r>
      </w:ins>
    </w:p>
    <w:p w14:paraId="1538E466" w14:textId="77777777" w:rsidR="00B75B47" w:rsidRDefault="00B75B47" w:rsidP="00B75B47">
      <w:pPr>
        <w:pStyle w:val="Heading2"/>
        <w:rPr>
          <w:ins w:id="4719" w:author="Li, Chandler Changjun" w:date="2026-10-19T22:06:00Z" w16du:dateUtc="2026-10-19T14:06:00Z"/>
        </w:rPr>
      </w:pPr>
      <w:ins w:id="4720" w:author="Li, Chandler Changjun" w:date="2026-10-19T22:06:00Z" w16du:dateUtc="2026-10-19T14:06:00Z">
        <w:r>
          <w:t>触发条件</w:t>
        </w:r>
      </w:ins>
    </w:p>
    <w:p w14:paraId="429EE5E3" w14:textId="77777777" w:rsidR="00B75B47" w:rsidRDefault="00B75B47" w:rsidP="00B75B47">
      <w:pPr>
        <w:pStyle w:val="ListParagraph"/>
        <w:numPr>
          <w:ilvl w:val="0"/>
          <w:numId w:val="22"/>
        </w:numPr>
        <w:spacing w:line="240" w:lineRule="auto"/>
        <w:rPr>
          <w:ins w:id="4721" w:author="Li, Chandler Changjun" w:date="2026-10-19T22:06:00Z" w16du:dateUtc="2026-10-19T14:06:00Z"/>
        </w:rPr>
      </w:pPr>
      <w:ins w:id="4722" w:author="Li, Chandler Changjun" w:date="2026-10-19T22:06:00Z" w16du:dateUtc="2026-10-19T14:06:00Z">
        <w:r>
          <w:rPr>
            <w:b/>
          </w:rPr>
          <w:t>触发方式：</w:t>
        </w:r>
        <w:r>
          <w:t>邮件触发。RPA 使用 NPM 邮箱，该邮箱放在邮件 loop 中。</w:t>
        </w:r>
      </w:ins>
    </w:p>
    <w:p w14:paraId="64E5FE38" w14:textId="77777777" w:rsidR="00B75B47" w:rsidRDefault="00B75B47" w:rsidP="00B75B47">
      <w:pPr>
        <w:pStyle w:val="ListParagraph"/>
        <w:numPr>
          <w:ilvl w:val="0"/>
          <w:numId w:val="22"/>
        </w:numPr>
        <w:spacing w:line="240" w:lineRule="auto"/>
        <w:rPr>
          <w:ins w:id="4723" w:author="Li, Chandler Changjun" w:date="2026-10-19T22:06:00Z" w16du:dateUtc="2026-10-19T14:06:00Z"/>
        </w:rPr>
      </w:pPr>
      <w:ins w:id="4724" w:author="Li, Chandler Changjun" w:date="2026-10-19T22:06:00Z" w16du:dateUtc="2026-10-19T14:06:00Z">
        <w:r>
          <w:rPr>
            <w:b/>
          </w:rPr>
          <w:t>邮件识别逻辑：</w:t>
        </w:r>
        <w:r>
          <w:t>邮件标题含有“MBPLAP Pre-alert”字段，且发件人的邮箱后缀为 @tvsscs.com。</w:t>
        </w:r>
      </w:ins>
    </w:p>
    <w:p w14:paraId="6656927E" w14:textId="77777777" w:rsidR="00B75B47" w:rsidRDefault="00B75B47" w:rsidP="00B75B47">
      <w:pPr>
        <w:pStyle w:val="ListParagraph"/>
        <w:numPr>
          <w:ilvl w:val="1"/>
          <w:numId w:val="22"/>
        </w:numPr>
        <w:spacing w:line="240" w:lineRule="auto"/>
        <w:rPr>
          <w:ins w:id="4725" w:author="Li, Chandler Changjun" w:date="2026-10-19T22:06:00Z" w16du:dateUtc="2026-10-19T14:06:00Z"/>
        </w:rPr>
      </w:pPr>
      <w:ins w:id="4726" w:author="Li, Chandler Changjun" w:date="2026-10-19T22:06:00Z" w16du:dateUtc="2026-10-19T14:06:00Z">
        <w:r>
          <w:rPr>
            <w:b/>
          </w:rPr>
          <w:t>发件人邮箱后缀：</w:t>
        </w:r>
        <w:r>
          <w:t>做成可配置的形式；Forwarder 调整时修改。</w:t>
        </w:r>
      </w:ins>
    </w:p>
    <w:p w14:paraId="223ED80C" w14:textId="77777777" w:rsidR="00B75B47" w:rsidRDefault="00B75B47" w:rsidP="00B75B47">
      <w:pPr>
        <w:pStyle w:val="ListParagraph"/>
        <w:numPr>
          <w:ilvl w:val="1"/>
          <w:numId w:val="22"/>
        </w:numPr>
        <w:spacing w:line="240" w:lineRule="auto"/>
        <w:rPr>
          <w:ins w:id="4727" w:author="Li, Chandler Changjun" w:date="2026-10-19T22:06:00Z" w16du:dateUtc="2026-10-19T14:06:00Z"/>
        </w:rPr>
      </w:pPr>
      <w:ins w:id="4728" w:author="Li, Chandler Changjun" w:date="2026-10-19T22:06:00Z" w16du:dateUtc="2026-10-19T14:06:00Z">
        <w:r>
          <w:rPr>
            <w:b/>
          </w:rPr>
          <w:t>增加发件人条件的原因：</w:t>
        </w:r>
        <w:r>
          <w:t>回复邮件的标题也含有触发关键字。</w:t>
        </w:r>
      </w:ins>
    </w:p>
    <w:p w14:paraId="5FF309E4" w14:textId="77777777" w:rsidR="00B75B47" w:rsidRDefault="00B75B47" w:rsidP="00B75B47">
      <w:pPr>
        <w:pStyle w:val="ListParagraph"/>
        <w:numPr>
          <w:ilvl w:val="0"/>
          <w:numId w:val="22"/>
        </w:numPr>
        <w:spacing w:line="240" w:lineRule="auto"/>
        <w:rPr>
          <w:ins w:id="4729" w:author="Li, Chandler Changjun" w:date="2026-10-19T22:06:00Z" w16du:dateUtc="2026-10-19T14:06:00Z"/>
        </w:rPr>
      </w:pPr>
      <w:ins w:id="4730" w:author="Li, Chandler Changjun" w:date="2026-10-19T22:06:00Z" w16du:dateUtc="2026-10-19T14:06:00Z">
        <w:r>
          <w:rPr>
            <w:b/>
          </w:rPr>
          <w:t>邮件命名：</w:t>
        </w:r>
        <w:r>
          <w:t>参考“20260827_ MBPLAP Pre-alert _主单号_分单号”；危险品在后面备注 DG。</w:t>
        </w:r>
      </w:ins>
    </w:p>
    <w:p w14:paraId="09CF5F40" w14:textId="77777777" w:rsidR="00B75B47" w:rsidRDefault="00B75B47" w:rsidP="00B75B47">
      <w:pPr>
        <w:pStyle w:val="ListParagraph"/>
        <w:numPr>
          <w:ilvl w:val="0"/>
          <w:numId w:val="22"/>
        </w:numPr>
        <w:spacing w:line="240" w:lineRule="auto"/>
        <w:rPr>
          <w:ins w:id="4731" w:author="Li, Chandler Changjun" w:date="2026-10-19T22:06:00Z" w16du:dateUtc="2026-10-19T14:06:00Z"/>
        </w:rPr>
      </w:pPr>
      <w:ins w:id="4732" w:author="Li, Chandler Changjun" w:date="2026-10-19T22:06:00Z" w16du:dateUtc="2026-10-19T14:06:00Z">
        <w:r>
          <w:rPr>
            <w:b/>
          </w:rPr>
          <w:t>邮件正文：</w:t>
        </w:r>
        <w:r>
          <w:t>至少含有如下信息：</w:t>
        </w:r>
      </w:ins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75B47" w14:paraId="0AEB4B22" w14:textId="77777777" w:rsidTr="00155F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4733" w:author="Li, Chandler Changjun" w:date="2026-10-19T22:0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7385D18B" w14:textId="77777777" w:rsidR="00B75B47" w:rsidRDefault="00B75B47" w:rsidP="00155F82">
            <w:pPr>
              <w:rPr>
                <w:ins w:id="4734" w:author="Li, Chandler Changjun" w:date="2026-10-19T22:06:00Z" w16du:dateUtc="2026-10-19T14:06:00Z"/>
              </w:rPr>
            </w:pPr>
            <w:ins w:id="4735" w:author="Li, Chandler Changjun" w:date="2026-10-19T22:06:00Z" w16du:dateUtc="2026-10-19T14:06:00Z">
              <w:r>
                <w:t>Arrival port</w:t>
              </w:r>
            </w:ins>
          </w:p>
        </w:tc>
        <w:tc>
          <w:tcPr>
            <w:tcW w:w="2256" w:type="dxa"/>
          </w:tcPr>
          <w:p w14:paraId="6FC4C3A5" w14:textId="77777777" w:rsidR="00B75B47" w:rsidRDefault="00B75B47" w:rsidP="00155F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4736" w:author="Li, Chandler Changjun" w:date="2026-10-19T22:06:00Z" w16du:dateUtc="2026-10-19T14:06:00Z"/>
              </w:rPr>
            </w:pPr>
            <w:ins w:id="4737" w:author="Li, Chandler Changjun" w:date="2026-10-19T22:06:00Z" w16du:dateUtc="2026-10-19T14:06:00Z">
              <w:r>
                <w:t>Terminal WH</w:t>
              </w:r>
            </w:ins>
          </w:p>
        </w:tc>
        <w:tc>
          <w:tcPr>
            <w:tcW w:w="2256" w:type="dxa"/>
          </w:tcPr>
          <w:p w14:paraId="6A927E69" w14:textId="77777777" w:rsidR="00B75B47" w:rsidRDefault="00B75B47" w:rsidP="00155F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4738" w:author="Li, Chandler Changjun" w:date="2026-10-19T22:06:00Z" w16du:dateUtc="2026-10-19T14:06:00Z"/>
              </w:rPr>
            </w:pPr>
            <w:ins w:id="4739" w:author="Li, Chandler Changjun" w:date="2026-10-19T22:06:00Z" w16du:dateUtc="2026-10-19T14:06:00Z">
              <w:r>
                <w:t>HAWB No.</w:t>
              </w:r>
            </w:ins>
          </w:p>
        </w:tc>
        <w:tc>
          <w:tcPr>
            <w:tcW w:w="2256" w:type="dxa"/>
          </w:tcPr>
          <w:p w14:paraId="11086A86" w14:textId="77777777" w:rsidR="00B75B47" w:rsidRDefault="00B75B47" w:rsidP="00155F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4740" w:author="Li, Chandler Changjun" w:date="2026-10-19T22:06:00Z" w16du:dateUtc="2026-10-19T14:06:00Z"/>
              </w:rPr>
            </w:pPr>
            <w:ins w:id="4741" w:author="Li, Chandler Changjun" w:date="2026-10-19T22:06:00Z" w16du:dateUtc="2026-10-19T14:06:00Z">
              <w:r>
                <w:t>DG(Y/N)</w:t>
              </w:r>
            </w:ins>
          </w:p>
        </w:tc>
      </w:tr>
      <w:tr w:rsidR="00B75B47" w14:paraId="5C933599" w14:textId="77777777" w:rsidTr="00155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4742" w:author="Li, Chandler Changjun" w:date="2026-10-19T22:0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7FAE1085" w14:textId="77777777" w:rsidR="00B75B47" w:rsidRDefault="00B75B47" w:rsidP="00155F82">
            <w:pPr>
              <w:rPr>
                <w:ins w:id="4743" w:author="Li, Chandler Changjun" w:date="2026-10-19T22:06:00Z" w16du:dateUtc="2026-10-19T14:06:00Z"/>
              </w:rPr>
            </w:pPr>
          </w:p>
        </w:tc>
        <w:tc>
          <w:tcPr>
            <w:tcW w:w="2256" w:type="dxa"/>
          </w:tcPr>
          <w:p w14:paraId="53BCAEDC" w14:textId="77777777" w:rsidR="00B75B47" w:rsidRDefault="00B75B47" w:rsidP="00155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744" w:author="Li, Chandler Changjun" w:date="2026-10-19T22:06:00Z" w16du:dateUtc="2026-10-19T14:06:00Z"/>
              </w:rPr>
            </w:pPr>
          </w:p>
        </w:tc>
        <w:tc>
          <w:tcPr>
            <w:tcW w:w="2256" w:type="dxa"/>
          </w:tcPr>
          <w:p w14:paraId="088D012C" w14:textId="77777777" w:rsidR="00B75B47" w:rsidRDefault="00B75B47" w:rsidP="00155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745" w:author="Li, Chandler Changjun" w:date="2026-10-19T22:06:00Z" w16du:dateUtc="2026-10-19T14:06:00Z"/>
              </w:rPr>
            </w:pPr>
          </w:p>
        </w:tc>
        <w:tc>
          <w:tcPr>
            <w:tcW w:w="2256" w:type="dxa"/>
          </w:tcPr>
          <w:p w14:paraId="2472A0E5" w14:textId="77777777" w:rsidR="00B75B47" w:rsidRDefault="00B75B47" w:rsidP="00155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746" w:author="Li, Chandler Changjun" w:date="2026-10-19T22:06:00Z" w16du:dateUtc="2026-10-19T14:06:00Z"/>
              </w:rPr>
            </w:pPr>
          </w:p>
        </w:tc>
      </w:tr>
    </w:tbl>
    <w:p w14:paraId="167C2891" w14:textId="77777777" w:rsidR="00B75B47" w:rsidRDefault="00B75B47" w:rsidP="00B75B47">
      <w:pPr>
        <w:rPr>
          <w:ins w:id="4747" w:author="Li, Chandler Changjun" w:date="2026-10-19T22:06:00Z" w16du:dateUtc="2026-10-19T14:06:00Z"/>
        </w:rPr>
      </w:pPr>
    </w:p>
    <w:p w14:paraId="342D116D" w14:textId="77777777" w:rsidR="00B75B47" w:rsidRDefault="00B75B47" w:rsidP="00B75B47">
      <w:pPr>
        <w:pStyle w:val="ListParagraph"/>
        <w:numPr>
          <w:ilvl w:val="0"/>
          <w:numId w:val="22"/>
        </w:numPr>
        <w:spacing w:line="240" w:lineRule="auto"/>
        <w:rPr>
          <w:ins w:id="4748" w:author="Li, Chandler Changjun" w:date="2026-10-19T22:06:00Z" w16du:dateUtc="2026-10-19T14:06:00Z"/>
        </w:rPr>
      </w:pPr>
      <w:ins w:id="4749" w:author="Li, Chandler Changjun" w:date="2026-10-19T22:06:00Z" w16du:dateUtc="2026-10-19T14:06:00Z">
        <w:r>
          <w:rPr>
            <w:b/>
          </w:rPr>
          <w:t>邮件附件：</w:t>
        </w:r>
        <w:r>
          <w:t>含运单、发票信息；危险品还含 MSDS、Shipper。</w:t>
        </w:r>
      </w:ins>
    </w:p>
    <w:p w14:paraId="400258C4" w14:textId="77777777" w:rsidR="00B75B47" w:rsidRDefault="00B75B47" w:rsidP="00B75B47">
      <w:pPr>
        <w:pStyle w:val="ListParagraph"/>
        <w:rPr>
          <w:ins w:id="4750" w:author="Li, Chandler Changjun" w:date="2026-10-19T22:06:00Z" w16du:dateUtc="2026-10-19T14:06:00Z"/>
        </w:rPr>
      </w:pPr>
      <w:ins w:id="4751" w:author="Li, Chandler Changjun" w:date="2026-10-19T22:06:00Z" w16du:dateUtc="2026-10-19T14:06:00Z">
        <w:r>
          <w:rPr>
            <w:noProof/>
          </w:rPr>
          <w:drawing>
            <wp:inline distT="0" distB="0" distL="0" distR="0" wp14:anchorId="3BC6A430" wp14:editId="4E9586A0">
              <wp:extent cx="5731510" cy="2707224"/>
              <wp:effectExtent l="0" t="0" r="0" b="0"/>
              <wp:docPr id="664594820" name="Picture 6645948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ase3-fig-02.png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27072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5142CB3" w14:textId="77777777" w:rsidR="00B75B47" w:rsidRDefault="00B75B47" w:rsidP="00B75B47">
      <w:pPr>
        <w:pStyle w:val="Heading2"/>
        <w:rPr>
          <w:ins w:id="4752" w:author="Li, Chandler Changjun" w:date="2026-10-19T22:06:00Z" w16du:dateUtc="2026-10-19T14:06:00Z"/>
        </w:rPr>
      </w:pPr>
      <w:ins w:id="4753" w:author="Li, Chandler Changjun" w:date="2026-10-19T22:06:00Z" w16du:dateUtc="2026-10-19T14:06:00Z">
        <w:r>
          <w:t>获取邮件附件、重命名并归档</w:t>
        </w:r>
      </w:ins>
    </w:p>
    <w:p w14:paraId="62038C2B" w14:textId="77777777" w:rsidR="00B75B47" w:rsidRDefault="00B75B47" w:rsidP="00B75B47">
      <w:pPr>
        <w:pStyle w:val="ListParagraph"/>
        <w:numPr>
          <w:ilvl w:val="0"/>
          <w:numId w:val="22"/>
        </w:numPr>
        <w:spacing w:line="240" w:lineRule="auto"/>
        <w:rPr>
          <w:ins w:id="4754" w:author="Li, Chandler Changjun" w:date="2026-10-19T22:06:00Z" w16du:dateUtc="2026-10-19T14:06:00Z"/>
        </w:rPr>
      </w:pPr>
      <w:ins w:id="4755" w:author="Li, Chandler Changjun" w:date="2026-10-19T22:06:00Z" w16du:dateUtc="2026-10-19T14:06:00Z">
        <w:r>
          <w:rPr>
            <w:b/>
          </w:rPr>
          <w:t>文件种类识别：</w:t>
        </w:r>
        <w:r>
          <w:t>按文件名称提取关键字段判断；关键字样没查到时，以文件里面的内容判断。</w:t>
        </w:r>
      </w:ins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B75B47" w:rsidRPr="0073772B" w14:paraId="0E60479E" w14:textId="77777777" w:rsidTr="00155F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4756" w:author="Li, Chandler Changjun" w:date="2026-10-19T22:0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3D252FDA" w14:textId="77777777" w:rsidR="00B75B47" w:rsidRPr="0073772B" w:rsidRDefault="00B75B47" w:rsidP="00155F82">
            <w:pPr>
              <w:rPr>
                <w:ins w:id="4757" w:author="Li, Chandler Changjun" w:date="2026-10-19T22:06:00Z" w16du:dateUtc="2026-10-19T14:06:00Z"/>
                <w:sz w:val="18"/>
                <w:szCs w:val="16"/>
                <w:rPrChange w:id="4758" w:author="Li, Chandler Changjun" w:date="2026-10-21T13:44:00Z" w16du:dateUtc="2026-10-21T05:44:00Z">
                  <w:rPr>
                    <w:ins w:id="4759" w:author="Li, Chandler Changjun" w:date="2026-10-19T22:06:00Z" w16du:dateUtc="2026-10-19T14:06:00Z"/>
                  </w:rPr>
                </w:rPrChange>
              </w:rPr>
            </w:pPr>
            <w:ins w:id="4760" w:author="Li, Chandler Changjun" w:date="2026-10-19T22:06:00Z" w16du:dateUtc="2026-10-19T14:06:00Z">
              <w:r w:rsidRPr="0073772B">
                <w:rPr>
                  <w:sz w:val="18"/>
                  <w:szCs w:val="16"/>
                  <w:rPrChange w:id="4761" w:author="Li, Chandler Changjun" w:date="2026-10-21T13:44:00Z" w16du:dateUtc="2026-10-21T05:44:00Z">
                    <w:rPr/>
                  </w:rPrChange>
                </w:rPr>
                <w:t>文件种类区分</w:t>
              </w:r>
            </w:ins>
          </w:p>
        </w:tc>
        <w:tc>
          <w:tcPr>
            <w:tcW w:w="3009" w:type="dxa"/>
          </w:tcPr>
          <w:p w14:paraId="56A99D0E" w14:textId="77777777" w:rsidR="00B75B47" w:rsidRPr="0073772B" w:rsidRDefault="00B75B47" w:rsidP="00155F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4762" w:author="Li, Chandler Changjun" w:date="2026-10-19T22:06:00Z" w16du:dateUtc="2026-10-19T14:06:00Z"/>
                <w:sz w:val="18"/>
                <w:szCs w:val="16"/>
                <w:rPrChange w:id="4763" w:author="Li, Chandler Changjun" w:date="2026-10-21T13:44:00Z" w16du:dateUtc="2026-10-21T05:44:00Z">
                  <w:rPr>
                    <w:ins w:id="4764" w:author="Li, Chandler Changjun" w:date="2026-10-19T22:06:00Z" w16du:dateUtc="2026-10-19T14:06:00Z"/>
                  </w:rPr>
                </w:rPrChange>
              </w:rPr>
            </w:pPr>
            <w:ins w:id="4765" w:author="Li, Chandler Changjun" w:date="2026-10-19T22:06:00Z" w16du:dateUtc="2026-10-19T14:06:00Z">
              <w:r w:rsidRPr="0073772B">
                <w:rPr>
                  <w:sz w:val="18"/>
                  <w:szCs w:val="16"/>
                  <w:rPrChange w:id="4766" w:author="Li, Chandler Changjun" w:date="2026-10-21T13:44:00Z" w16du:dateUtc="2026-10-21T05:44:00Z">
                    <w:rPr/>
                  </w:rPrChange>
                </w:rPr>
                <w:t>文件名称提取关键字段</w:t>
              </w:r>
            </w:ins>
          </w:p>
        </w:tc>
        <w:tc>
          <w:tcPr>
            <w:tcW w:w="3009" w:type="dxa"/>
          </w:tcPr>
          <w:p w14:paraId="43FAFA47" w14:textId="77777777" w:rsidR="00B75B47" w:rsidRPr="0073772B" w:rsidRDefault="00B75B47" w:rsidP="00155F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4767" w:author="Li, Chandler Changjun" w:date="2026-10-19T22:06:00Z" w16du:dateUtc="2026-10-19T14:06:00Z"/>
                <w:sz w:val="18"/>
                <w:szCs w:val="16"/>
                <w:rPrChange w:id="4768" w:author="Li, Chandler Changjun" w:date="2026-10-21T13:44:00Z" w16du:dateUtc="2026-10-21T05:44:00Z">
                  <w:rPr>
                    <w:ins w:id="4769" w:author="Li, Chandler Changjun" w:date="2026-10-19T22:06:00Z" w16du:dateUtc="2026-10-19T14:06:00Z"/>
                  </w:rPr>
                </w:rPrChange>
              </w:rPr>
            </w:pPr>
            <w:ins w:id="4770" w:author="Li, Chandler Changjun" w:date="2026-10-19T22:06:00Z" w16du:dateUtc="2026-10-19T14:06:00Z">
              <w:r w:rsidRPr="0073772B">
                <w:rPr>
                  <w:sz w:val="18"/>
                  <w:szCs w:val="16"/>
                  <w:rPrChange w:id="4771" w:author="Li, Chandler Changjun" w:date="2026-10-21T13:44:00Z" w16du:dateUtc="2026-10-21T05:44:00Z">
                    <w:rPr/>
                  </w:rPrChange>
                </w:rPr>
                <w:t>重命名</w:t>
              </w:r>
            </w:ins>
          </w:p>
        </w:tc>
      </w:tr>
      <w:tr w:rsidR="00B75B47" w:rsidRPr="0073772B" w14:paraId="4D057B79" w14:textId="77777777" w:rsidTr="00155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4772" w:author="Li, Chandler Changjun" w:date="2026-10-19T22:0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EA8395D" w14:textId="77777777" w:rsidR="00B75B47" w:rsidRPr="0073772B" w:rsidRDefault="00B75B47" w:rsidP="00155F82">
            <w:pPr>
              <w:rPr>
                <w:ins w:id="4773" w:author="Li, Chandler Changjun" w:date="2026-10-19T22:06:00Z" w16du:dateUtc="2026-10-19T14:06:00Z"/>
                <w:sz w:val="18"/>
                <w:szCs w:val="16"/>
                <w:rPrChange w:id="4774" w:author="Li, Chandler Changjun" w:date="2026-10-21T13:44:00Z" w16du:dateUtc="2026-10-21T05:44:00Z">
                  <w:rPr>
                    <w:ins w:id="4775" w:author="Li, Chandler Changjun" w:date="2026-10-19T22:06:00Z" w16du:dateUtc="2026-10-19T14:06:00Z"/>
                  </w:rPr>
                </w:rPrChange>
              </w:rPr>
            </w:pPr>
            <w:ins w:id="4776" w:author="Li, Chandler Changjun" w:date="2026-10-19T22:06:00Z" w16du:dateUtc="2026-10-19T14:06:00Z">
              <w:r w:rsidRPr="0073772B">
                <w:rPr>
                  <w:sz w:val="18"/>
                  <w:szCs w:val="16"/>
                  <w:rPrChange w:id="4777" w:author="Li, Chandler Changjun" w:date="2026-10-21T13:44:00Z" w16du:dateUtc="2026-10-21T05:44:00Z">
                    <w:rPr/>
                  </w:rPrChange>
                </w:rPr>
                <w:t>发票</w:t>
              </w:r>
            </w:ins>
          </w:p>
        </w:tc>
        <w:tc>
          <w:tcPr>
            <w:tcW w:w="3009" w:type="dxa"/>
          </w:tcPr>
          <w:p w14:paraId="36AD6AC5" w14:textId="77777777" w:rsidR="00B75B47" w:rsidRPr="0073772B" w:rsidRDefault="00B75B47" w:rsidP="00155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778" w:author="Li, Chandler Changjun" w:date="2026-10-19T22:06:00Z" w16du:dateUtc="2026-10-19T14:06:00Z"/>
                <w:sz w:val="18"/>
                <w:szCs w:val="16"/>
                <w:rPrChange w:id="4779" w:author="Li, Chandler Changjun" w:date="2026-10-21T13:44:00Z" w16du:dateUtc="2026-10-21T05:44:00Z">
                  <w:rPr>
                    <w:ins w:id="4780" w:author="Li, Chandler Changjun" w:date="2026-10-19T22:06:00Z" w16du:dateUtc="2026-10-19T14:06:00Z"/>
                  </w:rPr>
                </w:rPrChange>
              </w:rPr>
            </w:pPr>
            <w:ins w:id="4781" w:author="Li, Chandler Changjun" w:date="2026-10-19T22:06:00Z" w16du:dateUtc="2026-10-19T14:06:00Z">
              <w:r w:rsidRPr="0073772B">
                <w:rPr>
                  <w:sz w:val="18"/>
                  <w:szCs w:val="16"/>
                  <w:rPrChange w:id="4782" w:author="Li, Chandler Changjun" w:date="2026-10-21T13:44:00Z" w16du:dateUtc="2026-10-21T05:44:00Z">
                    <w:rPr/>
                  </w:rPrChange>
                </w:rPr>
                <w:t>文件名称的第二个数字字段，以1100开头</w:t>
              </w:r>
            </w:ins>
          </w:p>
        </w:tc>
        <w:tc>
          <w:tcPr>
            <w:tcW w:w="3009" w:type="dxa"/>
          </w:tcPr>
          <w:p w14:paraId="35E5D412" w14:textId="77777777" w:rsidR="00B75B47" w:rsidRPr="0073772B" w:rsidRDefault="00B75B47" w:rsidP="00155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783" w:author="Li, Chandler Changjun" w:date="2026-10-19T22:06:00Z" w16du:dateUtc="2026-10-19T14:06:00Z"/>
                <w:sz w:val="18"/>
                <w:szCs w:val="16"/>
                <w:rPrChange w:id="4784" w:author="Li, Chandler Changjun" w:date="2026-10-21T13:44:00Z" w16du:dateUtc="2026-10-21T05:44:00Z">
                  <w:rPr>
                    <w:ins w:id="4785" w:author="Li, Chandler Changjun" w:date="2026-10-19T22:06:00Z" w16du:dateUtc="2026-10-19T14:06:00Z"/>
                  </w:rPr>
                </w:rPrChange>
              </w:rPr>
            </w:pPr>
            <w:ins w:id="4786" w:author="Li, Chandler Changjun" w:date="2026-10-19T22:06:00Z" w16du:dateUtc="2026-10-19T14:06:00Z">
              <w:r w:rsidRPr="0073772B">
                <w:rPr>
                  <w:sz w:val="18"/>
                  <w:szCs w:val="16"/>
                  <w:rPrChange w:id="4787" w:author="Li, Chandler Changjun" w:date="2026-10-21T13:44:00Z" w16du:dateUtc="2026-10-21T05:44:00Z">
                    <w:rPr/>
                  </w:rPrChange>
                </w:rPr>
                <w:t>发票号，如“1100035926”</w:t>
              </w:r>
            </w:ins>
          </w:p>
        </w:tc>
      </w:tr>
      <w:tr w:rsidR="00B75B47" w:rsidRPr="0073772B" w14:paraId="5A4B7CF0" w14:textId="77777777" w:rsidTr="00155F82">
        <w:trPr>
          <w:ins w:id="4788" w:author="Li, Chandler Changjun" w:date="2026-10-19T22:0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665EAEFD" w14:textId="77777777" w:rsidR="00B75B47" w:rsidRPr="0073772B" w:rsidRDefault="00B75B47" w:rsidP="00155F82">
            <w:pPr>
              <w:rPr>
                <w:ins w:id="4789" w:author="Li, Chandler Changjun" w:date="2026-10-19T22:06:00Z" w16du:dateUtc="2026-10-19T14:06:00Z"/>
                <w:sz w:val="18"/>
                <w:szCs w:val="16"/>
                <w:rPrChange w:id="4790" w:author="Li, Chandler Changjun" w:date="2026-10-21T13:44:00Z" w16du:dateUtc="2026-10-21T05:44:00Z">
                  <w:rPr>
                    <w:ins w:id="4791" w:author="Li, Chandler Changjun" w:date="2026-10-19T22:06:00Z" w16du:dateUtc="2026-10-19T14:06:00Z"/>
                  </w:rPr>
                </w:rPrChange>
              </w:rPr>
            </w:pPr>
            <w:ins w:id="4792" w:author="Li, Chandler Changjun" w:date="2026-10-19T22:06:00Z" w16du:dateUtc="2026-10-19T14:06:00Z">
              <w:r w:rsidRPr="0073772B">
                <w:rPr>
                  <w:sz w:val="18"/>
                  <w:szCs w:val="16"/>
                  <w:rPrChange w:id="4793" w:author="Li, Chandler Changjun" w:date="2026-10-21T13:44:00Z" w16du:dateUtc="2026-10-21T05:44:00Z">
                    <w:rPr/>
                  </w:rPrChange>
                </w:rPr>
                <w:t>pre-alert（分单）</w:t>
              </w:r>
            </w:ins>
          </w:p>
        </w:tc>
        <w:tc>
          <w:tcPr>
            <w:tcW w:w="3009" w:type="dxa"/>
          </w:tcPr>
          <w:p w14:paraId="596C1E8A" w14:textId="77777777" w:rsidR="00B75B47" w:rsidRPr="0073772B" w:rsidRDefault="00B75B47" w:rsidP="00155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794" w:author="Li, Chandler Changjun" w:date="2026-10-19T22:06:00Z" w16du:dateUtc="2026-10-19T14:06:00Z"/>
                <w:sz w:val="18"/>
                <w:szCs w:val="16"/>
                <w:rPrChange w:id="4795" w:author="Li, Chandler Changjun" w:date="2026-10-21T13:44:00Z" w16du:dateUtc="2026-10-21T05:44:00Z">
                  <w:rPr>
                    <w:ins w:id="4796" w:author="Li, Chandler Changjun" w:date="2026-10-19T22:06:00Z" w16du:dateUtc="2026-10-19T14:06:00Z"/>
                  </w:rPr>
                </w:rPrChange>
              </w:rPr>
            </w:pPr>
            <w:ins w:id="4797" w:author="Li, Chandler Changjun" w:date="2026-10-19T22:06:00Z" w16du:dateUtc="2026-10-19T14:06:00Z">
              <w:r w:rsidRPr="0073772B">
                <w:rPr>
                  <w:sz w:val="18"/>
                  <w:szCs w:val="16"/>
                  <w:rPrChange w:id="4798" w:author="Li, Chandler Changjun" w:date="2026-10-21T13:44:00Z" w16du:dateUtc="2026-10-21T05:44:00Z">
                    <w:rPr/>
                  </w:rPrChange>
                </w:rPr>
                <w:t>文件名称中含有HAWB字样</w:t>
              </w:r>
            </w:ins>
          </w:p>
        </w:tc>
        <w:tc>
          <w:tcPr>
            <w:tcW w:w="3009" w:type="dxa"/>
          </w:tcPr>
          <w:p w14:paraId="23DC6CED" w14:textId="77777777" w:rsidR="00B75B47" w:rsidRPr="0073772B" w:rsidRDefault="00B75B47" w:rsidP="00155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799" w:author="Li, Chandler Changjun" w:date="2026-10-19T22:06:00Z" w16du:dateUtc="2026-10-19T14:06:00Z"/>
                <w:sz w:val="18"/>
                <w:szCs w:val="16"/>
                <w:rPrChange w:id="4800" w:author="Li, Chandler Changjun" w:date="2026-10-21T13:44:00Z" w16du:dateUtc="2026-10-21T05:44:00Z">
                  <w:rPr>
                    <w:ins w:id="4801" w:author="Li, Chandler Changjun" w:date="2026-10-19T22:06:00Z" w16du:dateUtc="2026-10-19T14:06:00Z"/>
                  </w:rPr>
                </w:rPrChange>
              </w:rPr>
            </w:pPr>
            <w:ins w:id="4802" w:author="Li, Chandler Changjun" w:date="2026-10-19T22:06:00Z" w16du:dateUtc="2026-10-19T14:06:00Z">
              <w:r w:rsidRPr="0073772B">
                <w:rPr>
                  <w:sz w:val="18"/>
                  <w:szCs w:val="16"/>
                  <w:rPrChange w:id="4803" w:author="Li, Chandler Changjun" w:date="2026-10-21T13:44:00Z" w16du:dateUtc="2026-10-21T05:44:00Z">
                    <w:rPr/>
                  </w:rPrChange>
                </w:rPr>
                <w:t>HAWB_分单号，如“HAWB_PKLA01580480”；无分单号的，命名为主单号</w:t>
              </w:r>
            </w:ins>
          </w:p>
        </w:tc>
      </w:tr>
      <w:tr w:rsidR="00B75B47" w:rsidRPr="0073772B" w14:paraId="73D6F7D5" w14:textId="77777777" w:rsidTr="00155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4804" w:author="Li, Chandler Changjun" w:date="2026-10-19T22:0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D04EFE9" w14:textId="77777777" w:rsidR="00B75B47" w:rsidRPr="0073772B" w:rsidRDefault="00B75B47" w:rsidP="00155F82">
            <w:pPr>
              <w:rPr>
                <w:ins w:id="4805" w:author="Li, Chandler Changjun" w:date="2026-10-19T22:06:00Z" w16du:dateUtc="2026-10-19T14:06:00Z"/>
                <w:sz w:val="18"/>
                <w:szCs w:val="16"/>
                <w:rPrChange w:id="4806" w:author="Li, Chandler Changjun" w:date="2026-10-21T13:44:00Z" w16du:dateUtc="2026-10-21T05:44:00Z">
                  <w:rPr>
                    <w:ins w:id="4807" w:author="Li, Chandler Changjun" w:date="2026-10-19T22:06:00Z" w16du:dateUtc="2026-10-19T14:06:00Z"/>
                  </w:rPr>
                </w:rPrChange>
              </w:rPr>
            </w:pPr>
            <w:ins w:id="4808" w:author="Li, Chandler Changjun" w:date="2026-10-19T22:06:00Z" w16du:dateUtc="2026-10-19T14:06:00Z">
              <w:r w:rsidRPr="0073772B">
                <w:rPr>
                  <w:sz w:val="18"/>
                  <w:szCs w:val="16"/>
                  <w:rPrChange w:id="4809" w:author="Li, Chandler Changjun" w:date="2026-10-21T13:44:00Z" w16du:dateUtc="2026-10-21T05:44:00Z">
                    <w:rPr/>
                  </w:rPrChange>
                </w:rPr>
                <w:t>SDS</w:t>
              </w:r>
            </w:ins>
          </w:p>
        </w:tc>
        <w:tc>
          <w:tcPr>
            <w:tcW w:w="3009" w:type="dxa"/>
          </w:tcPr>
          <w:p w14:paraId="6174869F" w14:textId="77777777" w:rsidR="00B75B47" w:rsidRPr="0073772B" w:rsidRDefault="00B75B47" w:rsidP="00155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810" w:author="Li, Chandler Changjun" w:date="2026-10-19T22:06:00Z" w16du:dateUtc="2026-10-19T14:06:00Z"/>
                <w:sz w:val="18"/>
                <w:szCs w:val="16"/>
                <w:rPrChange w:id="4811" w:author="Li, Chandler Changjun" w:date="2026-10-21T13:44:00Z" w16du:dateUtc="2026-10-21T05:44:00Z">
                  <w:rPr>
                    <w:ins w:id="4812" w:author="Li, Chandler Changjun" w:date="2026-10-19T22:06:00Z" w16du:dateUtc="2026-10-19T14:06:00Z"/>
                  </w:rPr>
                </w:rPrChange>
              </w:rPr>
            </w:pPr>
            <w:ins w:id="4813" w:author="Li, Chandler Changjun" w:date="2026-10-19T22:06:00Z" w16du:dateUtc="2026-10-19T14:06:00Z">
              <w:r w:rsidRPr="0073772B">
                <w:rPr>
                  <w:sz w:val="18"/>
                  <w:szCs w:val="16"/>
                  <w:rPrChange w:id="4814" w:author="Li, Chandler Changjun" w:date="2026-10-21T13:44:00Z" w16du:dateUtc="2026-10-21T05:44:00Z">
                    <w:rPr/>
                  </w:rPrChange>
                </w:rPr>
                <w:t>文件名称中含有SDS字样</w:t>
              </w:r>
            </w:ins>
          </w:p>
        </w:tc>
        <w:tc>
          <w:tcPr>
            <w:tcW w:w="3009" w:type="dxa"/>
          </w:tcPr>
          <w:p w14:paraId="4E5D7ED1" w14:textId="77777777" w:rsidR="00B75B47" w:rsidRPr="0073772B" w:rsidRDefault="00B75B47" w:rsidP="00155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815" w:author="Li, Chandler Changjun" w:date="2026-10-19T22:06:00Z" w16du:dateUtc="2026-10-19T14:06:00Z"/>
                <w:sz w:val="18"/>
                <w:szCs w:val="16"/>
                <w:rPrChange w:id="4816" w:author="Li, Chandler Changjun" w:date="2026-10-21T13:44:00Z" w16du:dateUtc="2026-10-21T05:44:00Z">
                  <w:rPr>
                    <w:ins w:id="4817" w:author="Li, Chandler Changjun" w:date="2026-10-19T22:06:00Z" w16du:dateUtc="2026-10-19T14:06:00Z"/>
                  </w:rPr>
                </w:rPrChange>
              </w:rPr>
            </w:pPr>
            <w:ins w:id="4818" w:author="Li, Chandler Changjun" w:date="2026-10-19T22:06:00Z" w16du:dateUtc="2026-10-19T14:06:00Z">
              <w:r w:rsidRPr="0073772B">
                <w:rPr>
                  <w:sz w:val="18"/>
                  <w:szCs w:val="16"/>
                  <w:rPrChange w:id="4819" w:author="Li, Chandler Changjun" w:date="2026-10-21T13:44:00Z" w16du:dateUtc="2026-10-21T05:44:00Z">
                    <w:rPr/>
                  </w:rPrChange>
                </w:rPr>
                <w:t>MSDS_分单号</w:t>
              </w:r>
            </w:ins>
          </w:p>
        </w:tc>
      </w:tr>
      <w:tr w:rsidR="00B75B47" w:rsidRPr="0073772B" w14:paraId="2FC01A7E" w14:textId="77777777" w:rsidTr="00155F82">
        <w:trPr>
          <w:ins w:id="4820" w:author="Li, Chandler Changjun" w:date="2026-10-19T22:0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8EE9367" w14:textId="77777777" w:rsidR="00B75B47" w:rsidRPr="0073772B" w:rsidRDefault="00B75B47" w:rsidP="00155F82">
            <w:pPr>
              <w:rPr>
                <w:ins w:id="4821" w:author="Li, Chandler Changjun" w:date="2026-10-19T22:06:00Z" w16du:dateUtc="2026-10-19T14:06:00Z"/>
                <w:sz w:val="18"/>
                <w:szCs w:val="16"/>
                <w:rPrChange w:id="4822" w:author="Li, Chandler Changjun" w:date="2026-10-21T13:44:00Z" w16du:dateUtc="2026-10-21T05:44:00Z">
                  <w:rPr>
                    <w:ins w:id="4823" w:author="Li, Chandler Changjun" w:date="2026-10-19T22:06:00Z" w16du:dateUtc="2026-10-19T14:06:00Z"/>
                  </w:rPr>
                </w:rPrChange>
              </w:rPr>
            </w:pPr>
            <w:ins w:id="4824" w:author="Li, Chandler Changjun" w:date="2026-10-19T22:06:00Z" w16du:dateUtc="2026-10-19T14:06:00Z">
              <w:r w:rsidRPr="0073772B">
                <w:rPr>
                  <w:sz w:val="18"/>
                  <w:szCs w:val="16"/>
                  <w:rPrChange w:id="4825" w:author="Li, Chandler Changjun" w:date="2026-10-21T13:44:00Z" w16du:dateUtc="2026-10-21T05:44:00Z">
                    <w:rPr/>
                  </w:rPrChange>
                </w:rPr>
                <w:t>shipper decl</w:t>
              </w:r>
            </w:ins>
          </w:p>
        </w:tc>
        <w:tc>
          <w:tcPr>
            <w:tcW w:w="3009" w:type="dxa"/>
          </w:tcPr>
          <w:p w14:paraId="139994FC" w14:textId="77777777" w:rsidR="00B75B47" w:rsidRPr="0073772B" w:rsidRDefault="00B75B47" w:rsidP="00155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826" w:author="Li, Chandler Changjun" w:date="2026-10-19T22:06:00Z" w16du:dateUtc="2026-10-19T14:06:00Z"/>
                <w:sz w:val="18"/>
                <w:szCs w:val="16"/>
                <w:rPrChange w:id="4827" w:author="Li, Chandler Changjun" w:date="2026-10-21T13:44:00Z" w16du:dateUtc="2026-10-21T05:44:00Z">
                  <w:rPr>
                    <w:ins w:id="4828" w:author="Li, Chandler Changjun" w:date="2026-10-19T22:06:00Z" w16du:dateUtc="2026-10-19T14:06:00Z"/>
                  </w:rPr>
                </w:rPrChange>
              </w:rPr>
            </w:pPr>
            <w:ins w:id="4829" w:author="Li, Chandler Changjun" w:date="2026-10-19T22:06:00Z" w16du:dateUtc="2026-10-19T14:06:00Z">
              <w:r w:rsidRPr="0073772B">
                <w:rPr>
                  <w:sz w:val="18"/>
                  <w:szCs w:val="16"/>
                  <w:rPrChange w:id="4830" w:author="Li, Chandler Changjun" w:date="2026-10-21T13:44:00Z" w16du:dateUtc="2026-10-21T05:44:00Z">
                    <w:rPr/>
                  </w:rPrChange>
                </w:rPr>
                <w:t>文件名称中含有shipper字样</w:t>
              </w:r>
            </w:ins>
          </w:p>
        </w:tc>
        <w:tc>
          <w:tcPr>
            <w:tcW w:w="3009" w:type="dxa"/>
          </w:tcPr>
          <w:p w14:paraId="05F554BA" w14:textId="77777777" w:rsidR="00B75B47" w:rsidRPr="0073772B" w:rsidRDefault="00B75B47" w:rsidP="00155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831" w:author="Li, Chandler Changjun" w:date="2026-10-19T22:06:00Z" w16du:dateUtc="2026-10-19T14:06:00Z"/>
                <w:sz w:val="18"/>
                <w:szCs w:val="16"/>
                <w:rPrChange w:id="4832" w:author="Li, Chandler Changjun" w:date="2026-10-21T13:44:00Z" w16du:dateUtc="2026-10-21T05:44:00Z">
                  <w:rPr>
                    <w:ins w:id="4833" w:author="Li, Chandler Changjun" w:date="2026-10-19T22:06:00Z" w16du:dateUtc="2026-10-19T14:06:00Z"/>
                  </w:rPr>
                </w:rPrChange>
              </w:rPr>
            </w:pPr>
            <w:ins w:id="4834" w:author="Li, Chandler Changjun" w:date="2026-10-19T22:06:00Z" w16du:dateUtc="2026-10-19T14:06:00Z">
              <w:r w:rsidRPr="0073772B">
                <w:rPr>
                  <w:sz w:val="18"/>
                  <w:szCs w:val="16"/>
                  <w:rPrChange w:id="4835" w:author="Li, Chandler Changjun" w:date="2026-10-21T13:44:00Z" w16du:dateUtc="2026-10-21T05:44:00Z">
                    <w:rPr/>
                  </w:rPrChange>
                </w:rPr>
                <w:t>shippers_Decl_分单号</w:t>
              </w:r>
            </w:ins>
          </w:p>
        </w:tc>
      </w:tr>
    </w:tbl>
    <w:p w14:paraId="77C53314" w14:textId="77777777" w:rsidR="00B75B47" w:rsidRDefault="00B75B47" w:rsidP="00B75B47">
      <w:pPr>
        <w:rPr>
          <w:ins w:id="4836" w:author="Li, Chandler Changjun" w:date="2026-10-19T22:06:00Z" w16du:dateUtc="2026-10-19T14:06:00Z"/>
        </w:rPr>
      </w:pPr>
    </w:p>
    <w:p w14:paraId="63458844" w14:textId="77777777" w:rsidR="00B75B47" w:rsidRDefault="00B75B47" w:rsidP="00B75B47">
      <w:pPr>
        <w:pStyle w:val="ListParagraph"/>
        <w:rPr>
          <w:ins w:id="4837" w:author="Li, Chandler Changjun" w:date="2026-10-19T22:06:00Z" w16du:dateUtc="2026-10-19T14:06:00Z"/>
        </w:rPr>
      </w:pPr>
      <w:ins w:id="4838" w:author="Li, Chandler Changjun" w:date="2026-10-19T22:06:00Z" w16du:dateUtc="2026-10-19T14:06:00Z">
        <w:r>
          <w:rPr>
            <w:noProof/>
          </w:rPr>
          <w:drawing>
            <wp:inline distT="0" distB="0" distL="0" distR="0" wp14:anchorId="595A8303" wp14:editId="0060F099">
              <wp:extent cx="5731510" cy="2455904"/>
              <wp:effectExtent l="0" t="0" r="0" b="0"/>
              <wp:docPr id="1246250744" name="Picture 124625074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ase3-fig-03.png"/>
                      <pic:cNvPicPr/>
                    </pic:nvPicPr>
                    <pic:blipFill>
                      <a:blip r:embed="rId9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245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D89783C" w14:textId="77777777" w:rsidR="00B75B47" w:rsidRDefault="00B75B47" w:rsidP="00B75B47">
      <w:pPr>
        <w:pStyle w:val="ListParagraph"/>
        <w:numPr>
          <w:ilvl w:val="0"/>
          <w:numId w:val="22"/>
        </w:numPr>
        <w:spacing w:line="240" w:lineRule="auto"/>
        <w:rPr>
          <w:ins w:id="4839" w:author="Li, Chandler Changjun" w:date="2026-10-19T22:06:00Z" w16du:dateUtc="2026-10-19T14:06:00Z"/>
        </w:rPr>
      </w:pPr>
      <w:ins w:id="4840" w:author="Li, Chandler Changjun" w:date="2026-10-19T22:06:00Z" w16du:dateUtc="2026-10-19T14:06:00Z">
        <w:r>
          <w:rPr>
            <w:b/>
          </w:rPr>
          <w:t>主单号与分单号：</w:t>
        </w:r>
        <w:r>
          <w:t>运单左上角中间有英文字符的为主单号，右上角 HAWB No. 为分单号；邮件正文中也有 HAWB No.。</w:t>
        </w:r>
      </w:ins>
    </w:p>
    <w:p w14:paraId="1DD68657" w14:textId="77777777" w:rsidR="00B75B47" w:rsidRDefault="00B75B47" w:rsidP="00B75B47">
      <w:pPr>
        <w:pStyle w:val="ListParagraph"/>
        <w:rPr>
          <w:ins w:id="4841" w:author="Li, Chandler Changjun" w:date="2026-10-19T22:06:00Z" w16du:dateUtc="2026-10-19T14:06:00Z"/>
        </w:rPr>
      </w:pPr>
      <w:ins w:id="4842" w:author="Li, Chandler Changjun" w:date="2026-10-19T22:06:00Z" w16du:dateUtc="2026-10-19T14:06:00Z">
        <w:r>
          <w:rPr>
            <w:noProof/>
          </w:rPr>
          <w:drawing>
            <wp:inline distT="0" distB="0" distL="0" distR="0" wp14:anchorId="21FABD47" wp14:editId="2B3C2044">
              <wp:extent cx="5731510" cy="1752290"/>
              <wp:effectExtent l="0" t="0" r="0" b="0"/>
              <wp:docPr id="1615293701" name="Picture 161529370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ase3-fig-04.png"/>
                      <pic:cNvPicPr/>
                    </pic:nvPicPr>
                    <pic:blipFill>
                      <a:blip r:embed="rId10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17522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9EC8ADA" w14:textId="77777777" w:rsidR="00B75B47" w:rsidRDefault="00B75B47" w:rsidP="00B75B47">
      <w:pPr>
        <w:pStyle w:val="ListParagraph"/>
        <w:numPr>
          <w:ilvl w:val="0"/>
          <w:numId w:val="22"/>
        </w:numPr>
        <w:spacing w:line="240" w:lineRule="auto"/>
        <w:rPr>
          <w:ins w:id="4843" w:author="Li, Chandler Changjun" w:date="2026-10-19T22:06:00Z" w16du:dateUtc="2026-10-19T14:06:00Z"/>
        </w:rPr>
      </w:pPr>
      <w:ins w:id="4844" w:author="Li, Chandler Changjun" w:date="2026-10-19T22:06:00Z" w16du:dateUtc="2026-10-19T14:06:00Z">
        <w:r>
          <w:rPr>
            <w:b/>
          </w:rPr>
          <w:t>MSDS / Shipper：</w:t>
        </w:r>
        <w:r>
          <w:t>如涉及，也需要下载存档。</w:t>
        </w:r>
      </w:ins>
    </w:p>
    <w:p w14:paraId="12979F78" w14:textId="77777777" w:rsidR="00B75B47" w:rsidRDefault="00B75B47" w:rsidP="00B75B47">
      <w:pPr>
        <w:pStyle w:val="ListParagraph"/>
        <w:rPr>
          <w:ins w:id="4845" w:author="Li, Chandler Changjun" w:date="2026-10-19T22:06:00Z" w16du:dateUtc="2026-10-19T14:06:00Z"/>
        </w:rPr>
      </w:pPr>
      <w:ins w:id="4846" w:author="Li, Chandler Changjun" w:date="2026-10-19T22:06:00Z" w16du:dateUtc="2026-10-19T14:06:00Z">
        <w:r>
          <w:rPr>
            <w:noProof/>
          </w:rPr>
          <w:drawing>
            <wp:inline distT="0" distB="0" distL="0" distR="0" wp14:anchorId="3CAE9FE7" wp14:editId="12393A89">
              <wp:extent cx="5731510" cy="2095583"/>
              <wp:effectExtent l="0" t="0" r="0" b="0"/>
              <wp:docPr id="655249813" name="Picture 6552498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ase3-fig-05.png"/>
                      <pic:cNvPicPr/>
                    </pic:nvPicPr>
                    <pic:blipFill>
                      <a:blip r:embed="rId10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209558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DCD8300" w14:textId="77777777" w:rsidR="00B75B47" w:rsidRDefault="00B75B47" w:rsidP="00B75B47">
      <w:pPr>
        <w:pStyle w:val="ListParagraph"/>
        <w:rPr>
          <w:ins w:id="4847" w:author="Li, Chandler Changjun" w:date="2026-10-19T22:06:00Z" w16du:dateUtc="2026-10-19T14:06:00Z"/>
        </w:rPr>
      </w:pPr>
      <w:ins w:id="4848" w:author="Li, Chandler Changjun" w:date="2026-10-19T22:06:00Z" w16du:dateUtc="2026-10-19T14:06:00Z">
        <w:r>
          <w:rPr>
            <w:noProof/>
          </w:rPr>
          <w:drawing>
            <wp:inline distT="0" distB="0" distL="0" distR="0" wp14:anchorId="3887568A" wp14:editId="3B0FAB86">
              <wp:extent cx="5731510" cy="2886827"/>
              <wp:effectExtent l="0" t="0" r="0" b="0"/>
              <wp:docPr id="732685751" name="Picture 73268575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ase3-fig-06.png"/>
                      <pic:cNvPicPr/>
                    </pic:nvPicPr>
                    <pic:blipFill>
                      <a:blip r:embed="rId10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288682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02790FC" w14:textId="77777777" w:rsidR="00B75B47" w:rsidRDefault="00B75B47" w:rsidP="00B75B47">
      <w:pPr>
        <w:pStyle w:val="ListParagraph"/>
        <w:numPr>
          <w:ilvl w:val="0"/>
          <w:numId w:val="22"/>
        </w:numPr>
        <w:spacing w:line="240" w:lineRule="auto"/>
        <w:rPr>
          <w:ins w:id="4849" w:author="Li, Chandler Changjun" w:date="2026-10-19T22:06:00Z" w16du:dateUtc="2026-10-19T14:06:00Z"/>
        </w:rPr>
      </w:pPr>
      <w:ins w:id="4850" w:author="Li, Chandler Changjun" w:date="2026-10-19T22:06:00Z" w16du:dateUtc="2026-10-19T14:06:00Z">
        <w:r>
          <w:rPr>
            <w:b/>
          </w:rPr>
          <w:t>文件存档：</w:t>
        </w:r>
        <w:r>
          <w:t>存在 Portal 的 Share Point；一级文件夹按操作日期创建，二级文件夹按 HAWB 命名。</w:t>
        </w:r>
      </w:ins>
    </w:p>
    <w:p w14:paraId="78F1E24B" w14:textId="77777777" w:rsidR="00B75B47" w:rsidRDefault="00B75B47" w:rsidP="00B75B47">
      <w:pPr>
        <w:pStyle w:val="Heading2"/>
        <w:rPr>
          <w:ins w:id="4851" w:author="Li, Chandler Changjun" w:date="2026-10-19T22:06:00Z" w16du:dateUtc="2026-10-19T14:06:00Z"/>
        </w:rPr>
      </w:pPr>
      <w:ins w:id="4852" w:author="Li, Chandler Changjun" w:date="2026-10-19T22:06:00Z" w16du:dateUtc="2026-10-19T14:06:00Z">
        <w:r>
          <w:t>填写IES+系统发票导入模板</w:t>
        </w:r>
      </w:ins>
    </w:p>
    <w:p w14:paraId="728353C6" w14:textId="77777777" w:rsidR="00B75B47" w:rsidRDefault="00B75B47" w:rsidP="00B75B47">
      <w:pPr>
        <w:pStyle w:val="ListParagraph"/>
        <w:numPr>
          <w:ilvl w:val="0"/>
          <w:numId w:val="22"/>
        </w:numPr>
        <w:spacing w:line="240" w:lineRule="auto"/>
        <w:rPr>
          <w:ins w:id="4853" w:author="Li, Chandler Changjun" w:date="2026-10-19T22:06:00Z" w16du:dateUtc="2026-10-19T14:06:00Z"/>
        </w:rPr>
      </w:pPr>
      <w:ins w:id="4854" w:author="Li, Chandler Changjun" w:date="2026-10-19T22:06:00Z" w16du:dateUtc="2026-10-19T14:06:00Z">
        <w:r>
          <w:rPr>
            <w:b/>
          </w:rPr>
          <w:t>导入模板：</w:t>
        </w:r>
        <w:r>
          <w:t>导入INV＆DN，含导入模板-INV 表头、导入模板-INV 表体、导入模板-DN表头、导入模板-DN表体四页；各字段取值见数据需求章节。</w:t>
        </w:r>
      </w:ins>
    </w:p>
    <w:p w14:paraId="3331CEF0" w14:textId="77777777" w:rsidR="00B75B47" w:rsidRDefault="00B75B47" w:rsidP="00B75B47">
      <w:pPr>
        <w:pStyle w:val="ListParagraph"/>
        <w:numPr>
          <w:ilvl w:val="0"/>
          <w:numId w:val="22"/>
        </w:numPr>
        <w:spacing w:line="240" w:lineRule="auto"/>
        <w:rPr>
          <w:ins w:id="4855" w:author="Li, Chandler Changjun" w:date="2026-10-19T22:06:00Z" w16du:dateUtc="2026-10-19T14:06:00Z"/>
        </w:rPr>
      </w:pPr>
      <w:ins w:id="4856" w:author="Li, Chandler Changjun" w:date="2026-10-19T22:06:00Z" w16du:dateUtc="2026-10-19T14:06:00Z">
        <w:r>
          <w:rPr>
            <w:b/>
          </w:rPr>
          <w:t>必填与选填：</w:t>
        </w:r>
        <w:r>
          <w:t>抬头颜色为蓝色的为必填内容，绿色的为选填内容。</w:t>
        </w:r>
      </w:ins>
    </w:p>
    <w:p w14:paraId="18DC9858" w14:textId="77777777" w:rsidR="00B75B47" w:rsidRDefault="00B75B47" w:rsidP="00B75B47">
      <w:pPr>
        <w:pStyle w:val="ListParagraph"/>
        <w:numPr>
          <w:ilvl w:val="1"/>
          <w:numId w:val="22"/>
        </w:numPr>
        <w:spacing w:line="240" w:lineRule="auto"/>
        <w:rPr>
          <w:ins w:id="4857" w:author="Li, Chandler Changjun" w:date="2026-10-19T22:06:00Z" w16du:dateUtc="2026-10-19T14:06:00Z"/>
        </w:rPr>
      </w:pPr>
      <w:ins w:id="4858" w:author="Li, Chandler Changjun" w:date="2026-10-19T22:06:00Z" w16du:dateUtc="2026-10-19T14:06:00Z">
        <w:r>
          <w:rPr>
            <w:b/>
          </w:rPr>
          <w:t>必填内容为空：</w:t>
        </w:r>
        <w:r>
          <w:t>上传系统失败。</w:t>
        </w:r>
      </w:ins>
    </w:p>
    <w:p w14:paraId="61CD2290" w14:textId="77777777" w:rsidR="00B75B47" w:rsidRDefault="00B75B47" w:rsidP="00B75B47">
      <w:pPr>
        <w:pStyle w:val="ListParagraph"/>
        <w:numPr>
          <w:ilvl w:val="1"/>
          <w:numId w:val="22"/>
        </w:numPr>
        <w:spacing w:line="240" w:lineRule="auto"/>
        <w:rPr>
          <w:ins w:id="4859" w:author="Li, Chandler Changjun" w:date="2026-10-19T22:06:00Z" w16du:dateUtc="2026-10-19T14:06:00Z"/>
        </w:rPr>
      </w:pPr>
      <w:ins w:id="4860" w:author="Li, Chandler Changjun" w:date="2026-10-19T22:06:00Z" w16du:dateUtc="2026-10-19T14:06:00Z">
        <w:r>
          <w:rPr>
            <w:b/>
          </w:rPr>
          <w:t>选填内容：</w:t>
        </w:r>
        <w:r>
          <w:t>对应的发票 PDF 中有实际内容的，必须读取进导入模板。</w:t>
        </w:r>
      </w:ins>
    </w:p>
    <w:p w14:paraId="15B3C9CE" w14:textId="77777777" w:rsidR="00B75B47" w:rsidRDefault="00B75B47" w:rsidP="00B75B47">
      <w:pPr>
        <w:pStyle w:val="ListParagraph"/>
        <w:numPr>
          <w:ilvl w:val="0"/>
          <w:numId w:val="22"/>
        </w:numPr>
        <w:spacing w:line="240" w:lineRule="auto"/>
        <w:rPr>
          <w:ins w:id="4861" w:author="Li, Chandler Changjun" w:date="2026-10-19T22:06:00Z" w16du:dateUtc="2026-10-19T14:06:00Z"/>
        </w:rPr>
      </w:pPr>
      <w:ins w:id="4862" w:author="Li, Chandler Changjun" w:date="2026-10-19T22:06:00Z" w16du:dateUtc="2026-10-19T14:06:00Z">
        <w:r>
          <w:rPr>
            <w:b/>
          </w:rPr>
          <w:t>关键校验</w:t>
        </w:r>
      </w:ins>
    </w:p>
    <w:p w14:paraId="2D518EFF" w14:textId="77777777" w:rsidR="00B75B47" w:rsidRDefault="00B75B47" w:rsidP="00B75B47">
      <w:pPr>
        <w:pStyle w:val="ListParagraph"/>
        <w:numPr>
          <w:ilvl w:val="1"/>
          <w:numId w:val="22"/>
        </w:numPr>
        <w:spacing w:line="240" w:lineRule="auto"/>
        <w:rPr>
          <w:ins w:id="4863" w:author="Li, Chandler Changjun" w:date="2026-10-19T22:06:00Z" w16du:dateUtc="2026-10-19T14:06:00Z"/>
        </w:rPr>
      </w:pPr>
      <w:ins w:id="4864" w:author="Li, Chandler Changjun" w:date="2026-10-19T22:06:00Z" w16du:dateUtc="2026-10-19T14:06:00Z">
        <w:r>
          <w:rPr>
            <w:b/>
          </w:rPr>
          <w:t>Invoice type：</w:t>
        </w:r>
        <w:r>
          <w:t>提取 PDF 中 Mode of Shipment 对应的内容：AB AIR FREIGHT 填“EME”；H5 HAZMAT 填“DGR”；其他值置空，并报错。</w:t>
        </w:r>
      </w:ins>
    </w:p>
    <w:p w14:paraId="2CE79817" w14:textId="77777777" w:rsidR="00B75B47" w:rsidRDefault="00B75B47" w:rsidP="00B75B47">
      <w:pPr>
        <w:pStyle w:val="ListParagraph"/>
        <w:numPr>
          <w:ilvl w:val="1"/>
          <w:numId w:val="22"/>
        </w:numPr>
        <w:spacing w:line="240" w:lineRule="auto"/>
        <w:rPr>
          <w:ins w:id="4865" w:author="Li, Chandler Changjun" w:date="2026-10-19T22:06:00Z" w16du:dateUtc="2026-10-19T14:06:00Z"/>
        </w:rPr>
      </w:pPr>
      <w:ins w:id="4866" w:author="Li, Chandler Changjun" w:date="2026-10-19T22:06:00Z" w16du:dateUtc="2026-10-19T14:06:00Z">
        <w:r>
          <w:rPr>
            <w:b/>
          </w:rPr>
          <w:t>PDC：</w:t>
        </w:r>
        <w:r>
          <w:t>提取 PDF 中“Customer NO.”，按 PDC 与 customer code 的 mapping 关系确定 PDC；没找到对应的 customer code，置空，并报错。</w:t>
        </w:r>
      </w:ins>
    </w:p>
    <w:p w14:paraId="4BC280D3" w14:textId="77777777" w:rsidR="00B75B47" w:rsidRDefault="00B75B47" w:rsidP="00B75B47">
      <w:pPr>
        <w:pStyle w:val="ListParagraph"/>
        <w:numPr>
          <w:ilvl w:val="1"/>
          <w:numId w:val="22"/>
        </w:numPr>
        <w:spacing w:line="240" w:lineRule="auto"/>
        <w:rPr>
          <w:ins w:id="4867" w:author="Li, Chandler Changjun" w:date="2026-10-19T22:06:00Z" w16du:dateUtc="2026-10-19T14:06:00Z"/>
        </w:rPr>
      </w:pPr>
      <w:ins w:id="4868" w:author="Li, Chandler Changjun" w:date="2026-10-19T22:06:00Z" w16du:dateUtc="2026-10-19T14:06:00Z">
        <w:r>
          <w:rPr>
            <w:b/>
          </w:rPr>
          <w:t>MBZ/DN No. 与 PID：</w:t>
        </w:r>
        <w:r>
          <w:t>IES+ 只接受 MBZ/DN No.:PID 为一对多或一对一。PDF 中不是这种关系（Del. NO : MBZ/DN NO. 为多对一，如一个 PID 下有两个 Del. NO）时，提取完所有数据后停止系统操作，提醒业务用户做特殊数据处理。</w:t>
        </w:r>
      </w:ins>
    </w:p>
    <w:p w14:paraId="7FD4E9A7" w14:textId="77777777" w:rsidR="00B75B47" w:rsidRDefault="00B75B47" w:rsidP="00B75B47">
      <w:pPr>
        <w:pStyle w:val="ListParagraph"/>
        <w:numPr>
          <w:ilvl w:val="0"/>
          <w:numId w:val="22"/>
        </w:numPr>
        <w:spacing w:line="240" w:lineRule="auto"/>
        <w:rPr>
          <w:ins w:id="4869" w:author="Li, Chandler Changjun" w:date="2026-10-19T22:06:00Z" w16du:dateUtc="2026-10-19T14:06:00Z"/>
        </w:rPr>
      </w:pPr>
      <w:ins w:id="4870" w:author="Li, Chandler Changjun" w:date="2026-10-19T22:06:00Z" w16du:dateUtc="2026-10-19T14:06:00Z">
        <w:r>
          <w:rPr>
            <w:b/>
          </w:rPr>
          <w:t>模板存档：</w:t>
        </w:r>
        <w:r>
          <w:t>制作完成后，存在 Portal Share Point 对应的分单文件夹中。</w:t>
        </w:r>
      </w:ins>
    </w:p>
    <w:p w14:paraId="2614A50E" w14:textId="77777777" w:rsidR="00B75B47" w:rsidRDefault="00B75B47" w:rsidP="00B75B47">
      <w:pPr>
        <w:pStyle w:val="Heading2"/>
        <w:rPr>
          <w:ins w:id="4871" w:author="Li, Chandler Changjun" w:date="2026-10-19T22:06:00Z" w16du:dateUtc="2026-10-19T14:06:00Z"/>
        </w:rPr>
      </w:pPr>
      <w:ins w:id="4872" w:author="Li, Chandler Changjun" w:date="2026-10-19T22:06:00Z" w16du:dateUtc="2026-10-19T14:06:00Z">
        <w:r>
          <w:t>导入发票</w:t>
        </w:r>
      </w:ins>
    </w:p>
    <w:p w14:paraId="010CC775" w14:textId="77777777" w:rsidR="00B75B47" w:rsidRDefault="00B75B47" w:rsidP="00B75B47">
      <w:pPr>
        <w:pStyle w:val="ListParagraph"/>
        <w:numPr>
          <w:ilvl w:val="0"/>
          <w:numId w:val="22"/>
        </w:numPr>
        <w:spacing w:line="240" w:lineRule="auto"/>
        <w:rPr>
          <w:ins w:id="4873" w:author="Li, Chandler Changjun" w:date="2026-10-19T22:06:00Z" w16du:dateUtc="2026-10-19T14:06:00Z"/>
        </w:rPr>
      </w:pPr>
      <w:ins w:id="4874" w:author="Li, Chandler Changjun" w:date="2026-10-19T22:06:00Z" w16du:dateUtc="2026-10-19T14:06:00Z">
        <w:r>
          <w:rPr>
            <w:b/>
          </w:rPr>
          <w:t>导入：</w:t>
        </w:r>
        <w:r>
          <w:t>登录 IES+→进口管理→发票信息→导入→导入INV&amp;DN→选择文件→上传。</w:t>
        </w:r>
      </w:ins>
    </w:p>
    <w:p w14:paraId="624C7DE9" w14:textId="77777777" w:rsidR="00B75B47" w:rsidRDefault="00B75B47" w:rsidP="00B75B47">
      <w:pPr>
        <w:pStyle w:val="ListParagraph"/>
        <w:rPr>
          <w:ins w:id="4875" w:author="Li, Chandler Changjun" w:date="2026-10-19T22:06:00Z" w16du:dateUtc="2026-10-19T14:06:00Z"/>
        </w:rPr>
      </w:pPr>
      <w:ins w:id="4876" w:author="Li, Chandler Changjun" w:date="2026-10-19T22:06:00Z" w16du:dateUtc="2026-10-19T14:06:00Z">
        <w:r>
          <w:rPr>
            <w:noProof/>
          </w:rPr>
          <w:drawing>
            <wp:inline distT="0" distB="0" distL="0" distR="0" wp14:anchorId="633400C7" wp14:editId="5D0ECEF9">
              <wp:extent cx="5731510" cy="2870287"/>
              <wp:effectExtent l="0" t="0" r="0" b="0"/>
              <wp:docPr id="1361511888" name="Picture 136151188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ase3-fig-07.png"/>
                      <pic:cNvPicPr/>
                    </pic:nvPicPr>
                    <pic:blipFill>
                      <a:blip r:embed="rId10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287028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B874C82" w14:textId="77777777" w:rsidR="00B75B47" w:rsidRDefault="00B75B47" w:rsidP="00B75B47">
      <w:pPr>
        <w:pStyle w:val="ListParagraph"/>
        <w:rPr>
          <w:ins w:id="4877" w:author="Li, Chandler Changjun" w:date="2026-10-19T22:06:00Z" w16du:dateUtc="2026-10-19T14:06:00Z"/>
        </w:rPr>
      </w:pPr>
      <w:ins w:id="4878" w:author="Li, Chandler Changjun" w:date="2026-10-19T22:06:00Z" w16du:dateUtc="2026-10-19T14:06:00Z">
        <w:r>
          <w:rPr>
            <w:noProof/>
          </w:rPr>
          <w:drawing>
            <wp:inline distT="0" distB="0" distL="0" distR="0" wp14:anchorId="1C2709E4" wp14:editId="20B324BB">
              <wp:extent cx="5731510" cy="1434397"/>
              <wp:effectExtent l="0" t="0" r="0" b="0"/>
              <wp:docPr id="1707501598" name="Picture 170750159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ase3-fig-08.png"/>
                      <pic:cNvPicPr/>
                    </pic:nvPicPr>
                    <pic:blipFill>
                      <a:blip r:embed="rId10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143439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08ED5A5" w14:textId="77777777" w:rsidR="00B75B47" w:rsidRDefault="00B75B47" w:rsidP="00B75B47">
      <w:pPr>
        <w:pStyle w:val="ListParagraph"/>
        <w:numPr>
          <w:ilvl w:val="0"/>
          <w:numId w:val="22"/>
        </w:numPr>
        <w:spacing w:line="240" w:lineRule="auto"/>
        <w:rPr>
          <w:ins w:id="4879" w:author="Li, Chandler Changjun" w:date="2026-10-19T22:06:00Z" w16du:dateUtc="2026-10-19T14:06:00Z"/>
        </w:rPr>
      </w:pPr>
      <w:ins w:id="4880" w:author="Li, Chandler Changjun" w:date="2026-10-19T22:06:00Z" w16du:dateUtc="2026-10-19T14:06:00Z">
        <w:r>
          <w:rPr>
            <w:b/>
          </w:rPr>
          <w:t>Warning：</w:t>
        </w:r>
        <w:r>
          <w:t>如有 Warning 提示异常，记录到运行记录“Invoice data creation result(Done/warning text content)”列。</w:t>
        </w:r>
      </w:ins>
    </w:p>
    <w:p w14:paraId="02A6DA2F" w14:textId="77777777" w:rsidR="00B75B47" w:rsidRDefault="00B75B47" w:rsidP="00B75B47">
      <w:pPr>
        <w:pStyle w:val="ListParagraph"/>
        <w:numPr>
          <w:ilvl w:val="0"/>
          <w:numId w:val="22"/>
        </w:numPr>
        <w:spacing w:line="240" w:lineRule="auto"/>
        <w:rPr>
          <w:ins w:id="4881" w:author="Li, Chandler Changjun" w:date="2026-10-19T22:06:00Z" w16du:dateUtc="2026-10-19T14:06:00Z"/>
        </w:rPr>
      </w:pPr>
      <w:ins w:id="4882" w:author="Li, Chandler Changjun" w:date="2026-10-19T22:06:00Z" w16du:dateUtc="2026-10-19T14:06:00Z">
        <w:r>
          <w:rPr>
            <w:b/>
          </w:rPr>
          <w:t>上传 PDF 发票：</w:t>
        </w:r>
        <w:r>
          <w:t>发票信息创建完成后，按照发票号进行搜索，点击上方的“批量上传”，将 PDF 发票上传到发票界面。</w:t>
        </w:r>
      </w:ins>
    </w:p>
    <w:p w14:paraId="560CFC3D" w14:textId="77777777" w:rsidR="00B75B47" w:rsidRDefault="00B75B47" w:rsidP="00B75B47">
      <w:pPr>
        <w:pStyle w:val="ListParagraph"/>
        <w:rPr>
          <w:ins w:id="4883" w:author="Li, Chandler Changjun" w:date="2026-10-19T22:06:00Z" w16du:dateUtc="2026-10-19T14:06:00Z"/>
        </w:rPr>
      </w:pPr>
      <w:ins w:id="4884" w:author="Li, Chandler Changjun" w:date="2026-10-19T22:06:00Z" w16du:dateUtc="2026-10-19T14:06:00Z">
        <w:r>
          <w:rPr>
            <w:noProof/>
          </w:rPr>
          <w:drawing>
            <wp:inline distT="0" distB="0" distL="0" distR="0" wp14:anchorId="1394D68E" wp14:editId="4FF7B70A">
              <wp:extent cx="5731510" cy="2773118"/>
              <wp:effectExtent l="0" t="0" r="0" b="0"/>
              <wp:docPr id="1099424598" name="Picture 109942459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ase3-fig-09.png"/>
                      <pic:cNvPicPr/>
                    </pic:nvPicPr>
                    <pic:blipFill>
                      <a:blip r:embed="rId10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277311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B359A38" w14:textId="77777777" w:rsidR="00B75B47" w:rsidRDefault="00B75B47" w:rsidP="00B75B47">
      <w:pPr>
        <w:pStyle w:val="ListParagraph"/>
        <w:numPr>
          <w:ilvl w:val="0"/>
          <w:numId w:val="22"/>
        </w:numPr>
        <w:spacing w:line="240" w:lineRule="auto"/>
        <w:rPr>
          <w:ins w:id="4885" w:author="Li, Chandler Changjun" w:date="2026-10-19T22:06:00Z" w16du:dateUtc="2026-10-19T14:06:00Z"/>
        </w:rPr>
      </w:pPr>
      <w:ins w:id="4886" w:author="Li, Chandler Changjun" w:date="2026-10-19T22:06:00Z" w16du:dateUtc="2026-10-19T14:06:00Z">
        <w:r>
          <w:rPr>
            <w:b/>
          </w:rPr>
          <w:t>上传结果：</w:t>
        </w:r>
        <w:r>
          <w:t>无需再次校验是否上传成功，Portal 有是否执行操作的 Log。</w:t>
        </w:r>
      </w:ins>
    </w:p>
    <w:p w14:paraId="626A30B5" w14:textId="77777777" w:rsidR="00B75B47" w:rsidRDefault="00B75B47" w:rsidP="00B75B47">
      <w:pPr>
        <w:pStyle w:val="ListParagraph"/>
        <w:rPr>
          <w:ins w:id="4887" w:author="Li, Chandler Changjun" w:date="2026-10-19T22:06:00Z" w16du:dateUtc="2026-10-19T14:06:00Z"/>
        </w:rPr>
      </w:pPr>
      <w:ins w:id="4888" w:author="Li, Chandler Changjun" w:date="2026-10-19T22:06:00Z" w16du:dateUtc="2026-10-19T14:06:00Z">
        <w:r>
          <w:rPr>
            <w:noProof/>
          </w:rPr>
          <w:drawing>
            <wp:inline distT="0" distB="0" distL="0" distR="0" wp14:anchorId="6D35CFF9" wp14:editId="44787F63">
              <wp:extent cx="5731510" cy="2864252"/>
              <wp:effectExtent l="0" t="0" r="0" b="0"/>
              <wp:docPr id="1229684676" name="Picture 122968467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ase3-fig-10.png"/>
                      <pic:cNvPicPr/>
                    </pic:nvPicPr>
                    <pic:blipFill>
                      <a:blip r:embed="rId10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286425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EDB6BD8" w14:textId="77777777" w:rsidR="00B75B47" w:rsidRDefault="00B75B47" w:rsidP="00B75B47">
      <w:pPr>
        <w:pStyle w:val="Heading2"/>
        <w:rPr>
          <w:ins w:id="4889" w:author="Li, Chandler Changjun" w:date="2026-10-19T22:06:00Z" w16du:dateUtc="2026-10-19T14:06:00Z"/>
        </w:rPr>
      </w:pPr>
      <w:ins w:id="4890" w:author="Li, Chandler Changjun" w:date="2026-10-19T22:06:00Z" w16du:dateUtc="2026-10-19T14:06:00Z">
        <w:r>
          <w:t>创建预报</w:t>
        </w:r>
      </w:ins>
    </w:p>
    <w:p w14:paraId="62C4FA02" w14:textId="77777777" w:rsidR="00B75B47" w:rsidRDefault="00B75B47" w:rsidP="00B75B47">
      <w:pPr>
        <w:pStyle w:val="ListParagraph"/>
        <w:numPr>
          <w:ilvl w:val="0"/>
          <w:numId w:val="22"/>
        </w:numPr>
        <w:spacing w:line="240" w:lineRule="auto"/>
        <w:rPr>
          <w:ins w:id="4891" w:author="Li, Chandler Changjun" w:date="2026-10-19T22:06:00Z" w16du:dateUtc="2026-10-19T14:06:00Z"/>
        </w:rPr>
      </w:pPr>
      <w:ins w:id="4892" w:author="Li, Chandler Changjun" w:date="2026-10-19T22:06:00Z" w16du:dateUtc="2026-10-19T14:06:00Z">
        <w:r>
          <w:rPr>
            <w:b/>
          </w:rPr>
          <w:t>生成预报：</w:t>
        </w:r>
        <w:r>
          <w:t>按照此分单涉及的所有发票号在发票界面搜索查询 → 调整右下角的当前页显示数量为 100 条/页 → 选中所有发票，点击“生成预报”。</w:t>
        </w:r>
      </w:ins>
    </w:p>
    <w:p w14:paraId="39B815F0" w14:textId="77777777" w:rsidR="00B75B47" w:rsidRDefault="00B75B47" w:rsidP="00B75B47">
      <w:pPr>
        <w:pStyle w:val="ListParagraph"/>
        <w:rPr>
          <w:ins w:id="4893" w:author="Li, Chandler Changjun" w:date="2026-10-19T22:06:00Z" w16du:dateUtc="2026-10-19T14:06:00Z"/>
        </w:rPr>
      </w:pPr>
      <w:ins w:id="4894" w:author="Li, Chandler Changjun" w:date="2026-10-19T22:06:00Z" w16du:dateUtc="2026-10-19T14:06:00Z">
        <w:r>
          <w:rPr>
            <w:noProof/>
          </w:rPr>
          <w:drawing>
            <wp:inline distT="0" distB="0" distL="0" distR="0" wp14:anchorId="5DBBE396" wp14:editId="0C16DD8B">
              <wp:extent cx="5731510" cy="3054016"/>
              <wp:effectExtent l="0" t="0" r="0" b="0"/>
              <wp:docPr id="57347521" name="Picture 573475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ase3-fig-11.png"/>
                      <pic:cNvPicPr/>
                    </pic:nvPicPr>
                    <pic:blipFill>
                      <a:blip r:embed="rId10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305401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62E71A6" w14:textId="77777777" w:rsidR="00B75B47" w:rsidRDefault="00B75B47" w:rsidP="00B75B47">
      <w:pPr>
        <w:pStyle w:val="ListParagraph"/>
        <w:numPr>
          <w:ilvl w:val="0"/>
          <w:numId w:val="22"/>
        </w:numPr>
        <w:spacing w:line="240" w:lineRule="auto"/>
        <w:rPr>
          <w:ins w:id="4895" w:author="Li, Chandler Changjun" w:date="2026-10-19T22:06:00Z" w16du:dateUtc="2026-10-19T14:06:00Z"/>
        </w:rPr>
      </w:pPr>
      <w:ins w:id="4896" w:author="Li, Chandler Changjun" w:date="2026-10-19T22:06:00Z" w16du:dateUtc="2026-10-19T14:06:00Z">
        <w:r>
          <w:rPr>
            <w:b/>
          </w:rPr>
          <w:t>填写预报字段：</w:t>
        </w:r>
        <w:r>
          <w:t>按预报字段取值规则填写，点击“确定”；各字段取值见数据需求章节。</w:t>
        </w:r>
      </w:ins>
    </w:p>
    <w:p w14:paraId="1ECAE8DD" w14:textId="77777777" w:rsidR="00B75B47" w:rsidRDefault="00B75B47" w:rsidP="00B75B47">
      <w:pPr>
        <w:pStyle w:val="ListParagraph"/>
        <w:numPr>
          <w:ilvl w:val="1"/>
          <w:numId w:val="22"/>
        </w:numPr>
        <w:spacing w:line="240" w:lineRule="auto"/>
        <w:rPr>
          <w:ins w:id="4897" w:author="Li, Chandler Changjun" w:date="2026-10-19T22:06:00Z" w16du:dateUtc="2026-10-19T14:06:00Z"/>
        </w:rPr>
      </w:pPr>
      <w:ins w:id="4898" w:author="Li, Chandler Changjun" w:date="2026-10-19T22:06:00Z" w16du:dateUtc="2026-10-19T14:06:00Z">
        <w:r>
          <w:rPr>
            <w:b/>
          </w:rPr>
          <w:t>预报提单格式：</w:t>
        </w:r>
        <w:r>
          <w:t>PDF 和图片两种。</w:t>
        </w:r>
      </w:ins>
    </w:p>
    <w:p w14:paraId="69542DEA" w14:textId="77777777" w:rsidR="00B75B47" w:rsidRDefault="00B75B47" w:rsidP="00B75B47">
      <w:pPr>
        <w:pStyle w:val="ListParagraph"/>
        <w:numPr>
          <w:ilvl w:val="1"/>
          <w:numId w:val="22"/>
        </w:numPr>
        <w:spacing w:line="240" w:lineRule="auto"/>
        <w:rPr>
          <w:ins w:id="4899" w:author="Li, Chandler Changjun" w:date="2026-10-19T22:06:00Z" w16du:dateUtc="2026-10-19T14:06:00Z"/>
        </w:rPr>
      </w:pPr>
      <w:ins w:id="4900" w:author="Li, Chandler Changjun" w:date="2026-10-19T22:06:00Z" w16du:dateUtc="2026-10-19T14:06:00Z">
        <w:r>
          <w:rPr>
            <w:b/>
          </w:rPr>
          <w:t>DG：</w:t>
        </w:r>
        <w:r>
          <w:t>通过邮件标题 / 是否有 UN 字段判断。</w:t>
        </w:r>
      </w:ins>
    </w:p>
    <w:p w14:paraId="5D725CB9" w14:textId="77777777" w:rsidR="00B75B47" w:rsidRDefault="00B75B47" w:rsidP="00B75B47">
      <w:pPr>
        <w:pStyle w:val="ListParagraph"/>
        <w:rPr>
          <w:ins w:id="4901" w:author="Li, Chandler Changjun" w:date="2026-10-19T22:06:00Z" w16du:dateUtc="2026-10-19T14:06:00Z"/>
        </w:rPr>
      </w:pPr>
      <w:ins w:id="4902" w:author="Li, Chandler Changjun" w:date="2026-10-19T22:06:00Z" w16du:dateUtc="2026-10-19T14:06:00Z">
        <w:r>
          <w:rPr>
            <w:noProof/>
          </w:rPr>
          <w:drawing>
            <wp:inline distT="0" distB="0" distL="0" distR="0" wp14:anchorId="643DCE1F" wp14:editId="3219770B">
              <wp:extent cx="5731510" cy="2877708"/>
              <wp:effectExtent l="0" t="0" r="0" b="0"/>
              <wp:docPr id="1129419519" name="Picture 11294195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ase3-fig-12.png"/>
                      <pic:cNvPicPr/>
                    </pic:nvPicPr>
                    <pic:blipFill>
                      <a:blip r:embed="rId10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287770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75C0292" w14:textId="77777777" w:rsidR="00B75B47" w:rsidRDefault="00B75B47" w:rsidP="00B75B47">
      <w:pPr>
        <w:pStyle w:val="ListParagraph"/>
        <w:numPr>
          <w:ilvl w:val="0"/>
          <w:numId w:val="22"/>
        </w:numPr>
        <w:spacing w:line="240" w:lineRule="auto"/>
        <w:rPr>
          <w:ins w:id="4903" w:author="Li, Chandler Changjun" w:date="2026-10-19T22:06:00Z" w16du:dateUtc="2026-10-19T14:06:00Z"/>
        </w:rPr>
      </w:pPr>
      <w:ins w:id="4904" w:author="Li, Chandler Changjun" w:date="2026-10-19T22:06:00Z" w16du:dateUtc="2026-10-19T14:06:00Z">
        <w:r>
          <w:rPr>
            <w:b/>
          </w:rPr>
          <w:t>Warning：</w:t>
        </w:r>
        <w:r>
          <w:t>如有 Warning 提示异常，记录到运行记录。</w:t>
        </w:r>
      </w:ins>
    </w:p>
    <w:p w14:paraId="6FDB5AF3" w14:textId="77777777" w:rsidR="00B75B47" w:rsidRDefault="00B75B47" w:rsidP="00B75B47">
      <w:pPr>
        <w:pStyle w:val="ListParagraph"/>
        <w:numPr>
          <w:ilvl w:val="0"/>
          <w:numId w:val="22"/>
        </w:numPr>
        <w:spacing w:line="240" w:lineRule="auto"/>
        <w:rPr>
          <w:ins w:id="4905" w:author="Li, Chandler Changjun" w:date="2026-10-19T22:06:00Z" w16du:dateUtc="2026-10-19T14:06:00Z"/>
        </w:rPr>
      </w:pPr>
      <w:ins w:id="4906" w:author="Li, Chandler Changjun" w:date="2026-10-19T22:06:00Z" w16du:dateUtc="2026-10-19T14:06:00Z">
        <w:r>
          <w:rPr>
            <w:b/>
          </w:rPr>
          <w:t>上传文档资料：</w:t>
        </w:r>
        <w:r>
          <w:t>在 IES+ 预报界面输入分单号/主单号，点击“修改”，点击文档资料下方的“上传”。</w:t>
        </w:r>
      </w:ins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B75B47" w14:paraId="6514E5D6" w14:textId="77777777" w:rsidTr="00155F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4907" w:author="Li, Chandler Changjun" w:date="2026-10-19T22:0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4D3D1A28" w14:textId="77777777" w:rsidR="00B75B47" w:rsidRDefault="00B75B47" w:rsidP="00155F82">
            <w:pPr>
              <w:rPr>
                <w:ins w:id="4908" w:author="Li, Chandler Changjun" w:date="2026-10-19T22:06:00Z" w16du:dateUtc="2026-10-19T14:06:00Z"/>
              </w:rPr>
            </w:pPr>
            <w:ins w:id="4909" w:author="Li, Chandler Changjun" w:date="2026-10-19T22:06:00Z" w16du:dateUtc="2026-10-19T14:06:00Z">
              <w:r>
                <w:t>文件</w:t>
              </w:r>
            </w:ins>
          </w:p>
        </w:tc>
        <w:tc>
          <w:tcPr>
            <w:tcW w:w="4513" w:type="dxa"/>
          </w:tcPr>
          <w:p w14:paraId="3C21505D" w14:textId="77777777" w:rsidR="00B75B47" w:rsidRDefault="00B75B47" w:rsidP="00155F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4910" w:author="Li, Chandler Changjun" w:date="2026-10-19T22:06:00Z" w16du:dateUtc="2026-10-19T14:06:00Z"/>
              </w:rPr>
            </w:pPr>
            <w:ins w:id="4911" w:author="Li, Chandler Changjun" w:date="2026-10-19T22:06:00Z" w16du:dateUtc="2026-10-19T14:06:00Z">
              <w:r>
                <w:t>文档类型</w:t>
              </w:r>
            </w:ins>
          </w:p>
        </w:tc>
      </w:tr>
      <w:tr w:rsidR="00B75B47" w14:paraId="12118CC7" w14:textId="77777777" w:rsidTr="00155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4912" w:author="Li, Chandler Changjun" w:date="2026-10-19T22:0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6DC22BB7" w14:textId="77777777" w:rsidR="00B75B47" w:rsidRDefault="00B75B47" w:rsidP="00155F82">
            <w:pPr>
              <w:rPr>
                <w:ins w:id="4913" w:author="Li, Chandler Changjun" w:date="2026-10-19T22:06:00Z" w16du:dateUtc="2026-10-19T14:06:00Z"/>
              </w:rPr>
            </w:pPr>
            <w:ins w:id="4914" w:author="Li, Chandler Changjun" w:date="2026-10-19T22:06:00Z" w16du:dateUtc="2026-10-19T14:06:00Z">
              <w:r>
                <w:t>分单（如没有，上传主单）</w:t>
              </w:r>
            </w:ins>
          </w:p>
        </w:tc>
        <w:tc>
          <w:tcPr>
            <w:tcW w:w="4513" w:type="dxa"/>
          </w:tcPr>
          <w:p w14:paraId="4D13F7AD" w14:textId="77777777" w:rsidR="00B75B47" w:rsidRDefault="00B75B47" w:rsidP="00155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915" w:author="Li, Chandler Changjun" w:date="2026-10-19T22:06:00Z" w16du:dateUtc="2026-10-19T14:06:00Z"/>
              </w:rPr>
            </w:pPr>
            <w:ins w:id="4916" w:author="Li, Chandler Changjun" w:date="2026-10-19T22:06:00Z" w16du:dateUtc="2026-10-19T14:06:00Z">
              <w:r>
                <w:t>HAWB</w:t>
              </w:r>
            </w:ins>
          </w:p>
        </w:tc>
      </w:tr>
      <w:tr w:rsidR="00B75B47" w14:paraId="6A04A20B" w14:textId="77777777" w:rsidTr="00155F82">
        <w:trPr>
          <w:ins w:id="4917" w:author="Li, Chandler Changjun" w:date="2026-10-19T22:0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46527B78" w14:textId="77777777" w:rsidR="00B75B47" w:rsidRDefault="00B75B47" w:rsidP="00155F82">
            <w:pPr>
              <w:rPr>
                <w:ins w:id="4918" w:author="Li, Chandler Changjun" w:date="2026-10-19T22:06:00Z" w16du:dateUtc="2026-10-19T14:06:00Z"/>
              </w:rPr>
            </w:pPr>
            <w:ins w:id="4919" w:author="Li, Chandler Changjun" w:date="2026-10-19T22:06:00Z" w16du:dateUtc="2026-10-19T14:06:00Z">
              <w:r>
                <w:t>MSDS（如有）</w:t>
              </w:r>
            </w:ins>
          </w:p>
        </w:tc>
        <w:tc>
          <w:tcPr>
            <w:tcW w:w="4513" w:type="dxa"/>
          </w:tcPr>
          <w:p w14:paraId="655787E1" w14:textId="77777777" w:rsidR="00B75B47" w:rsidRDefault="00B75B47" w:rsidP="00155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920" w:author="Li, Chandler Changjun" w:date="2026-10-19T22:06:00Z" w16du:dateUtc="2026-10-19T14:06:00Z"/>
              </w:rPr>
            </w:pPr>
            <w:ins w:id="4921" w:author="Li, Chandler Changjun" w:date="2026-10-19T22:06:00Z" w16du:dateUtc="2026-10-19T14:06:00Z">
              <w:r>
                <w:t>Others</w:t>
              </w:r>
            </w:ins>
          </w:p>
        </w:tc>
      </w:tr>
      <w:tr w:rsidR="00B75B47" w14:paraId="7156C94A" w14:textId="77777777" w:rsidTr="00155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4922" w:author="Li, Chandler Changjun" w:date="2026-10-19T22:0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4EC981FF" w14:textId="77777777" w:rsidR="00B75B47" w:rsidRDefault="00B75B47" w:rsidP="00155F82">
            <w:pPr>
              <w:rPr>
                <w:ins w:id="4923" w:author="Li, Chandler Changjun" w:date="2026-10-19T22:06:00Z" w16du:dateUtc="2026-10-19T14:06:00Z"/>
              </w:rPr>
            </w:pPr>
            <w:ins w:id="4924" w:author="Li, Chandler Changjun" w:date="2026-10-19T22:06:00Z" w16du:dateUtc="2026-10-19T14:06:00Z">
              <w:r>
                <w:t>Shipper（如有）</w:t>
              </w:r>
            </w:ins>
          </w:p>
        </w:tc>
        <w:tc>
          <w:tcPr>
            <w:tcW w:w="4513" w:type="dxa"/>
          </w:tcPr>
          <w:p w14:paraId="238CF319" w14:textId="77777777" w:rsidR="00B75B47" w:rsidRDefault="00B75B47" w:rsidP="00155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925" w:author="Li, Chandler Changjun" w:date="2026-10-19T22:06:00Z" w16du:dateUtc="2026-10-19T14:06:00Z"/>
              </w:rPr>
            </w:pPr>
            <w:ins w:id="4926" w:author="Li, Chandler Changjun" w:date="2026-10-19T22:06:00Z" w16du:dateUtc="2026-10-19T14:06:00Z">
              <w:r>
                <w:t>Shipper decl</w:t>
              </w:r>
            </w:ins>
          </w:p>
        </w:tc>
      </w:tr>
    </w:tbl>
    <w:p w14:paraId="29751977" w14:textId="77777777" w:rsidR="00B75B47" w:rsidRDefault="00B75B47" w:rsidP="00B75B47">
      <w:pPr>
        <w:rPr>
          <w:ins w:id="4927" w:author="Li, Chandler Changjun" w:date="2026-10-19T22:06:00Z" w16du:dateUtc="2026-10-19T14:06:00Z"/>
        </w:rPr>
      </w:pPr>
    </w:p>
    <w:p w14:paraId="0C5EAE32" w14:textId="77777777" w:rsidR="00B75B47" w:rsidRDefault="00B75B47" w:rsidP="00B75B47">
      <w:pPr>
        <w:pStyle w:val="ListParagraph"/>
        <w:rPr>
          <w:ins w:id="4928" w:author="Li, Chandler Changjun" w:date="2026-10-19T22:06:00Z" w16du:dateUtc="2026-10-19T14:06:00Z"/>
        </w:rPr>
      </w:pPr>
      <w:ins w:id="4929" w:author="Li, Chandler Changjun" w:date="2026-10-19T22:06:00Z" w16du:dateUtc="2026-10-19T14:06:00Z">
        <w:r>
          <w:rPr>
            <w:noProof/>
          </w:rPr>
          <w:drawing>
            <wp:inline distT="0" distB="0" distL="0" distR="0" wp14:anchorId="15F8BD89" wp14:editId="028BF0C3">
              <wp:extent cx="5731510" cy="2664280"/>
              <wp:effectExtent l="0" t="0" r="0" b="0"/>
              <wp:docPr id="391507625" name="Picture 39150762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ase3-fig-13.png"/>
                      <pic:cNvPicPr/>
                    </pic:nvPicPr>
                    <pic:blipFill>
                      <a:blip r:embed="rId10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26642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74D5DFA" w14:textId="77777777" w:rsidR="00B75B47" w:rsidRDefault="00B75B47" w:rsidP="00B75B47">
      <w:pPr>
        <w:pStyle w:val="ListParagraph"/>
        <w:numPr>
          <w:ilvl w:val="0"/>
          <w:numId w:val="22"/>
        </w:numPr>
        <w:spacing w:line="240" w:lineRule="auto"/>
        <w:rPr>
          <w:ins w:id="4930" w:author="Li, Chandler Changjun" w:date="2026-10-19T22:06:00Z" w16du:dateUtc="2026-10-19T14:06:00Z"/>
        </w:rPr>
      </w:pPr>
      <w:ins w:id="4931" w:author="Li, Chandler Changjun" w:date="2026-10-19T22:06:00Z" w16du:dateUtc="2026-10-19T14:06:00Z">
        <w:r>
          <w:rPr>
            <w:b/>
          </w:rPr>
          <w:t>Difference：</w:t>
        </w:r>
        <w:r>
          <w:t>IES+ 系统字段，对预报、发票、提单三者自动校验；结果记录到运行记录“Pre-alert data creation result difference（Y/N）”列。</w:t>
        </w:r>
      </w:ins>
    </w:p>
    <w:p w14:paraId="5E1B00EE" w14:textId="77777777" w:rsidR="00B75B47" w:rsidRDefault="00B75B47" w:rsidP="00B75B47">
      <w:pPr>
        <w:pStyle w:val="Heading2"/>
        <w:rPr>
          <w:ins w:id="4932" w:author="Li, Chandler Changjun" w:date="2026-10-19T22:06:00Z" w16du:dateUtc="2026-10-19T14:06:00Z"/>
        </w:rPr>
      </w:pPr>
      <w:ins w:id="4933" w:author="Li, Chandler Changjun" w:date="2026-10-19T22:06:00Z" w16du:dateUtc="2026-10-19T14:06:00Z">
        <w:r>
          <w:t>发送邮件通知</w:t>
        </w:r>
      </w:ins>
    </w:p>
    <w:p w14:paraId="4CFFA4BE" w14:textId="77777777" w:rsidR="00B75B47" w:rsidRDefault="00B75B47" w:rsidP="00B75B47">
      <w:pPr>
        <w:pStyle w:val="ListParagraph"/>
        <w:numPr>
          <w:ilvl w:val="0"/>
          <w:numId w:val="22"/>
        </w:numPr>
        <w:spacing w:line="240" w:lineRule="auto"/>
        <w:rPr>
          <w:ins w:id="4934" w:author="Li, Chandler Changjun" w:date="2026-10-19T22:06:00Z" w16du:dateUtc="2026-10-19T14:06:00Z"/>
        </w:rPr>
      </w:pPr>
      <w:ins w:id="4935" w:author="Li, Chandler Changjun" w:date="2026-10-19T22:06:00Z" w16du:dateUtc="2026-10-19T14:06:00Z">
        <w:r>
          <w:rPr>
            <w:b/>
          </w:rPr>
          <w:t>发送时机：</w:t>
        </w:r>
        <w:r>
          <w:t>以上所有步骤完成后发送。</w:t>
        </w:r>
      </w:ins>
    </w:p>
    <w:p w14:paraId="065FF7A6" w14:textId="77777777" w:rsidR="00B75B47" w:rsidRDefault="00B75B47" w:rsidP="00B75B47">
      <w:pPr>
        <w:pStyle w:val="ListParagraph"/>
        <w:numPr>
          <w:ilvl w:val="0"/>
          <w:numId w:val="22"/>
        </w:numPr>
        <w:spacing w:line="240" w:lineRule="auto"/>
        <w:rPr>
          <w:ins w:id="4936" w:author="Li, Chandler Changjun" w:date="2026-10-19T22:06:00Z" w16du:dateUtc="2026-10-19T14:06:00Z"/>
        </w:rPr>
      </w:pPr>
      <w:ins w:id="4937" w:author="Li, Chandler Changjun" w:date="2026-10-19T22:06:00Z" w16du:dateUtc="2026-10-19T14:06:00Z">
        <w:r>
          <w:rPr>
            <w:b/>
          </w:rPr>
          <w:t>回复方式：</w:t>
        </w:r>
        <w:r>
          <w:t>在原先邮件（触发流程的邮件）的基础上回复，只回复此邮件涉及的预报创建信息。</w:t>
        </w:r>
      </w:ins>
    </w:p>
    <w:p w14:paraId="2AAC60FD" w14:textId="77777777" w:rsidR="00B75B47" w:rsidRDefault="00B75B47" w:rsidP="00B75B47">
      <w:pPr>
        <w:pStyle w:val="ListParagraph"/>
        <w:numPr>
          <w:ilvl w:val="0"/>
          <w:numId w:val="22"/>
        </w:numPr>
        <w:spacing w:line="240" w:lineRule="auto"/>
        <w:rPr>
          <w:ins w:id="4938" w:author="Li, Chandler Changjun" w:date="2026-10-19T22:06:00Z" w16du:dateUtc="2026-10-19T14:06:00Z"/>
        </w:rPr>
      </w:pPr>
      <w:ins w:id="4939" w:author="Li, Chandler Changjun" w:date="2026-10-19T22:06:00Z" w16du:dateUtc="2026-10-19T14:06:00Z">
        <w:r>
          <w:rPr>
            <w:b/>
          </w:rPr>
          <w:t>收件人：</w:t>
        </w:r>
        <w:r>
          <w:t>发票和预报创建完成后，IES+ 识别出此次创建对应的 PDC，按 Mapping list_Email loop 匹配收件人邮箱；直接发送，不区分 To / CC。</w:t>
        </w:r>
      </w:ins>
    </w:p>
    <w:p w14:paraId="3211A0E7" w14:textId="77777777" w:rsidR="00B75B47" w:rsidRDefault="00B75B47" w:rsidP="00B75B47">
      <w:pPr>
        <w:pStyle w:val="ListParagraph"/>
        <w:numPr>
          <w:ilvl w:val="0"/>
          <w:numId w:val="22"/>
        </w:numPr>
        <w:spacing w:line="240" w:lineRule="auto"/>
        <w:rPr>
          <w:ins w:id="4940" w:author="Li, Chandler Changjun" w:date="2026-10-19T22:06:00Z" w16du:dateUtc="2026-10-19T14:06:00Z"/>
        </w:rPr>
      </w:pPr>
      <w:ins w:id="4941" w:author="Li, Chandler Changjun" w:date="2026-10-19T22:06:00Z" w16du:dateUtc="2026-10-19T14:06:00Z">
        <w:r>
          <w:rPr>
            <w:b/>
          </w:rPr>
          <w:t>邮件正文：</w:t>
        </w:r>
        <w:r>
          <w:t>参考如下：</w:t>
        </w:r>
      </w:ins>
    </w:p>
    <w:p w14:paraId="69569356" w14:textId="77777777" w:rsidR="00B75B47" w:rsidRDefault="00B75B47" w:rsidP="00B75B47">
      <w:pPr>
        <w:rPr>
          <w:ins w:id="4942" w:author="Li, Chandler Changjun" w:date="2026-10-19T22:06:00Z" w16du:dateUtc="2026-10-19T14:06:00Z"/>
        </w:rPr>
      </w:pPr>
      <w:ins w:id="4943" w:author="Li, Chandler Changjun" w:date="2026-10-19T22:06:00Z" w16du:dateUtc="2026-10-19T14:06:00Z">
        <w:r>
          <w:t>Dears，</w:t>
        </w:r>
      </w:ins>
    </w:p>
    <w:p w14:paraId="395F26C8" w14:textId="77777777" w:rsidR="00B75B47" w:rsidRDefault="00B75B47" w:rsidP="00B75B47">
      <w:pPr>
        <w:rPr>
          <w:ins w:id="4944" w:author="Li, Chandler Changjun" w:date="2026-10-19T22:06:00Z" w16du:dateUtc="2026-10-19T14:06:00Z"/>
        </w:rPr>
      </w:pPr>
      <w:ins w:id="4945" w:author="Li, Chandler Changjun" w:date="2026-10-19T22:06:00Z" w16du:dateUtc="2026-10-19T14:06:00Z">
        <w:r>
          <w:t>Kindly pls refer to the MBPLAP pre-alert creation status. Thanks~</w:t>
        </w:r>
      </w:ins>
    </w:p>
    <w:p w14:paraId="125F86A6" w14:textId="77777777" w:rsidR="00B75B47" w:rsidRDefault="00B75B47" w:rsidP="00B75B47">
      <w:pPr>
        <w:pStyle w:val="ListParagraph"/>
        <w:rPr>
          <w:ins w:id="4946" w:author="Li, Chandler Changjun" w:date="2026-10-19T22:06:00Z" w16du:dateUtc="2026-10-19T14:06:00Z"/>
        </w:rPr>
      </w:pPr>
      <w:ins w:id="4947" w:author="Li, Chandler Changjun" w:date="2026-10-19T22:06:00Z" w16du:dateUtc="2026-10-19T14:06:00Z">
        <w:r>
          <w:rPr>
            <w:noProof/>
          </w:rPr>
          <w:drawing>
            <wp:inline distT="0" distB="0" distL="0" distR="0" wp14:anchorId="4DA020F6" wp14:editId="131D5916">
              <wp:extent cx="5731510" cy="565245"/>
              <wp:effectExtent l="0" t="0" r="0" b="0"/>
              <wp:docPr id="443997076" name="Picture 44399707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ase3-fig-15.png"/>
                      <pic:cNvPicPr/>
                    </pic:nvPicPr>
                    <pic:blipFill>
                      <a:blip r:embed="rId1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5652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5BD466C" w14:textId="77777777" w:rsidR="00B75B47" w:rsidRDefault="00B75B47" w:rsidP="00B75B47">
      <w:pPr>
        <w:pStyle w:val="Heading2"/>
        <w:rPr>
          <w:ins w:id="4948" w:author="Li, Chandler Changjun" w:date="2026-10-19T22:06:00Z" w16du:dateUtc="2026-10-19T14:06:00Z"/>
        </w:rPr>
      </w:pPr>
      <w:ins w:id="4949" w:author="Li, Chandler Changjun" w:date="2026-10-19T22:06:00Z" w16du:dateUtc="2026-10-19T14:06:00Z">
        <w:r>
          <w:t>存档要求</w:t>
        </w:r>
      </w:ins>
    </w:p>
    <w:p w14:paraId="79439F4F" w14:textId="77777777" w:rsidR="00B75B47" w:rsidRDefault="00B75B47" w:rsidP="00B75B47">
      <w:pPr>
        <w:pStyle w:val="ListParagraph"/>
        <w:numPr>
          <w:ilvl w:val="0"/>
          <w:numId w:val="22"/>
        </w:numPr>
        <w:spacing w:line="240" w:lineRule="auto"/>
        <w:rPr>
          <w:ins w:id="4950" w:author="Li, Chandler Changjun" w:date="2026-10-19T22:06:00Z" w16du:dateUtc="2026-10-19T14:06:00Z"/>
        </w:rPr>
      </w:pPr>
      <w:ins w:id="4951" w:author="Li, Chandler Changjun" w:date="2026-10-19T22:06:00Z" w16du:dateUtc="2026-10-19T14:06:00Z">
        <w:r>
          <w:rPr>
            <w:b/>
          </w:rPr>
          <w:t>存档位置：</w:t>
        </w:r>
        <w:r>
          <w:t>Portal 的 Share Point。</w:t>
        </w:r>
      </w:ins>
    </w:p>
    <w:p w14:paraId="32438021" w14:textId="77777777" w:rsidR="00B75B47" w:rsidRDefault="00B75B47" w:rsidP="00B75B47">
      <w:pPr>
        <w:pStyle w:val="ListParagraph"/>
        <w:numPr>
          <w:ilvl w:val="0"/>
          <w:numId w:val="22"/>
        </w:numPr>
        <w:spacing w:line="240" w:lineRule="auto"/>
        <w:rPr>
          <w:ins w:id="4952" w:author="Li, Chandler Changjun" w:date="2026-10-19T22:06:00Z" w16du:dateUtc="2026-10-19T14:06:00Z"/>
        </w:rPr>
      </w:pPr>
      <w:ins w:id="4953" w:author="Li, Chandler Changjun" w:date="2026-10-19T22:06:00Z" w16du:dateUtc="2026-10-19T14:06:00Z">
        <w:r>
          <w:rPr>
            <w:b/>
          </w:rPr>
          <w:t>一级目录：</w:t>
        </w:r>
        <w:r>
          <w:t>操作日期。</w:t>
        </w:r>
      </w:ins>
    </w:p>
    <w:p w14:paraId="62973127" w14:textId="77777777" w:rsidR="00B75B47" w:rsidRDefault="00B75B47" w:rsidP="00B75B47">
      <w:pPr>
        <w:pStyle w:val="ListParagraph"/>
        <w:numPr>
          <w:ilvl w:val="0"/>
          <w:numId w:val="22"/>
        </w:numPr>
        <w:spacing w:line="240" w:lineRule="auto"/>
        <w:rPr>
          <w:ins w:id="4954" w:author="Li, Chandler Changjun" w:date="2026-10-19T22:06:00Z" w16du:dateUtc="2026-10-19T14:06:00Z"/>
        </w:rPr>
      </w:pPr>
      <w:ins w:id="4955" w:author="Li, Chandler Changjun" w:date="2026-10-19T22:06:00Z" w16du:dateUtc="2026-10-19T14:06:00Z">
        <w:r>
          <w:rPr>
            <w:b/>
          </w:rPr>
          <w:t>二级目录：</w:t>
        </w:r>
        <w:r>
          <w:t>HAWB_分单号。</w:t>
        </w:r>
      </w:ins>
    </w:p>
    <w:p w14:paraId="5D4583BA" w14:textId="77777777" w:rsidR="00B75B47" w:rsidRDefault="00B75B47" w:rsidP="00B75B47">
      <w:pPr>
        <w:pStyle w:val="ListParagraph"/>
        <w:numPr>
          <w:ilvl w:val="0"/>
          <w:numId w:val="22"/>
        </w:numPr>
        <w:spacing w:line="240" w:lineRule="auto"/>
        <w:rPr>
          <w:ins w:id="4956" w:author="Li, Chandler Changjun" w:date="2026-10-19T22:06:00Z" w16du:dateUtc="2026-10-19T14:06:00Z"/>
        </w:rPr>
      </w:pPr>
      <w:ins w:id="4957" w:author="Li, Chandler Changjun" w:date="2026-10-19T22:06:00Z" w16du:dateUtc="2026-10-19T14:06:00Z">
        <w:r>
          <w:rPr>
            <w:b/>
          </w:rPr>
          <w:t>文件内容</w:t>
        </w:r>
      </w:ins>
    </w:p>
    <w:p w14:paraId="4EDB5940" w14:textId="77777777" w:rsidR="00B75B47" w:rsidRDefault="00B75B47" w:rsidP="00B75B47">
      <w:pPr>
        <w:pStyle w:val="ListParagraph"/>
        <w:numPr>
          <w:ilvl w:val="1"/>
          <w:numId w:val="22"/>
        </w:numPr>
        <w:spacing w:line="240" w:lineRule="auto"/>
        <w:rPr>
          <w:ins w:id="4958" w:author="Li, Chandler Changjun" w:date="2026-10-19T22:06:00Z" w16du:dateUtc="2026-10-19T14:06:00Z"/>
        </w:rPr>
      </w:pPr>
      <w:ins w:id="4959" w:author="Li, Chandler Changjun" w:date="2026-10-19T22:06:00Z" w16du:dateUtc="2026-10-19T14:06:00Z">
        <w:r>
          <w:t>主/分单</w:t>
        </w:r>
      </w:ins>
    </w:p>
    <w:p w14:paraId="4FFBCE8E" w14:textId="77777777" w:rsidR="00B75B47" w:rsidRDefault="00B75B47" w:rsidP="00B75B47">
      <w:pPr>
        <w:pStyle w:val="ListParagraph"/>
        <w:numPr>
          <w:ilvl w:val="1"/>
          <w:numId w:val="22"/>
        </w:numPr>
        <w:spacing w:line="240" w:lineRule="auto"/>
        <w:rPr>
          <w:ins w:id="4960" w:author="Li, Chandler Changjun" w:date="2026-10-19T22:06:00Z" w16du:dateUtc="2026-10-19T14:06:00Z"/>
        </w:rPr>
      </w:pPr>
      <w:ins w:id="4961" w:author="Li, Chandler Changjun" w:date="2026-10-19T22:06:00Z" w16du:dateUtc="2026-10-19T14:06:00Z">
        <w:r>
          <w:t>发票</w:t>
        </w:r>
      </w:ins>
    </w:p>
    <w:p w14:paraId="0A30036B" w14:textId="77777777" w:rsidR="00B75B47" w:rsidRDefault="00B75B47" w:rsidP="00B75B47">
      <w:pPr>
        <w:pStyle w:val="ListParagraph"/>
        <w:numPr>
          <w:ilvl w:val="1"/>
          <w:numId w:val="22"/>
        </w:numPr>
        <w:spacing w:line="240" w:lineRule="auto"/>
        <w:rPr>
          <w:ins w:id="4962" w:author="Li, Chandler Changjun" w:date="2026-10-19T22:06:00Z" w16du:dateUtc="2026-10-19T14:06:00Z"/>
        </w:rPr>
      </w:pPr>
      <w:ins w:id="4963" w:author="Li, Chandler Changjun" w:date="2026-10-19T22:06:00Z" w16du:dateUtc="2026-10-19T14:06:00Z">
        <w:r>
          <w:t>导入模板</w:t>
        </w:r>
      </w:ins>
    </w:p>
    <w:p w14:paraId="6EFFCD93" w14:textId="77777777" w:rsidR="00B75B47" w:rsidRDefault="00B75B47" w:rsidP="00B75B47">
      <w:pPr>
        <w:pStyle w:val="ListParagraph"/>
        <w:numPr>
          <w:ilvl w:val="1"/>
          <w:numId w:val="22"/>
        </w:numPr>
        <w:spacing w:line="240" w:lineRule="auto"/>
        <w:rPr>
          <w:ins w:id="4964" w:author="Li, Chandler Changjun" w:date="2026-10-19T22:06:00Z" w16du:dateUtc="2026-10-19T14:06:00Z"/>
        </w:rPr>
      </w:pPr>
      <w:ins w:id="4965" w:author="Li, Chandler Changjun" w:date="2026-10-19T22:06:00Z" w16du:dateUtc="2026-10-19T14:06:00Z">
        <w:r>
          <w:t>MSDS（如有）</w:t>
        </w:r>
      </w:ins>
    </w:p>
    <w:p w14:paraId="667E78F6" w14:textId="77777777" w:rsidR="00B75B47" w:rsidRDefault="00B75B47" w:rsidP="00B75B47">
      <w:pPr>
        <w:pStyle w:val="ListParagraph"/>
        <w:numPr>
          <w:ilvl w:val="1"/>
          <w:numId w:val="22"/>
        </w:numPr>
        <w:spacing w:line="240" w:lineRule="auto"/>
        <w:rPr>
          <w:ins w:id="4966" w:author="Li, Chandler Changjun" w:date="2026-10-19T22:06:00Z" w16du:dateUtc="2026-10-19T14:06:00Z"/>
        </w:rPr>
      </w:pPr>
      <w:ins w:id="4967" w:author="Li, Chandler Changjun" w:date="2026-10-19T22:06:00Z" w16du:dateUtc="2026-10-19T14:06:00Z">
        <w:r>
          <w:t>Shippers_Decl（如有）</w:t>
        </w:r>
      </w:ins>
    </w:p>
    <w:p w14:paraId="1CF35940" w14:textId="77777777" w:rsidR="00B75B47" w:rsidRDefault="00B75B47" w:rsidP="00B75B47">
      <w:pPr>
        <w:pStyle w:val="ListParagraph"/>
        <w:numPr>
          <w:ilvl w:val="0"/>
          <w:numId w:val="22"/>
        </w:numPr>
        <w:spacing w:line="240" w:lineRule="auto"/>
        <w:rPr>
          <w:ins w:id="4968" w:author="Li, Chandler Changjun" w:date="2026-10-19T22:06:00Z" w16du:dateUtc="2026-10-19T14:06:00Z"/>
        </w:rPr>
      </w:pPr>
      <w:ins w:id="4969" w:author="Li, Chandler Changjun" w:date="2026-10-19T22:06:00Z" w16du:dateUtc="2026-10-19T14:06:00Z">
        <w:r>
          <w:rPr>
            <w:b/>
          </w:rPr>
          <w:t>运行记录：</w:t>
        </w:r>
        <w:r>
          <w:t>每天的运行记录按以下格式累积存档；以 Process date 为 12 月 31 日作为截止日期，每年存为一个表格，并按照年份命名。</w:t>
        </w:r>
      </w:ins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03"/>
        <w:gridCol w:w="4062"/>
        <w:gridCol w:w="4062"/>
      </w:tblGrid>
      <w:tr w:rsidR="00B75B47" w14:paraId="1927076A" w14:textId="77777777" w:rsidTr="00155F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4970" w:author="Li, Chandler Changjun" w:date="2026-10-19T22:0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3EB3A499" w14:textId="77777777" w:rsidR="00B75B47" w:rsidRDefault="00B75B47" w:rsidP="00155F82">
            <w:pPr>
              <w:rPr>
                <w:ins w:id="4971" w:author="Li, Chandler Changjun" w:date="2026-10-19T22:06:00Z" w16du:dateUtc="2026-10-19T14:06:00Z"/>
              </w:rPr>
            </w:pPr>
            <w:ins w:id="4972" w:author="Li, Chandler Changjun" w:date="2026-10-19T22:06:00Z" w16du:dateUtc="2026-10-19T14:06:00Z">
              <w:r>
                <w:t>序号</w:t>
              </w:r>
            </w:ins>
          </w:p>
        </w:tc>
        <w:tc>
          <w:tcPr>
            <w:tcW w:w="4062" w:type="dxa"/>
          </w:tcPr>
          <w:p w14:paraId="0CBE4BD7" w14:textId="77777777" w:rsidR="00B75B47" w:rsidRDefault="00B75B47" w:rsidP="00155F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4973" w:author="Li, Chandler Changjun" w:date="2026-10-19T22:06:00Z" w16du:dateUtc="2026-10-19T14:06:00Z"/>
              </w:rPr>
            </w:pPr>
            <w:ins w:id="4974" w:author="Li, Chandler Changjun" w:date="2026-10-19T22:06:00Z" w16du:dateUtc="2026-10-19T14:06:00Z">
              <w:r>
                <w:t>列名</w:t>
              </w:r>
            </w:ins>
          </w:p>
        </w:tc>
        <w:tc>
          <w:tcPr>
            <w:tcW w:w="4062" w:type="dxa"/>
          </w:tcPr>
          <w:p w14:paraId="7B702ACD" w14:textId="77777777" w:rsidR="00B75B47" w:rsidRDefault="00B75B47" w:rsidP="00155F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4975" w:author="Li, Chandler Changjun" w:date="2026-10-19T22:06:00Z" w16du:dateUtc="2026-10-19T14:06:00Z"/>
              </w:rPr>
            </w:pPr>
            <w:ins w:id="4976" w:author="Li, Chandler Changjun" w:date="2026-10-19T22:06:00Z" w16du:dateUtc="2026-10-19T14:06:00Z">
              <w:r>
                <w:t>说明</w:t>
              </w:r>
            </w:ins>
          </w:p>
        </w:tc>
      </w:tr>
      <w:tr w:rsidR="00B75B47" w14:paraId="263DE5F2" w14:textId="77777777" w:rsidTr="00155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4977" w:author="Li, Chandler Changjun" w:date="2026-10-19T22:0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09543A9D" w14:textId="77777777" w:rsidR="00B75B47" w:rsidRDefault="00B75B47" w:rsidP="00155F82">
            <w:pPr>
              <w:rPr>
                <w:ins w:id="4978" w:author="Li, Chandler Changjun" w:date="2026-10-19T22:06:00Z" w16du:dateUtc="2026-10-19T14:06:00Z"/>
              </w:rPr>
            </w:pPr>
            <w:ins w:id="4979" w:author="Li, Chandler Changjun" w:date="2026-10-19T22:06:00Z" w16du:dateUtc="2026-10-19T14:06:00Z">
              <w:r>
                <w:t>1</w:t>
              </w:r>
            </w:ins>
          </w:p>
        </w:tc>
        <w:tc>
          <w:tcPr>
            <w:tcW w:w="4062" w:type="dxa"/>
          </w:tcPr>
          <w:p w14:paraId="7F5948FC" w14:textId="77777777" w:rsidR="00B75B47" w:rsidRDefault="00B75B47" w:rsidP="00155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980" w:author="Li, Chandler Changjun" w:date="2026-10-19T22:06:00Z" w16du:dateUtc="2026-10-19T14:06:00Z"/>
              </w:rPr>
            </w:pPr>
            <w:ins w:id="4981" w:author="Li, Chandler Changjun" w:date="2026-10-19T22:06:00Z" w16du:dateUtc="2026-10-19T14:06:00Z">
              <w:r>
                <w:t>Pre-alert receive date</w:t>
              </w:r>
            </w:ins>
          </w:p>
        </w:tc>
        <w:tc>
          <w:tcPr>
            <w:tcW w:w="4062" w:type="dxa"/>
          </w:tcPr>
          <w:p w14:paraId="1F51F558" w14:textId="77777777" w:rsidR="00B75B47" w:rsidRDefault="00B75B47" w:rsidP="00155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982" w:author="Li, Chandler Changjun" w:date="2026-10-19T22:06:00Z" w16du:dateUtc="2026-10-19T14:06:00Z"/>
              </w:rPr>
            </w:pPr>
          </w:p>
        </w:tc>
      </w:tr>
      <w:tr w:rsidR="00B75B47" w14:paraId="3B968126" w14:textId="77777777" w:rsidTr="00155F82">
        <w:trPr>
          <w:ins w:id="4983" w:author="Li, Chandler Changjun" w:date="2026-10-19T22:0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2FAB3880" w14:textId="77777777" w:rsidR="00B75B47" w:rsidRDefault="00B75B47" w:rsidP="00155F82">
            <w:pPr>
              <w:rPr>
                <w:ins w:id="4984" w:author="Li, Chandler Changjun" w:date="2026-10-19T22:06:00Z" w16du:dateUtc="2026-10-19T14:06:00Z"/>
              </w:rPr>
            </w:pPr>
            <w:ins w:id="4985" w:author="Li, Chandler Changjun" w:date="2026-10-19T22:06:00Z" w16du:dateUtc="2026-10-19T14:06:00Z">
              <w:r>
                <w:t>2</w:t>
              </w:r>
            </w:ins>
          </w:p>
        </w:tc>
        <w:tc>
          <w:tcPr>
            <w:tcW w:w="4062" w:type="dxa"/>
          </w:tcPr>
          <w:p w14:paraId="56A35A32" w14:textId="77777777" w:rsidR="00B75B47" w:rsidRDefault="00B75B47" w:rsidP="00155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986" w:author="Li, Chandler Changjun" w:date="2026-10-19T22:06:00Z" w16du:dateUtc="2026-10-19T14:06:00Z"/>
              </w:rPr>
            </w:pPr>
            <w:ins w:id="4987" w:author="Li, Chandler Changjun" w:date="2026-10-19T22:06:00Z" w16du:dateUtc="2026-10-19T14:06:00Z">
              <w:r>
                <w:t>PDC</w:t>
              </w:r>
            </w:ins>
          </w:p>
        </w:tc>
        <w:tc>
          <w:tcPr>
            <w:tcW w:w="4062" w:type="dxa"/>
          </w:tcPr>
          <w:p w14:paraId="53C805E2" w14:textId="77777777" w:rsidR="00B75B47" w:rsidRDefault="00B75B47" w:rsidP="00155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988" w:author="Li, Chandler Changjun" w:date="2026-10-19T22:06:00Z" w16du:dateUtc="2026-10-19T14:06:00Z"/>
              </w:rPr>
            </w:pPr>
          </w:p>
        </w:tc>
      </w:tr>
      <w:tr w:rsidR="00B75B47" w14:paraId="549B9413" w14:textId="77777777" w:rsidTr="00155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4989" w:author="Li, Chandler Changjun" w:date="2026-10-19T22:0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17E564AD" w14:textId="77777777" w:rsidR="00B75B47" w:rsidRDefault="00B75B47" w:rsidP="00155F82">
            <w:pPr>
              <w:rPr>
                <w:ins w:id="4990" w:author="Li, Chandler Changjun" w:date="2026-10-19T22:06:00Z" w16du:dateUtc="2026-10-19T14:06:00Z"/>
              </w:rPr>
            </w:pPr>
            <w:ins w:id="4991" w:author="Li, Chandler Changjun" w:date="2026-10-19T22:06:00Z" w16du:dateUtc="2026-10-19T14:06:00Z">
              <w:r>
                <w:t>3</w:t>
              </w:r>
            </w:ins>
          </w:p>
        </w:tc>
        <w:tc>
          <w:tcPr>
            <w:tcW w:w="4062" w:type="dxa"/>
          </w:tcPr>
          <w:p w14:paraId="5653FA77" w14:textId="77777777" w:rsidR="00B75B47" w:rsidRDefault="00B75B47" w:rsidP="00155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992" w:author="Li, Chandler Changjun" w:date="2026-10-19T22:06:00Z" w16du:dateUtc="2026-10-19T14:06:00Z"/>
              </w:rPr>
            </w:pPr>
            <w:ins w:id="4993" w:author="Li, Chandler Changjun" w:date="2026-10-19T22:06:00Z" w16du:dateUtc="2026-10-19T14:06:00Z">
              <w:r>
                <w:t>HAWB NO.</w:t>
              </w:r>
            </w:ins>
          </w:p>
        </w:tc>
        <w:tc>
          <w:tcPr>
            <w:tcW w:w="4062" w:type="dxa"/>
          </w:tcPr>
          <w:p w14:paraId="6EBC9B38" w14:textId="77777777" w:rsidR="00B75B47" w:rsidRDefault="00B75B47" w:rsidP="00155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994" w:author="Li, Chandler Changjun" w:date="2026-10-19T22:06:00Z" w16du:dateUtc="2026-10-19T14:06:00Z"/>
              </w:rPr>
            </w:pPr>
          </w:p>
        </w:tc>
      </w:tr>
      <w:tr w:rsidR="00B75B47" w14:paraId="539FF109" w14:textId="77777777" w:rsidTr="00155F82">
        <w:trPr>
          <w:ins w:id="4995" w:author="Li, Chandler Changjun" w:date="2026-10-19T22:0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6F8C89EC" w14:textId="77777777" w:rsidR="00B75B47" w:rsidRDefault="00B75B47" w:rsidP="00155F82">
            <w:pPr>
              <w:rPr>
                <w:ins w:id="4996" w:author="Li, Chandler Changjun" w:date="2026-10-19T22:06:00Z" w16du:dateUtc="2026-10-19T14:06:00Z"/>
              </w:rPr>
            </w:pPr>
            <w:ins w:id="4997" w:author="Li, Chandler Changjun" w:date="2026-10-19T22:06:00Z" w16du:dateUtc="2026-10-19T14:06:00Z">
              <w:r>
                <w:t>4</w:t>
              </w:r>
            </w:ins>
          </w:p>
        </w:tc>
        <w:tc>
          <w:tcPr>
            <w:tcW w:w="4062" w:type="dxa"/>
          </w:tcPr>
          <w:p w14:paraId="7D940796" w14:textId="77777777" w:rsidR="00B75B47" w:rsidRDefault="00B75B47" w:rsidP="00155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998" w:author="Li, Chandler Changjun" w:date="2026-10-19T22:06:00Z" w16du:dateUtc="2026-10-19T14:06:00Z"/>
              </w:rPr>
            </w:pPr>
            <w:ins w:id="4999" w:author="Li, Chandler Changjun" w:date="2026-10-19T22:06:00Z" w16du:dateUtc="2026-10-19T14:06:00Z">
              <w:r>
                <w:t>Invoice NO.</w:t>
              </w:r>
            </w:ins>
          </w:p>
        </w:tc>
        <w:tc>
          <w:tcPr>
            <w:tcW w:w="4062" w:type="dxa"/>
          </w:tcPr>
          <w:p w14:paraId="32F3F237" w14:textId="77777777" w:rsidR="00B75B47" w:rsidRDefault="00B75B47" w:rsidP="00155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000" w:author="Li, Chandler Changjun" w:date="2026-10-19T22:06:00Z" w16du:dateUtc="2026-10-19T14:06:00Z"/>
              </w:rPr>
            </w:pPr>
          </w:p>
        </w:tc>
      </w:tr>
      <w:tr w:rsidR="00B75B47" w14:paraId="4D34D67D" w14:textId="77777777" w:rsidTr="00155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001" w:author="Li, Chandler Changjun" w:date="2026-10-19T22:0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39EEC3EE" w14:textId="77777777" w:rsidR="00B75B47" w:rsidRDefault="00B75B47" w:rsidP="00155F82">
            <w:pPr>
              <w:rPr>
                <w:ins w:id="5002" w:author="Li, Chandler Changjun" w:date="2026-10-19T22:06:00Z" w16du:dateUtc="2026-10-19T14:06:00Z"/>
              </w:rPr>
            </w:pPr>
            <w:ins w:id="5003" w:author="Li, Chandler Changjun" w:date="2026-10-19T22:06:00Z" w16du:dateUtc="2026-10-19T14:06:00Z">
              <w:r>
                <w:t>5</w:t>
              </w:r>
            </w:ins>
          </w:p>
        </w:tc>
        <w:tc>
          <w:tcPr>
            <w:tcW w:w="4062" w:type="dxa"/>
          </w:tcPr>
          <w:p w14:paraId="17DF5D40" w14:textId="77777777" w:rsidR="00B75B47" w:rsidRDefault="00B75B47" w:rsidP="00155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004" w:author="Li, Chandler Changjun" w:date="2026-10-19T22:06:00Z" w16du:dateUtc="2026-10-19T14:06:00Z"/>
              </w:rPr>
            </w:pPr>
            <w:ins w:id="5005" w:author="Li, Chandler Changjun" w:date="2026-10-19T22:06:00Z" w16du:dateUtc="2026-10-19T14:06:00Z">
              <w:r>
                <w:t>Invoice data creation result(Done/warning text content)</w:t>
              </w:r>
            </w:ins>
          </w:p>
        </w:tc>
        <w:tc>
          <w:tcPr>
            <w:tcW w:w="4062" w:type="dxa"/>
          </w:tcPr>
          <w:p w14:paraId="6F092748" w14:textId="77777777" w:rsidR="00B75B47" w:rsidRDefault="00B75B47" w:rsidP="00155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006" w:author="Li, Chandler Changjun" w:date="2026-10-19T22:06:00Z" w16du:dateUtc="2026-10-19T14:06:00Z"/>
              </w:rPr>
            </w:pPr>
          </w:p>
        </w:tc>
      </w:tr>
      <w:tr w:rsidR="00B75B47" w14:paraId="494016CD" w14:textId="77777777" w:rsidTr="00155F82">
        <w:trPr>
          <w:ins w:id="5007" w:author="Li, Chandler Changjun" w:date="2026-10-19T22:0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7F155173" w14:textId="77777777" w:rsidR="00B75B47" w:rsidRDefault="00B75B47" w:rsidP="00155F82">
            <w:pPr>
              <w:rPr>
                <w:ins w:id="5008" w:author="Li, Chandler Changjun" w:date="2026-10-19T22:06:00Z" w16du:dateUtc="2026-10-19T14:06:00Z"/>
              </w:rPr>
            </w:pPr>
            <w:ins w:id="5009" w:author="Li, Chandler Changjun" w:date="2026-10-19T22:06:00Z" w16du:dateUtc="2026-10-19T14:06:00Z">
              <w:r>
                <w:t>6</w:t>
              </w:r>
            </w:ins>
          </w:p>
        </w:tc>
        <w:tc>
          <w:tcPr>
            <w:tcW w:w="4062" w:type="dxa"/>
          </w:tcPr>
          <w:p w14:paraId="6FE29306" w14:textId="77777777" w:rsidR="00B75B47" w:rsidRDefault="00B75B47" w:rsidP="00155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010" w:author="Li, Chandler Changjun" w:date="2026-10-19T22:06:00Z" w16du:dateUtc="2026-10-19T14:06:00Z"/>
              </w:rPr>
            </w:pPr>
            <w:ins w:id="5011" w:author="Li, Chandler Changjun" w:date="2026-10-19T22:06:00Z" w16du:dateUtc="2026-10-19T14:06:00Z">
              <w:r>
                <w:t>Pre-alert data creation result difference（Y/N）</w:t>
              </w:r>
            </w:ins>
          </w:p>
        </w:tc>
        <w:tc>
          <w:tcPr>
            <w:tcW w:w="4062" w:type="dxa"/>
          </w:tcPr>
          <w:p w14:paraId="622F3CE5" w14:textId="77777777" w:rsidR="00B75B47" w:rsidRDefault="00B75B47" w:rsidP="00155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012" w:author="Li, Chandler Changjun" w:date="2026-10-19T22:06:00Z" w16du:dateUtc="2026-10-19T14:06:00Z"/>
              </w:rPr>
            </w:pPr>
            <w:ins w:id="5013" w:author="Li, Chandler Changjun" w:date="2026-10-19T22:06:00Z" w16du:dateUtc="2026-10-19T14:06:00Z">
              <w:r>
                <w:t>IES+ 系统字段 Difference：预报、发票、提单三者校验，为 IES 系统自动校验机制</w:t>
              </w:r>
            </w:ins>
          </w:p>
        </w:tc>
      </w:tr>
      <w:tr w:rsidR="00B75B47" w14:paraId="4955E8AF" w14:textId="77777777" w:rsidTr="00155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014" w:author="Li, Chandler Changjun" w:date="2026-10-19T22:0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3AB788BF" w14:textId="77777777" w:rsidR="00B75B47" w:rsidRDefault="00B75B47" w:rsidP="00155F82">
            <w:pPr>
              <w:rPr>
                <w:ins w:id="5015" w:author="Li, Chandler Changjun" w:date="2026-10-19T22:06:00Z" w16du:dateUtc="2026-10-19T14:06:00Z"/>
              </w:rPr>
            </w:pPr>
            <w:ins w:id="5016" w:author="Li, Chandler Changjun" w:date="2026-10-19T22:06:00Z" w16du:dateUtc="2026-10-19T14:06:00Z">
              <w:r>
                <w:t>7</w:t>
              </w:r>
            </w:ins>
          </w:p>
        </w:tc>
        <w:tc>
          <w:tcPr>
            <w:tcW w:w="4062" w:type="dxa"/>
          </w:tcPr>
          <w:p w14:paraId="2E05CBCC" w14:textId="77777777" w:rsidR="00B75B47" w:rsidRDefault="00B75B47" w:rsidP="00155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017" w:author="Li, Chandler Changjun" w:date="2026-10-19T22:06:00Z" w16du:dateUtc="2026-10-19T14:06:00Z"/>
              </w:rPr>
            </w:pPr>
            <w:ins w:id="5018" w:author="Li, Chandler Changjun" w:date="2026-10-19T22:06:00Z" w16du:dateUtc="2026-10-19T14:06:00Z">
              <w:r>
                <w:t>Invoice hardcopy upload(Y/N)</w:t>
              </w:r>
            </w:ins>
          </w:p>
        </w:tc>
        <w:tc>
          <w:tcPr>
            <w:tcW w:w="4062" w:type="dxa"/>
          </w:tcPr>
          <w:p w14:paraId="2F6824BB" w14:textId="77777777" w:rsidR="00B75B47" w:rsidRDefault="00B75B47" w:rsidP="00155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019" w:author="Li, Chandler Changjun" w:date="2026-10-19T22:06:00Z" w16du:dateUtc="2026-10-19T14:06:00Z"/>
              </w:rPr>
            </w:pPr>
            <w:ins w:id="5020" w:author="Li, Chandler Changjun" w:date="2026-10-19T22:06:00Z" w16du:dateUtc="2026-10-19T14:06:00Z">
              <w:r>
                <w:t>发票 PDF</w:t>
              </w:r>
            </w:ins>
          </w:p>
        </w:tc>
      </w:tr>
      <w:tr w:rsidR="00B75B47" w14:paraId="2B5B5A9B" w14:textId="77777777" w:rsidTr="00155F82">
        <w:trPr>
          <w:ins w:id="5021" w:author="Li, Chandler Changjun" w:date="2026-10-19T22:0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7FCC57BD" w14:textId="77777777" w:rsidR="00B75B47" w:rsidRDefault="00B75B47" w:rsidP="00155F82">
            <w:pPr>
              <w:rPr>
                <w:ins w:id="5022" w:author="Li, Chandler Changjun" w:date="2026-10-19T22:06:00Z" w16du:dateUtc="2026-10-19T14:06:00Z"/>
              </w:rPr>
            </w:pPr>
            <w:ins w:id="5023" w:author="Li, Chandler Changjun" w:date="2026-10-19T22:06:00Z" w16du:dateUtc="2026-10-19T14:06:00Z">
              <w:r>
                <w:t>8</w:t>
              </w:r>
            </w:ins>
          </w:p>
        </w:tc>
        <w:tc>
          <w:tcPr>
            <w:tcW w:w="4062" w:type="dxa"/>
          </w:tcPr>
          <w:p w14:paraId="5D4EE984" w14:textId="77777777" w:rsidR="00B75B47" w:rsidRDefault="00B75B47" w:rsidP="00155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024" w:author="Li, Chandler Changjun" w:date="2026-10-19T22:06:00Z" w16du:dateUtc="2026-10-19T14:06:00Z"/>
              </w:rPr>
            </w:pPr>
            <w:ins w:id="5025" w:author="Li, Chandler Changjun" w:date="2026-10-19T22:06:00Z" w16du:dateUtc="2026-10-19T14:06:00Z">
              <w:r>
                <w:t>HAWB hardcopy upload(Y/N)</w:t>
              </w:r>
            </w:ins>
          </w:p>
        </w:tc>
        <w:tc>
          <w:tcPr>
            <w:tcW w:w="4062" w:type="dxa"/>
          </w:tcPr>
          <w:p w14:paraId="37615089" w14:textId="77777777" w:rsidR="00B75B47" w:rsidRDefault="00B75B47" w:rsidP="00155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026" w:author="Li, Chandler Changjun" w:date="2026-10-19T22:06:00Z" w16du:dateUtc="2026-10-19T14:06:00Z"/>
              </w:rPr>
            </w:pPr>
            <w:ins w:id="5027" w:author="Li, Chandler Changjun" w:date="2026-10-19T22:06:00Z" w16du:dateUtc="2026-10-19T14:06:00Z">
              <w:r>
                <w:t>shipment PDF</w:t>
              </w:r>
            </w:ins>
          </w:p>
        </w:tc>
      </w:tr>
      <w:tr w:rsidR="00B75B47" w14:paraId="7F4F8CD9" w14:textId="77777777" w:rsidTr="00155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028" w:author="Li, Chandler Changjun" w:date="2026-10-19T22:0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6AAFC70B" w14:textId="77777777" w:rsidR="00B75B47" w:rsidRDefault="00B75B47" w:rsidP="00155F82">
            <w:pPr>
              <w:rPr>
                <w:ins w:id="5029" w:author="Li, Chandler Changjun" w:date="2026-10-19T22:06:00Z" w16du:dateUtc="2026-10-19T14:06:00Z"/>
              </w:rPr>
            </w:pPr>
            <w:ins w:id="5030" w:author="Li, Chandler Changjun" w:date="2026-10-19T22:06:00Z" w16du:dateUtc="2026-10-19T14:06:00Z">
              <w:r>
                <w:t>9</w:t>
              </w:r>
            </w:ins>
          </w:p>
        </w:tc>
        <w:tc>
          <w:tcPr>
            <w:tcW w:w="4062" w:type="dxa"/>
          </w:tcPr>
          <w:p w14:paraId="7473EFEC" w14:textId="77777777" w:rsidR="00B75B47" w:rsidRDefault="00B75B47" w:rsidP="00155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031" w:author="Li, Chandler Changjun" w:date="2026-10-19T22:06:00Z" w16du:dateUtc="2026-10-19T14:06:00Z"/>
              </w:rPr>
            </w:pPr>
            <w:ins w:id="5032" w:author="Li, Chandler Changjun" w:date="2026-10-19T22:06:00Z" w16du:dateUtc="2026-10-19T14:06:00Z">
              <w:r>
                <w:t>MSDS upload(Y/N/不涉及)</w:t>
              </w:r>
            </w:ins>
          </w:p>
        </w:tc>
        <w:tc>
          <w:tcPr>
            <w:tcW w:w="4062" w:type="dxa"/>
          </w:tcPr>
          <w:p w14:paraId="1EC82566" w14:textId="77777777" w:rsidR="00B75B47" w:rsidRDefault="00B75B47" w:rsidP="00155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033" w:author="Li, Chandler Changjun" w:date="2026-10-19T22:06:00Z" w16du:dateUtc="2026-10-19T14:06:00Z"/>
              </w:rPr>
            </w:pPr>
          </w:p>
        </w:tc>
      </w:tr>
      <w:tr w:rsidR="00B75B47" w14:paraId="0CDE1AF9" w14:textId="77777777" w:rsidTr="00155F82">
        <w:trPr>
          <w:ins w:id="5034" w:author="Li, Chandler Changjun" w:date="2026-10-19T22:0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29DB5606" w14:textId="77777777" w:rsidR="00B75B47" w:rsidRDefault="00B75B47" w:rsidP="00155F82">
            <w:pPr>
              <w:rPr>
                <w:ins w:id="5035" w:author="Li, Chandler Changjun" w:date="2026-10-19T22:06:00Z" w16du:dateUtc="2026-10-19T14:06:00Z"/>
              </w:rPr>
            </w:pPr>
            <w:ins w:id="5036" w:author="Li, Chandler Changjun" w:date="2026-10-19T22:06:00Z" w16du:dateUtc="2026-10-19T14:06:00Z">
              <w:r>
                <w:t>10</w:t>
              </w:r>
            </w:ins>
          </w:p>
        </w:tc>
        <w:tc>
          <w:tcPr>
            <w:tcW w:w="4062" w:type="dxa"/>
          </w:tcPr>
          <w:p w14:paraId="5E7FDAF3" w14:textId="77777777" w:rsidR="00B75B47" w:rsidRDefault="00B75B47" w:rsidP="00155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037" w:author="Li, Chandler Changjun" w:date="2026-10-19T22:06:00Z" w16du:dateUtc="2026-10-19T14:06:00Z"/>
              </w:rPr>
            </w:pPr>
            <w:ins w:id="5038" w:author="Li, Chandler Changjun" w:date="2026-10-19T22:06:00Z" w16du:dateUtc="2026-10-19T14:06:00Z">
              <w:r>
                <w:t>Shippers_Decl upload(Y/N/不涉及)</w:t>
              </w:r>
            </w:ins>
          </w:p>
        </w:tc>
        <w:tc>
          <w:tcPr>
            <w:tcW w:w="4062" w:type="dxa"/>
          </w:tcPr>
          <w:p w14:paraId="69FF9403" w14:textId="77777777" w:rsidR="00B75B47" w:rsidRDefault="00B75B47" w:rsidP="00155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039" w:author="Li, Chandler Changjun" w:date="2026-10-19T22:06:00Z" w16du:dateUtc="2026-10-19T14:06:00Z"/>
              </w:rPr>
            </w:pPr>
          </w:p>
        </w:tc>
      </w:tr>
      <w:tr w:rsidR="00B75B47" w14:paraId="57609E72" w14:textId="77777777" w:rsidTr="00155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040" w:author="Li, Chandler Changjun" w:date="2026-10-19T22:0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3FBD7ACE" w14:textId="77777777" w:rsidR="00B75B47" w:rsidRDefault="00B75B47" w:rsidP="00155F82">
            <w:pPr>
              <w:rPr>
                <w:ins w:id="5041" w:author="Li, Chandler Changjun" w:date="2026-10-19T22:06:00Z" w16du:dateUtc="2026-10-19T14:06:00Z"/>
              </w:rPr>
            </w:pPr>
            <w:ins w:id="5042" w:author="Li, Chandler Changjun" w:date="2026-10-19T22:06:00Z" w16du:dateUtc="2026-10-19T14:06:00Z">
              <w:r>
                <w:t>11</w:t>
              </w:r>
            </w:ins>
          </w:p>
        </w:tc>
        <w:tc>
          <w:tcPr>
            <w:tcW w:w="4062" w:type="dxa"/>
          </w:tcPr>
          <w:p w14:paraId="631CFB17" w14:textId="77777777" w:rsidR="00B75B47" w:rsidRDefault="00B75B47" w:rsidP="00155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043" w:author="Li, Chandler Changjun" w:date="2026-10-19T22:06:00Z" w16du:dateUtc="2026-10-19T14:06:00Z"/>
              </w:rPr>
            </w:pPr>
            <w:ins w:id="5044" w:author="Li, Chandler Changjun" w:date="2026-10-19T22:06:00Z" w16du:dateUtc="2026-10-19T14:06:00Z">
              <w:r>
                <w:t>Process date</w:t>
              </w:r>
            </w:ins>
          </w:p>
        </w:tc>
        <w:tc>
          <w:tcPr>
            <w:tcW w:w="4062" w:type="dxa"/>
          </w:tcPr>
          <w:p w14:paraId="69D97B6B" w14:textId="77777777" w:rsidR="00B75B47" w:rsidRDefault="00B75B47" w:rsidP="00155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045" w:author="Li, Chandler Changjun" w:date="2026-10-19T22:06:00Z" w16du:dateUtc="2026-10-19T14:06:00Z"/>
              </w:rPr>
            </w:pPr>
            <w:ins w:id="5046" w:author="Li, Chandler Changjun" w:date="2026-10-19T22:06:00Z" w16du:dateUtc="2026-10-19T14:06:00Z">
              <w:r>
                <w:t>Portal 执行日期，到日</w:t>
              </w:r>
            </w:ins>
          </w:p>
        </w:tc>
      </w:tr>
    </w:tbl>
    <w:p w14:paraId="30AB6ECE" w14:textId="77777777" w:rsidR="00B75B47" w:rsidRDefault="00B75B47" w:rsidP="00B75B47">
      <w:pPr>
        <w:rPr>
          <w:ins w:id="5047" w:author="Li, Chandler Changjun" w:date="2026-10-19T22:06:00Z" w16du:dateUtc="2026-10-19T14:06:00Z"/>
        </w:rPr>
      </w:pPr>
    </w:p>
    <w:p w14:paraId="5CFE3AE5" w14:textId="77777777" w:rsidR="00F9722A" w:rsidRDefault="00F9722A" w:rsidP="00463474">
      <w:pPr>
        <w:rPr>
          <w:ins w:id="5048" w:author="Li, Chandler Changjun" w:date="2026-10-19T22:11:00Z" w16du:dateUtc="2026-10-19T14:11:00Z"/>
        </w:rPr>
      </w:pPr>
    </w:p>
    <w:p w14:paraId="27D4401C" w14:textId="77777777" w:rsidR="00D11588" w:rsidRDefault="00D11588" w:rsidP="00463474">
      <w:pPr>
        <w:rPr>
          <w:ins w:id="5049" w:author="Li, Chandler Changjun" w:date="2026-10-19T22:12:00Z" w16du:dateUtc="2026-10-19T14:12:00Z"/>
        </w:rPr>
      </w:pPr>
    </w:p>
    <w:p w14:paraId="27BCB818" w14:textId="618433F7" w:rsidR="00352BBE" w:rsidRDefault="00352BBE" w:rsidP="00352BBE">
      <w:pPr>
        <w:pStyle w:val="Heading1"/>
        <w:rPr>
          <w:ins w:id="5050" w:author="Li, Chandler Changjun" w:date="2026-10-19T21:44:00Z" w16du:dateUtc="2026-10-19T13:44:00Z"/>
        </w:rPr>
      </w:pPr>
      <w:commentRangeStart w:id="5051"/>
      <w:ins w:id="5052" w:author="Li, Chandler Changjun" w:date="2026-10-19T22:12:00Z" w16du:dateUtc="2026-10-19T14:12:00Z">
        <w:r>
          <w:t>性能与数据量级预期</w:t>
        </w:r>
        <w:commentRangeEnd w:id="5051"/>
        <w:r>
          <w:rPr>
            <w:rStyle w:val="CommentReference"/>
            <w:sz w:val="32"/>
            <w:szCs w:val="32"/>
          </w:rPr>
          <w:commentReference w:id="5051"/>
        </w:r>
      </w:ins>
    </w:p>
    <w:p w14:paraId="093810ED" w14:textId="77777777" w:rsidR="00D1328D" w:rsidRDefault="003C487A">
      <w:pPr>
        <w:pStyle w:val="Heading1"/>
      </w:pPr>
      <w:del w:id="5053" w:author="Li, Chandler Changjun" w:date="2026-10-19T21:44:00Z" w16du:dateUtc="2026-10-19T13:44:00Z">
        <w:r w:rsidDel="0033336E">
          <w:delText>第八部分：</w:delText>
        </w:r>
      </w:del>
      <w:r>
        <w:t>数据需求</w:t>
      </w:r>
      <w:bookmarkEnd w:id="4717"/>
    </w:p>
    <w:p w14:paraId="093810EE" w14:textId="77777777" w:rsidR="00D1328D" w:rsidRDefault="003C487A">
      <w:pPr>
        <w:pStyle w:val="Heading2"/>
      </w:pPr>
      <w:bookmarkStart w:id="5054" w:name="_Toc242459675"/>
      <w:del w:id="5055" w:author="Li, Chandler Changjun" w:date="2026-10-19T21:44:00Z" w16du:dateUtc="2026-10-19T13:44:00Z">
        <w:r w:rsidDel="0033336E">
          <w:delText xml:space="preserve">8.0 </w:delText>
        </w:r>
      </w:del>
      <w:r>
        <w:t>字段级设计</w:t>
      </w:r>
      <w:bookmarkEnd w:id="5054"/>
    </w:p>
    <w:p w14:paraId="093810EF" w14:textId="0DEC8F47" w:rsidR="00D1328D" w:rsidRDefault="003C487A">
      <w:pPr>
        <w:pStyle w:val="Heading3"/>
      </w:pPr>
      <w:bookmarkStart w:id="5056" w:name="_Toc242459676"/>
      <w:r>
        <w:t>邮件正文字段</w:t>
      </w:r>
      <w:bookmarkEnd w:id="5056"/>
    </w:p>
    <w:p w14:paraId="093810F0" w14:textId="77777777" w:rsidR="00D1328D" w:rsidRDefault="003C487A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93813F0" wp14:editId="093813F1">
            <wp:extent cx="6286500" cy="2971800"/>
            <wp:effectExtent l="0" t="0" r="0" b="0"/>
            <wp:docPr id="994786947" name="Picture 994786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10F1" w14:textId="77777777" w:rsidR="00D1328D" w:rsidRDefault="003C487A">
      <w:pPr>
        <w:spacing w:after="160"/>
        <w:jc w:val="center"/>
      </w:pPr>
      <w:r>
        <w:rPr>
          <w:color w:val="595959"/>
          <w:sz w:val="16"/>
          <w:szCs w:val="16"/>
        </w:rPr>
        <w:t>预报邮件示例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3"/>
        <w:gridCol w:w="5573"/>
      </w:tblGrid>
      <w:tr w:rsidR="00D1328D" w14:paraId="093810F4" w14:textId="77777777">
        <w:trPr>
          <w:cantSplit/>
          <w:tblHeader/>
        </w:trPr>
        <w:tc>
          <w:tcPr>
            <w:tcW w:w="4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F2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5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F3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用途</w:t>
            </w:r>
          </w:p>
        </w:tc>
      </w:tr>
      <w:tr w:rsidR="00D1328D" w14:paraId="093810F7" w14:textId="77777777">
        <w:trPr>
          <w:cantSplit/>
        </w:trPr>
        <w:tc>
          <w:tcPr>
            <w:tcW w:w="4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F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Arrival port</w:t>
            </w:r>
          </w:p>
        </w:tc>
        <w:tc>
          <w:tcPr>
            <w:tcW w:w="5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F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预报 Arrival Port</w:t>
            </w:r>
          </w:p>
        </w:tc>
      </w:tr>
      <w:tr w:rsidR="00D1328D" w14:paraId="093810FA" w14:textId="77777777">
        <w:trPr>
          <w:cantSplit/>
        </w:trPr>
        <w:tc>
          <w:tcPr>
            <w:tcW w:w="4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F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Terminal WH</w:t>
            </w:r>
          </w:p>
        </w:tc>
        <w:tc>
          <w:tcPr>
            <w:tcW w:w="5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F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预报 Terminal WH</w:t>
            </w:r>
          </w:p>
        </w:tc>
      </w:tr>
      <w:tr w:rsidR="00D1328D" w14:paraId="093810FD" w14:textId="77777777">
        <w:trPr>
          <w:cantSplit/>
        </w:trPr>
        <w:tc>
          <w:tcPr>
            <w:tcW w:w="4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F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HAWB No.</w:t>
            </w:r>
          </w:p>
        </w:tc>
        <w:tc>
          <w:tcPr>
            <w:tcW w:w="5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F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任务主 key</w:t>
            </w:r>
          </w:p>
        </w:tc>
      </w:tr>
      <w:tr w:rsidR="00D1328D" w14:paraId="09381100" w14:textId="77777777">
        <w:trPr>
          <w:cantSplit/>
        </w:trPr>
        <w:tc>
          <w:tcPr>
            <w:tcW w:w="4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F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DG(Y/N)</w:t>
            </w:r>
          </w:p>
        </w:tc>
        <w:tc>
          <w:tcPr>
            <w:tcW w:w="5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F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DG 判断</w:t>
            </w:r>
          </w:p>
        </w:tc>
      </w:tr>
    </w:tbl>
    <w:p w14:paraId="09381101" w14:textId="77777777" w:rsidR="00D1328D" w:rsidRDefault="00D1328D">
      <w:pPr>
        <w:spacing w:after="80"/>
      </w:pPr>
    </w:p>
    <w:p w14:paraId="09381102" w14:textId="65A1DEC8" w:rsidR="00D1328D" w:rsidRDefault="003C487A">
      <w:pPr>
        <w:pStyle w:val="Heading3"/>
      </w:pPr>
      <w:bookmarkStart w:id="5057" w:name="_Toc242459677"/>
      <w:r>
        <w:t xml:space="preserve">INV&amp;DN </w:t>
      </w:r>
      <w:r w:rsidR="00CD1105">
        <w:rPr>
          <w:rFonts w:hint="eastAsia"/>
        </w:rPr>
        <w:t>导入</w:t>
      </w:r>
      <w:r>
        <w:t>模板字段</w:t>
      </w:r>
      <w:bookmarkEnd w:id="5057"/>
    </w:p>
    <w:p w14:paraId="09381104" w14:textId="77777777" w:rsidR="00D1328D" w:rsidRDefault="003C487A">
      <w:pPr>
        <w:pStyle w:val="Heading4"/>
      </w:pPr>
      <w:r>
        <w:t>导入模板-INV 表头（一行 = 一张发票）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1970"/>
        <w:gridCol w:w="769"/>
        <w:gridCol w:w="2399"/>
        <w:gridCol w:w="4111"/>
      </w:tblGrid>
      <w:tr w:rsidR="00C80EB9" w14:paraId="09381109" w14:textId="2A261FC5" w:rsidTr="00C80EB9">
        <w:trPr>
          <w:cantSplit/>
          <w:tblHeader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05" w14:textId="77777777" w:rsidR="00C80EB9" w:rsidRDefault="00C80EB9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06" w14:textId="77777777" w:rsidR="00C80EB9" w:rsidRDefault="00C80EB9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07" w14:textId="77777777" w:rsidR="00C80EB9" w:rsidRDefault="00C80EB9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必填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08" w14:textId="77777777" w:rsidR="00C80EB9" w:rsidRDefault="00C80EB9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提取说明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14:paraId="139D8C4E" w14:textId="578D194E" w:rsidR="00C80EB9" w:rsidRDefault="00C80EB9">
            <w:pPr>
              <w:spacing w:line="260" w:lineRule="auto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字段位置</w:t>
            </w:r>
          </w:p>
        </w:tc>
      </w:tr>
      <w:tr w:rsidR="00C80EB9" w14:paraId="0938110E" w14:textId="4DEA3BD1" w:rsidTr="00C80EB9"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0A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1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0B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SH Tracking No.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0C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选填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0D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不需要提取，默认为空值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058FC0" w14:textId="43FC96D7" w:rsidR="00C80EB9" w:rsidRPr="002B15CB" w:rsidRDefault="00C80EB9">
            <w:pPr>
              <w:spacing w:line="260" w:lineRule="auto"/>
              <w:rPr>
                <w:sz w:val="16"/>
                <w:szCs w:val="16"/>
              </w:rPr>
            </w:pPr>
          </w:p>
        </w:tc>
      </w:tr>
      <w:tr w:rsidR="00C80EB9" w14:paraId="09381113" w14:textId="77EC539E" w:rsidTr="00455A9C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0F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2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10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Invoice No.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11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必填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12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提取 PDF 中“Invoice NO.”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50D979" w14:textId="77777777" w:rsidR="00C80EB9" w:rsidRPr="002B15CB" w:rsidRDefault="00455A9C">
            <w:pPr>
              <w:spacing w:line="260" w:lineRule="auto"/>
              <w:rPr>
                <w:sz w:val="16"/>
                <w:szCs w:val="16"/>
              </w:rPr>
            </w:pPr>
            <w:r w:rsidRPr="006B58E2">
              <w:rPr>
                <w:noProof/>
                <w:sz w:val="16"/>
                <w:szCs w:val="16"/>
              </w:rPr>
              <w:drawing>
                <wp:inline distT="0" distB="0" distL="0" distR="0" wp14:anchorId="2C34E20A" wp14:editId="03D06A7C">
                  <wp:extent cx="2286000" cy="1143000"/>
                  <wp:effectExtent l="19050" t="19050" r="19050" b="19050"/>
                  <wp:docPr id="3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59D276-57CB-E70B-221F-69B93A677EF0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9D59D276-57CB-E70B-221F-69B93A677EF0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EB9" w14:paraId="09381118" w14:textId="07280FF1" w:rsidTr="004942CF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14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3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15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Invoice type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16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必填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990A3D" w14:textId="77777777" w:rsidR="007D51B1" w:rsidRPr="002B15CB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提取 PDF 中“Mode of Shipment”对应内容</w:t>
            </w:r>
          </w:p>
          <w:p w14:paraId="30059136" w14:textId="77777777" w:rsidR="004942CF" w:rsidRPr="002B15CB" w:rsidRDefault="004942CF" w:rsidP="004942CF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1. 截取对应内容中为：AB AIR FREIGHT, 对应表格中的值为“EME”;</w:t>
            </w:r>
          </w:p>
          <w:p w14:paraId="60A0897A" w14:textId="77777777" w:rsidR="004942CF" w:rsidRPr="002B15CB" w:rsidRDefault="004942CF" w:rsidP="004942CF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2. 截取对应内容中为：H5 HAZMAT，对应表格中的值为“DGR”</w:t>
            </w:r>
          </w:p>
          <w:p w14:paraId="21EEA5E4" w14:textId="09C6E464" w:rsidR="007D51B1" w:rsidRPr="002B15CB" w:rsidRDefault="004942CF" w:rsidP="004942CF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3. 如果提取的内容为其他值，对应表格置空，并需要报错。</w:t>
            </w:r>
          </w:p>
          <w:p w14:paraId="09381117" w14:textId="4476D6C8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1634B4" w14:textId="77777777" w:rsidR="00C80EB9" w:rsidRPr="002B15CB" w:rsidRDefault="004942CF">
            <w:pPr>
              <w:spacing w:line="260" w:lineRule="auto"/>
              <w:rPr>
                <w:sz w:val="16"/>
                <w:szCs w:val="16"/>
              </w:rPr>
            </w:pPr>
            <w:r w:rsidRPr="006B58E2">
              <w:rPr>
                <w:noProof/>
                <w:sz w:val="16"/>
                <w:szCs w:val="16"/>
              </w:rPr>
              <w:drawing>
                <wp:inline distT="0" distB="0" distL="0" distR="0" wp14:anchorId="309444C7" wp14:editId="431F55B8">
                  <wp:extent cx="2238940" cy="1064333"/>
                  <wp:effectExtent l="19050" t="19050" r="28575" b="21590"/>
                  <wp:docPr id="6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146C5A4-575D-2928-CBDA-E867DCD28E6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>
                            <a:extLst>
                              <a:ext uri="{FF2B5EF4-FFF2-40B4-BE49-F238E27FC236}">
                                <a16:creationId xmlns:a16="http://schemas.microsoft.com/office/drawing/2014/main" id="{2146C5A4-575D-2928-CBDA-E867DCD28E6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940" cy="106433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F84527" w14:textId="69D5CFD3" w:rsidR="004942CF" w:rsidRPr="002B15CB" w:rsidRDefault="004942CF">
            <w:pPr>
              <w:spacing w:line="260" w:lineRule="auto"/>
              <w:rPr>
                <w:sz w:val="16"/>
                <w:szCs w:val="16"/>
              </w:rPr>
            </w:pPr>
            <w:r w:rsidRPr="006B58E2">
              <w:rPr>
                <w:noProof/>
                <w:sz w:val="16"/>
                <w:szCs w:val="16"/>
              </w:rPr>
              <w:drawing>
                <wp:inline distT="0" distB="0" distL="0" distR="0" wp14:anchorId="4A92B89A" wp14:editId="60905F5E">
                  <wp:extent cx="2292768" cy="927100"/>
                  <wp:effectExtent l="19050" t="19050" r="12700" b="2540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4250A8D-07C0-DC19-ACE5-CD889E22A22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E4250A8D-07C0-DC19-ACE5-CD889E22A221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2768" cy="9271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EB9" w14:paraId="0938111D" w14:textId="2569BAC8" w:rsidTr="00B65F4C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19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4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1A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Invoice date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1B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必填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1C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提取 PDF 中“Date”，格式 YYYY-MM-DD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2F47F2" w14:textId="77501871" w:rsidR="00C80EB9" w:rsidRPr="002B15CB" w:rsidRDefault="00B65F4C">
            <w:pPr>
              <w:spacing w:line="260" w:lineRule="auto"/>
              <w:rPr>
                <w:sz w:val="16"/>
                <w:szCs w:val="16"/>
              </w:rPr>
            </w:pPr>
            <w:r w:rsidRPr="006B58E2">
              <w:rPr>
                <w:noProof/>
                <w:sz w:val="16"/>
                <w:szCs w:val="16"/>
              </w:rPr>
              <w:drawing>
                <wp:inline distT="0" distB="0" distL="0" distR="0" wp14:anchorId="56C68E27" wp14:editId="1A48459D">
                  <wp:extent cx="2286000" cy="1143000"/>
                  <wp:effectExtent l="19050" t="19050" r="19050" b="19050"/>
                  <wp:docPr id="4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21B325E-CC25-8742-A99B-12C7A0F9C7DE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A21B325E-CC25-8742-A99B-12C7A0F9C7DE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EB9" w14:paraId="09381122" w14:textId="31B70CD4" w:rsidTr="00B65F4C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1E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5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1F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PDC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20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必填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21" w14:textId="037165A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提取 PDF 中“Customer NO.”，按</w:t>
            </w:r>
            <w:ins w:id="5058" w:author="Li, Chandler Changjun" w:date="2026-10-21T14:58:00Z" w16du:dateUtc="2026-10-21T06:58:00Z">
              <w:r w:rsidR="00F63C1B">
                <w:rPr>
                  <w:sz w:val="16"/>
                  <w:szCs w:val="16"/>
                </w:rPr>
                <w:t>「PDC 与 Email Mapping List」</w:t>
              </w:r>
            </w:ins>
            <w:del w:id="5059" w:author="Li, Chandler Changjun" w:date="2026-10-21T14:58:00Z" w16du:dateUtc="2026-10-21T06:58:00Z">
              <w:r w:rsidRPr="002B15CB" w:rsidDel="00F63C1B">
                <w:rPr>
                  <w:sz w:val="16"/>
                  <w:szCs w:val="16"/>
                </w:rPr>
                <w:delText xml:space="preserve"> 8.0.4</w:delText>
              </w:r>
            </w:del>
            <w:r w:rsidRPr="002B15CB">
              <w:rPr>
                <w:sz w:val="16"/>
                <w:szCs w:val="16"/>
              </w:rPr>
              <w:t xml:space="preserve"> 映射</w:t>
            </w:r>
            <w:r w:rsidR="00157D9F" w:rsidRPr="002B15CB">
              <w:rPr>
                <w:rFonts w:hint="eastAsia"/>
                <w:sz w:val="16"/>
                <w:szCs w:val="16"/>
              </w:rPr>
              <w:t>（Ma</w:t>
            </w:r>
            <w:r w:rsidR="00694805" w:rsidRPr="002B15CB">
              <w:rPr>
                <w:rFonts w:hint="eastAsia"/>
                <w:sz w:val="16"/>
                <w:szCs w:val="16"/>
              </w:rPr>
              <w:t>pping</w:t>
            </w:r>
            <w:r w:rsidR="00581CA2">
              <w:rPr>
                <w:rFonts w:hint="eastAsia"/>
                <w:sz w:val="16"/>
                <w:szCs w:val="16"/>
              </w:rPr>
              <w:t xml:space="preserve"> list</w:t>
            </w:r>
            <w:r w:rsidR="00157D9F" w:rsidRPr="002B15CB">
              <w:rPr>
                <w:rFonts w:hint="eastAsia"/>
                <w:sz w:val="16"/>
                <w:szCs w:val="16"/>
              </w:rPr>
              <w:t>）</w:t>
            </w:r>
            <w:r w:rsidRPr="002B15CB">
              <w:rPr>
                <w:sz w:val="16"/>
                <w:szCs w:val="16"/>
              </w:rPr>
              <w:t>；找不到 → 置空并报错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73EBCB" w14:textId="4413ABC0" w:rsidR="00C80EB9" w:rsidRPr="002B15CB" w:rsidRDefault="00B65F4C">
            <w:pPr>
              <w:spacing w:line="260" w:lineRule="auto"/>
              <w:rPr>
                <w:sz w:val="16"/>
                <w:szCs w:val="16"/>
              </w:rPr>
            </w:pPr>
            <w:r w:rsidRPr="006B58E2">
              <w:rPr>
                <w:noProof/>
                <w:sz w:val="16"/>
                <w:szCs w:val="16"/>
              </w:rPr>
              <w:drawing>
                <wp:inline distT="0" distB="0" distL="0" distR="0" wp14:anchorId="41B0B42D" wp14:editId="6457073E">
                  <wp:extent cx="2248929" cy="858672"/>
                  <wp:effectExtent l="0" t="0" r="0" b="0"/>
                  <wp:docPr id="14" name="Picture 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27C7D96-69A7-F04E-ABE7-07E0A54A974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3">
                            <a:extLst>
                              <a:ext uri="{FF2B5EF4-FFF2-40B4-BE49-F238E27FC236}">
                                <a16:creationId xmlns:a16="http://schemas.microsoft.com/office/drawing/2014/main" id="{727C7D96-69A7-F04E-ABE7-07E0A54A974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034" cy="860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EB9" w14:paraId="09381127" w14:textId="12024120" w:rsidTr="00C80EB9"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23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6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24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Supplier name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25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必填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26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默认值</w:t>
            </w:r>
            <w:r w:rsidRPr="006B58E2">
              <w:rPr>
                <w:rFonts w:hint="eastAsia"/>
                <w:b/>
                <w:sz w:val="16"/>
                <w:szCs w:val="16"/>
              </w:rPr>
              <w:t>“</w:t>
            </w:r>
            <w:r w:rsidRPr="006B58E2">
              <w:rPr>
                <w:b/>
                <w:sz w:val="16"/>
                <w:szCs w:val="16"/>
              </w:rPr>
              <w:t>MBPLAP”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891F52" w14:textId="77777777" w:rsidR="00C80EB9" w:rsidRPr="002B15CB" w:rsidRDefault="00C80EB9">
            <w:pPr>
              <w:spacing w:line="260" w:lineRule="auto"/>
              <w:rPr>
                <w:sz w:val="16"/>
                <w:szCs w:val="16"/>
              </w:rPr>
            </w:pPr>
          </w:p>
        </w:tc>
      </w:tr>
      <w:tr w:rsidR="00C80EB9" w14:paraId="0938112C" w14:textId="4D1170B2" w:rsidTr="00157D9F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28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7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29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Customer account No.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2A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选填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2B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提取 PDF 中“Customer NO.”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1D4CAF" w14:textId="22F9AC30" w:rsidR="00C80EB9" w:rsidRPr="002B15CB" w:rsidRDefault="00157D9F">
            <w:pPr>
              <w:spacing w:line="260" w:lineRule="auto"/>
              <w:rPr>
                <w:sz w:val="16"/>
                <w:szCs w:val="16"/>
              </w:rPr>
            </w:pPr>
            <w:r w:rsidRPr="006B58E2">
              <w:rPr>
                <w:noProof/>
                <w:sz w:val="16"/>
                <w:szCs w:val="16"/>
              </w:rPr>
              <w:drawing>
                <wp:inline distT="0" distB="0" distL="0" distR="0" wp14:anchorId="5F4F80E8" wp14:editId="08112B76">
                  <wp:extent cx="2286000" cy="1143000"/>
                  <wp:effectExtent l="19050" t="19050" r="19050" b="19050"/>
                  <wp:docPr id="7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F0B7CBF-7E7E-17C1-C854-3EFCBAA7EDAE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3F0B7CBF-7E7E-17C1-C854-3EFCBAA7EDAE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EB9" w14:paraId="09381131" w14:textId="66E3D023" w:rsidTr="00C80EB9"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2D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8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2E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Freight type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2F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必填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30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默认值“Air”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B4BA3D" w14:textId="77777777" w:rsidR="00C80EB9" w:rsidRPr="002B15CB" w:rsidRDefault="00C80EB9">
            <w:pPr>
              <w:spacing w:line="260" w:lineRule="auto"/>
              <w:rPr>
                <w:sz w:val="16"/>
                <w:szCs w:val="16"/>
              </w:rPr>
            </w:pPr>
          </w:p>
        </w:tc>
      </w:tr>
      <w:tr w:rsidR="00C80EB9" w14:paraId="09381136" w14:textId="18C7663B" w:rsidTr="004A7CC1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32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9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33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Incoterm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34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必填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35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提取 PDF 中“TERMS OF DELIVERY”对应内容的第一个业务字段，如“CIP”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A997B6" w14:textId="3C54D155" w:rsidR="00C80EB9" w:rsidRPr="002B15CB" w:rsidRDefault="004A7CC1">
            <w:pPr>
              <w:spacing w:line="260" w:lineRule="auto"/>
              <w:rPr>
                <w:sz w:val="16"/>
                <w:szCs w:val="16"/>
              </w:rPr>
            </w:pPr>
            <w:r w:rsidRPr="006B58E2">
              <w:rPr>
                <w:noProof/>
                <w:sz w:val="16"/>
                <w:szCs w:val="16"/>
              </w:rPr>
              <w:drawing>
                <wp:inline distT="0" distB="0" distL="0" distR="0" wp14:anchorId="1CEF77BB" wp14:editId="29D11036">
                  <wp:extent cx="2473325" cy="1299210"/>
                  <wp:effectExtent l="19050" t="19050" r="22225" b="15240"/>
                  <wp:docPr id="36" name="Picture 3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41DF78D-3E44-9F7A-0409-864791FA767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5">
                            <a:extLst>
                              <a:ext uri="{FF2B5EF4-FFF2-40B4-BE49-F238E27FC236}">
                                <a16:creationId xmlns:a16="http://schemas.microsoft.com/office/drawing/2014/main" id="{841DF78D-3E44-9F7A-0409-864791FA767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12992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EB9" w14:paraId="0938113B" w14:textId="1C393CE9" w:rsidTr="00BE1ADD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37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10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38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Goods value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39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必填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3A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提取 PDF 中“VALUE OF GOODS;NET”，值在 invoice/payment value 列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E26E04" w14:textId="389F2EFA" w:rsidR="00C80EB9" w:rsidRPr="002B15CB" w:rsidRDefault="00BE1ADD">
            <w:pPr>
              <w:spacing w:line="260" w:lineRule="auto"/>
              <w:rPr>
                <w:sz w:val="16"/>
                <w:szCs w:val="16"/>
              </w:rPr>
            </w:pPr>
            <w:r w:rsidRPr="006B58E2">
              <w:rPr>
                <w:noProof/>
                <w:sz w:val="16"/>
                <w:szCs w:val="16"/>
              </w:rPr>
              <w:drawing>
                <wp:inline distT="0" distB="0" distL="0" distR="0" wp14:anchorId="4DD9EFA8" wp14:editId="3CCBDAC5">
                  <wp:extent cx="2460626" cy="1057276"/>
                  <wp:effectExtent l="19050" t="19050" r="15875" b="28575"/>
                  <wp:docPr id="8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128B107-6D23-B821-91C5-187167A17245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>
                            <a:extLst>
                              <a:ext uri="{FF2B5EF4-FFF2-40B4-BE49-F238E27FC236}">
                                <a16:creationId xmlns:a16="http://schemas.microsoft.com/office/drawing/2014/main" id="{2128B107-6D23-B821-91C5-187167A17245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626" cy="105727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EB9" w14:paraId="09381140" w14:textId="168ED0C1" w:rsidTr="004B1B9C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3C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11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3D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Currency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3E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必填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3F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提取“BILLING CURRENCY”，下拉选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EB2A31" w14:textId="6CAB315A" w:rsidR="00C80EB9" w:rsidRPr="002B15CB" w:rsidRDefault="004B1B9C">
            <w:pPr>
              <w:spacing w:line="260" w:lineRule="auto"/>
              <w:rPr>
                <w:sz w:val="16"/>
                <w:szCs w:val="16"/>
              </w:rPr>
            </w:pPr>
            <w:r w:rsidRPr="006B58E2">
              <w:rPr>
                <w:noProof/>
                <w:sz w:val="16"/>
                <w:szCs w:val="16"/>
              </w:rPr>
              <w:drawing>
                <wp:inline distT="0" distB="0" distL="0" distR="0" wp14:anchorId="7E914181" wp14:editId="16013D11">
                  <wp:extent cx="2460625" cy="1330198"/>
                  <wp:effectExtent l="19050" t="19050" r="15875" b="22860"/>
                  <wp:docPr id="9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FBDCC9A-F4E7-67E8-210A-74962F9A9C0F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8FBDCC9A-F4E7-67E8-210A-74962F9A9C0F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567" cy="133503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EB9" w14:paraId="09381145" w14:textId="72F752C3" w:rsidTr="00A914C7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41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12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42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Packing fee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43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选填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44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提取 PDF 中“PACKING CHARGE”，值在 invoice/payment value 列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2F0B10" w14:textId="75A9FAB5" w:rsidR="00C80EB9" w:rsidRPr="002B15CB" w:rsidRDefault="00A914C7">
            <w:pPr>
              <w:spacing w:line="260" w:lineRule="auto"/>
              <w:rPr>
                <w:sz w:val="16"/>
                <w:szCs w:val="16"/>
              </w:rPr>
            </w:pPr>
            <w:r w:rsidRPr="006B58E2">
              <w:rPr>
                <w:noProof/>
                <w:sz w:val="16"/>
                <w:szCs w:val="16"/>
              </w:rPr>
              <w:drawing>
                <wp:inline distT="0" distB="0" distL="0" distR="0" wp14:anchorId="1503E0CD" wp14:editId="50D3D371">
                  <wp:extent cx="2286000" cy="1143000"/>
                  <wp:effectExtent l="19050" t="19050" r="19050" b="19050"/>
                  <wp:docPr id="10" name="Picture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A9514F2-B25C-289C-CAFD-CD6B627BEF30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>
                            <a:extLst>
                              <a:ext uri="{FF2B5EF4-FFF2-40B4-BE49-F238E27FC236}">
                                <a16:creationId xmlns:a16="http://schemas.microsoft.com/office/drawing/2014/main" id="{3A9514F2-B25C-289C-CAFD-CD6B627BEF30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EB9" w14:paraId="0938114A" w14:textId="3DFC3C4B" w:rsidTr="00C80EB9"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46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13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47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Charge to airport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48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选填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49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默认空值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A1DC92" w14:textId="77777777" w:rsidR="00C80EB9" w:rsidRPr="002B15CB" w:rsidRDefault="00C80EB9">
            <w:pPr>
              <w:spacing w:line="260" w:lineRule="auto"/>
              <w:rPr>
                <w:sz w:val="16"/>
                <w:szCs w:val="16"/>
              </w:rPr>
            </w:pPr>
          </w:p>
        </w:tc>
      </w:tr>
      <w:tr w:rsidR="00C80EB9" w14:paraId="0938114F" w14:textId="36F29964" w:rsidTr="002442D7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4B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14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4C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Insurance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4D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选填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4E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读取 PDF 中“INSURANCE”，值在 invoice/payment value 列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F35C8F" w14:textId="10F8C85F" w:rsidR="00C80EB9" w:rsidRPr="002B15CB" w:rsidRDefault="002442D7">
            <w:pPr>
              <w:spacing w:line="260" w:lineRule="auto"/>
              <w:rPr>
                <w:sz w:val="16"/>
                <w:szCs w:val="16"/>
              </w:rPr>
            </w:pPr>
            <w:r w:rsidRPr="006B58E2">
              <w:rPr>
                <w:noProof/>
                <w:sz w:val="16"/>
                <w:szCs w:val="16"/>
              </w:rPr>
              <w:drawing>
                <wp:inline distT="0" distB="0" distL="0" distR="0" wp14:anchorId="332B96CA" wp14:editId="2A4498A7">
                  <wp:extent cx="2286000" cy="1143000"/>
                  <wp:effectExtent l="19050" t="19050" r="19050" b="19050"/>
                  <wp:docPr id="11" name="Picture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981C1D2-0F7A-46E3-FCE6-E10EA013A89E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>
                            <a:extLst>
                              <a:ext uri="{FF2B5EF4-FFF2-40B4-BE49-F238E27FC236}">
                                <a16:creationId xmlns:a16="http://schemas.microsoft.com/office/drawing/2014/main" id="{7981C1D2-0F7A-46E3-FCE6-E10EA013A89E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EB9" w14:paraId="09381154" w14:textId="3AF7D40D" w:rsidTr="0015290E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50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15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51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Freight charge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52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选填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53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读取 PDF 中“FREIGHT CHARGE”，值在 invoice/payment value 列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8ECC98" w14:textId="311D424C" w:rsidR="00C80EB9" w:rsidRPr="002B15CB" w:rsidRDefault="0015290E">
            <w:pPr>
              <w:spacing w:line="260" w:lineRule="auto"/>
              <w:rPr>
                <w:sz w:val="16"/>
                <w:szCs w:val="16"/>
              </w:rPr>
            </w:pPr>
            <w:r w:rsidRPr="006B58E2">
              <w:rPr>
                <w:noProof/>
                <w:sz w:val="16"/>
                <w:szCs w:val="16"/>
              </w:rPr>
              <w:drawing>
                <wp:inline distT="0" distB="0" distL="0" distR="0" wp14:anchorId="4A8521B8" wp14:editId="706B6DF3">
                  <wp:extent cx="2286000" cy="1143000"/>
                  <wp:effectExtent l="19050" t="19050" r="19050" b="19050"/>
                  <wp:docPr id="12" name="Picture 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B8A1286-F8A0-8082-CE28-82ECC81487DF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1">
                            <a:extLst>
                              <a:ext uri="{FF2B5EF4-FFF2-40B4-BE49-F238E27FC236}">
                                <a16:creationId xmlns:a16="http://schemas.microsoft.com/office/drawing/2014/main" id="{8B8A1286-F8A0-8082-CE28-82ECC81487DF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EB9" w14:paraId="09381159" w14:textId="323C301A" w:rsidTr="00C80EB9"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55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16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56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DGR fee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57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选填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58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默认空值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0E1BF4" w14:textId="77777777" w:rsidR="00C80EB9" w:rsidRPr="002B15CB" w:rsidRDefault="00C80EB9">
            <w:pPr>
              <w:spacing w:line="260" w:lineRule="auto"/>
              <w:rPr>
                <w:sz w:val="16"/>
                <w:szCs w:val="16"/>
              </w:rPr>
            </w:pPr>
          </w:p>
        </w:tc>
      </w:tr>
      <w:tr w:rsidR="00C80EB9" w14:paraId="0938115E" w14:textId="6FA75BB6" w:rsidTr="00C80EB9"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5A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17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5B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Others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5C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选填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5D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默认空值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763B19" w14:textId="77777777" w:rsidR="00C80EB9" w:rsidRPr="002B15CB" w:rsidRDefault="00C80EB9">
            <w:pPr>
              <w:spacing w:line="260" w:lineRule="auto"/>
              <w:rPr>
                <w:sz w:val="16"/>
                <w:szCs w:val="16"/>
              </w:rPr>
            </w:pPr>
          </w:p>
        </w:tc>
      </w:tr>
      <w:tr w:rsidR="00C80EB9" w14:paraId="09381163" w14:textId="6BABD01E" w:rsidTr="0015290E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5F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18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60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Total Amount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61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必填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62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读取 PDF 中“TOTAL VALUE OF GOODS”，值在 invoice/payment value 列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5BEE05" w14:textId="4BE2C8F9" w:rsidR="00C80EB9" w:rsidRPr="002B15CB" w:rsidRDefault="0015290E">
            <w:pPr>
              <w:spacing w:line="260" w:lineRule="auto"/>
              <w:rPr>
                <w:sz w:val="16"/>
                <w:szCs w:val="16"/>
              </w:rPr>
            </w:pPr>
            <w:r w:rsidRPr="006B58E2">
              <w:rPr>
                <w:noProof/>
                <w:sz w:val="16"/>
                <w:szCs w:val="16"/>
              </w:rPr>
              <w:drawing>
                <wp:inline distT="0" distB="0" distL="0" distR="0" wp14:anchorId="5644CB54" wp14:editId="28392B4F">
                  <wp:extent cx="2286000" cy="1143000"/>
                  <wp:effectExtent l="19050" t="19050" r="19050" b="19050"/>
                  <wp:docPr id="13" name="Picture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C204097-5DD2-41A3-B20E-0C9F241A23C6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2">
                            <a:extLst>
                              <a:ext uri="{FF2B5EF4-FFF2-40B4-BE49-F238E27FC236}">
                                <a16:creationId xmlns:a16="http://schemas.microsoft.com/office/drawing/2014/main" id="{3C204097-5DD2-41A3-B20E-0C9F241A23C6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EB9" w14:paraId="09381168" w14:textId="523ABA88" w:rsidTr="00C80EB9"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64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19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65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Urgent Invoice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66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选填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67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默认空值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12D3B1" w14:textId="77777777" w:rsidR="00C80EB9" w:rsidRPr="002B15CB" w:rsidRDefault="00C80EB9">
            <w:pPr>
              <w:spacing w:line="260" w:lineRule="auto"/>
              <w:rPr>
                <w:sz w:val="16"/>
                <w:szCs w:val="16"/>
              </w:rPr>
            </w:pPr>
          </w:p>
        </w:tc>
      </w:tr>
      <w:tr w:rsidR="00C80EB9" w14:paraId="0938116D" w14:textId="3B746745" w:rsidTr="00C80EB9"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69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20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6A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BOL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6B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选填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6C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默认空值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AA9203" w14:textId="77777777" w:rsidR="00C80EB9" w:rsidRPr="002B15CB" w:rsidRDefault="00C80EB9">
            <w:pPr>
              <w:spacing w:line="260" w:lineRule="auto"/>
              <w:rPr>
                <w:sz w:val="16"/>
                <w:szCs w:val="16"/>
              </w:rPr>
            </w:pPr>
          </w:p>
        </w:tc>
      </w:tr>
      <w:tr w:rsidR="00C80EB9" w14:paraId="09381172" w14:textId="3733EC1C" w:rsidTr="002B15CB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6E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21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6F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Gross Weight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70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必填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71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读取 PDF 中“Total Gross Wts”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F5B62D" w14:textId="50E5EDA2" w:rsidR="00C80EB9" w:rsidRPr="002B15CB" w:rsidRDefault="002B15CB">
            <w:pPr>
              <w:spacing w:line="260" w:lineRule="auto"/>
              <w:rPr>
                <w:sz w:val="16"/>
                <w:szCs w:val="16"/>
              </w:rPr>
            </w:pPr>
            <w:r w:rsidRPr="006B58E2">
              <w:rPr>
                <w:noProof/>
                <w:sz w:val="16"/>
                <w:szCs w:val="16"/>
              </w:rPr>
              <w:drawing>
                <wp:inline distT="0" distB="0" distL="0" distR="0" wp14:anchorId="1FDA3067" wp14:editId="107F9D03">
                  <wp:extent cx="2286000" cy="1143000"/>
                  <wp:effectExtent l="19050" t="19050" r="19050" b="19050"/>
                  <wp:docPr id="2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A476157-31F3-5D82-CC07-79297B439043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BA476157-31F3-5D82-CC07-79297B439043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EB9" w14:paraId="09381177" w14:textId="1DC2EB67" w:rsidTr="00C20356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73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22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74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Volume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75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选填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76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不填（上传 IES+ 后系统自动计算）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CD9453" w14:textId="25B0E0CA" w:rsidR="00C80EB9" w:rsidRPr="002B15CB" w:rsidRDefault="00C20356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DAC7855" wp14:editId="2C910B47">
                  <wp:extent cx="2286000" cy="1143000"/>
                  <wp:effectExtent l="19050" t="19050" r="19050" b="19050"/>
                  <wp:docPr id="5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85AC44F-8348-E3C8-B281-350B841D33D4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785AC44F-8348-E3C8-B281-350B841D33D4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EB9" w14:paraId="0938117C" w14:textId="1BBFBEF5" w:rsidTr="00C80EB9"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78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23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79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Remark 1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7A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选填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7B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默认空值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0D7294" w14:textId="77777777" w:rsidR="00C80EB9" w:rsidRPr="002B15CB" w:rsidRDefault="00C80EB9">
            <w:pPr>
              <w:spacing w:line="260" w:lineRule="auto"/>
              <w:rPr>
                <w:sz w:val="16"/>
                <w:szCs w:val="16"/>
              </w:rPr>
            </w:pPr>
          </w:p>
        </w:tc>
      </w:tr>
      <w:tr w:rsidR="00C80EB9" w14:paraId="09381181" w14:textId="6A0A4BC1" w:rsidTr="00C80EB9"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7D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24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7E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Remark 2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7F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选填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80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默认空值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090E52" w14:textId="77777777" w:rsidR="00C80EB9" w:rsidRPr="002B15CB" w:rsidRDefault="00C80EB9">
            <w:pPr>
              <w:spacing w:line="260" w:lineRule="auto"/>
              <w:rPr>
                <w:sz w:val="16"/>
                <w:szCs w:val="16"/>
              </w:rPr>
            </w:pPr>
          </w:p>
        </w:tc>
      </w:tr>
    </w:tbl>
    <w:p w14:paraId="09381182" w14:textId="77777777" w:rsidR="00D1328D" w:rsidRDefault="00D1328D">
      <w:pPr>
        <w:spacing w:after="80"/>
      </w:pPr>
    </w:p>
    <w:p w14:paraId="09381183" w14:textId="77777777" w:rsidR="00D1328D" w:rsidRDefault="003C487A">
      <w:pPr>
        <w:pStyle w:val="Heading4"/>
      </w:pPr>
      <w:r>
        <w:t>导入模板-INV 表体（一行 = 一条零件明细）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"/>
        <w:gridCol w:w="1567"/>
        <w:gridCol w:w="709"/>
        <w:gridCol w:w="2835"/>
        <w:gridCol w:w="4111"/>
      </w:tblGrid>
      <w:tr w:rsidR="00C20356" w14:paraId="09381188" w14:textId="4C2AA7E6" w:rsidTr="00B37E9A">
        <w:trPr>
          <w:cantSplit/>
          <w:tblHeader/>
        </w:trPr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84" w14:textId="77777777" w:rsidR="00C20356" w:rsidRDefault="00C20356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85" w14:textId="77777777" w:rsidR="00C20356" w:rsidRDefault="00C20356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86" w14:textId="77777777" w:rsidR="00C20356" w:rsidRDefault="00C20356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必填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87" w14:textId="77777777" w:rsidR="00C20356" w:rsidRDefault="00C20356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提取说明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14:paraId="1B78010B" w14:textId="7C558133" w:rsidR="00C20356" w:rsidRPr="00C20356" w:rsidRDefault="00C20356">
            <w:pPr>
              <w:spacing w:line="260" w:lineRule="auto"/>
              <w:rPr>
                <w:b/>
                <w:bCs/>
                <w:sz w:val="16"/>
                <w:szCs w:val="16"/>
              </w:rPr>
            </w:pPr>
            <w:r w:rsidRPr="00C20356">
              <w:rPr>
                <w:rFonts w:hint="eastAsia"/>
                <w:b/>
                <w:bCs/>
                <w:sz w:val="16"/>
                <w:szCs w:val="16"/>
              </w:rPr>
              <w:t>字段位置</w:t>
            </w:r>
          </w:p>
        </w:tc>
      </w:tr>
      <w:tr w:rsidR="00C20356" w14:paraId="0938118D" w14:textId="2C6E7E25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89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8A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Item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8B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0BCD6F" w14:textId="77777777" w:rsidR="00C20356" w:rsidRDefault="00C20356">
            <w:pPr>
              <w:spacing w:line="2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提取 PDF 中“Invoice Item NO.”，格式如 00010</w:t>
            </w:r>
          </w:p>
          <w:p w14:paraId="0938118C" w14:textId="68B0CFAC" w:rsidR="00503BA7" w:rsidRDefault="00503BA7">
            <w:pPr>
              <w:spacing w:line="260" w:lineRule="auto"/>
            </w:pPr>
            <w:r>
              <w:rPr>
                <w:rFonts w:hint="eastAsia"/>
                <w:sz w:val="16"/>
                <w:szCs w:val="16"/>
              </w:rPr>
              <w:t>（前面补充0占位）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EA292F" w14:textId="1F5C5B6C" w:rsidR="00C20356" w:rsidRDefault="00435020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352C015F" wp14:editId="743D69C2">
                  <wp:extent cx="2286000" cy="1143000"/>
                  <wp:effectExtent l="19050" t="19050" r="19050" b="19050"/>
                  <wp:docPr id="15" name="Picture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7BEDFCD-DE79-2A59-DF7E-7F84BB2C72AF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>
                            <a:extLst>
                              <a:ext uri="{FF2B5EF4-FFF2-40B4-BE49-F238E27FC236}">
                                <a16:creationId xmlns:a16="http://schemas.microsoft.com/office/drawing/2014/main" id="{E7BEDFCD-DE79-2A59-DF7E-7F84BB2C72AF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356" w14:paraId="09381192" w14:textId="358F8E54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8E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8F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MBZ/DN No.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90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91" w14:textId="2A111E5F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读取 PDF 中“Del No.”；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540E25" w14:textId="10FF0277" w:rsidR="00C20356" w:rsidRDefault="006D6A6E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20E5AAF" wp14:editId="1BB9C20B">
                  <wp:extent cx="2536161" cy="1371599"/>
                  <wp:effectExtent l="19050" t="19050" r="17145" b="19685"/>
                  <wp:docPr id="38" name="Picture 3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5E685EE-9551-FD02-B8D3-E0EE4A29340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7">
                            <a:extLst>
                              <a:ext uri="{FF2B5EF4-FFF2-40B4-BE49-F238E27FC236}">
                                <a16:creationId xmlns:a16="http://schemas.microsoft.com/office/drawing/2014/main" id="{F5E685EE-9551-FD02-B8D3-E0EE4A29340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6161" cy="137159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356" w14:paraId="09381197" w14:textId="2FCA0877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93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94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Invoice No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95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96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提取 PDF 中“Invoice NO.”，按所涉及行数填充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B39A5D" w14:textId="2E0022C5" w:rsidR="00C20356" w:rsidRDefault="0071421D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6429F2E" wp14:editId="54E189B7">
                  <wp:extent cx="2286000" cy="1143000"/>
                  <wp:effectExtent l="19050" t="19050" r="19050" b="19050"/>
                  <wp:docPr id="18" name="Picture 1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C7C5A8A-36A2-4CB6-903A-BCBFB79DE237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7">
                            <a:extLst>
                              <a:ext uri="{FF2B5EF4-FFF2-40B4-BE49-F238E27FC236}">
                                <a16:creationId xmlns:a16="http://schemas.microsoft.com/office/drawing/2014/main" id="{3C7C5A8A-36A2-4CB6-903A-BCBFB79DE237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356" w14:paraId="0938119C" w14:textId="58AEC79D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98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99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Part Number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9A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585DF7" w14:textId="77777777" w:rsidR="00986751" w:rsidRPr="006B58E2" w:rsidRDefault="00C20356" w:rsidP="00986751">
            <w:pPr>
              <w:pStyle w:val="ListParagraph"/>
              <w:numPr>
                <w:ilvl w:val="0"/>
                <w:numId w:val="3"/>
              </w:numPr>
              <w:spacing w:line="260" w:lineRule="auto"/>
              <w:rPr>
                <w:rFonts w:eastAsiaTheme="minorEastAsia"/>
              </w:rPr>
            </w:pPr>
            <w:r w:rsidRPr="006B58E2">
              <w:rPr>
                <w:rFonts w:hint="eastAsia"/>
                <w:sz w:val="16"/>
                <w:szCs w:val="16"/>
              </w:rPr>
              <w:t>读取</w:t>
            </w:r>
            <w:r w:rsidRPr="006B58E2">
              <w:rPr>
                <w:sz w:val="16"/>
                <w:szCs w:val="16"/>
              </w:rPr>
              <w:t xml:space="preserve"> PDF 中“Part Number”，去掉空格或“/”，如 A0009064711</w:t>
            </w:r>
          </w:p>
          <w:p w14:paraId="2F0DB207" w14:textId="6DC6D995" w:rsidR="00C20356" w:rsidRPr="006B58E2" w:rsidRDefault="00C20356" w:rsidP="00986751">
            <w:pPr>
              <w:pStyle w:val="ListParagraph"/>
              <w:numPr>
                <w:ilvl w:val="0"/>
                <w:numId w:val="3"/>
              </w:numPr>
              <w:spacing w:line="260" w:lineRule="auto"/>
              <w:rPr>
                <w:rFonts w:eastAsiaTheme="minorEastAsia"/>
              </w:rPr>
            </w:pPr>
            <w:r w:rsidRPr="006B58E2">
              <w:rPr>
                <w:sz w:val="16"/>
                <w:szCs w:val="16"/>
              </w:rPr>
              <w:t>MBZ/DN No. 与 Part NO. 一一匹配</w:t>
            </w:r>
          </w:p>
          <w:p w14:paraId="0938119B" w14:textId="0BDB5188" w:rsidR="00A526A8" w:rsidRDefault="00A526A8" w:rsidP="006B58E2">
            <w:pPr>
              <w:pStyle w:val="ListParagraph"/>
              <w:numPr>
                <w:ilvl w:val="0"/>
                <w:numId w:val="3"/>
              </w:numPr>
              <w:spacing w:line="260" w:lineRule="auto"/>
            </w:pPr>
            <w:r w:rsidRPr="006B58E2">
              <w:rPr>
                <w:rFonts w:hint="eastAsia"/>
                <w:sz w:val="16"/>
                <w:szCs w:val="16"/>
              </w:rPr>
              <w:t>如果有重复的行（</w:t>
            </w:r>
            <w:r w:rsidRPr="006B58E2">
              <w:rPr>
                <w:sz w:val="16"/>
                <w:szCs w:val="16"/>
              </w:rPr>
              <w:t>MBZ/DN&amp;part NO），需要合并在一起，并且合并后的item NO.和重复的第一行保持一致。不需要合并的 行保持原来的ItemNO。同时合并行的Qty, Item net weight, Total price 进行对应加总。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2CBA69" w14:textId="111D87EE" w:rsidR="00C20356" w:rsidRDefault="00DB05DD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34F47839" wp14:editId="21B4F67B">
                  <wp:extent cx="2286000" cy="1143000"/>
                  <wp:effectExtent l="19050" t="19050" r="19050" b="19050"/>
                  <wp:docPr id="16" name="Picture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2AC6803-0228-8FC0-ED80-0378A439B96F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5">
                            <a:extLst>
                              <a:ext uri="{FF2B5EF4-FFF2-40B4-BE49-F238E27FC236}">
                                <a16:creationId xmlns:a16="http://schemas.microsoft.com/office/drawing/2014/main" id="{92AC6803-0228-8FC0-ED80-0378A439B96F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356" w14:paraId="093811A1" w14:textId="3AC85E51" w:rsidTr="00B37E9A">
        <w:trPr>
          <w:cantSplit/>
        </w:trPr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9D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9E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Description EN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9F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选填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A0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默认空值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D70D27" w14:textId="77777777" w:rsidR="00C20356" w:rsidRDefault="00C20356">
            <w:pPr>
              <w:spacing w:line="260" w:lineRule="auto"/>
              <w:rPr>
                <w:sz w:val="16"/>
                <w:szCs w:val="16"/>
              </w:rPr>
            </w:pPr>
          </w:p>
        </w:tc>
      </w:tr>
      <w:tr w:rsidR="00C20356" w14:paraId="093811A6" w14:textId="6745AE60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A2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A3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Qty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A4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A5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提取 PDF 中“Quantity”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3F8E5C" w14:textId="3E3D4015" w:rsidR="00C20356" w:rsidRDefault="00DB05DD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ED03008" wp14:editId="23CF8AE9">
                  <wp:extent cx="2286000" cy="1143000"/>
                  <wp:effectExtent l="19050" t="19050" r="19050" b="19050"/>
                  <wp:docPr id="20" name="Picture 1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36A36F6-2F41-E973-636B-0354392A233E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19">
                            <a:extLst>
                              <a:ext uri="{FF2B5EF4-FFF2-40B4-BE49-F238E27FC236}">
                                <a16:creationId xmlns:a16="http://schemas.microsoft.com/office/drawing/2014/main" id="{F36A36F6-2F41-E973-636B-0354392A233E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356" w14:paraId="093811AB" w14:textId="1DE0EBDE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A7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A8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Item Net Weight (kg)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A9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AA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读取 PDF 中按 part 级别 Quantity/UOM/Weight(Kg)/Ctry.Of Origin 一列下的第三个值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C5704D" w14:textId="2259EE68" w:rsidR="00C20356" w:rsidRDefault="00441700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F1BD7FB" wp14:editId="1A39ADF9">
                  <wp:extent cx="2270125" cy="1374775"/>
                  <wp:effectExtent l="19050" t="19050" r="15875" b="15875"/>
                  <wp:docPr id="21" name="Picture 2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B626C4E-CDD5-18AD-63C3-45030DCBD5F7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0">
                            <a:extLst>
                              <a:ext uri="{FF2B5EF4-FFF2-40B4-BE49-F238E27FC236}">
                                <a16:creationId xmlns:a16="http://schemas.microsoft.com/office/drawing/2014/main" id="{3B626C4E-CDD5-18AD-63C3-45030DCBD5F7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13747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356" w14:paraId="093811B0" w14:textId="61A2335A" w:rsidTr="00B37E9A">
        <w:trPr>
          <w:cantSplit/>
        </w:trPr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AC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AD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Unit Price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AE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选填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AF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默认空值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98FBCF" w14:textId="77777777" w:rsidR="00C20356" w:rsidRDefault="00C20356">
            <w:pPr>
              <w:spacing w:line="260" w:lineRule="auto"/>
              <w:rPr>
                <w:sz w:val="16"/>
                <w:szCs w:val="16"/>
              </w:rPr>
            </w:pPr>
          </w:p>
        </w:tc>
      </w:tr>
      <w:tr w:rsidR="00C20356" w14:paraId="093811B5" w14:textId="1164ECC9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B1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B2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Total Price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B3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B4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读取 invoice/Payment Value 列对应 part NO. 一行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DC8594" w14:textId="591A3FE0" w:rsidR="00C20356" w:rsidRDefault="008F7A95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F115568" wp14:editId="3706593D">
                  <wp:extent cx="2286000" cy="1281981"/>
                  <wp:effectExtent l="19050" t="19050" r="19050" b="13970"/>
                  <wp:docPr id="22" name="Picture 2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23B2163-6169-91DE-F0C5-A99534C95DCF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1">
                            <a:extLst>
                              <a:ext uri="{FF2B5EF4-FFF2-40B4-BE49-F238E27FC236}">
                                <a16:creationId xmlns:a16="http://schemas.microsoft.com/office/drawing/2014/main" id="{723B2163-6169-91DE-F0C5-A99534C95DCF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198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356" w14:paraId="093811BA" w14:textId="0B02F3F4" w:rsidTr="00B37E9A">
        <w:trPr>
          <w:cantSplit/>
        </w:trPr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B6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B7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Country of Origin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B8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选填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B9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默认空值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55A079" w14:textId="77777777" w:rsidR="00C20356" w:rsidRDefault="00C20356">
            <w:pPr>
              <w:spacing w:line="260" w:lineRule="auto"/>
              <w:rPr>
                <w:sz w:val="16"/>
                <w:szCs w:val="16"/>
              </w:rPr>
            </w:pPr>
          </w:p>
        </w:tc>
      </w:tr>
      <w:tr w:rsidR="00C20356" w14:paraId="093811BF" w14:textId="2137AD20" w:rsidTr="00B37E9A">
        <w:trPr>
          <w:cantSplit/>
        </w:trPr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BB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BC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Discount group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BD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选填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BE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默认空值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F97818" w14:textId="77777777" w:rsidR="00C20356" w:rsidRDefault="00C20356">
            <w:pPr>
              <w:spacing w:line="260" w:lineRule="auto"/>
              <w:rPr>
                <w:sz w:val="16"/>
                <w:szCs w:val="16"/>
              </w:rPr>
            </w:pPr>
          </w:p>
        </w:tc>
      </w:tr>
      <w:tr w:rsidR="00C20356" w14:paraId="093811C4" w14:textId="289AEA90" w:rsidTr="00B37E9A">
        <w:trPr>
          <w:cantSplit/>
        </w:trPr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C0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C1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Dealer Code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C2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选填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C3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默认空值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255660" w14:textId="77777777" w:rsidR="00C20356" w:rsidRDefault="00C20356">
            <w:pPr>
              <w:spacing w:line="260" w:lineRule="auto"/>
              <w:rPr>
                <w:sz w:val="16"/>
                <w:szCs w:val="16"/>
              </w:rPr>
            </w:pPr>
          </w:p>
        </w:tc>
      </w:tr>
      <w:tr w:rsidR="00C20356" w14:paraId="093811C9" w14:textId="2E201E9D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C5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C6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Order No.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C7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选填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C8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按 part 级别，第二列表格中第三行的最后一个值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43289C" w14:textId="051ED5E2" w:rsidR="00C20356" w:rsidRDefault="00E4014F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AFFEAB7" wp14:editId="16DC1705">
                  <wp:extent cx="2379492" cy="1142999"/>
                  <wp:effectExtent l="0" t="0" r="1905" b="635"/>
                  <wp:docPr id="40" name="Picture 3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58EC054-747F-6403-9106-49E2E9701FB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39">
                            <a:extLst>
                              <a:ext uri="{FF2B5EF4-FFF2-40B4-BE49-F238E27FC236}">
                                <a16:creationId xmlns:a16="http://schemas.microsoft.com/office/drawing/2014/main" id="{958EC054-747F-6403-9106-49E2E9701FB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492" cy="1142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356" w14:paraId="093811CE" w14:textId="007F087F" w:rsidTr="00B37E9A">
        <w:trPr>
          <w:cantSplit/>
        </w:trPr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CA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CB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Order Line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CC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选填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CD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默认空值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7598C0" w14:textId="77777777" w:rsidR="00C20356" w:rsidRDefault="00C20356">
            <w:pPr>
              <w:spacing w:line="260" w:lineRule="auto"/>
              <w:rPr>
                <w:sz w:val="16"/>
                <w:szCs w:val="16"/>
              </w:rPr>
            </w:pPr>
          </w:p>
        </w:tc>
      </w:tr>
    </w:tbl>
    <w:p w14:paraId="093811CF" w14:textId="77777777" w:rsidR="00D1328D" w:rsidRDefault="00D1328D">
      <w:pPr>
        <w:spacing w:after="80"/>
      </w:pPr>
    </w:p>
    <w:p w14:paraId="093811D0" w14:textId="34AB106B" w:rsidR="00D1328D" w:rsidRDefault="003C487A">
      <w:pPr>
        <w:spacing w:after="80"/>
      </w:pPr>
      <w:r>
        <w:t>重复行合并：MBZ/DN No. 与 Part NO. 都相同的行合并为一行，合并后的 Item 与重复的第一行一致，Qty、Item Net Weight、Total Price 加总；不需要合并的行保持原 Item。</w:t>
      </w:r>
      <w:r w:rsidR="00832AC7">
        <w:rPr>
          <w:rFonts w:hint="eastAsia"/>
        </w:rPr>
        <w:t>（同第4个）</w:t>
      </w:r>
    </w:p>
    <w:p w14:paraId="093811D1" w14:textId="77777777" w:rsidR="00D1328D" w:rsidRDefault="003C487A">
      <w:pPr>
        <w:pStyle w:val="Heading4"/>
      </w:pPr>
      <w:r>
        <w:t>导入模板-DN表头（一行 = 一个包裹）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36"/>
        <w:gridCol w:w="660"/>
        <w:gridCol w:w="3253"/>
        <w:gridCol w:w="3969"/>
      </w:tblGrid>
      <w:tr w:rsidR="00A970A7" w14:paraId="093811D6" w14:textId="56C53BA7" w:rsidTr="00B37E9A">
        <w:trPr>
          <w:cantSplit/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D2" w14:textId="77777777" w:rsidR="00A970A7" w:rsidRDefault="00A970A7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4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D3" w14:textId="77777777" w:rsidR="00A970A7" w:rsidRDefault="00A970A7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D4" w14:textId="77777777" w:rsidR="00A970A7" w:rsidRDefault="00A970A7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必填</w:t>
            </w:r>
          </w:p>
        </w:tc>
        <w:tc>
          <w:tcPr>
            <w:tcW w:w="3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D5" w14:textId="77777777" w:rsidR="00A970A7" w:rsidRDefault="00A970A7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提取说明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14:paraId="678E60E3" w14:textId="204D2DF1" w:rsidR="00A970A7" w:rsidRDefault="002F62CC">
            <w:pPr>
              <w:spacing w:line="260" w:lineRule="auto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字段来源</w:t>
            </w:r>
          </w:p>
        </w:tc>
      </w:tr>
      <w:tr w:rsidR="00A970A7" w14:paraId="093811DB" w14:textId="2761082F" w:rsidTr="00B37E9A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D7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D8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Container No.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D9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选填</w:t>
            </w:r>
          </w:p>
        </w:tc>
        <w:tc>
          <w:tcPr>
            <w:tcW w:w="3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DA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默认空值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83B370" w14:textId="77777777" w:rsidR="00A970A7" w:rsidRDefault="00A970A7">
            <w:pPr>
              <w:spacing w:line="260" w:lineRule="auto"/>
              <w:rPr>
                <w:sz w:val="16"/>
                <w:szCs w:val="16"/>
              </w:rPr>
            </w:pPr>
          </w:p>
        </w:tc>
      </w:tr>
      <w:tr w:rsidR="00A970A7" w14:paraId="093811E0" w14:textId="7B919582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DC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DD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MBZ/DN No.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DE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3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DF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读取包装信息 PDF 中“Del No.”，与发票信息中的 Del NO. 一致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219876" w14:textId="00734450" w:rsidR="00A970A7" w:rsidRDefault="00FF6BEC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1105E9E" wp14:editId="4C0ABE06">
                  <wp:extent cx="2286000" cy="1143000"/>
                  <wp:effectExtent l="19050" t="19050" r="19050" b="19050"/>
                  <wp:docPr id="24" name="Picture 2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7B95962-AD93-8ECD-7DFD-63E2F1D34566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3">
                            <a:extLst>
                              <a:ext uri="{FF2B5EF4-FFF2-40B4-BE49-F238E27FC236}">
                                <a16:creationId xmlns:a16="http://schemas.microsoft.com/office/drawing/2014/main" id="{97B95962-AD93-8ECD-7DFD-63E2F1D34566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0A7" w14:paraId="093811E5" w14:textId="647572EE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E1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E2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PID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E3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3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E4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提取 PDF 中“No of Pkgs”；MBZ/DN 与 PID 一一对应；PID 在 MBZ/DN 上方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C7102C" w14:textId="6501094F" w:rsidR="00A970A7" w:rsidRDefault="00506BB0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3CEF77C" wp14:editId="65F93D71">
                  <wp:extent cx="2286000" cy="1143000"/>
                  <wp:effectExtent l="19050" t="19050" r="19050" b="19050"/>
                  <wp:docPr id="25" name="Picture 2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20CB5D7-D5CC-0BE8-A677-45B9A3F3BAFC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4">
                            <a:extLst>
                              <a:ext uri="{FF2B5EF4-FFF2-40B4-BE49-F238E27FC236}">
                                <a16:creationId xmlns:a16="http://schemas.microsoft.com/office/drawing/2014/main" id="{020CB5D7-D5CC-0BE8-A677-45B9A3F3BAFC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0A7" w14:paraId="093811EA" w14:textId="4470A6C1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E6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E7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Package Type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E8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3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E9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提取 PDF 中“Types of Pkgs”，与 PID 一一匹配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BA1959" w14:textId="4CEF3356" w:rsidR="00A970A7" w:rsidRDefault="00C316FB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F913912" wp14:editId="51471E50">
                  <wp:extent cx="2286000" cy="1143000"/>
                  <wp:effectExtent l="19050" t="19050" r="19050" b="19050"/>
                  <wp:docPr id="26" name="Picture 2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D289344-B487-EE05-F717-C13EB8CB00CB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5">
                            <a:extLst>
                              <a:ext uri="{FF2B5EF4-FFF2-40B4-BE49-F238E27FC236}">
                                <a16:creationId xmlns:a16="http://schemas.microsoft.com/office/drawing/2014/main" id="{DD289344-B487-EE05-F717-C13EB8CB00CB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0A7" w14:paraId="093811EF" w14:textId="78F8CE09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EB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EC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Length(MM)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ED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3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14FCBF" w14:textId="77777777" w:rsidR="0043359C" w:rsidRDefault="00A970A7">
            <w:pPr>
              <w:spacing w:line="2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读取 PDF 中“L”下对应数值，与 PID 一一匹配；</w:t>
            </w:r>
          </w:p>
          <w:p w14:paraId="093811EE" w14:textId="7B6B6213" w:rsidR="00A970A7" w:rsidRDefault="0043359C">
            <w:pPr>
              <w:spacing w:line="260" w:lineRule="auto"/>
            </w:pPr>
            <w:r>
              <w:rPr>
                <w:rFonts w:hint="eastAsia"/>
                <w:sz w:val="16"/>
                <w:szCs w:val="16"/>
              </w:rPr>
              <w:t>单位：</w:t>
            </w:r>
            <w:r w:rsidR="00A970A7">
              <w:rPr>
                <w:sz w:val="16"/>
                <w:szCs w:val="16"/>
              </w:rPr>
              <w:t>cm 转 mm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053756" w14:textId="6027DA02" w:rsidR="00A970A7" w:rsidRDefault="0043359C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3E35D95" wp14:editId="748A1BAE">
                  <wp:extent cx="2286000" cy="1143000"/>
                  <wp:effectExtent l="19050" t="19050" r="19050" b="19050"/>
                  <wp:docPr id="27" name="Picture 2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B33E9FB-C221-A701-822C-B2AF55585665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6">
                            <a:extLst>
                              <a:ext uri="{FF2B5EF4-FFF2-40B4-BE49-F238E27FC236}">
                                <a16:creationId xmlns:a16="http://schemas.microsoft.com/office/drawing/2014/main" id="{CB33E9FB-C221-A701-822C-B2AF55585665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0A7" w14:paraId="093811F4" w14:textId="76687632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F0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4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F1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Width(MM)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F2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3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27192E" w14:textId="77777777" w:rsidR="003B4F8C" w:rsidRDefault="00A970A7">
            <w:pPr>
              <w:spacing w:line="2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读取 PDF 中“B”下对应数值，与 PID 一一匹配；</w:t>
            </w:r>
          </w:p>
          <w:p w14:paraId="093811F3" w14:textId="035073E0" w:rsidR="00A970A7" w:rsidRDefault="003B4F8C">
            <w:pPr>
              <w:spacing w:line="260" w:lineRule="auto"/>
            </w:pPr>
            <w:r>
              <w:rPr>
                <w:rFonts w:hint="eastAsia"/>
                <w:sz w:val="16"/>
                <w:szCs w:val="16"/>
              </w:rPr>
              <w:t>单位：</w:t>
            </w:r>
            <w:r w:rsidR="00A970A7">
              <w:rPr>
                <w:sz w:val="16"/>
                <w:szCs w:val="16"/>
              </w:rPr>
              <w:t>cm 转 mm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8B5EFE" w14:textId="1ADBE66F" w:rsidR="00A970A7" w:rsidRDefault="003B4F8C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123E0CF" wp14:editId="58740651">
                  <wp:extent cx="2286000" cy="1143000"/>
                  <wp:effectExtent l="19050" t="19050" r="19050" b="19050"/>
                  <wp:docPr id="28" name="Picture 2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126E13-CFD9-9370-81AE-2049DD41C470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7">
                            <a:extLst>
                              <a:ext uri="{FF2B5EF4-FFF2-40B4-BE49-F238E27FC236}">
                                <a16:creationId xmlns:a16="http://schemas.microsoft.com/office/drawing/2014/main" id="{E1126E13-CFD9-9370-81AE-2049DD41C470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0A7" w14:paraId="093811F9" w14:textId="32854451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F5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4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F6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Height(MM)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F7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3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AF96F09" w14:textId="77777777" w:rsidR="006E31CC" w:rsidRDefault="00A970A7">
            <w:pPr>
              <w:spacing w:line="2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读取 PDF 中“H”下对应数值，与 PID 一一匹配；</w:t>
            </w:r>
          </w:p>
          <w:p w14:paraId="093811F8" w14:textId="5C31DD52" w:rsidR="00A970A7" w:rsidRDefault="006E31CC">
            <w:pPr>
              <w:spacing w:line="260" w:lineRule="auto"/>
            </w:pPr>
            <w:r>
              <w:rPr>
                <w:rFonts w:hint="eastAsia"/>
                <w:sz w:val="16"/>
                <w:szCs w:val="16"/>
              </w:rPr>
              <w:t>单位：</w:t>
            </w:r>
            <w:r w:rsidR="00A970A7">
              <w:rPr>
                <w:sz w:val="16"/>
                <w:szCs w:val="16"/>
              </w:rPr>
              <w:t>cm 转 mm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9A9BC3" w14:textId="0BB34581" w:rsidR="00A970A7" w:rsidRDefault="006E31CC" w:rsidP="006B58E2">
            <w:pPr>
              <w:tabs>
                <w:tab w:val="left" w:pos="1110"/>
              </w:tabs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488BA05" wp14:editId="3C554EA6">
                  <wp:extent cx="2286000" cy="1143000"/>
                  <wp:effectExtent l="19050" t="19050" r="19050" b="19050"/>
                  <wp:docPr id="29" name="Picture 2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4730C64-E9CA-8ED5-DC5B-6797F1988E68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8">
                            <a:extLst>
                              <a:ext uri="{FF2B5EF4-FFF2-40B4-BE49-F238E27FC236}">
                                <a16:creationId xmlns:a16="http://schemas.microsoft.com/office/drawing/2014/main" id="{F4730C64-E9CA-8ED5-DC5B-6797F1988E68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0A7" w14:paraId="093811FE" w14:textId="7D2DE7E1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FA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4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FB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N.W（KG)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FC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3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FD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读取 PDF 中“Net Wt（Kg）”，与 PID 一一匹配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25B00D" w14:textId="3F844CD6" w:rsidR="00A970A7" w:rsidRDefault="00547CCE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18482A3" wp14:editId="63947956">
                  <wp:extent cx="2320925" cy="1092200"/>
                  <wp:effectExtent l="19050" t="19050" r="22225" b="12700"/>
                  <wp:docPr id="30" name="Picture 2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87DFBB8-4594-B7FA-BAE1-7D6737917864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9">
                            <a:extLst>
                              <a:ext uri="{FF2B5EF4-FFF2-40B4-BE49-F238E27FC236}">
                                <a16:creationId xmlns:a16="http://schemas.microsoft.com/office/drawing/2014/main" id="{C87DFBB8-4594-B7FA-BAE1-7D6737917864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0925" cy="10922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0A7" w14:paraId="09381203" w14:textId="6D9059B8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FF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4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00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G.W（KG)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01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3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02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读取 PDF 中“Gross Wt（Kg）”，与 PID 一一匹配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CEE62C" w14:textId="45D0666D" w:rsidR="00A970A7" w:rsidRDefault="00547CCE" w:rsidP="006B58E2">
            <w:pPr>
              <w:tabs>
                <w:tab w:val="left" w:pos="685"/>
              </w:tabs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A0553EF" wp14:editId="1971E359">
                  <wp:extent cx="2286000" cy="1143000"/>
                  <wp:effectExtent l="19050" t="19050" r="19050" b="19050"/>
                  <wp:docPr id="31" name="Picture 3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D3491F5-2D52-B551-6C0C-C79041CBFCF6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0">
                            <a:extLst>
                              <a:ext uri="{FF2B5EF4-FFF2-40B4-BE49-F238E27FC236}">
                                <a16:creationId xmlns:a16="http://schemas.microsoft.com/office/drawing/2014/main" id="{6D3491F5-2D52-B551-6C0C-C79041CBFCF6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381204" w14:textId="77777777" w:rsidR="00D1328D" w:rsidRDefault="00D1328D">
      <w:pPr>
        <w:spacing w:after="80"/>
      </w:pPr>
    </w:p>
    <w:p w14:paraId="09381205" w14:textId="77777777" w:rsidR="00D1328D" w:rsidRDefault="003C487A">
      <w:pPr>
        <w:pStyle w:val="Heading4"/>
      </w:pPr>
      <w:r>
        <w:t>导入模板-DN表体（一行 = 一个包裹内的一个零件）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3"/>
        <w:gridCol w:w="1359"/>
        <w:gridCol w:w="1163"/>
        <w:gridCol w:w="2664"/>
        <w:gridCol w:w="3969"/>
      </w:tblGrid>
      <w:tr w:rsidR="002F62CC" w14:paraId="0938120A" w14:textId="37772C9C" w:rsidTr="00B37E9A">
        <w:trPr>
          <w:cantSplit/>
          <w:tblHeader/>
        </w:trPr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06" w14:textId="77777777" w:rsidR="002F62CC" w:rsidRDefault="002F62CC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07" w14:textId="77777777" w:rsidR="002F62CC" w:rsidRDefault="002F62CC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1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08" w14:textId="77777777" w:rsidR="002F62CC" w:rsidRDefault="002F62CC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必填</w:t>
            </w:r>
          </w:p>
        </w:tc>
        <w:tc>
          <w:tcPr>
            <w:tcW w:w="2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09" w14:textId="77777777" w:rsidR="002F62CC" w:rsidRDefault="002F62CC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提取说明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14:paraId="71F73502" w14:textId="498E30A6" w:rsidR="002F62CC" w:rsidRDefault="002F62CC">
            <w:pPr>
              <w:spacing w:line="260" w:lineRule="auto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字段来源</w:t>
            </w:r>
          </w:p>
        </w:tc>
      </w:tr>
      <w:tr w:rsidR="002F62CC" w14:paraId="0938120F" w14:textId="02A01FD9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0B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0C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MBZ/DN No.</w:t>
            </w:r>
          </w:p>
        </w:tc>
        <w:tc>
          <w:tcPr>
            <w:tcW w:w="1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0D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2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0E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读取 PDF 中“Del No.”，与发票信息中的 Del no. 一致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F28533" w14:textId="37EBF91F" w:rsidR="002F62CC" w:rsidRDefault="002F62CC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2C0F84B" wp14:editId="700253DF">
                  <wp:extent cx="2286000" cy="1143000"/>
                  <wp:effectExtent l="19050" t="19050" r="19050" b="19050"/>
                  <wp:docPr id="33" name="Picture 3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7B10746-A030-4176-900C-655E95D378C6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2">
                            <a:extLst>
                              <a:ext uri="{FF2B5EF4-FFF2-40B4-BE49-F238E27FC236}">
                                <a16:creationId xmlns:a16="http://schemas.microsoft.com/office/drawing/2014/main" id="{B7B10746-A030-4176-900C-655E95D378C6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62CC" w14:paraId="09381214" w14:textId="77282F34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10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11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PID</w:t>
            </w:r>
          </w:p>
        </w:tc>
        <w:tc>
          <w:tcPr>
            <w:tcW w:w="1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12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2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13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提取 PDF 中“No of Pkgs”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A7CC55" w14:textId="3368A62B" w:rsidR="002F62CC" w:rsidRDefault="00613B4A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0BB82C2" wp14:editId="44941CBA">
                  <wp:extent cx="2286000" cy="1143000"/>
                  <wp:effectExtent l="19050" t="19050" r="19050" b="19050"/>
                  <wp:docPr id="32" name="Picture 3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E2BA28C-7249-427B-8955-F78117C6ECAF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1">
                            <a:extLst>
                              <a:ext uri="{FF2B5EF4-FFF2-40B4-BE49-F238E27FC236}">
                                <a16:creationId xmlns:a16="http://schemas.microsoft.com/office/drawing/2014/main" id="{4E2BA28C-7249-427B-8955-F78117C6ECAF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62CC" w14:paraId="09381219" w14:textId="42A5E5CB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15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16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Part Number</w:t>
            </w:r>
          </w:p>
        </w:tc>
        <w:tc>
          <w:tcPr>
            <w:tcW w:w="1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17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2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EA5F6E" w14:textId="77777777" w:rsidR="00613B4A" w:rsidRDefault="002F62CC">
            <w:pPr>
              <w:spacing w:line="2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读取 PDF 中“Part Number”，去掉空格或“/”；</w:t>
            </w:r>
          </w:p>
          <w:p w14:paraId="09381218" w14:textId="18E5346C" w:rsidR="002F62CC" w:rsidRPr="006B58E2" w:rsidRDefault="002F62CC">
            <w:pPr>
              <w:spacing w:line="260" w:lineRule="auto"/>
              <w:rPr>
                <w:b/>
              </w:rPr>
            </w:pPr>
            <w:r w:rsidRPr="006B58E2">
              <w:rPr>
                <w:b/>
                <w:sz w:val="16"/>
                <w:szCs w:val="16"/>
              </w:rPr>
              <w:t>MBZ/DN no.</w:t>
            </w:r>
            <w:r w:rsidR="00613B4A" w:rsidRPr="006B58E2">
              <w:rPr>
                <w:rFonts w:hint="eastAsia"/>
                <w:b/>
                <w:bCs/>
                <w:sz w:val="16"/>
                <w:szCs w:val="16"/>
              </w:rPr>
              <w:t>，</w:t>
            </w:r>
            <w:r w:rsidRPr="006B58E2">
              <w:rPr>
                <w:b/>
                <w:sz w:val="16"/>
                <w:szCs w:val="16"/>
              </w:rPr>
              <w:t>PID</w:t>
            </w:r>
            <w:r w:rsidR="00613B4A" w:rsidRPr="006B58E2">
              <w:rPr>
                <w:rFonts w:hint="eastAsia"/>
                <w:b/>
                <w:bCs/>
                <w:sz w:val="16"/>
                <w:szCs w:val="16"/>
              </w:rPr>
              <w:t>，</w:t>
            </w:r>
            <w:r w:rsidRPr="006B58E2">
              <w:rPr>
                <w:b/>
                <w:sz w:val="16"/>
                <w:szCs w:val="16"/>
              </w:rPr>
              <w:t>part 一一对应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6D863E" w14:textId="6E638B2D" w:rsidR="002F62CC" w:rsidRDefault="00613B4A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BDF3741" wp14:editId="3D57A6D5">
                  <wp:extent cx="2286000" cy="1483654"/>
                  <wp:effectExtent l="19050" t="19050" r="19050" b="21590"/>
                  <wp:docPr id="34" name="Picture 3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11A9F29-9912-454A-AD20-9FCF1101EC3E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3">
                            <a:extLst>
                              <a:ext uri="{FF2B5EF4-FFF2-40B4-BE49-F238E27FC236}">
                                <a16:creationId xmlns:a16="http://schemas.microsoft.com/office/drawing/2014/main" id="{F11A9F29-9912-454A-AD20-9FCF1101EC3E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48365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62CC" w14:paraId="0938121E" w14:textId="08E816C8" w:rsidTr="00B37E9A">
        <w:trPr>
          <w:cantSplit/>
        </w:trPr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1A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1B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Description EN</w:t>
            </w:r>
          </w:p>
        </w:tc>
        <w:tc>
          <w:tcPr>
            <w:tcW w:w="1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1C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选填</w:t>
            </w:r>
          </w:p>
        </w:tc>
        <w:tc>
          <w:tcPr>
            <w:tcW w:w="2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1D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默认空值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BEB72B" w14:textId="77777777" w:rsidR="002F62CC" w:rsidRDefault="002F62CC">
            <w:pPr>
              <w:spacing w:line="260" w:lineRule="auto"/>
              <w:rPr>
                <w:sz w:val="16"/>
                <w:szCs w:val="16"/>
              </w:rPr>
            </w:pPr>
          </w:p>
        </w:tc>
      </w:tr>
      <w:tr w:rsidR="002F62CC" w14:paraId="09381223" w14:textId="50B5A18B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1F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20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Qty</w:t>
            </w:r>
          </w:p>
        </w:tc>
        <w:tc>
          <w:tcPr>
            <w:tcW w:w="1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21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2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F5104C7" w14:textId="77777777" w:rsidR="00DE7FF7" w:rsidRPr="006B58E2" w:rsidRDefault="00DE7FF7" w:rsidP="00DE7FF7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1. 结合包装信息中的 DEL NO. + ITEMS，找到发票信息中的每个 part NO.。</w:t>
            </w:r>
          </w:p>
          <w:p w14:paraId="623142AC" w14:textId="77777777" w:rsidR="00DE7FF7" w:rsidRPr="006B58E2" w:rsidRDefault="00DE7FF7" w:rsidP="00DE7FF7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2. 用发票信息中 item 级别的总净重和 Qty，算出单个零件净重。</w:t>
            </w:r>
          </w:p>
          <w:p w14:paraId="16D7AE68" w14:textId="77777777" w:rsidR="00DE7FF7" w:rsidRPr="006B58E2" w:rsidRDefault="00DE7FF7" w:rsidP="00DE7FF7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3. 结合包装信息中的 Net Wt，确定该包裹下的零件数量。</w:t>
            </w:r>
          </w:p>
          <w:p w14:paraId="6B4A912A" w14:textId="77777777" w:rsidR="00DE7FF7" w:rsidRPr="006B58E2" w:rsidRDefault="00DE7FF7" w:rsidP="00DE7FF7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4. 发票信息中的备件在包装级别有混装和分装两种情况。</w:t>
            </w:r>
          </w:p>
          <w:p w14:paraId="09381222" w14:textId="2C18DB05" w:rsidR="002F62CC" w:rsidRPr="006B58E2" w:rsidRDefault="002F62CC">
            <w:pPr>
              <w:spacing w:line="260" w:lineRule="auto"/>
              <w:rPr>
                <w:sz w:val="16"/>
                <w:szCs w:val="16"/>
              </w:rPr>
            </w:pP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EB8B94" w14:textId="77777777" w:rsidR="002F62CC" w:rsidRDefault="00732DA9" w:rsidP="00732DA9">
            <w:pPr>
              <w:tabs>
                <w:tab w:val="left" w:pos="749"/>
              </w:tabs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38ED0290" wp14:editId="3908F39F">
                  <wp:extent cx="2327477" cy="736730"/>
                  <wp:effectExtent l="19050" t="19050" r="15875" b="25400"/>
                  <wp:docPr id="19" name="Picture 1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EAB3D8-44D5-036E-6D2D-3F080BECDC5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>
                            <a:extLst>
                              <a:ext uri="{FF2B5EF4-FFF2-40B4-BE49-F238E27FC236}">
                                <a16:creationId xmlns:a16="http://schemas.microsoft.com/office/drawing/2014/main" id="{00EAB3D8-44D5-036E-6D2D-3F080BECDC5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294" cy="7385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0344A9" w14:textId="40F404C0" w:rsidR="00732DA9" w:rsidRDefault="00590F61" w:rsidP="006B58E2">
            <w:pPr>
              <w:tabs>
                <w:tab w:val="left" w:pos="749"/>
              </w:tabs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C671D67" wp14:editId="6AE84051">
                  <wp:extent cx="2383155" cy="1024890"/>
                  <wp:effectExtent l="19050" t="19050" r="17145" b="22860"/>
                  <wp:docPr id="35" name="Picture 3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01E268B-5E5D-0D90-79D0-B13390384CE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4">
                            <a:extLst>
                              <a:ext uri="{FF2B5EF4-FFF2-40B4-BE49-F238E27FC236}">
                                <a16:creationId xmlns:a16="http://schemas.microsoft.com/office/drawing/2014/main" id="{801E268B-5E5D-0D90-79D0-B13390384CE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691" cy="103243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381225" w14:textId="2D2283E4" w:rsidR="00D1328D" w:rsidRPr="006B58E2" w:rsidRDefault="003C487A">
      <w:pPr>
        <w:spacing w:after="80"/>
        <w:rPr>
          <w:b/>
          <w:sz w:val="20"/>
          <w:szCs w:val="20"/>
        </w:rPr>
      </w:pPr>
      <w:r w:rsidRPr="006B58E2">
        <w:rPr>
          <w:b/>
          <w:sz w:val="20"/>
          <w:szCs w:val="20"/>
        </w:rPr>
        <w:t>DN 表体 Qty 推算</w:t>
      </w:r>
      <w:r w:rsidR="00DE7FF7" w:rsidRPr="006B58E2">
        <w:rPr>
          <w:rFonts w:hint="eastAsia"/>
          <w:b/>
          <w:sz w:val="20"/>
          <w:szCs w:val="20"/>
        </w:rPr>
        <w:t>示例</w:t>
      </w:r>
      <w:r w:rsidRPr="006B58E2">
        <w:rPr>
          <w:rFonts w:hint="eastAsia"/>
          <w:b/>
          <w:sz w:val="20"/>
          <w:szCs w:val="20"/>
        </w:rPr>
        <w:t>：</w:t>
      </w:r>
    </w:p>
    <w:p w14:paraId="68723FEF" w14:textId="77777777" w:rsidR="00475D4F" w:rsidRPr="006B58E2" w:rsidRDefault="00475D4F" w:rsidP="00475D4F">
      <w:pPr>
        <w:spacing w:after="40"/>
        <w:ind w:left="420" w:hanging="300"/>
        <w:rPr>
          <w:b/>
          <w:sz w:val="20"/>
          <w:szCs w:val="20"/>
        </w:rPr>
      </w:pPr>
      <w:r w:rsidRPr="006B58E2">
        <w:rPr>
          <w:rFonts w:hint="eastAsia"/>
          <w:b/>
          <w:sz w:val="20"/>
          <w:szCs w:val="20"/>
        </w:rPr>
        <w:t>第</w:t>
      </w:r>
      <w:r w:rsidRPr="006B58E2">
        <w:rPr>
          <w:b/>
          <w:sz w:val="20"/>
          <w:szCs w:val="20"/>
        </w:rPr>
        <w:t xml:space="preserve"> 1 步：用 DEL NO. + ITEMS 找到发票上的零件</w:t>
      </w:r>
    </w:p>
    <w:tbl>
      <w:tblPr>
        <w:tblW w:w="10129" w:type="dxa"/>
        <w:tblCellSpacing w:w="1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A2A2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2786"/>
        <w:gridCol w:w="2736"/>
        <w:gridCol w:w="3010"/>
      </w:tblGrid>
      <w:tr w:rsidR="00475D4F" w:rsidRPr="00CE7630" w14:paraId="5EBEAD76" w14:textId="77777777" w:rsidTr="001E243F">
        <w:trPr>
          <w:tblHeader/>
          <w:tblCellSpacing w:w="15" w:type="dxa"/>
        </w:trPr>
        <w:tc>
          <w:tcPr>
            <w:tcW w:w="1552" w:type="dxa"/>
            <w:vAlign w:val="center"/>
            <w:hideMark/>
          </w:tcPr>
          <w:p w14:paraId="0BF3AB03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rFonts w:hint="eastAsia"/>
                <w:color w:val="000000" w:themeColor="text1"/>
                <w:sz w:val="16"/>
                <w:szCs w:val="16"/>
              </w:rPr>
              <w:t>包裹</w:t>
            </w:r>
          </w:p>
        </w:tc>
        <w:tc>
          <w:tcPr>
            <w:tcW w:w="2756" w:type="dxa"/>
            <w:vAlign w:val="center"/>
            <w:hideMark/>
          </w:tcPr>
          <w:p w14:paraId="1DF458E7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rFonts w:hint="eastAsia"/>
                <w:color w:val="000000" w:themeColor="text1"/>
                <w:sz w:val="16"/>
                <w:szCs w:val="16"/>
              </w:rPr>
              <w:t>箱单里的</w:t>
            </w:r>
            <w:r w:rsidRPr="006B58E2">
              <w:rPr>
                <w:color w:val="000000" w:themeColor="text1"/>
                <w:sz w:val="16"/>
                <w:szCs w:val="16"/>
              </w:rPr>
              <w:t xml:space="preserve"> DEL NO. + ITEMS</w:t>
            </w:r>
          </w:p>
        </w:tc>
        <w:tc>
          <w:tcPr>
            <w:tcW w:w="2706" w:type="dxa"/>
            <w:vAlign w:val="center"/>
            <w:hideMark/>
          </w:tcPr>
          <w:p w14:paraId="42034A5C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rFonts w:hint="eastAsia"/>
                <w:color w:val="000000" w:themeColor="text1"/>
                <w:sz w:val="16"/>
                <w:szCs w:val="16"/>
              </w:rPr>
              <w:t>对应发票</w:t>
            </w:r>
            <w:r w:rsidRPr="006B58E2">
              <w:rPr>
                <w:color w:val="000000" w:themeColor="text1"/>
                <w:sz w:val="16"/>
                <w:szCs w:val="16"/>
              </w:rPr>
              <w:t xml:space="preserve"> Del No./Del Line</w:t>
            </w:r>
          </w:p>
        </w:tc>
        <w:tc>
          <w:tcPr>
            <w:tcW w:w="2965" w:type="dxa"/>
            <w:vAlign w:val="center"/>
            <w:hideMark/>
          </w:tcPr>
          <w:p w14:paraId="13487BB6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rFonts w:hint="eastAsia"/>
                <w:color w:val="000000" w:themeColor="text1"/>
                <w:sz w:val="16"/>
                <w:szCs w:val="16"/>
              </w:rPr>
              <w:t>对应零件</w:t>
            </w:r>
          </w:p>
        </w:tc>
      </w:tr>
      <w:tr w:rsidR="00475D4F" w:rsidRPr="00CE7630" w14:paraId="28F4A6A5" w14:textId="77777777" w:rsidTr="001E243F">
        <w:trPr>
          <w:tblCellSpacing w:w="15" w:type="dxa"/>
        </w:trPr>
        <w:tc>
          <w:tcPr>
            <w:tcW w:w="1552" w:type="dxa"/>
            <w:vAlign w:val="center"/>
            <w:hideMark/>
          </w:tcPr>
          <w:p w14:paraId="5411787C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13302670949</w:t>
            </w:r>
          </w:p>
        </w:tc>
        <w:tc>
          <w:tcPr>
            <w:tcW w:w="0" w:type="auto"/>
            <w:vAlign w:val="center"/>
            <w:hideMark/>
          </w:tcPr>
          <w:p w14:paraId="3D48071C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2000543335 + 20</w:t>
            </w:r>
          </w:p>
        </w:tc>
        <w:tc>
          <w:tcPr>
            <w:tcW w:w="0" w:type="auto"/>
            <w:vAlign w:val="center"/>
            <w:hideMark/>
          </w:tcPr>
          <w:p w14:paraId="0F45A3C1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2000543335/20</w:t>
            </w:r>
          </w:p>
        </w:tc>
        <w:tc>
          <w:tcPr>
            <w:tcW w:w="0" w:type="auto"/>
            <w:vAlign w:val="center"/>
            <w:hideMark/>
          </w:tcPr>
          <w:p w14:paraId="7DA7C9C6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A2478201101 WIPER SYSTEM</w:t>
            </w:r>
          </w:p>
        </w:tc>
      </w:tr>
      <w:tr w:rsidR="00475D4F" w:rsidRPr="00CE7630" w14:paraId="6FC929F2" w14:textId="77777777" w:rsidTr="001E243F">
        <w:trPr>
          <w:tblCellSpacing w:w="15" w:type="dxa"/>
        </w:trPr>
        <w:tc>
          <w:tcPr>
            <w:tcW w:w="1552" w:type="dxa"/>
            <w:vAlign w:val="center"/>
            <w:hideMark/>
          </w:tcPr>
          <w:p w14:paraId="4CA9C934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13302670956</w:t>
            </w:r>
          </w:p>
        </w:tc>
        <w:tc>
          <w:tcPr>
            <w:tcW w:w="0" w:type="auto"/>
            <w:vAlign w:val="center"/>
            <w:hideMark/>
          </w:tcPr>
          <w:p w14:paraId="2898B1C0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2000543335 + 10</w:t>
            </w:r>
          </w:p>
        </w:tc>
        <w:tc>
          <w:tcPr>
            <w:tcW w:w="0" w:type="auto"/>
            <w:vAlign w:val="center"/>
            <w:hideMark/>
          </w:tcPr>
          <w:p w14:paraId="04E7CEC6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2000543335/10</w:t>
            </w:r>
          </w:p>
        </w:tc>
        <w:tc>
          <w:tcPr>
            <w:tcW w:w="0" w:type="auto"/>
            <w:vAlign w:val="center"/>
            <w:hideMark/>
          </w:tcPr>
          <w:p w14:paraId="4BF42200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A2229004221 CONTROL UNIT</w:t>
            </w:r>
          </w:p>
        </w:tc>
      </w:tr>
      <w:tr w:rsidR="00475D4F" w:rsidRPr="00CE7630" w14:paraId="21B2F7CE" w14:textId="77777777" w:rsidTr="001E243F">
        <w:trPr>
          <w:tblCellSpacing w:w="15" w:type="dxa"/>
        </w:trPr>
        <w:tc>
          <w:tcPr>
            <w:tcW w:w="1552" w:type="dxa"/>
            <w:vAlign w:val="center"/>
            <w:hideMark/>
          </w:tcPr>
          <w:p w14:paraId="135B21DA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13302670956</w:t>
            </w:r>
          </w:p>
        </w:tc>
        <w:tc>
          <w:tcPr>
            <w:tcW w:w="0" w:type="auto"/>
            <w:vAlign w:val="center"/>
            <w:hideMark/>
          </w:tcPr>
          <w:p w14:paraId="2A2E6244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2000543335 + 20</w:t>
            </w:r>
          </w:p>
        </w:tc>
        <w:tc>
          <w:tcPr>
            <w:tcW w:w="0" w:type="auto"/>
            <w:vAlign w:val="center"/>
            <w:hideMark/>
          </w:tcPr>
          <w:p w14:paraId="507C9BC6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2000543335/20</w:t>
            </w:r>
          </w:p>
        </w:tc>
        <w:tc>
          <w:tcPr>
            <w:tcW w:w="0" w:type="auto"/>
            <w:vAlign w:val="center"/>
            <w:hideMark/>
          </w:tcPr>
          <w:p w14:paraId="5770E94C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A2478201101 WIPER SYSTEM</w:t>
            </w:r>
          </w:p>
        </w:tc>
      </w:tr>
      <w:tr w:rsidR="00475D4F" w:rsidRPr="00CE7630" w14:paraId="254689CF" w14:textId="77777777" w:rsidTr="001E243F">
        <w:trPr>
          <w:tblCellSpacing w:w="15" w:type="dxa"/>
        </w:trPr>
        <w:tc>
          <w:tcPr>
            <w:tcW w:w="1552" w:type="dxa"/>
            <w:vAlign w:val="center"/>
            <w:hideMark/>
          </w:tcPr>
          <w:p w14:paraId="69D96297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13302670956</w:t>
            </w:r>
          </w:p>
        </w:tc>
        <w:tc>
          <w:tcPr>
            <w:tcW w:w="0" w:type="auto"/>
            <w:vAlign w:val="center"/>
            <w:hideMark/>
          </w:tcPr>
          <w:p w14:paraId="53A82301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2000547637 + 10</w:t>
            </w:r>
          </w:p>
        </w:tc>
        <w:tc>
          <w:tcPr>
            <w:tcW w:w="0" w:type="auto"/>
            <w:vAlign w:val="center"/>
            <w:hideMark/>
          </w:tcPr>
          <w:p w14:paraId="7453C9A2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2000547637/10</w:t>
            </w:r>
          </w:p>
        </w:tc>
        <w:tc>
          <w:tcPr>
            <w:tcW w:w="0" w:type="auto"/>
            <w:vAlign w:val="center"/>
            <w:hideMark/>
          </w:tcPr>
          <w:p w14:paraId="4D6B37BF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A2478201101 WIPER SYSTEM</w:t>
            </w:r>
          </w:p>
        </w:tc>
      </w:tr>
      <w:tr w:rsidR="00A552EA" w:rsidRPr="00CE7630" w14:paraId="50905516" w14:textId="77777777" w:rsidTr="001E243F">
        <w:trPr>
          <w:tblCellSpacing w:w="15" w:type="dxa"/>
        </w:trPr>
        <w:tc>
          <w:tcPr>
            <w:tcW w:w="1552" w:type="dxa"/>
            <w:vAlign w:val="center"/>
          </w:tcPr>
          <w:p w14:paraId="7BA29688" w14:textId="77777777" w:rsidR="00A552EA" w:rsidRPr="006B58E2" w:rsidRDefault="00A552EA" w:rsidP="006B58E2">
            <w:pPr>
              <w:spacing w:after="40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775DA37" w14:textId="77777777" w:rsidR="00A552EA" w:rsidRPr="006B58E2" w:rsidRDefault="00A552EA" w:rsidP="00475D4F">
            <w:pPr>
              <w:spacing w:after="40"/>
              <w:ind w:left="420" w:hanging="300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F413EBA" w14:textId="77777777" w:rsidR="00A552EA" w:rsidRPr="006B58E2" w:rsidRDefault="00A552EA" w:rsidP="00475D4F">
            <w:pPr>
              <w:spacing w:after="40"/>
              <w:ind w:left="420" w:hanging="300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510621A" w14:textId="77777777" w:rsidR="00A552EA" w:rsidRPr="006B58E2" w:rsidRDefault="00A552EA" w:rsidP="00475D4F">
            <w:pPr>
              <w:spacing w:after="40"/>
              <w:ind w:left="420" w:hanging="300"/>
              <w:rPr>
                <w:sz w:val="16"/>
                <w:szCs w:val="16"/>
              </w:rPr>
            </w:pPr>
          </w:p>
        </w:tc>
      </w:tr>
    </w:tbl>
    <w:p w14:paraId="039B76F1" w14:textId="77777777" w:rsidR="00A20DA9" w:rsidRPr="006B58E2" w:rsidRDefault="00A20DA9" w:rsidP="00A20DA9">
      <w:pPr>
        <w:spacing w:after="40"/>
        <w:ind w:left="420" w:hanging="300"/>
        <w:rPr>
          <w:b/>
          <w:sz w:val="20"/>
          <w:szCs w:val="20"/>
        </w:rPr>
      </w:pPr>
      <w:r w:rsidRPr="006B58E2">
        <w:rPr>
          <w:rFonts w:hint="eastAsia"/>
          <w:b/>
          <w:sz w:val="20"/>
          <w:szCs w:val="20"/>
        </w:rPr>
        <w:t>第</w:t>
      </w:r>
      <w:r w:rsidRPr="006B58E2">
        <w:rPr>
          <w:b/>
          <w:sz w:val="20"/>
          <w:szCs w:val="20"/>
        </w:rPr>
        <w:t xml:space="preserve"> 2 步：算单件净重（item 总净重 ÷ Quantity）</w:t>
      </w:r>
    </w:p>
    <w:tbl>
      <w:tblPr>
        <w:tblW w:w="10127" w:type="dxa"/>
        <w:tblCellSpacing w:w="15" w:type="dxa"/>
        <w:tblInd w:w="13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A2A2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7"/>
        <w:gridCol w:w="3474"/>
        <w:gridCol w:w="3136"/>
      </w:tblGrid>
      <w:tr w:rsidR="00A20DA9" w:rsidRPr="00CE7630" w14:paraId="2AB4E961" w14:textId="77777777" w:rsidTr="001E243F">
        <w:trPr>
          <w:tblHeader/>
          <w:tblCellSpacing w:w="15" w:type="dxa"/>
        </w:trPr>
        <w:tc>
          <w:tcPr>
            <w:tcW w:w="3472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36A35122" w14:textId="77777777" w:rsidR="00A20DA9" w:rsidRPr="006B58E2" w:rsidRDefault="00A20DA9" w:rsidP="00A20DA9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发票行</w:t>
            </w:r>
          </w:p>
        </w:tc>
        <w:tc>
          <w:tcPr>
            <w:tcW w:w="3444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326C608A" w14:textId="77777777" w:rsidR="00A20DA9" w:rsidRPr="006B58E2" w:rsidRDefault="00A20DA9" w:rsidP="00A20DA9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计算</w:t>
            </w:r>
          </w:p>
        </w:tc>
        <w:tc>
          <w:tcPr>
            <w:tcW w:w="309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02C06A26" w14:textId="77777777" w:rsidR="00A20DA9" w:rsidRPr="006B58E2" w:rsidRDefault="00A20DA9" w:rsidP="00A20DA9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单件净重</w:t>
            </w:r>
          </w:p>
        </w:tc>
      </w:tr>
      <w:tr w:rsidR="00A20DA9" w:rsidRPr="00CE7630" w14:paraId="0C1BA353" w14:textId="77777777" w:rsidTr="001E243F">
        <w:trPr>
          <w:tblCellSpacing w:w="15" w:type="dxa"/>
        </w:trPr>
        <w:tc>
          <w:tcPr>
            <w:tcW w:w="3472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796A0335" w14:textId="77777777" w:rsidR="00A20DA9" w:rsidRPr="006B58E2" w:rsidRDefault="00A20DA9" w:rsidP="00A20DA9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2000543335/10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7309F858" w14:textId="77777777" w:rsidR="00A20DA9" w:rsidRPr="006B58E2" w:rsidRDefault="00A20DA9" w:rsidP="00A20DA9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0.315 ÷ 1.0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60893DFB" w14:textId="77777777" w:rsidR="00A20DA9" w:rsidRPr="006B58E2" w:rsidRDefault="00A20DA9" w:rsidP="00A20DA9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0.315 kg</w:t>
            </w:r>
          </w:p>
        </w:tc>
      </w:tr>
      <w:tr w:rsidR="00A20DA9" w:rsidRPr="00CE7630" w14:paraId="57A961D5" w14:textId="77777777" w:rsidTr="001E243F">
        <w:trPr>
          <w:tblCellSpacing w:w="15" w:type="dxa"/>
        </w:trPr>
        <w:tc>
          <w:tcPr>
            <w:tcW w:w="3472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1B55522A" w14:textId="77777777" w:rsidR="00A20DA9" w:rsidRPr="006B58E2" w:rsidRDefault="00A20DA9" w:rsidP="00A20DA9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2000543335/20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333DD2C6" w14:textId="77777777" w:rsidR="00A20DA9" w:rsidRPr="006B58E2" w:rsidRDefault="00A20DA9" w:rsidP="00A20DA9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71.311 ÷ 29.0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65CBD4A3" w14:textId="77777777" w:rsidR="00A20DA9" w:rsidRPr="006B58E2" w:rsidRDefault="00A20DA9" w:rsidP="00A20DA9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2.459 kg</w:t>
            </w:r>
          </w:p>
        </w:tc>
      </w:tr>
      <w:tr w:rsidR="00A20DA9" w:rsidRPr="00CE7630" w14:paraId="667CF74D" w14:textId="77777777" w:rsidTr="001E243F">
        <w:trPr>
          <w:tblCellSpacing w:w="15" w:type="dxa"/>
        </w:trPr>
        <w:tc>
          <w:tcPr>
            <w:tcW w:w="3472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181B0272" w14:textId="77777777" w:rsidR="00A20DA9" w:rsidRPr="006B58E2" w:rsidRDefault="00A20DA9" w:rsidP="00A20DA9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2000547637/10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5F398FA0" w14:textId="77777777" w:rsidR="00A20DA9" w:rsidRPr="006B58E2" w:rsidRDefault="00A20DA9" w:rsidP="00A20DA9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4.918 ÷ 2.0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3E47E084" w14:textId="77777777" w:rsidR="00A20DA9" w:rsidRPr="006B58E2" w:rsidRDefault="00A20DA9" w:rsidP="00A20DA9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2.459 kg</w:t>
            </w:r>
          </w:p>
        </w:tc>
      </w:tr>
    </w:tbl>
    <w:p w14:paraId="12EAB574" w14:textId="77777777" w:rsidR="00A20DA9" w:rsidRPr="006B58E2" w:rsidRDefault="00A20DA9" w:rsidP="00A20DA9">
      <w:pPr>
        <w:spacing w:after="40"/>
        <w:ind w:left="420" w:hanging="300"/>
        <w:rPr>
          <w:b/>
          <w:sz w:val="20"/>
          <w:szCs w:val="20"/>
        </w:rPr>
      </w:pPr>
      <w:r w:rsidRPr="006B58E2">
        <w:rPr>
          <w:rFonts w:hint="eastAsia"/>
          <w:b/>
          <w:sz w:val="20"/>
          <w:szCs w:val="20"/>
        </w:rPr>
        <w:t>第</w:t>
      </w:r>
      <w:r w:rsidRPr="006B58E2">
        <w:rPr>
          <w:b/>
          <w:sz w:val="20"/>
          <w:szCs w:val="20"/>
        </w:rPr>
        <w:t xml:space="preserve"> 3 步：按包裹净重确定各包裹里的件数</w:t>
      </w:r>
    </w:p>
    <w:p w14:paraId="069E798E" w14:textId="1EA95BBE" w:rsidR="00A20DA9" w:rsidRPr="006B58E2" w:rsidRDefault="00A20DA9" w:rsidP="00A20DA9">
      <w:pPr>
        <w:spacing w:after="40"/>
        <w:ind w:left="420" w:hanging="300"/>
        <w:rPr>
          <w:sz w:val="16"/>
          <w:szCs w:val="16"/>
        </w:rPr>
      </w:pPr>
      <w:r w:rsidRPr="006B58E2">
        <w:rPr>
          <w:rFonts w:hint="eastAsia"/>
          <w:b/>
          <w:sz w:val="16"/>
          <w:szCs w:val="16"/>
        </w:rPr>
        <w:t>包裹</w:t>
      </w:r>
      <w:r w:rsidRPr="006B58E2">
        <w:rPr>
          <w:b/>
          <w:sz w:val="16"/>
          <w:szCs w:val="16"/>
        </w:rPr>
        <w:t xml:space="preserve"> 13302670949</w:t>
      </w:r>
      <w:r w:rsidRPr="006B58E2">
        <w:rPr>
          <w:rFonts w:hint="eastAsia"/>
          <w:sz w:val="16"/>
          <w:szCs w:val="16"/>
        </w:rPr>
        <w:t>：只装了</w:t>
      </w:r>
      <w:r w:rsidRPr="006B58E2">
        <w:rPr>
          <w:b/>
          <w:sz w:val="16"/>
          <w:szCs w:val="16"/>
        </w:rPr>
        <w:t xml:space="preserve"> 2000543335/20</w:t>
      </w:r>
      <w:r w:rsidRPr="006B58E2">
        <w:rPr>
          <w:sz w:val="16"/>
          <w:szCs w:val="16"/>
        </w:rPr>
        <w:t xml:space="preserve"> 一种零件。</w:t>
      </w:r>
    </w:p>
    <w:p w14:paraId="08A9F828" w14:textId="77777777" w:rsidR="00A20DA9" w:rsidRPr="006B58E2" w:rsidRDefault="00A20DA9" w:rsidP="006B58E2">
      <w:pPr>
        <w:pStyle w:val="ListParagraph"/>
        <w:numPr>
          <w:ilvl w:val="0"/>
          <w:numId w:val="4"/>
        </w:numPr>
        <w:spacing w:after="40"/>
        <w:rPr>
          <w:sz w:val="16"/>
          <w:szCs w:val="16"/>
        </w:rPr>
      </w:pPr>
      <w:r w:rsidRPr="006B58E2">
        <w:rPr>
          <w:rFonts w:hint="eastAsia"/>
          <w:sz w:val="16"/>
          <w:szCs w:val="16"/>
        </w:rPr>
        <w:t>件数</w:t>
      </w:r>
      <w:r w:rsidRPr="006B58E2">
        <w:rPr>
          <w:sz w:val="16"/>
          <w:szCs w:val="16"/>
        </w:rPr>
        <w:t xml:space="preserve"> = 39.3 ÷ 2.459 = 15.982，四舍五入取 16 件</w:t>
      </w:r>
    </w:p>
    <w:p w14:paraId="0552DEB7" w14:textId="7BA1D984" w:rsidR="00DE7FF7" w:rsidRPr="006B58E2" w:rsidRDefault="00A20DA9" w:rsidP="006B58E2">
      <w:pPr>
        <w:pStyle w:val="ListParagraph"/>
        <w:numPr>
          <w:ilvl w:val="0"/>
          <w:numId w:val="4"/>
        </w:numPr>
        <w:spacing w:after="40"/>
        <w:rPr>
          <w:sz w:val="16"/>
          <w:szCs w:val="16"/>
        </w:rPr>
      </w:pPr>
      <w:r w:rsidRPr="006B58E2">
        <w:rPr>
          <w:rFonts w:hint="eastAsia"/>
          <w:sz w:val="16"/>
          <w:szCs w:val="16"/>
        </w:rPr>
        <w:t>回算：</w:t>
      </w:r>
      <w:r w:rsidRPr="006B58E2">
        <w:rPr>
          <w:sz w:val="16"/>
          <w:szCs w:val="16"/>
        </w:rPr>
        <w:t>16 × 2.459 = 39.344，箱单保留 1 位小数显示为 39.3，一致</w:t>
      </w:r>
    </w:p>
    <w:p w14:paraId="4E04EDF6" w14:textId="7D500037" w:rsidR="00A552EA" w:rsidRPr="006B58E2" w:rsidRDefault="00F8591C">
      <w:pPr>
        <w:spacing w:after="40"/>
        <w:ind w:left="420" w:hanging="300"/>
        <w:rPr>
          <w:sz w:val="16"/>
          <w:szCs w:val="16"/>
        </w:rPr>
      </w:pPr>
      <w:r w:rsidRPr="006B58E2">
        <w:rPr>
          <w:rFonts w:hint="eastAsia"/>
          <w:b/>
          <w:sz w:val="16"/>
          <w:szCs w:val="16"/>
        </w:rPr>
        <w:t>包裹</w:t>
      </w:r>
      <w:r w:rsidRPr="006B58E2">
        <w:rPr>
          <w:b/>
          <w:sz w:val="16"/>
          <w:szCs w:val="16"/>
        </w:rPr>
        <w:t xml:space="preserve"> 13302670956</w:t>
      </w:r>
      <w:r w:rsidRPr="006B58E2">
        <w:rPr>
          <w:rFonts w:hint="eastAsia"/>
          <w:sz w:val="16"/>
          <w:szCs w:val="16"/>
        </w:rPr>
        <w:t>：装了</w:t>
      </w:r>
      <w:r w:rsidRPr="006B58E2">
        <w:rPr>
          <w:sz w:val="16"/>
          <w:szCs w:val="16"/>
        </w:rPr>
        <w:t xml:space="preserve"> 3 种零件。</w:t>
      </w:r>
    </w:p>
    <w:tbl>
      <w:tblPr>
        <w:tblW w:w="10127" w:type="dxa"/>
        <w:tblCellSpacing w:w="15" w:type="dxa"/>
        <w:tblInd w:w="13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00000" w:themeFill="text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5528"/>
        <w:gridCol w:w="1932"/>
      </w:tblGrid>
      <w:tr w:rsidR="00F8591C" w:rsidRPr="00CE7630" w14:paraId="5DA85844" w14:textId="77777777" w:rsidTr="001E243F">
        <w:trPr>
          <w:tblHeader/>
          <w:tblCellSpacing w:w="15" w:type="dxa"/>
        </w:trPr>
        <w:tc>
          <w:tcPr>
            <w:tcW w:w="2622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27BB530A" w14:textId="77777777" w:rsidR="00F8591C" w:rsidRPr="006B58E2" w:rsidRDefault="00F8591C" w:rsidP="00F8591C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rFonts w:hint="eastAsia"/>
                <w:color w:val="000000" w:themeColor="text1"/>
                <w:sz w:val="16"/>
                <w:szCs w:val="16"/>
              </w:rPr>
              <w:t>零件</w:t>
            </w:r>
          </w:p>
        </w:tc>
        <w:tc>
          <w:tcPr>
            <w:tcW w:w="549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586D5D41" w14:textId="77777777" w:rsidR="00F8591C" w:rsidRPr="006B58E2" w:rsidRDefault="00F8591C" w:rsidP="00F8591C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rFonts w:hint="eastAsia"/>
                <w:color w:val="000000" w:themeColor="text1"/>
                <w:sz w:val="16"/>
                <w:szCs w:val="16"/>
              </w:rPr>
              <w:t>怎么确定件数</w:t>
            </w:r>
          </w:p>
        </w:tc>
        <w:tc>
          <w:tcPr>
            <w:tcW w:w="1887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769F7069" w14:textId="77777777" w:rsidR="00F8591C" w:rsidRPr="006B58E2" w:rsidRDefault="00F8591C" w:rsidP="00F8591C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rFonts w:hint="eastAsia"/>
                <w:color w:val="000000" w:themeColor="text1"/>
                <w:sz w:val="16"/>
                <w:szCs w:val="16"/>
              </w:rPr>
              <w:t>件数</w:t>
            </w:r>
          </w:p>
        </w:tc>
      </w:tr>
      <w:tr w:rsidR="00F8591C" w:rsidRPr="00CE7630" w14:paraId="7CF76BAB" w14:textId="77777777" w:rsidTr="001E243F">
        <w:trPr>
          <w:tblCellSpacing w:w="15" w:type="dxa"/>
        </w:trPr>
        <w:tc>
          <w:tcPr>
            <w:tcW w:w="2622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1E4F06BE" w14:textId="77777777" w:rsidR="00F8591C" w:rsidRPr="006B58E2" w:rsidRDefault="00F8591C" w:rsidP="00F8591C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2000543335/10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58C258ED" w14:textId="77777777" w:rsidR="00F8591C" w:rsidRPr="006B58E2" w:rsidRDefault="00F8591C" w:rsidP="00F8591C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rFonts w:hint="eastAsia"/>
                <w:color w:val="000000" w:themeColor="text1"/>
                <w:sz w:val="16"/>
                <w:szCs w:val="16"/>
              </w:rPr>
              <w:t>发票总数</w:t>
            </w:r>
            <w:r w:rsidRPr="006B58E2">
              <w:rPr>
                <w:color w:val="000000" w:themeColor="text1"/>
                <w:sz w:val="16"/>
                <w:szCs w:val="16"/>
              </w:rPr>
              <w:t xml:space="preserve"> 1 件，只出现在这个包裹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32DA54E4" w14:textId="77777777" w:rsidR="00F8591C" w:rsidRPr="006B58E2" w:rsidRDefault="00F8591C" w:rsidP="00F8591C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1</w:t>
            </w:r>
          </w:p>
        </w:tc>
      </w:tr>
      <w:tr w:rsidR="00F8591C" w:rsidRPr="00CE7630" w14:paraId="1A688565" w14:textId="77777777" w:rsidTr="001E243F">
        <w:trPr>
          <w:tblCellSpacing w:w="15" w:type="dxa"/>
        </w:trPr>
        <w:tc>
          <w:tcPr>
            <w:tcW w:w="2622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3AEA6BD8" w14:textId="77777777" w:rsidR="00F8591C" w:rsidRPr="006B58E2" w:rsidRDefault="00F8591C" w:rsidP="00F8591C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2000547637/10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4E380686" w14:textId="77777777" w:rsidR="00F8591C" w:rsidRPr="006B58E2" w:rsidRDefault="00F8591C" w:rsidP="00F8591C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rFonts w:hint="eastAsia"/>
                <w:color w:val="000000" w:themeColor="text1"/>
                <w:sz w:val="16"/>
                <w:szCs w:val="16"/>
              </w:rPr>
              <w:t>发票总数</w:t>
            </w:r>
            <w:r w:rsidRPr="006B58E2">
              <w:rPr>
                <w:color w:val="000000" w:themeColor="text1"/>
                <w:sz w:val="16"/>
                <w:szCs w:val="16"/>
              </w:rPr>
              <w:t xml:space="preserve"> 2 件，只出现在这个包裹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565F2057" w14:textId="77777777" w:rsidR="00F8591C" w:rsidRPr="006B58E2" w:rsidRDefault="00F8591C" w:rsidP="00F8591C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2</w:t>
            </w:r>
          </w:p>
        </w:tc>
      </w:tr>
      <w:tr w:rsidR="00F8591C" w:rsidRPr="00CE7630" w14:paraId="40205C5D" w14:textId="77777777" w:rsidTr="001E243F">
        <w:trPr>
          <w:tblCellSpacing w:w="15" w:type="dxa"/>
        </w:trPr>
        <w:tc>
          <w:tcPr>
            <w:tcW w:w="2622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36D23AB9" w14:textId="77777777" w:rsidR="00F8591C" w:rsidRPr="006B58E2" w:rsidRDefault="00F8591C" w:rsidP="00F8591C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2000543335/20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3A23AC8A" w14:textId="77777777" w:rsidR="00F8591C" w:rsidRPr="006B58E2" w:rsidRDefault="00F8591C" w:rsidP="00F8591C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rFonts w:hint="eastAsia"/>
                <w:color w:val="000000" w:themeColor="text1"/>
                <w:sz w:val="16"/>
                <w:szCs w:val="16"/>
              </w:rPr>
              <w:t>发票总数</w:t>
            </w:r>
            <w:r w:rsidRPr="006B58E2">
              <w:rPr>
                <w:color w:val="000000" w:themeColor="text1"/>
                <w:sz w:val="16"/>
                <w:szCs w:val="16"/>
              </w:rPr>
              <w:t xml:space="preserve"> 29 件，包裹 13302670949 已装 16 件，剩余 29 − 16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059F021A" w14:textId="77777777" w:rsidR="00F8591C" w:rsidRPr="006B58E2" w:rsidRDefault="00F8591C" w:rsidP="00F8591C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13</w:t>
            </w:r>
          </w:p>
        </w:tc>
      </w:tr>
    </w:tbl>
    <w:p w14:paraId="3484291D" w14:textId="77777777" w:rsidR="00F8591C" w:rsidRPr="008D0763" w:rsidRDefault="00F8591C" w:rsidP="00F8591C">
      <w:pPr>
        <w:spacing w:after="40"/>
        <w:ind w:left="420" w:hanging="300"/>
        <w:rPr>
          <w:sz w:val="18"/>
          <w:szCs w:val="15"/>
          <w:rPrChange w:id="5060" w:author="Li, Chandler Changjun" w:date="2026-10-20T13:56:00Z" w16du:dateUtc="2026-10-20T05:56:00Z">
            <w:rPr/>
          </w:rPrChange>
        </w:rPr>
      </w:pPr>
      <w:r w:rsidRPr="008D0763">
        <w:rPr>
          <w:sz w:val="18"/>
          <w:szCs w:val="15"/>
          <w:rPrChange w:id="5061" w:author="Li, Chandler Changjun" w:date="2026-10-20T13:56:00Z" w16du:dateUtc="2026-10-20T05:56:00Z">
            <w:rPr/>
          </w:rPrChange>
        </w:rPr>
        <w:t>用重量回算：1 × 0.315 + 13 × 2.459 + 2 × 2.459 = 0.315 + 31.967 + 4.918 = </w:t>
      </w:r>
      <w:r w:rsidRPr="008D0763">
        <w:rPr>
          <w:b/>
          <w:bCs/>
          <w:sz w:val="18"/>
          <w:szCs w:val="15"/>
          <w:rPrChange w:id="5062" w:author="Li, Chandler Changjun" w:date="2026-10-20T13:56:00Z" w16du:dateUtc="2026-10-20T05:56:00Z">
            <w:rPr>
              <w:b/>
              <w:bCs/>
            </w:rPr>
          </w:rPrChange>
        </w:rPr>
        <w:t>37.2</w:t>
      </w:r>
      <w:r w:rsidRPr="008D0763">
        <w:rPr>
          <w:sz w:val="18"/>
          <w:szCs w:val="15"/>
          <w:rPrChange w:id="5063" w:author="Li, Chandler Changjun" w:date="2026-10-20T13:56:00Z" w16du:dateUtc="2026-10-20T05:56:00Z">
            <w:rPr/>
          </w:rPrChange>
        </w:rPr>
        <w:t>，和箱单 Net Wt 37.2 一致。</w:t>
      </w:r>
    </w:p>
    <w:p w14:paraId="1DE8ABAE" w14:textId="77777777" w:rsidR="00B1507E" w:rsidRPr="006B58E2" w:rsidRDefault="00B1507E" w:rsidP="00B1507E">
      <w:pPr>
        <w:spacing w:after="40"/>
        <w:ind w:left="420" w:hanging="300"/>
        <w:rPr>
          <w:b/>
          <w:sz w:val="20"/>
          <w:szCs w:val="20"/>
        </w:rPr>
      </w:pPr>
      <w:r w:rsidRPr="006B58E2">
        <w:rPr>
          <w:rFonts w:hint="eastAsia"/>
          <w:b/>
          <w:sz w:val="20"/>
          <w:szCs w:val="20"/>
        </w:rPr>
        <w:t>第</w:t>
      </w:r>
      <w:r w:rsidRPr="006B58E2">
        <w:rPr>
          <w:b/>
          <w:sz w:val="20"/>
          <w:szCs w:val="20"/>
        </w:rPr>
        <w:t xml:space="preserve"> 4 步：混装和分装</w:t>
      </w:r>
    </w:p>
    <w:tbl>
      <w:tblPr>
        <w:tblW w:w="1026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A2A2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6622"/>
      </w:tblGrid>
      <w:tr w:rsidR="00FA0E02" w:rsidRPr="00CE7630" w14:paraId="223C9D1E" w14:textId="77777777" w:rsidTr="001E243F">
        <w:trPr>
          <w:tblHeader/>
          <w:tblCellSpacing w:w="15" w:type="dxa"/>
        </w:trPr>
        <w:tc>
          <w:tcPr>
            <w:tcW w:w="3599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79CB874A" w14:textId="77777777" w:rsidR="00FA0E02" w:rsidRPr="006B58E2" w:rsidRDefault="00FA0E02" w:rsidP="00FA0E02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情况</w:t>
            </w:r>
          </w:p>
        </w:tc>
        <w:tc>
          <w:tcPr>
            <w:tcW w:w="6577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10121F04" w14:textId="77777777" w:rsidR="00FA0E02" w:rsidRPr="006B58E2" w:rsidRDefault="00FA0E02" w:rsidP="00FA0E02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本例</w:t>
            </w:r>
          </w:p>
        </w:tc>
      </w:tr>
      <w:tr w:rsidR="00FA0E02" w:rsidRPr="00CE7630" w14:paraId="5F6F1EEF" w14:textId="77777777" w:rsidTr="001E243F">
        <w:trPr>
          <w:tblCellSpacing w:w="15" w:type="dxa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0A645860" w14:textId="77777777" w:rsidR="00FA0E02" w:rsidRPr="006B58E2" w:rsidRDefault="00FA0E02" w:rsidP="00FA0E02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分装（同一个零件拆在多个包裹）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469F117F" w14:textId="77777777" w:rsidR="00FA0E02" w:rsidRPr="006B58E2" w:rsidRDefault="00FA0E02" w:rsidP="00FA0E02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2000543335/20 共 29 件：13302670949 装 16 件，13302670956 装 13 件</w:t>
            </w:r>
          </w:p>
        </w:tc>
      </w:tr>
      <w:tr w:rsidR="00FA0E02" w:rsidRPr="00CE7630" w14:paraId="459891AC" w14:textId="77777777" w:rsidTr="001E243F">
        <w:trPr>
          <w:tblCellSpacing w:w="15" w:type="dxa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4502A2F2" w14:textId="77777777" w:rsidR="00FA0E02" w:rsidRPr="006B58E2" w:rsidRDefault="00FA0E02" w:rsidP="00FA0E02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混装（同一个包裹装多种零件）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1131FBE1" w14:textId="77777777" w:rsidR="00FA0E02" w:rsidRPr="006B58E2" w:rsidRDefault="00FA0E02" w:rsidP="00FA0E02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13302670956 装了 2000543335/10、2000543335/20、2000547637/10 三种</w:t>
            </w:r>
          </w:p>
        </w:tc>
      </w:tr>
    </w:tbl>
    <w:p w14:paraId="45FB01D1" w14:textId="789E4227" w:rsidR="00FA0E02" w:rsidRPr="006B58E2" w:rsidRDefault="00FA0E02" w:rsidP="00FA0E02">
      <w:pPr>
        <w:spacing w:after="40"/>
        <w:ind w:left="420" w:hanging="300"/>
        <w:rPr>
          <w:b/>
          <w:sz w:val="20"/>
          <w:szCs w:val="20"/>
        </w:rPr>
      </w:pPr>
      <w:r w:rsidRPr="006B58E2">
        <w:rPr>
          <w:rFonts w:hint="eastAsia"/>
          <w:b/>
          <w:sz w:val="20"/>
          <w:szCs w:val="20"/>
        </w:rPr>
        <w:t>第</w:t>
      </w:r>
      <w:r w:rsidRPr="006B58E2">
        <w:rPr>
          <w:b/>
          <w:sz w:val="20"/>
          <w:szCs w:val="20"/>
        </w:rPr>
        <w:t>5步：</w:t>
      </w:r>
      <w:r w:rsidRPr="006B58E2">
        <w:rPr>
          <w:rFonts w:hint="eastAsia"/>
          <w:b/>
          <w:sz w:val="20"/>
          <w:szCs w:val="20"/>
        </w:rPr>
        <w:t>校验</w:t>
      </w:r>
    </w:p>
    <w:tbl>
      <w:tblPr>
        <w:tblW w:w="1026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A2A2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5"/>
        <w:gridCol w:w="4268"/>
        <w:gridCol w:w="1553"/>
      </w:tblGrid>
      <w:tr w:rsidR="00A90658" w:rsidRPr="00CE7630" w14:paraId="711230FA" w14:textId="77777777" w:rsidTr="001E243F">
        <w:trPr>
          <w:tblHeader/>
          <w:tblCellSpacing w:w="15" w:type="dxa"/>
        </w:trPr>
        <w:tc>
          <w:tcPr>
            <w:tcW w:w="4400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529EBACE" w14:textId="77777777" w:rsidR="00A90658" w:rsidRPr="006B58E2" w:rsidRDefault="00A90658" w:rsidP="00A90658">
            <w:pPr>
              <w:spacing w:after="40"/>
              <w:ind w:left="420" w:hanging="300"/>
              <w:rPr>
                <w:b/>
                <w:sz w:val="16"/>
                <w:szCs w:val="16"/>
              </w:rPr>
            </w:pPr>
            <w:r w:rsidRPr="006B58E2">
              <w:rPr>
                <w:rFonts w:hint="eastAsia"/>
                <w:b/>
                <w:sz w:val="16"/>
                <w:szCs w:val="16"/>
              </w:rPr>
              <w:t>校验项</w:t>
            </w:r>
          </w:p>
        </w:tc>
        <w:tc>
          <w:tcPr>
            <w:tcW w:w="423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2E715624" w14:textId="77777777" w:rsidR="00A90658" w:rsidRPr="006B58E2" w:rsidRDefault="00A90658" w:rsidP="00A90658">
            <w:pPr>
              <w:spacing w:after="40"/>
              <w:ind w:left="420" w:hanging="300"/>
              <w:rPr>
                <w:b/>
                <w:sz w:val="16"/>
                <w:szCs w:val="16"/>
              </w:rPr>
            </w:pPr>
            <w:r w:rsidRPr="006B58E2">
              <w:rPr>
                <w:rFonts w:hint="eastAsia"/>
                <w:b/>
                <w:sz w:val="16"/>
                <w:szCs w:val="16"/>
              </w:rPr>
              <w:t>计算</w:t>
            </w:r>
          </w:p>
        </w:tc>
        <w:tc>
          <w:tcPr>
            <w:tcW w:w="150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4D026CBB" w14:textId="77777777" w:rsidR="00A90658" w:rsidRPr="006B58E2" w:rsidRDefault="00A90658" w:rsidP="00A90658">
            <w:pPr>
              <w:spacing w:after="40"/>
              <w:ind w:left="420" w:hanging="300"/>
              <w:rPr>
                <w:b/>
                <w:sz w:val="16"/>
                <w:szCs w:val="16"/>
              </w:rPr>
            </w:pPr>
            <w:r w:rsidRPr="006B58E2">
              <w:rPr>
                <w:rFonts w:hint="eastAsia"/>
                <w:b/>
                <w:sz w:val="16"/>
                <w:szCs w:val="16"/>
              </w:rPr>
              <w:t>结果</w:t>
            </w:r>
          </w:p>
        </w:tc>
      </w:tr>
      <w:tr w:rsidR="00A90658" w:rsidRPr="00CE7630" w14:paraId="671E24A9" w14:textId="77777777" w:rsidTr="001E243F">
        <w:trPr>
          <w:tblCellSpacing w:w="15" w:type="dxa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61EDC800" w14:textId="77777777" w:rsidR="00A90658" w:rsidRPr="006B58E2" w:rsidRDefault="00A90658" w:rsidP="00A90658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同一零件各包裹件数之和</w:t>
            </w:r>
            <w:r w:rsidRPr="006B58E2">
              <w:rPr>
                <w:sz w:val="16"/>
                <w:szCs w:val="16"/>
              </w:rPr>
              <w:t xml:space="preserve"> = 发票 Quantity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7A1E9877" w14:textId="77777777" w:rsidR="00A90658" w:rsidRPr="006B58E2" w:rsidRDefault="00A90658" w:rsidP="00A90658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2000543335/20：16 + 13 = 29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02CBFFBA" w14:textId="77777777" w:rsidR="00A90658" w:rsidRPr="006B58E2" w:rsidRDefault="00A90658" w:rsidP="00A90658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</w:tr>
      <w:tr w:rsidR="00A90658" w:rsidRPr="00CE7630" w14:paraId="1BEB1153" w14:textId="77777777" w:rsidTr="001E243F">
        <w:trPr>
          <w:tblCellSpacing w:w="15" w:type="dxa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0A715A0A" w14:textId="77777777" w:rsidR="00A90658" w:rsidRPr="006B58E2" w:rsidRDefault="00A90658" w:rsidP="00A90658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各包裹净重之和</w:t>
            </w:r>
            <w:r w:rsidRPr="006B58E2">
              <w:rPr>
                <w:sz w:val="16"/>
                <w:szCs w:val="16"/>
              </w:rPr>
              <w:t xml:space="preserve"> ≈ 箱单 Total Net Wts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3997F8AA" w14:textId="77777777" w:rsidR="00A90658" w:rsidRPr="006B58E2" w:rsidRDefault="00A90658" w:rsidP="00A90658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39.344 + 37.2 = 76.544 ≈ 76.5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162B7318" w14:textId="77777777" w:rsidR="00A90658" w:rsidRPr="006B58E2" w:rsidRDefault="00A90658" w:rsidP="00A90658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</w:tr>
      <w:tr w:rsidR="00A90658" w:rsidRPr="00CE7630" w14:paraId="0983104C" w14:textId="77777777" w:rsidTr="001E243F">
        <w:trPr>
          <w:tblCellSpacing w:w="15" w:type="dxa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24045A12" w14:textId="77777777" w:rsidR="00A90658" w:rsidRPr="006B58E2" w:rsidRDefault="00A90658" w:rsidP="00A90658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发票总净重</w:t>
            </w:r>
            <w:r w:rsidRPr="006B58E2">
              <w:rPr>
                <w:sz w:val="16"/>
                <w:szCs w:val="16"/>
              </w:rPr>
              <w:t xml:space="preserve"> ≈ 箱单 Total Net Wts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560031DD" w14:textId="77777777" w:rsidR="00A90658" w:rsidRPr="006B58E2" w:rsidRDefault="00A90658" w:rsidP="00A90658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0.315 + 71.311 + 4.918 = 76.544 ≈ 76.5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6085D682" w14:textId="77777777" w:rsidR="00A90658" w:rsidRPr="006B58E2" w:rsidRDefault="00A90658" w:rsidP="00A90658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</w:tr>
    </w:tbl>
    <w:p w14:paraId="01AE6065" w14:textId="2C5F6204" w:rsidR="00A90658" w:rsidRPr="006B58E2" w:rsidRDefault="00A90658" w:rsidP="00A90658">
      <w:pPr>
        <w:spacing w:after="40"/>
        <w:ind w:left="420" w:hanging="300"/>
        <w:rPr>
          <w:b/>
          <w:sz w:val="20"/>
          <w:szCs w:val="20"/>
        </w:rPr>
      </w:pPr>
      <w:r w:rsidRPr="006B58E2">
        <w:rPr>
          <w:rFonts w:hint="eastAsia"/>
          <w:b/>
          <w:sz w:val="20"/>
          <w:szCs w:val="20"/>
        </w:rPr>
        <w:t>第</w:t>
      </w:r>
      <w:r w:rsidRPr="006B58E2">
        <w:rPr>
          <w:b/>
          <w:sz w:val="20"/>
          <w:szCs w:val="20"/>
        </w:rPr>
        <w:t>6步</w:t>
      </w:r>
      <w:r w:rsidRPr="006B58E2">
        <w:rPr>
          <w:rFonts w:hint="eastAsia"/>
          <w:b/>
          <w:sz w:val="20"/>
          <w:szCs w:val="20"/>
        </w:rPr>
        <w:t>：导入模板</w:t>
      </w:r>
      <w:r w:rsidRPr="006B58E2">
        <w:rPr>
          <w:b/>
          <w:sz w:val="20"/>
          <w:szCs w:val="20"/>
        </w:rPr>
        <w:t>-DN表体</w:t>
      </w:r>
    </w:p>
    <w:p w14:paraId="32952149" w14:textId="77777777" w:rsidR="00F8591C" w:rsidRPr="00CE7630" w:rsidRDefault="00F8591C">
      <w:pPr>
        <w:spacing w:after="40"/>
        <w:ind w:left="420" w:hanging="300"/>
      </w:pPr>
    </w:p>
    <w:p w14:paraId="0938122A" w14:textId="47414A7E" w:rsidR="00D1328D" w:rsidRDefault="003C487A">
      <w:pPr>
        <w:pStyle w:val="Heading3"/>
      </w:pPr>
      <w:bookmarkStart w:id="5064" w:name="_Toc242459678"/>
      <w:r>
        <w:t>预报字段</w:t>
      </w:r>
      <w:bookmarkEnd w:id="5064"/>
    </w:p>
    <w:p w14:paraId="26BAA38A" w14:textId="7B311CCB" w:rsidR="003D1F9C" w:rsidRDefault="00592A33" w:rsidP="00C2326C">
      <w:r>
        <w:rPr>
          <w:noProof/>
        </w:rPr>
        <w:drawing>
          <wp:inline distT="0" distB="0" distL="0" distR="0" wp14:anchorId="12D98F66" wp14:editId="3A8DCB49">
            <wp:extent cx="6290310" cy="2240280"/>
            <wp:effectExtent l="0" t="0" r="0" b="7620"/>
            <wp:docPr id="186018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82877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"/>
        <w:gridCol w:w="2612"/>
        <w:gridCol w:w="3238"/>
        <w:gridCol w:w="3248"/>
      </w:tblGrid>
      <w:tr w:rsidR="00D1328D" w14:paraId="0938122F" w14:textId="77777777" w:rsidTr="00B37E9A">
        <w:trPr>
          <w:cantSplit/>
          <w:tblHeader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2B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2C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2D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取值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2E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示例</w:t>
            </w:r>
          </w:p>
        </w:tc>
      </w:tr>
      <w:tr w:rsidR="00D1328D" w14:paraId="09381234" w14:textId="77777777" w:rsidTr="00B37E9A">
        <w:trPr>
          <w:cantSplit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3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3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MAWB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3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运单左上角主单号，去掉中间英文字符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3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618 JHB 55078096 → 61855078096</w:t>
            </w:r>
          </w:p>
        </w:tc>
      </w:tr>
      <w:tr w:rsidR="00D1328D" w14:paraId="09381239" w14:textId="77777777" w:rsidTr="00B37E9A">
        <w:trPr>
          <w:cantSplit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3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3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HAWB/BL NO.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3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运单右上角 HAWB No.；无分单号用主单号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3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PKLA01571157</w:t>
            </w:r>
          </w:p>
        </w:tc>
      </w:tr>
      <w:tr w:rsidR="00D1328D" w14:paraId="0938123E" w14:textId="77777777" w:rsidTr="00B37E9A">
        <w:trPr>
          <w:cantSplit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3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3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Airline/Carrier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3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运单航司代码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3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SQ</w:t>
            </w:r>
          </w:p>
        </w:tc>
      </w:tr>
      <w:tr w:rsidR="00D1328D" w14:paraId="09381243" w14:textId="77777777" w:rsidTr="00B37E9A">
        <w:trPr>
          <w:cantSplit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3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4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Flight NO./Vessels NO.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4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运单航班号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4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SQ850/01</w:t>
            </w:r>
          </w:p>
        </w:tc>
      </w:tr>
      <w:tr w:rsidR="00D1328D" w14:paraId="09381248" w14:textId="77777777" w:rsidTr="00B37E9A">
        <w:trPr>
          <w:cantSplit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4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4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DG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4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通过邮件标题 / 是否有 UN 字段判断：参照运单 DIMS 位置框中是否有 UN 字段，有为 Y，无为 N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0B381E" w14:textId="77777777" w:rsidR="00D1328D" w:rsidRDefault="003C487A">
            <w:pPr>
              <w:spacing w:line="2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</w:t>
            </w:r>
          </w:p>
          <w:p w14:paraId="09381247" w14:textId="4E2D5129" w:rsidR="00A51599" w:rsidRDefault="00A51599">
            <w:pPr>
              <w:spacing w:line="260" w:lineRule="auto"/>
            </w:pPr>
            <w:r>
              <w:rPr>
                <w:noProof/>
              </w:rPr>
              <w:drawing>
                <wp:inline distT="0" distB="0" distL="0" distR="0" wp14:anchorId="3B8F65E4" wp14:editId="69834B6E">
                  <wp:extent cx="1943100" cy="1542872"/>
                  <wp:effectExtent l="0" t="0" r="0" b="635"/>
                  <wp:docPr id="417992369" name="图片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2B88766-B71A-4BED-6BEB-D0E7C054F12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>
                            <a:extLst>
                              <a:ext uri="{FF2B5EF4-FFF2-40B4-BE49-F238E27FC236}">
                                <a16:creationId xmlns:a16="http://schemas.microsoft.com/office/drawing/2014/main" id="{F2B88766-B71A-4BED-6BEB-D0E7C054F12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863" cy="155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328D" w14:paraId="0938124D" w14:textId="77777777" w:rsidTr="00B37E9A">
        <w:trPr>
          <w:cantSplit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4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4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C.W(KG)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4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运单计费重量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4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54.5</w:t>
            </w:r>
          </w:p>
        </w:tc>
      </w:tr>
      <w:tr w:rsidR="00D1328D" w14:paraId="09381252" w14:textId="77777777" w:rsidTr="00B37E9A">
        <w:trPr>
          <w:cantSplit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4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4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Terminal WH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5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按邮件正文抓取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5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东航2区406库</w:t>
            </w:r>
          </w:p>
        </w:tc>
      </w:tr>
      <w:tr w:rsidR="00D1328D" w14:paraId="09381257" w14:textId="77777777" w:rsidTr="00B37E9A">
        <w:trPr>
          <w:cantSplit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5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5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Avis/Shipping Log NO.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5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不填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5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—</w:t>
            </w:r>
          </w:p>
        </w:tc>
      </w:tr>
      <w:tr w:rsidR="00D1328D" w14:paraId="0938125C" w14:textId="77777777" w:rsidTr="00B37E9A">
        <w:trPr>
          <w:cantSplit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5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5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Package QTY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5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运单件数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5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1</w:t>
            </w:r>
          </w:p>
        </w:tc>
      </w:tr>
      <w:tr w:rsidR="00D1328D" w14:paraId="09381261" w14:textId="77777777" w:rsidTr="00B37E9A">
        <w:trPr>
          <w:cantSplit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5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5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G.W(KG)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5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运单毛重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6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21.0</w:t>
            </w:r>
          </w:p>
        </w:tc>
      </w:tr>
      <w:tr w:rsidR="00D1328D" w14:paraId="09381266" w14:textId="77777777" w:rsidTr="00B37E9A">
        <w:trPr>
          <w:cantSplit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6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6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VOL(m³)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6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长×宽×高（cm）÷ 1,000,000；多个包裹逐个折算后加总，保留三位小数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6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80×60×68/1000000 = 0.326</w:t>
            </w:r>
          </w:p>
        </w:tc>
      </w:tr>
      <w:tr w:rsidR="00D1328D" w14:paraId="0938126B" w14:textId="77777777" w:rsidTr="00B37E9A">
        <w:trPr>
          <w:cantSplit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6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6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Freight Charge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6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不填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6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—</w:t>
            </w:r>
          </w:p>
        </w:tc>
      </w:tr>
      <w:tr w:rsidR="00D1328D" w14:paraId="09381270" w14:textId="77777777" w:rsidTr="00B37E9A">
        <w:trPr>
          <w:cantSplit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6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6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Freight Currency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6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不填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6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—</w:t>
            </w:r>
          </w:p>
        </w:tc>
      </w:tr>
      <w:tr w:rsidR="00D1328D" w14:paraId="09381275" w14:textId="77777777" w:rsidTr="00B37E9A">
        <w:trPr>
          <w:cantSplit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7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7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Direct Flight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7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Y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7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Y</w:t>
            </w:r>
          </w:p>
        </w:tc>
      </w:tr>
      <w:tr w:rsidR="00D1328D" w14:paraId="0938127A" w14:textId="77777777" w:rsidTr="00B37E9A">
        <w:trPr>
          <w:cantSplit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7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7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Arrival Port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7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按邮件正文抓取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7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上海浦东国际机场</w:t>
            </w:r>
          </w:p>
        </w:tc>
      </w:tr>
      <w:tr w:rsidR="00D1328D" w14:paraId="0938127F" w14:textId="77777777" w:rsidTr="00B37E9A">
        <w:trPr>
          <w:cantSplit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7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7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Departure Port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7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新山（马来西亚）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7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新山（马来西亚）</w:t>
            </w:r>
          </w:p>
        </w:tc>
      </w:tr>
    </w:tbl>
    <w:p w14:paraId="09381280" w14:textId="77777777" w:rsidR="00D1328D" w:rsidRDefault="00D1328D">
      <w:pPr>
        <w:spacing w:after="80"/>
      </w:pPr>
    </w:p>
    <w:p w14:paraId="09381281" w14:textId="2ED3AA5A" w:rsidR="00D1328D" w:rsidRDefault="003C487A">
      <w:pPr>
        <w:pStyle w:val="Heading3"/>
      </w:pPr>
      <w:bookmarkStart w:id="5065" w:name="_Toc242459679"/>
      <w:r>
        <w:t>PDC 与 Email Mapping List</w:t>
      </w:r>
      <w:bookmarkEnd w:id="5065"/>
    </w:p>
    <w:p w14:paraId="20D7639B" w14:textId="7A852D5B" w:rsidR="00521258" w:rsidRDefault="00521258" w:rsidP="006B58E2">
      <w:pPr>
        <w:pStyle w:val="Heading4"/>
        <w:ind w:left="851" w:hanging="851"/>
      </w:pPr>
      <w:r>
        <w:rPr>
          <w:rFonts w:hint="eastAsia"/>
        </w:rPr>
        <w:t>解释：</w:t>
      </w:r>
    </w:p>
    <w:tbl>
      <w:tblPr>
        <w:tblW w:w="992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A2A2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4089"/>
        <w:gridCol w:w="3501"/>
      </w:tblGrid>
      <w:tr w:rsidR="00521258" w:rsidRPr="00521258" w14:paraId="5146551E" w14:textId="77777777" w:rsidTr="001E243F">
        <w:trPr>
          <w:trHeight w:val="505"/>
          <w:tblHeader/>
          <w:tblCellSpacing w:w="15" w:type="dxa"/>
        </w:trPr>
        <w:tc>
          <w:tcPr>
            <w:tcW w:w="2285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5A2DCDB8" w14:textId="77777777" w:rsidR="00521258" w:rsidRPr="00226F3D" w:rsidRDefault="00521258" w:rsidP="006B58E2">
            <w:r w:rsidRPr="00226F3D">
              <w:rPr>
                <w:rFonts w:hint="eastAsia"/>
              </w:rPr>
              <w:t>列</w:t>
            </w:r>
          </w:p>
        </w:tc>
        <w:tc>
          <w:tcPr>
            <w:tcW w:w="4059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2A39E3BC" w14:textId="77777777" w:rsidR="00521258" w:rsidRPr="00226F3D" w:rsidRDefault="00521258" w:rsidP="006B58E2">
            <w:r w:rsidRPr="00226F3D">
              <w:rPr>
                <w:rFonts w:hint="eastAsia"/>
              </w:rPr>
              <w:t>含义</w:t>
            </w:r>
          </w:p>
        </w:tc>
        <w:tc>
          <w:tcPr>
            <w:tcW w:w="3456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09E27F9D" w14:textId="2442F620" w:rsidR="00521258" w:rsidRPr="00226F3D" w:rsidRDefault="00521258" w:rsidP="006B58E2">
            <w:r>
              <w:rPr>
                <w:rFonts w:hint="eastAsia"/>
              </w:rPr>
              <w:t>作用</w:t>
            </w:r>
          </w:p>
        </w:tc>
      </w:tr>
      <w:tr w:rsidR="00521258" w:rsidRPr="00521258" w14:paraId="1DE82252" w14:textId="77777777" w:rsidTr="001E243F">
        <w:trPr>
          <w:tblCellSpacing w:w="15" w:type="dxa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123C4AC0" w14:textId="77777777" w:rsidR="00521258" w:rsidRPr="006B58E2" w:rsidRDefault="00521258" w:rsidP="006B58E2">
            <w:pPr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Account Number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2E0C5BFA" w14:textId="77777777" w:rsidR="00521258" w:rsidRPr="006B58E2" w:rsidRDefault="00521258" w:rsidP="006B58E2">
            <w:pPr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客户号，就是发票右上角的“</w:t>
            </w:r>
            <w:r w:rsidRPr="006B58E2">
              <w:rPr>
                <w:sz w:val="16"/>
                <w:szCs w:val="16"/>
              </w:rPr>
              <w:t>Customer NO.”</w:t>
            </w:r>
          </w:p>
        </w:tc>
        <w:tc>
          <w:tcPr>
            <w:tcW w:w="3456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2B315073" w14:textId="77777777" w:rsidR="00521258" w:rsidRPr="006B58E2" w:rsidRDefault="00521258" w:rsidP="006B58E2">
            <w:pPr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从发票</w:t>
            </w:r>
            <w:r w:rsidRPr="006B58E2">
              <w:rPr>
                <w:sz w:val="16"/>
                <w:szCs w:val="16"/>
              </w:rPr>
              <w:t xml:space="preserve"> PDF 读取，用来查表</w:t>
            </w:r>
          </w:p>
        </w:tc>
      </w:tr>
      <w:tr w:rsidR="00521258" w:rsidRPr="00521258" w14:paraId="211B7254" w14:textId="77777777" w:rsidTr="001E243F">
        <w:trPr>
          <w:tblCellSpacing w:w="15" w:type="dxa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6D7975C2" w14:textId="77777777" w:rsidR="00521258" w:rsidRPr="006B58E2" w:rsidRDefault="00521258" w:rsidP="006B58E2">
            <w:pPr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67A788BD" w14:textId="77777777" w:rsidR="00521258" w:rsidRPr="006B58E2" w:rsidRDefault="00521258" w:rsidP="006B58E2">
            <w:pPr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这个客户号对应的收货方名称</w:t>
            </w:r>
          </w:p>
        </w:tc>
        <w:tc>
          <w:tcPr>
            <w:tcW w:w="3456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21359ED7" w14:textId="77777777" w:rsidR="00521258" w:rsidRPr="006B58E2" w:rsidRDefault="00521258" w:rsidP="006B58E2">
            <w:pPr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只用于说明，不填进任何模板</w:t>
            </w:r>
          </w:p>
        </w:tc>
      </w:tr>
      <w:tr w:rsidR="00521258" w:rsidRPr="00521258" w14:paraId="6B248097" w14:textId="77777777" w:rsidTr="001E243F">
        <w:trPr>
          <w:tblCellSpacing w:w="15" w:type="dxa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34FDBA49" w14:textId="77777777" w:rsidR="00521258" w:rsidRPr="006B58E2" w:rsidRDefault="00521258" w:rsidP="006B58E2">
            <w:pPr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对应</w:t>
            </w:r>
            <w:r w:rsidRPr="006B58E2">
              <w:rPr>
                <w:sz w:val="16"/>
                <w:szCs w:val="16"/>
              </w:rPr>
              <w:t>PDC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04E05E16" w14:textId="77777777" w:rsidR="00521258" w:rsidRPr="006B58E2" w:rsidRDefault="00521258" w:rsidP="006B58E2">
            <w:pPr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收货仓代码</w:t>
            </w:r>
          </w:p>
        </w:tc>
        <w:tc>
          <w:tcPr>
            <w:tcW w:w="3456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2E86241F" w14:textId="77777777" w:rsidR="00521258" w:rsidRPr="006B58E2" w:rsidRDefault="00521258" w:rsidP="006B58E2">
            <w:pPr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填进</w:t>
            </w:r>
            <w:r w:rsidRPr="006B58E2">
              <w:rPr>
                <w:sz w:val="16"/>
                <w:szCs w:val="16"/>
              </w:rPr>
              <w:t xml:space="preserve"> INV 表头的 PDC 字段（下拉选项）</w:t>
            </w:r>
          </w:p>
        </w:tc>
      </w:tr>
      <w:tr w:rsidR="00521258" w:rsidRPr="00521258" w14:paraId="39B95A8B" w14:textId="77777777" w:rsidTr="001E243F">
        <w:trPr>
          <w:tblCellSpacing w:w="15" w:type="dxa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72661E0F" w14:textId="77777777" w:rsidR="00521258" w:rsidRPr="006B58E2" w:rsidRDefault="00521258" w:rsidP="006B58E2">
            <w:pPr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反馈结果收件人邮箱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529C135E" w14:textId="77777777" w:rsidR="00521258" w:rsidRPr="006B58E2" w:rsidRDefault="00521258" w:rsidP="006B58E2">
            <w:pPr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这个仓的通知收件人</w:t>
            </w:r>
          </w:p>
        </w:tc>
        <w:tc>
          <w:tcPr>
            <w:tcW w:w="3456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489FE8F8" w14:textId="77777777" w:rsidR="00521258" w:rsidRPr="006B58E2" w:rsidRDefault="00521258" w:rsidP="006B58E2">
            <w:pPr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回信时的收件人</w:t>
            </w:r>
          </w:p>
        </w:tc>
      </w:tr>
    </w:tbl>
    <w:p w14:paraId="096260A5" w14:textId="77777777" w:rsidR="00521258" w:rsidRDefault="00521258" w:rsidP="00C2326C"/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0"/>
        <w:gridCol w:w="2177"/>
        <w:gridCol w:w="1279"/>
        <w:gridCol w:w="5230"/>
      </w:tblGrid>
      <w:tr w:rsidR="00D1328D" w14:paraId="09381286" w14:textId="77777777" w:rsidTr="006B58E2">
        <w:trPr>
          <w:cantSplit/>
          <w:tblHeader/>
        </w:trPr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82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Account Number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83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84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对应PDC</w:t>
            </w:r>
          </w:p>
        </w:tc>
        <w:tc>
          <w:tcPr>
            <w:tcW w:w="5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85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反馈结果收件人邮箱</w:t>
            </w:r>
          </w:p>
        </w:tc>
      </w:tr>
      <w:tr w:rsidR="00D1328D" w14:paraId="0938128B" w14:textId="77777777" w:rsidTr="006B58E2">
        <w:trPr>
          <w:cantSplit/>
        </w:trPr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8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CN088933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8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MB Car / Van (Beijing) - RHVOR</w:t>
            </w:r>
          </w:p>
        </w:tc>
        <w:tc>
          <w:tcPr>
            <w:tcW w:w="1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8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BJ PDC</w:t>
            </w:r>
          </w:p>
        </w:tc>
        <w:tc>
          <w:tcPr>
            <w:tcW w:w="5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8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yue.zy.zhang@mercedes-benz.com; yang.liu@bjfcl.com; lu.wang@bjfcl.com; na.he@bjfcl.com; yu.c.chen@mercedes-benz.com; afang.zhang@mercedes-benz.com; pek_prealert-dpts@mercedes-benz.com</w:t>
            </w:r>
          </w:p>
        </w:tc>
      </w:tr>
      <w:tr w:rsidR="00D1328D" w14:paraId="09381290" w14:textId="77777777" w:rsidTr="006B58E2">
        <w:trPr>
          <w:cantSplit/>
        </w:trPr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8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CN088943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8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MB Car / Van (ShaoXing) - RHVOR</w:t>
            </w:r>
          </w:p>
        </w:tc>
        <w:tc>
          <w:tcPr>
            <w:tcW w:w="1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8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SX PDC</w:t>
            </w:r>
          </w:p>
        </w:tc>
        <w:tc>
          <w:tcPr>
            <w:tcW w:w="5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8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yongjian.sun@mercedes-benz.com; shichao.liu@mercedes-benz.com; huizhen.cai@mercedes.com; yaxun.huang@mercedes.com; daojia.lin@mercedes.com; lulu.shao@mercedes.com; zouxiaoli@nlocn.com; zhouyin@nlocn.com</w:t>
            </w:r>
          </w:p>
        </w:tc>
      </w:tr>
      <w:tr w:rsidR="00D1328D" w14:paraId="09381295" w14:textId="77777777" w:rsidTr="006B58E2">
        <w:trPr>
          <w:cantSplit/>
        </w:trPr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9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CN088953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9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MB Car / Van (Guangzhou) - RHVOR</w:t>
            </w:r>
          </w:p>
        </w:tc>
        <w:tc>
          <w:tcPr>
            <w:tcW w:w="1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9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GZ PDC</w:t>
            </w:r>
          </w:p>
        </w:tc>
        <w:tc>
          <w:tcPr>
            <w:tcW w:w="5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9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nan.n.zhao@mercedes-benz.com; xinyi.wang@mercedes-benz.com; jinyan.sun@mercedes-benz.com; leqian.he@mercedes-benz.com; jialei.yue@adp.com.cn; hjxj@adp.com.cn; wenwen.gao@mercedes-benz.com; jianbo.wu@mercedes-benz.com</w:t>
            </w:r>
          </w:p>
        </w:tc>
      </w:tr>
      <w:tr w:rsidR="00D1328D" w14:paraId="0938129A" w14:textId="77777777" w:rsidTr="006B58E2">
        <w:trPr>
          <w:cantSplit/>
        </w:trPr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9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CN081975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9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Hazmat (North 3PL Warehouse)</w:t>
            </w:r>
          </w:p>
        </w:tc>
        <w:tc>
          <w:tcPr>
            <w:tcW w:w="1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9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North 3PL</w:t>
            </w:r>
          </w:p>
        </w:tc>
        <w:tc>
          <w:tcPr>
            <w:tcW w:w="5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9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dpts-peralertnorth@mwclg.com; chenps@mwclg.com; liuqian@mwclg.com; yu.c.chen@mercedes-benz.com; yue.zy.zhang@mercedes-benz.com; cs03@efs.com.cn</w:t>
            </w:r>
          </w:p>
        </w:tc>
      </w:tr>
      <w:tr w:rsidR="00D1328D" w14:paraId="0938129F" w14:textId="77777777" w:rsidTr="006B58E2">
        <w:trPr>
          <w:cantSplit/>
        </w:trPr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9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CN088954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9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Hazmat (South 3PL Warehouse)</w:t>
            </w:r>
          </w:p>
        </w:tc>
        <w:tc>
          <w:tcPr>
            <w:tcW w:w="1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9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South 3PL</w:t>
            </w:r>
          </w:p>
        </w:tc>
        <w:tc>
          <w:tcPr>
            <w:tcW w:w="5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9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nan.n.zhao@mercedes-benz.com; xinyi.wang@mercedes-benz.com; wenwen.gao@mercedes-benz.com; limx@mwclg.com; dingjq@mwclg.com</w:t>
            </w:r>
          </w:p>
        </w:tc>
      </w:tr>
      <w:tr w:rsidR="00D1328D" w14:paraId="093812A4" w14:textId="77777777" w:rsidTr="006B58E2">
        <w:trPr>
          <w:cantSplit/>
        </w:trPr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A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CN088955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A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Hazmat (East 3PL Warehouse)</w:t>
            </w:r>
          </w:p>
        </w:tc>
        <w:tc>
          <w:tcPr>
            <w:tcW w:w="1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A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East 3PL</w:t>
            </w:r>
          </w:p>
        </w:tc>
        <w:tc>
          <w:tcPr>
            <w:tcW w:w="5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A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yongjian.sun@mercedes-benz.com; huizhen.cai@mercedes-benz.com; chenps@mwclg.com</w:t>
            </w:r>
          </w:p>
        </w:tc>
      </w:tr>
      <w:tr w:rsidR="00D1328D" w14:paraId="093812A9" w14:textId="77777777" w:rsidTr="006B58E2">
        <w:trPr>
          <w:cantSplit/>
        </w:trPr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A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CN088957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A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MB Car / Van (Kunshan) - RHVOR</w:t>
            </w:r>
          </w:p>
        </w:tc>
        <w:tc>
          <w:tcPr>
            <w:tcW w:w="1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A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KS PDC</w:t>
            </w:r>
          </w:p>
        </w:tc>
        <w:tc>
          <w:tcPr>
            <w:tcW w:w="5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A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shichao.liu@mercedes-benz.com; yongjian.sun@mercedes-benz.com; tangxiang@nlocn.com; zhouyin@nlocn.com</w:t>
            </w:r>
          </w:p>
        </w:tc>
      </w:tr>
      <w:tr w:rsidR="00D1328D" w14:paraId="093812AE" w14:textId="77777777" w:rsidTr="006B58E2">
        <w:trPr>
          <w:cantSplit/>
        </w:trPr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A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CN088956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A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Hazmat (West 3PL Warehouse)</w:t>
            </w:r>
          </w:p>
        </w:tc>
        <w:tc>
          <w:tcPr>
            <w:tcW w:w="1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A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West 3PL</w:t>
            </w:r>
          </w:p>
        </w:tc>
        <w:tc>
          <w:tcPr>
            <w:tcW w:w="5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A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nan.n.zhao@mercedes-benz.com; xinyi.wang@mercedes-benz.com; wenwen.gao@mercedes-benz.com; zhangjin@mwclg.com; liubin@mwclg.com; liuqian@mwclg.com</w:t>
            </w:r>
          </w:p>
        </w:tc>
      </w:tr>
      <w:tr w:rsidR="00D1328D" w14:paraId="093812B3" w14:textId="77777777" w:rsidTr="006B58E2">
        <w:trPr>
          <w:cantSplit/>
        </w:trPr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A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CN088958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B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MB Car / Van (Chengdu) - RHVOR</w:t>
            </w:r>
          </w:p>
        </w:tc>
        <w:tc>
          <w:tcPr>
            <w:tcW w:w="1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B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CD PDC</w:t>
            </w:r>
          </w:p>
        </w:tc>
        <w:tc>
          <w:tcPr>
            <w:tcW w:w="5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B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nan.n.zhao@mercedes-benz.com; xinyi.wang@mercedes-benz.com; wenwen.gao@mercedes-benz.com; li.k.chen@mercedes-benz.com; junjie.li@mercedes-benz.com</w:t>
            </w:r>
          </w:p>
        </w:tc>
      </w:tr>
    </w:tbl>
    <w:p w14:paraId="093812B4" w14:textId="77777777" w:rsidR="00D1328D" w:rsidRDefault="00D1328D">
      <w:pPr>
        <w:spacing w:after="80"/>
      </w:pPr>
    </w:p>
    <w:p w14:paraId="093812B5" w14:textId="77777777" w:rsidR="00D1328D" w:rsidRDefault="003C487A" w:rsidP="00B36356">
      <w:pPr>
        <w:pStyle w:val="Heading3"/>
      </w:pPr>
      <w:bookmarkStart w:id="5066" w:name="_Toc242459680"/>
      <w:del w:id="5067" w:author="Li, Chandler Changjun" w:date="2026-10-21T13:45:00Z" w16du:dateUtc="2026-10-21T05:45:00Z">
        <w:r w:rsidDel="00B36356">
          <w:delText xml:space="preserve">8.0.5 </w:delText>
        </w:r>
      </w:del>
      <w:r>
        <w:t>运行记录</w:t>
      </w:r>
      <w:bookmarkEnd w:id="5066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9"/>
        <w:gridCol w:w="5089"/>
        <w:gridCol w:w="4028"/>
      </w:tblGrid>
      <w:tr w:rsidR="00D1328D" w14:paraId="093812B9" w14:textId="77777777">
        <w:trPr>
          <w:cantSplit/>
          <w:tblHeader/>
        </w:trPr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B6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B7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列</w:t>
            </w:r>
          </w:p>
        </w:tc>
        <w:tc>
          <w:tcPr>
            <w:tcW w:w="4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B8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取值</w:t>
            </w:r>
          </w:p>
        </w:tc>
      </w:tr>
      <w:tr w:rsidR="00D1328D" w14:paraId="093812BD" w14:textId="77777777">
        <w:trPr>
          <w:cantSplit/>
        </w:trPr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B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B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Pre-alert receive date</w:t>
            </w:r>
          </w:p>
        </w:tc>
        <w:tc>
          <w:tcPr>
            <w:tcW w:w="4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B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预报邮件接收日期</w:t>
            </w:r>
          </w:p>
        </w:tc>
      </w:tr>
      <w:tr w:rsidR="00D1328D" w14:paraId="093812C1" w14:textId="77777777">
        <w:trPr>
          <w:cantSplit/>
        </w:trPr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B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B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PDC</w:t>
            </w:r>
          </w:p>
        </w:tc>
        <w:tc>
          <w:tcPr>
            <w:tcW w:w="4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C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IES+ 识别的 PDC</w:t>
            </w:r>
          </w:p>
        </w:tc>
      </w:tr>
      <w:tr w:rsidR="00D1328D" w14:paraId="093812C5" w14:textId="77777777">
        <w:trPr>
          <w:cantSplit/>
        </w:trPr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C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C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HAWB NO.</w:t>
            </w:r>
          </w:p>
        </w:tc>
        <w:tc>
          <w:tcPr>
            <w:tcW w:w="4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C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分单号</w:t>
            </w:r>
          </w:p>
        </w:tc>
      </w:tr>
      <w:tr w:rsidR="00D1328D" w14:paraId="093812C9" w14:textId="77777777">
        <w:trPr>
          <w:cantSplit/>
        </w:trPr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C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C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Invoice NO.</w:t>
            </w:r>
          </w:p>
        </w:tc>
        <w:tc>
          <w:tcPr>
            <w:tcW w:w="4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C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发票号</w:t>
            </w:r>
          </w:p>
        </w:tc>
      </w:tr>
      <w:tr w:rsidR="00D1328D" w14:paraId="093812CD" w14:textId="77777777">
        <w:trPr>
          <w:cantSplit/>
        </w:trPr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C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C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Invoice data creation result(Done/warning text content)</w:t>
            </w:r>
          </w:p>
        </w:tc>
        <w:tc>
          <w:tcPr>
            <w:tcW w:w="4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C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Done 或 Warning 原文</w:t>
            </w:r>
          </w:p>
        </w:tc>
      </w:tr>
      <w:tr w:rsidR="00D1328D" w14:paraId="093812D1" w14:textId="77777777">
        <w:trPr>
          <w:cantSplit/>
        </w:trPr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C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C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Pre-alert data creation result difference（Y/N）</w:t>
            </w:r>
          </w:p>
        </w:tc>
        <w:tc>
          <w:tcPr>
            <w:tcW w:w="4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D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IES+ Difference 字段</w:t>
            </w:r>
          </w:p>
        </w:tc>
      </w:tr>
      <w:tr w:rsidR="00D1328D" w14:paraId="093812D5" w14:textId="77777777">
        <w:trPr>
          <w:cantSplit/>
        </w:trPr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D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D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Invoice hardcopy upload(Y/N)</w:t>
            </w:r>
          </w:p>
        </w:tc>
        <w:tc>
          <w:tcPr>
            <w:tcW w:w="4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D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发票 PDF 上传结果</w:t>
            </w:r>
          </w:p>
        </w:tc>
      </w:tr>
      <w:tr w:rsidR="00D1328D" w14:paraId="093812D9" w14:textId="77777777">
        <w:trPr>
          <w:cantSplit/>
        </w:trPr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D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D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HAWB hardcopy upload(Y/N)</w:t>
            </w:r>
          </w:p>
        </w:tc>
        <w:tc>
          <w:tcPr>
            <w:tcW w:w="4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D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运单上传结果</w:t>
            </w:r>
          </w:p>
        </w:tc>
      </w:tr>
      <w:tr w:rsidR="00D1328D" w14:paraId="093812DD" w14:textId="77777777">
        <w:trPr>
          <w:cantSplit/>
        </w:trPr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D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D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MSDS upload(Y/N/不涉及)</w:t>
            </w:r>
          </w:p>
        </w:tc>
        <w:tc>
          <w:tcPr>
            <w:tcW w:w="4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D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MSDS 上传结果；无 MSDS 记“不涉及”</w:t>
            </w:r>
          </w:p>
        </w:tc>
      </w:tr>
      <w:tr w:rsidR="00D1328D" w14:paraId="093812E1" w14:textId="77777777">
        <w:trPr>
          <w:cantSplit/>
        </w:trPr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D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D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Shippers_Decl upload(Y/N/不涉及)</w:t>
            </w:r>
          </w:p>
        </w:tc>
        <w:tc>
          <w:tcPr>
            <w:tcW w:w="4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E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Shipper 上传结果；无 Shipper 记“不涉及”</w:t>
            </w:r>
          </w:p>
        </w:tc>
      </w:tr>
      <w:tr w:rsidR="00D1328D" w14:paraId="093812E5" w14:textId="77777777">
        <w:trPr>
          <w:cantSplit/>
        </w:trPr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E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E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Process date</w:t>
            </w:r>
          </w:p>
        </w:tc>
        <w:tc>
          <w:tcPr>
            <w:tcW w:w="4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E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Portal 执行日期，到日</w:t>
            </w:r>
          </w:p>
        </w:tc>
      </w:tr>
    </w:tbl>
    <w:p w14:paraId="093812E6" w14:textId="2970825E" w:rsidR="00D1328D" w:rsidRDefault="002602E8">
      <w:pPr>
        <w:spacing w:after="80"/>
      </w:pPr>
      <w:r>
        <w:rPr>
          <w:noProof/>
        </w:rPr>
        <w:drawing>
          <wp:inline distT="0" distB="0" distL="0" distR="0" wp14:anchorId="5C461A67" wp14:editId="2CB73FE1">
            <wp:extent cx="6278880" cy="3759200"/>
            <wp:effectExtent l="0" t="0" r="7620" b="0"/>
            <wp:docPr id="1881620970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9DFC6609-C535-D161-98B2-DDBD01A485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>
                      <a:extLst>
                        <a:ext uri="{FF2B5EF4-FFF2-40B4-BE49-F238E27FC236}">
                          <a16:creationId xmlns:a16="http://schemas.microsoft.com/office/drawing/2014/main" id="{9DFC6609-C535-D161-98B2-DDBD01A485E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6313784" cy="378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12E7" w14:textId="77777777" w:rsidR="00D1328D" w:rsidRDefault="003C487A">
      <w:pPr>
        <w:pStyle w:val="Heading2"/>
      </w:pPr>
      <w:bookmarkStart w:id="5068" w:name="_Toc242459681"/>
      <w:del w:id="5069" w:author="Li, Chandler Changjun" w:date="2026-10-19T22:13:00Z" w16du:dateUtc="2026-10-19T14:13:00Z">
        <w:r w:rsidDel="00493927">
          <w:delText xml:space="preserve">8.1 </w:delText>
        </w:r>
      </w:del>
      <w:r>
        <w:t>数据模型</w:t>
      </w:r>
      <w:bookmarkEnd w:id="5068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2"/>
        <w:gridCol w:w="4539"/>
        <w:gridCol w:w="3827"/>
      </w:tblGrid>
      <w:tr w:rsidR="002904BE" w:rsidDel="00517006" w14:paraId="093812EA" w14:textId="345157AB" w:rsidTr="006B58E2">
        <w:trPr>
          <w:cantSplit/>
          <w:tblHeader/>
          <w:del w:id="5070" w:author="Li, Chandler Changjun" w:date="2026-10-21T14:59:00Z" w16du:dateUtc="2026-10-21T06:59:00Z"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E8" w14:textId="77777777" w:rsidR="002904BE" w:rsidDel="00517006" w:rsidRDefault="002904BE">
            <w:pPr>
              <w:spacing w:line="260" w:lineRule="auto"/>
              <w:rPr>
                <w:del w:id="5071" w:author="Li, Chandler Changjun" w:date="2026-10-21T14:59:00Z" w16du:dateUtc="2026-10-21T06:59:00Z"/>
              </w:rPr>
            </w:pPr>
            <w:del w:id="5072" w:author="Li, Chandler Changjun" w:date="2026-10-21T14:59:00Z" w16du:dateUtc="2026-10-21T06:59:00Z">
              <w:r w:rsidDel="00517006">
                <w:rPr>
                  <w:b/>
                  <w:bCs/>
                  <w:sz w:val="16"/>
                  <w:szCs w:val="16"/>
                </w:rPr>
                <w:delText>实体</w:delText>
              </w:r>
            </w:del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E9" w14:textId="77777777" w:rsidR="002904BE" w:rsidDel="00517006" w:rsidRDefault="002904BE">
            <w:pPr>
              <w:spacing w:line="260" w:lineRule="auto"/>
              <w:rPr>
                <w:del w:id="5073" w:author="Li, Chandler Changjun" w:date="2026-10-21T14:59:00Z" w16du:dateUtc="2026-10-21T06:59:00Z"/>
              </w:rPr>
            </w:pPr>
            <w:del w:id="5074" w:author="Li, Chandler Changjun" w:date="2026-10-21T14:59:00Z" w16du:dateUtc="2026-10-21T06:59:00Z">
              <w:r w:rsidDel="00517006">
                <w:rPr>
                  <w:b/>
                  <w:bCs/>
                  <w:sz w:val="16"/>
                  <w:szCs w:val="16"/>
                </w:rPr>
                <w:delText>关键字段</w:delText>
              </w:r>
            </w:del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14:paraId="28FF9E29" w14:textId="115DDBED" w:rsidR="002904BE" w:rsidDel="00517006" w:rsidRDefault="002904BE">
            <w:pPr>
              <w:spacing w:line="260" w:lineRule="auto"/>
              <w:rPr>
                <w:del w:id="5075" w:author="Li, Chandler Changjun" w:date="2026-10-21T14:59:00Z" w16du:dateUtc="2026-10-21T06:59:00Z"/>
                <w:b/>
                <w:bCs/>
                <w:sz w:val="16"/>
                <w:szCs w:val="16"/>
              </w:rPr>
            </w:pPr>
            <w:del w:id="5076" w:author="Li, Chandler Changjun" w:date="2026-10-21T14:59:00Z" w16du:dateUtc="2026-10-21T06:59:00Z">
              <w:r w:rsidDel="00517006">
                <w:rPr>
                  <w:rFonts w:hint="eastAsia"/>
                  <w:b/>
                  <w:bCs/>
                  <w:sz w:val="16"/>
                  <w:szCs w:val="16"/>
                </w:rPr>
                <w:delText>页面调用</w:delText>
              </w:r>
            </w:del>
          </w:p>
        </w:tc>
      </w:tr>
      <w:tr w:rsidR="002904BE" w:rsidDel="00517006" w14:paraId="093812ED" w14:textId="3A2F6863" w:rsidTr="006B58E2">
        <w:trPr>
          <w:cantSplit/>
          <w:del w:id="5077" w:author="Li, Chandler Changjun" w:date="2026-10-21T14:59:00Z" w16du:dateUtc="2026-10-21T06:59:00Z"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EB" w14:textId="77777777" w:rsidR="002904BE" w:rsidDel="00517006" w:rsidRDefault="002904BE">
            <w:pPr>
              <w:spacing w:line="260" w:lineRule="auto"/>
              <w:rPr>
                <w:del w:id="5078" w:author="Li, Chandler Changjun" w:date="2026-10-21T14:59:00Z" w16du:dateUtc="2026-10-21T06:59:00Z"/>
              </w:rPr>
            </w:pPr>
            <w:del w:id="5079" w:author="Li, Chandler Changjun" w:date="2026-10-21T14:59:00Z" w16du:dateUtc="2026-10-21T06:59:00Z">
              <w:r w:rsidDel="00517006">
                <w:rPr>
                  <w:sz w:val="16"/>
                  <w:szCs w:val="16"/>
                </w:rPr>
                <w:delText>任务</w:delText>
              </w:r>
            </w:del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EC" w14:textId="77777777" w:rsidR="002904BE" w:rsidDel="00517006" w:rsidRDefault="002904BE">
            <w:pPr>
              <w:spacing w:line="260" w:lineRule="auto"/>
              <w:rPr>
                <w:del w:id="5080" w:author="Li, Chandler Changjun" w:date="2026-10-21T14:59:00Z" w16du:dateUtc="2026-10-21T06:59:00Z"/>
              </w:rPr>
            </w:pPr>
            <w:del w:id="5081" w:author="Li, Chandler Changjun" w:date="2026-10-21T14:59:00Z" w16du:dateUtc="2026-10-21T06:59:00Z">
              <w:r w:rsidDel="00517006">
                <w:rPr>
                  <w:sz w:val="16"/>
                  <w:szCs w:val="16"/>
                </w:rPr>
                <w:delText>任务编号、HAWB No.、MAWB、触发来源、状态</w:delText>
              </w:r>
            </w:del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47E770" w14:textId="353DE23C" w:rsidR="002904BE" w:rsidDel="00517006" w:rsidRDefault="00E42AC5">
            <w:pPr>
              <w:spacing w:line="260" w:lineRule="auto"/>
              <w:rPr>
                <w:del w:id="5082" w:author="Li, Chandler Changjun" w:date="2026-10-21T14:59:00Z" w16du:dateUtc="2026-10-21T06:59:00Z"/>
                <w:sz w:val="16"/>
                <w:szCs w:val="16"/>
              </w:rPr>
            </w:pPr>
            <w:del w:id="5083" w:author="Li, Chandler Changjun" w:date="2026-10-21T14:59:00Z" w16du:dateUtc="2026-10-21T06:59:00Z">
              <w:r w:rsidRPr="00E42AC5" w:rsidDel="00517006">
                <w:rPr>
                  <w:sz w:val="16"/>
                  <w:szCs w:val="16"/>
                </w:rPr>
                <w:delText>任务中心列表、工作台统计</w:delText>
              </w:r>
            </w:del>
          </w:p>
        </w:tc>
      </w:tr>
      <w:tr w:rsidR="002904BE" w:rsidDel="00517006" w14:paraId="093812F0" w14:textId="350D8F51" w:rsidTr="006B58E2">
        <w:trPr>
          <w:cantSplit/>
          <w:del w:id="5084" w:author="Li, Chandler Changjun" w:date="2026-10-21T14:59:00Z" w16du:dateUtc="2026-10-21T06:59:00Z"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EE" w14:textId="77777777" w:rsidR="002904BE" w:rsidDel="00517006" w:rsidRDefault="002904BE">
            <w:pPr>
              <w:spacing w:line="260" w:lineRule="auto"/>
              <w:rPr>
                <w:del w:id="5085" w:author="Li, Chandler Changjun" w:date="2026-10-21T14:59:00Z" w16du:dateUtc="2026-10-21T06:59:00Z"/>
              </w:rPr>
            </w:pPr>
            <w:del w:id="5086" w:author="Li, Chandler Changjun" w:date="2026-10-21T14:59:00Z" w16du:dateUtc="2026-10-21T06:59:00Z">
              <w:r w:rsidDel="00517006">
                <w:rPr>
                  <w:sz w:val="16"/>
                  <w:szCs w:val="16"/>
                </w:rPr>
                <w:delText>执行实例</w:delText>
              </w:r>
            </w:del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EF" w14:textId="77777777" w:rsidR="002904BE" w:rsidDel="00517006" w:rsidRDefault="002904BE">
            <w:pPr>
              <w:spacing w:line="260" w:lineRule="auto"/>
              <w:rPr>
                <w:del w:id="5087" w:author="Li, Chandler Changjun" w:date="2026-10-21T14:59:00Z" w16du:dateUtc="2026-10-21T06:59:00Z"/>
              </w:rPr>
            </w:pPr>
            <w:del w:id="5088" w:author="Li, Chandler Changjun" w:date="2026-10-21T14:59:00Z" w16du:dateUtc="2026-10-21T06:59:00Z">
              <w:r w:rsidDel="00517006">
                <w:rPr>
                  <w:sz w:val="16"/>
                  <w:szCs w:val="16"/>
                </w:rPr>
                <w:delText>实例号、原因、开始时间、状态、模板版本</w:delText>
              </w:r>
            </w:del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DF73FF" w14:textId="10B85C83" w:rsidR="002904BE" w:rsidDel="00517006" w:rsidRDefault="005065E4">
            <w:pPr>
              <w:spacing w:line="260" w:lineRule="auto"/>
              <w:rPr>
                <w:del w:id="5089" w:author="Li, Chandler Changjun" w:date="2026-10-21T14:59:00Z" w16du:dateUtc="2026-10-21T06:59:00Z"/>
                <w:sz w:val="16"/>
                <w:szCs w:val="16"/>
              </w:rPr>
            </w:pPr>
            <w:del w:id="5090" w:author="Li, Chandler Changjun" w:date="2026-10-21T14:59:00Z" w16du:dateUtc="2026-10-21T06:59:00Z">
              <w:r w:rsidRPr="005065E4" w:rsidDel="00517006">
                <w:rPr>
                  <w:sz w:val="16"/>
                  <w:szCs w:val="16"/>
                </w:rPr>
                <w:delText>任务详情的执行实例切换、执行次数、重跑</w:delText>
              </w:r>
            </w:del>
          </w:p>
        </w:tc>
      </w:tr>
      <w:tr w:rsidR="002904BE" w:rsidDel="00517006" w14:paraId="093812F3" w14:textId="7E07E098" w:rsidTr="006B58E2">
        <w:trPr>
          <w:cantSplit/>
          <w:del w:id="5091" w:author="Li, Chandler Changjun" w:date="2026-10-21T14:59:00Z" w16du:dateUtc="2026-10-21T06:59:00Z"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F1" w14:textId="77777777" w:rsidR="002904BE" w:rsidDel="00517006" w:rsidRDefault="002904BE">
            <w:pPr>
              <w:spacing w:line="260" w:lineRule="auto"/>
              <w:rPr>
                <w:del w:id="5092" w:author="Li, Chandler Changjun" w:date="2026-10-21T14:59:00Z" w16du:dateUtc="2026-10-21T06:59:00Z"/>
              </w:rPr>
            </w:pPr>
            <w:del w:id="5093" w:author="Li, Chandler Changjun" w:date="2026-10-21T14:59:00Z" w16du:dateUtc="2026-10-21T06:59:00Z">
              <w:r w:rsidDel="00517006">
                <w:rPr>
                  <w:sz w:val="16"/>
                  <w:szCs w:val="16"/>
                </w:rPr>
                <w:delText>节点执行</w:delText>
              </w:r>
            </w:del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F2" w14:textId="77777777" w:rsidR="002904BE" w:rsidDel="00517006" w:rsidRDefault="002904BE">
            <w:pPr>
              <w:spacing w:line="260" w:lineRule="auto"/>
              <w:rPr>
                <w:del w:id="5094" w:author="Li, Chandler Changjun" w:date="2026-10-21T14:59:00Z" w16du:dateUtc="2026-10-21T06:59:00Z"/>
              </w:rPr>
            </w:pPr>
            <w:del w:id="5095" w:author="Li, Chandler Changjun" w:date="2026-10-21T14:59:00Z" w16du:dateUtc="2026-10-21T06:59:00Z">
              <w:r w:rsidDel="00517006">
                <w:rPr>
                  <w:sz w:val="16"/>
                  <w:szCs w:val="16"/>
                </w:rPr>
                <w:delText>节点、状态、说明、错误信息、证据、文件</w:delText>
              </w:r>
            </w:del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2BA3C8" w14:textId="74B2A57C" w:rsidR="002904BE" w:rsidDel="00517006" w:rsidRDefault="005065E4">
            <w:pPr>
              <w:spacing w:line="260" w:lineRule="auto"/>
              <w:rPr>
                <w:del w:id="5096" w:author="Li, Chandler Changjun" w:date="2026-10-21T14:59:00Z" w16du:dateUtc="2026-10-21T06:59:00Z"/>
                <w:sz w:val="16"/>
                <w:szCs w:val="16"/>
              </w:rPr>
            </w:pPr>
            <w:del w:id="5097" w:author="Li, Chandler Changjun" w:date="2026-10-21T14:59:00Z" w16du:dateUtc="2026-10-21T06:59:00Z">
              <w:r w:rsidRPr="005065E4" w:rsidDel="00517006">
                <w:rPr>
                  <w:sz w:val="16"/>
                  <w:szCs w:val="16"/>
                </w:rPr>
                <w:delText>任务详情左侧节点轨迹、当前环节、错误信息</w:delText>
              </w:r>
            </w:del>
          </w:p>
        </w:tc>
      </w:tr>
      <w:tr w:rsidR="002904BE" w:rsidDel="00517006" w14:paraId="093812F6" w14:textId="134A82EB" w:rsidTr="006B58E2">
        <w:trPr>
          <w:cantSplit/>
          <w:del w:id="5098" w:author="Li, Chandler Changjun" w:date="2026-10-21T14:59:00Z" w16du:dateUtc="2026-10-21T06:59:00Z"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F4" w14:textId="77777777" w:rsidR="002904BE" w:rsidDel="00517006" w:rsidRDefault="002904BE">
            <w:pPr>
              <w:spacing w:line="260" w:lineRule="auto"/>
              <w:rPr>
                <w:del w:id="5099" w:author="Li, Chandler Changjun" w:date="2026-10-21T14:59:00Z" w16du:dateUtc="2026-10-21T06:59:00Z"/>
              </w:rPr>
            </w:pPr>
            <w:del w:id="5100" w:author="Li, Chandler Changjun" w:date="2026-10-21T14:59:00Z" w16du:dateUtc="2026-10-21T06:59:00Z">
              <w:r w:rsidDel="00517006">
                <w:rPr>
                  <w:sz w:val="16"/>
                  <w:szCs w:val="16"/>
                </w:rPr>
                <w:delText>字段值</w:delText>
              </w:r>
            </w:del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F5" w14:textId="77777777" w:rsidR="002904BE" w:rsidDel="00517006" w:rsidRDefault="002904BE">
            <w:pPr>
              <w:spacing w:line="260" w:lineRule="auto"/>
              <w:rPr>
                <w:del w:id="5101" w:author="Li, Chandler Changjun" w:date="2026-10-21T14:59:00Z" w16du:dateUtc="2026-10-21T06:59:00Z"/>
              </w:rPr>
            </w:pPr>
            <w:del w:id="5102" w:author="Li, Chandler Changjun" w:date="2026-10-21T14:59:00Z" w16du:dateUtc="2026-10-21T06:59:00Z">
              <w:r w:rsidDel="00517006">
                <w:rPr>
                  <w:sz w:val="16"/>
                  <w:szCs w:val="16"/>
                </w:rPr>
                <w:delText>节点、字段名、值、来源、置信度、定位（文件 / 页 / 坐标）</w:delText>
              </w:r>
            </w:del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3B9F28" w14:textId="6FDB5A6D" w:rsidR="002904BE" w:rsidDel="00517006" w:rsidRDefault="005065E4">
            <w:pPr>
              <w:spacing w:line="260" w:lineRule="auto"/>
              <w:rPr>
                <w:del w:id="5103" w:author="Li, Chandler Changjun" w:date="2026-10-21T14:59:00Z" w16du:dateUtc="2026-10-21T06:59:00Z"/>
                <w:sz w:val="16"/>
                <w:szCs w:val="16"/>
              </w:rPr>
            </w:pPr>
            <w:del w:id="5104" w:author="Li, Chandler Changjun" w:date="2026-10-21T14:59:00Z" w16du:dateUtc="2026-10-21T06:59:00Z">
              <w:r w:rsidRPr="005065E4" w:rsidDel="00517006">
                <w:rPr>
                  <w:sz w:val="16"/>
                  <w:szCs w:val="16"/>
                </w:rPr>
                <w:delText>任务详情字段面板（含定位、置信度）</w:delText>
              </w:r>
            </w:del>
          </w:p>
        </w:tc>
      </w:tr>
      <w:tr w:rsidR="002904BE" w:rsidDel="00517006" w14:paraId="093812F9" w14:textId="12AA62EC" w:rsidTr="006B58E2">
        <w:trPr>
          <w:cantSplit/>
          <w:del w:id="5105" w:author="Li, Chandler Changjun" w:date="2026-10-21T14:59:00Z" w16du:dateUtc="2026-10-21T06:59:00Z"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F7" w14:textId="77777777" w:rsidR="002904BE" w:rsidDel="00517006" w:rsidRDefault="002904BE">
            <w:pPr>
              <w:spacing w:line="260" w:lineRule="auto"/>
              <w:rPr>
                <w:del w:id="5106" w:author="Li, Chandler Changjun" w:date="2026-10-21T14:59:00Z" w16du:dateUtc="2026-10-21T06:59:00Z"/>
              </w:rPr>
            </w:pPr>
            <w:del w:id="5107" w:author="Li, Chandler Changjun" w:date="2026-10-21T14:59:00Z" w16du:dateUtc="2026-10-21T06:59:00Z">
              <w:r w:rsidDel="00517006">
                <w:rPr>
                  <w:sz w:val="16"/>
                  <w:szCs w:val="16"/>
                </w:rPr>
                <w:delText>字段修正</w:delText>
              </w:r>
            </w:del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F8" w14:textId="77777777" w:rsidR="002904BE" w:rsidDel="00517006" w:rsidRDefault="002904BE">
            <w:pPr>
              <w:spacing w:line="260" w:lineRule="auto"/>
              <w:rPr>
                <w:del w:id="5108" w:author="Li, Chandler Changjun" w:date="2026-10-21T14:59:00Z" w16du:dateUtc="2026-10-21T06:59:00Z"/>
              </w:rPr>
            </w:pPr>
            <w:del w:id="5109" w:author="Li, Chandler Changjun" w:date="2026-10-21T14:59:00Z" w16du:dateUtc="2026-10-21T06:59:00Z">
              <w:r w:rsidDel="00517006">
                <w:rPr>
                  <w:sz w:val="16"/>
                  <w:szCs w:val="16"/>
                </w:rPr>
                <w:delText>字段、原值、新值、操作人、时间、执行实例</w:delText>
              </w:r>
            </w:del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D17E0A" w14:textId="5E3D5629" w:rsidR="002904BE" w:rsidDel="00517006" w:rsidRDefault="005065E4">
            <w:pPr>
              <w:spacing w:line="260" w:lineRule="auto"/>
              <w:rPr>
                <w:del w:id="5110" w:author="Li, Chandler Changjun" w:date="2026-10-21T14:59:00Z" w16du:dateUtc="2026-10-21T06:59:00Z"/>
                <w:sz w:val="16"/>
                <w:szCs w:val="16"/>
              </w:rPr>
            </w:pPr>
            <w:del w:id="5111" w:author="Li, Chandler Changjun" w:date="2026-10-21T14:59:00Z" w16du:dateUtc="2026-10-21T06:59:00Z">
              <w:r w:rsidRPr="005065E4" w:rsidDel="00517006">
                <w:rPr>
                  <w:sz w:val="16"/>
                  <w:szCs w:val="16"/>
                </w:rPr>
                <w:delText>字段修正留痕、重跑时带上修正值</w:delText>
              </w:r>
            </w:del>
          </w:p>
        </w:tc>
      </w:tr>
      <w:tr w:rsidR="002904BE" w:rsidDel="00517006" w14:paraId="093812FC" w14:textId="38340E23" w:rsidTr="006B58E2">
        <w:trPr>
          <w:cantSplit/>
          <w:del w:id="5112" w:author="Li, Chandler Changjun" w:date="2026-10-21T14:59:00Z" w16du:dateUtc="2026-10-21T06:59:00Z"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FA" w14:textId="77777777" w:rsidR="002904BE" w:rsidDel="00517006" w:rsidRDefault="002904BE">
            <w:pPr>
              <w:spacing w:line="260" w:lineRule="auto"/>
              <w:rPr>
                <w:del w:id="5113" w:author="Li, Chandler Changjun" w:date="2026-10-21T14:59:00Z" w16du:dateUtc="2026-10-21T06:59:00Z"/>
              </w:rPr>
            </w:pPr>
            <w:del w:id="5114" w:author="Li, Chandler Changjun" w:date="2026-10-21T14:59:00Z" w16du:dateUtc="2026-10-21T06:59:00Z">
              <w:r w:rsidDel="00517006">
                <w:rPr>
                  <w:sz w:val="16"/>
                  <w:szCs w:val="16"/>
                </w:rPr>
                <w:delText>邮件</w:delText>
              </w:r>
            </w:del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FB" w14:textId="77777777" w:rsidR="002904BE" w:rsidDel="00517006" w:rsidRDefault="002904BE">
            <w:pPr>
              <w:spacing w:line="260" w:lineRule="auto"/>
              <w:rPr>
                <w:del w:id="5115" w:author="Li, Chandler Changjun" w:date="2026-10-21T14:59:00Z" w16du:dateUtc="2026-10-21T06:59:00Z"/>
              </w:rPr>
            </w:pPr>
            <w:del w:id="5116" w:author="Li, Chandler Changjun" w:date="2026-10-21T14:59:00Z" w16du:dateUtc="2026-10-21T06:59:00Z">
              <w:r w:rsidDel="00517006">
                <w:rPr>
                  <w:sz w:val="16"/>
                  <w:szCs w:val="16"/>
                </w:rPr>
                <w:delText>邮件 ID、主题、发件人、接收时间、任务</w:delText>
              </w:r>
            </w:del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82347F" w14:textId="6313C89C" w:rsidR="002904BE" w:rsidDel="00517006" w:rsidRDefault="00747205">
            <w:pPr>
              <w:spacing w:line="260" w:lineRule="auto"/>
              <w:rPr>
                <w:del w:id="5117" w:author="Li, Chandler Changjun" w:date="2026-10-21T14:59:00Z" w16du:dateUtc="2026-10-21T06:59:00Z"/>
                <w:sz w:val="16"/>
                <w:szCs w:val="16"/>
              </w:rPr>
            </w:pPr>
            <w:del w:id="5118" w:author="Li, Chandler Changjun" w:date="2026-10-21T14:59:00Z" w16du:dateUtc="2026-10-21T06:59:00Z">
              <w:r w:rsidRPr="00747205" w:rsidDel="00517006">
                <w:rPr>
                  <w:sz w:val="16"/>
                  <w:szCs w:val="16"/>
                </w:rPr>
                <w:delText>N1 捕捉邮件、查重（同 HAWB 的重复 / 更正邮件）</w:delText>
              </w:r>
            </w:del>
          </w:p>
        </w:tc>
      </w:tr>
      <w:tr w:rsidR="002904BE" w:rsidDel="00517006" w14:paraId="093812FF" w14:textId="06681E4C" w:rsidTr="006B58E2">
        <w:trPr>
          <w:cantSplit/>
          <w:del w:id="5119" w:author="Li, Chandler Changjun" w:date="2026-10-21T14:59:00Z" w16du:dateUtc="2026-10-21T06:59:00Z"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FD" w14:textId="77777777" w:rsidR="002904BE" w:rsidDel="00517006" w:rsidRDefault="002904BE">
            <w:pPr>
              <w:spacing w:line="260" w:lineRule="auto"/>
              <w:rPr>
                <w:del w:id="5120" w:author="Li, Chandler Changjun" w:date="2026-10-21T14:59:00Z" w16du:dateUtc="2026-10-21T06:59:00Z"/>
              </w:rPr>
            </w:pPr>
            <w:del w:id="5121" w:author="Li, Chandler Changjun" w:date="2026-10-21T14:59:00Z" w16du:dateUtc="2026-10-21T06:59:00Z">
              <w:r w:rsidDel="00517006">
                <w:rPr>
                  <w:sz w:val="16"/>
                  <w:szCs w:val="16"/>
                </w:rPr>
                <w:delText>附件</w:delText>
              </w:r>
            </w:del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FE" w14:textId="77777777" w:rsidR="002904BE" w:rsidDel="00517006" w:rsidRDefault="002904BE">
            <w:pPr>
              <w:spacing w:line="260" w:lineRule="auto"/>
              <w:rPr>
                <w:del w:id="5122" w:author="Li, Chandler Changjun" w:date="2026-10-21T14:59:00Z" w16du:dateUtc="2026-10-21T06:59:00Z"/>
              </w:rPr>
            </w:pPr>
            <w:del w:id="5123" w:author="Li, Chandler Changjun" w:date="2026-10-21T14:59:00Z" w16du:dateUtc="2026-10-21T06:59:00Z">
              <w:r w:rsidDel="00517006">
                <w:rPr>
                  <w:sz w:val="16"/>
                  <w:szCs w:val="16"/>
                </w:rPr>
                <w:delText>原文件名、种类、新文件名、归档路径</w:delText>
              </w:r>
            </w:del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62428E" w14:textId="69949661" w:rsidR="002904BE" w:rsidDel="00517006" w:rsidRDefault="00747205">
            <w:pPr>
              <w:spacing w:line="260" w:lineRule="auto"/>
              <w:rPr>
                <w:del w:id="5124" w:author="Li, Chandler Changjun" w:date="2026-10-21T14:59:00Z" w16du:dateUtc="2026-10-21T06:59:00Z"/>
                <w:sz w:val="16"/>
                <w:szCs w:val="16"/>
              </w:rPr>
            </w:pPr>
            <w:del w:id="5125" w:author="Li, Chandler Changjun" w:date="2026-10-21T14:59:00Z" w16du:dateUtc="2026-10-21T06:59:00Z">
              <w:r w:rsidRPr="00747205" w:rsidDel="00517006">
                <w:rPr>
                  <w:sz w:val="16"/>
                  <w:szCs w:val="16"/>
                </w:rPr>
                <w:delText>N2 下载附件重命名并归档、Share Point</w:delText>
              </w:r>
            </w:del>
          </w:p>
        </w:tc>
      </w:tr>
      <w:tr w:rsidR="002904BE" w:rsidDel="00517006" w14:paraId="09381302" w14:textId="612F1F5E" w:rsidTr="006B58E2">
        <w:trPr>
          <w:cantSplit/>
          <w:del w:id="5126" w:author="Li, Chandler Changjun" w:date="2026-10-21T14:59:00Z" w16du:dateUtc="2026-10-21T06:59:00Z"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00" w14:textId="77777777" w:rsidR="002904BE" w:rsidDel="00517006" w:rsidRDefault="002904BE">
            <w:pPr>
              <w:spacing w:line="260" w:lineRule="auto"/>
              <w:rPr>
                <w:del w:id="5127" w:author="Li, Chandler Changjun" w:date="2026-10-21T14:59:00Z" w16du:dateUtc="2026-10-21T06:59:00Z"/>
              </w:rPr>
            </w:pPr>
            <w:del w:id="5128" w:author="Li, Chandler Changjun" w:date="2026-10-21T14:59:00Z" w16du:dateUtc="2026-10-21T06:59:00Z">
              <w:r w:rsidDel="00517006">
                <w:rPr>
                  <w:sz w:val="16"/>
                  <w:szCs w:val="16"/>
                </w:rPr>
                <w:delText>运行记录行</w:delText>
              </w:r>
            </w:del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01" w14:textId="77777777" w:rsidR="002904BE" w:rsidDel="00517006" w:rsidRDefault="002904BE">
            <w:pPr>
              <w:spacing w:line="260" w:lineRule="auto"/>
              <w:rPr>
                <w:del w:id="5129" w:author="Li, Chandler Changjun" w:date="2026-10-21T14:59:00Z" w16du:dateUtc="2026-10-21T06:59:00Z"/>
              </w:rPr>
            </w:pPr>
            <w:del w:id="5130" w:author="Li, Chandler Changjun" w:date="2026-10-21T14:59:00Z" w16du:dateUtc="2026-10-21T06:59:00Z">
              <w:r w:rsidDel="00517006">
                <w:rPr>
                  <w:sz w:val="16"/>
                  <w:szCs w:val="16"/>
                </w:rPr>
                <w:delText>8.0.5 的 11 列、任务</w:delText>
              </w:r>
            </w:del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4ADFAE" w14:textId="07357ADA" w:rsidR="002904BE" w:rsidDel="00517006" w:rsidRDefault="00747205">
            <w:pPr>
              <w:spacing w:line="260" w:lineRule="auto"/>
              <w:rPr>
                <w:del w:id="5131" w:author="Li, Chandler Changjun" w:date="2026-10-21T14:59:00Z" w16du:dateUtc="2026-10-21T06:59:00Z"/>
                <w:sz w:val="16"/>
                <w:szCs w:val="16"/>
              </w:rPr>
            </w:pPr>
            <w:del w:id="5132" w:author="Li, Chandler Changjun" w:date="2026-10-21T14:59:00Z" w16du:dateUtc="2026-10-21T06:59:00Z">
              <w:r w:rsidRPr="00747205" w:rsidDel="00517006">
                <w:rPr>
                  <w:sz w:val="16"/>
                  <w:szCs w:val="16"/>
                </w:rPr>
                <w:delText>回信正文表格、年度运行记录</w:delText>
              </w:r>
            </w:del>
          </w:p>
        </w:tc>
      </w:tr>
      <w:tr w:rsidR="002904BE" w:rsidDel="00517006" w14:paraId="09381305" w14:textId="7B6596D9" w:rsidTr="006B58E2">
        <w:trPr>
          <w:cantSplit/>
          <w:del w:id="5133" w:author="Li, Chandler Changjun" w:date="2026-10-21T14:59:00Z" w16du:dateUtc="2026-10-21T06:59:00Z"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03" w14:textId="77777777" w:rsidR="002904BE" w:rsidDel="00517006" w:rsidRDefault="002904BE">
            <w:pPr>
              <w:spacing w:line="260" w:lineRule="auto"/>
              <w:rPr>
                <w:del w:id="5134" w:author="Li, Chandler Changjun" w:date="2026-10-21T14:59:00Z" w16du:dateUtc="2026-10-21T06:59:00Z"/>
              </w:rPr>
            </w:pPr>
            <w:del w:id="5135" w:author="Li, Chandler Changjun" w:date="2026-10-21T14:59:00Z" w16du:dateUtc="2026-10-21T06:59:00Z">
              <w:r w:rsidDel="00517006">
                <w:rPr>
                  <w:sz w:val="16"/>
                  <w:szCs w:val="16"/>
                </w:rPr>
                <w:delText>回信</w:delText>
              </w:r>
            </w:del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04" w14:textId="77777777" w:rsidR="002904BE" w:rsidDel="00517006" w:rsidRDefault="002904BE">
            <w:pPr>
              <w:spacing w:line="260" w:lineRule="auto"/>
              <w:rPr>
                <w:del w:id="5136" w:author="Li, Chandler Changjun" w:date="2026-10-21T14:59:00Z" w16du:dateUtc="2026-10-21T06:59:00Z"/>
              </w:rPr>
            </w:pPr>
            <w:del w:id="5137" w:author="Li, Chandler Changjun" w:date="2026-10-21T14:59:00Z" w16du:dateUtc="2026-10-21T06:59:00Z">
              <w:r w:rsidDel="00517006">
                <w:rPr>
                  <w:sz w:val="16"/>
                  <w:szCs w:val="16"/>
                </w:rPr>
                <w:delText>收件人、抄送、主题、发送时间、任务</w:delText>
              </w:r>
            </w:del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CA2150" w14:textId="317AAD19" w:rsidR="002904BE" w:rsidDel="00517006" w:rsidRDefault="00747205">
            <w:pPr>
              <w:spacing w:line="260" w:lineRule="auto"/>
              <w:rPr>
                <w:del w:id="5138" w:author="Li, Chandler Changjun" w:date="2026-10-21T14:59:00Z" w16du:dateUtc="2026-10-21T06:59:00Z"/>
                <w:sz w:val="16"/>
                <w:szCs w:val="16"/>
              </w:rPr>
            </w:pPr>
            <w:del w:id="5139" w:author="Li, Chandler Changjun" w:date="2026-10-21T14:59:00Z" w16du:dateUtc="2026-10-21T06:59:00Z">
              <w:r w:rsidRPr="00747205" w:rsidDel="00517006">
                <w:rPr>
                  <w:sz w:val="16"/>
                  <w:szCs w:val="16"/>
                </w:rPr>
                <w:delText>N7 发送邮件通知、邮件中心已发送列表、工作台“已发送邮件数”</w:delText>
              </w:r>
            </w:del>
          </w:p>
        </w:tc>
      </w:tr>
      <w:tr w:rsidR="002904BE" w:rsidDel="00517006" w14:paraId="09381308" w14:textId="512AC1F0" w:rsidTr="006B58E2">
        <w:trPr>
          <w:cantSplit/>
          <w:del w:id="5140" w:author="Li, Chandler Changjun" w:date="2026-10-21T14:59:00Z" w16du:dateUtc="2026-10-21T06:59:00Z"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06" w14:textId="77777777" w:rsidR="002904BE" w:rsidDel="00517006" w:rsidRDefault="002904BE">
            <w:pPr>
              <w:spacing w:line="260" w:lineRule="auto"/>
              <w:rPr>
                <w:del w:id="5141" w:author="Li, Chandler Changjun" w:date="2026-10-21T14:59:00Z" w16du:dateUtc="2026-10-21T06:59:00Z"/>
              </w:rPr>
            </w:pPr>
            <w:del w:id="5142" w:author="Li, Chandler Changjun" w:date="2026-10-21T14:59:00Z" w16du:dateUtc="2026-10-21T06:59:00Z">
              <w:r w:rsidDel="00517006">
                <w:rPr>
                  <w:sz w:val="16"/>
                  <w:szCs w:val="16"/>
                </w:rPr>
                <w:delText>模板版本</w:delText>
              </w:r>
            </w:del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07" w14:textId="77777777" w:rsidR="002904BE" w:rsidDel="00517006" w:rsidRDefault="002904BE">
            <w:pPr>
              <w:spacing w:line="260" w:lineRule="auto"/>
              <w:rPr>
                <w:del w:id="5143" w:author="Li, Chandler Changjun" w:date="2026-10-21T14:59:00Z" w16du:dateUtc="2026-10-21T06:59:00Z"/>
              </w:rPr>
            </w:pPr>
            <w:del w:id="5144" w:author="Li, Chandler Changjun" w:date="2026-10-21T14:59:00Z" w16du:dateUtc="2026-10-21T06:59:00Z">
              <w:r w:rsidDel="00517006">
                <w:rPr>
                  <w:sz w:val="16"/>
                  <w:szCs w:val="16"/>
                </w:rPr>
                <w:delText>版本号、文件、字段结构、更新时间、操作人</w:delText>
              </w:r>
            </w:del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A3E25B" w14:textId="5D439553" w:rsidR="002904BE" w:rsidDel="00517006" w:rsidRDefault="00747205">
            <w:pPr>
              <w:spacing w:line="260" w:lineRule="auto"/>
              <w:rPr>
                <w:del w:id="5145" w:author="Li, Chandler Changjun" w:date="2026-10-21T14:59:00Z" w16du:dateUtc="2026-10-21T06:59:00Z"/>
                <w:sz w:val="16"/>
                <w:szCs w:val="16"/>
              </w:rPr>
            </w:pPr>
            <w:del w:id="5146" w:author="Li, Chandler Changjun" w:date="2026-10-21T14:59:00Z" w16du:dateUtc="2026-10-21T06:59:00Z">
              <w:r w:rsidRPr="00747205" w:rsidDel="00517006">
                <w:rPr>
                  <w:sz w:val="16"/>
                  <w:szCs w:val="16"/>
                </w:rPr>
                <w:delText>配置中心（编辑、上传、版本 +1、用最新版）</w:delText>
              </w:r>
            </w:del>
          </w:p>
        </w:tc>
      </w:tr>
      <w:tr w:rsidR="002904BE" w:rsidDel="00517006" w14:paraId="0938130B" w14:textId="11D0B5BC" w:rsidTr="006B58E2">
        <w:trPr>
          <w:cantSplit/>
          <w:del w:id="5147" w:author="Li, Chandler Changjun" w:date="2026-10-21T14:59:00Z" w16du:dateUtc="2026-10-21T06:59:00Z"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09" w14:textId="77777777" w:rsidR="002904BE" w:rsidDel="00517006" w:rsidRDefault="002904BE">
            <w:pPr>
              <w:spacing w:line="260" w:lineRule="auto"/>
              <w:rPr>
                <w:del w:id="5148" w:author="Li, Chandler Changjun" w:date="2026-10-21T14:59:00Z" w16du:dateUtc="2026-10-21T06:59:00Z"/>
              </w:rPr>
            </w:pPr>
            <w:del w:id="5149" w:author="Li, Chandler Changjun" w:date="2026-10-21T14:59:00Z" w16du:dateUtc="2026-10-21T06:59:00Z">
              <w:r w:rsidDel="00517006">
                <w:rPr>
                  <w:sz w:val="16"/>
                  <w:szCs w:val="16"/>
                </w:rPr>
                <w:delText>操作日志</w:delText>
              </w:r>
            </w:del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0A" w14:textId="77777777" w:rsidR="002904BE" w:rsidDel="00517006" w:rsidRDefault="002904BE">
            <w:pPr>
              <w:spacing w:line="260" w:lineRule="auto"/>
              <w:rPr>
                <w:del w:id="5150" w:author="Li, Chandler Changjun" w:date="2026-10-21T14:59:00Z" w16du:dateUtc="2026-10-21T06:59:00Z"/>
              </w:rPr>
            </w:pPr>
            <w:del w:id="5151" w:author="Li, Chandler Changjun" w:date="2026-10-21T14:59:00Z" w16du:dateUtc="2026-10-21T06:59:00Z">
              <w:r w:rsidDel="00517006">
                <w:rPr>
                  <w:sz w:val="16"/>
                  <w:szCs w:val="16"/>
                </w:rPr>
                <w:delText>操作、对象、操作人、时间</w:delText>
              </w:r>
            </w:del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297E80" w14:textId="372420FC" w:rsidR="002904BE" w:rsidDel="00517006" w:rsidRDefault="00315210">
            <w:pPr>
              <w:spacing w:line="260" w:lineRule="auto"/>
              <w:rPr>
                <w:del w:id="5152" w:author="Li, Chandler Changjun" w:date="2026-10-21T14:59:00Z" w16du:dateUtc="2026-10-21T06:59:00Z"/>
                <w:sz w:val="16"/>
                <w:szCs w:val="16"/>
              </w:rPr>
            </w:pPr>
            <w:del w:id="5153" w:author="Li, Chandler Changjun" w:date="2026-10-21T14:59:00Z" w16du:dateUtc="2026-10-21T06:59:00Z">
              <w:r w:rsidRPr="00315210" w:rsidDel="00517006">
                <w:rPr>
                  <w:sz w:val="16"/>
                  <w:szCs w:val="16"/>
                </w:rPr>
                <w:delText>任务详情操作日志</w:delText>
              </w:r>
            </w:del>
          </w:p>
        </w:tc>
      </w:tr>
      <w:tr w:rsidR="00517006" w14:paraId="7ED8019D" w14:textId="77777777" w:rsidTr="00517006">
        <w:trPr>
          <w:cantSplit/>
          <w:ins w:id="5154" w:author="Li, Chandler Changjun" w:date="2026-10-21T14:59:00Z" w16du:dateUtc="2026-10-21T06:59:00Z"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2A7DD3" w14:textId="77777777" w:rsidR="00517006" w:rsidRPr="00517006" w:rsidRDefault="00517006" w:rsidP="007B2E89">
            <w:pPr>
              <w:spacing w:line="260" w:lineRule="auto"/>
              <w:rPr>
                <w:ins w:id="5155" w:author="Li, Chandler Changjun" w:date="2026-10-21T14:59:00Z" w16du:dateUtc="2026-10-21T06:59:00Z"/>
                <w:sz w:val="16"/>
                <w:szCs w:val="16"/>
              </w:rPr>
            </w:pPr>
            <w:ins w:id="5156" w:author="Li, Chandler Changjun" w:date="2026-10-21T14:59:00Z" w16du:dateUtc="2026-10-21T06:59:00Z">
              <w:r w:rsidRPr="00517006">
                <w:rPr>
                  <w:sz w:val="16"/>
                  <w:szCs w:val="16"/>
                </w:rPr>
                <w:t>实体</w:t>
              </w:r>
            </w:ins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9FF17" w14:textId="77777777" w:rsidR="00517006" w:rsidRPr="00517006" w:rsidRDefault="00517006" w:rsidP="007B2E89">
            <w:pPr>
              <w:spacing w:line="260" w:lineRule="auto"/>
              <w:rPr>
                <w:ins w:id="5157" w:author="Li, Chandler Changjun" w:date="2026-10-21T14:59:00Z" w16du:dateUtc="2026-10-21T06:59:00Z"/>
                <w:sz w:val="16"/>
                <w:szCs w:val="16"/>
              </w:rPr>
            </w:pPr>
            <w:ins w:id="5158" w:author="Li, Chandler Changjun" w:date="2026-10-21T14:59:00Z" w16du:dateUtc="2026-10-21T06:59:00Z">
              <w:r w:rsidRPr="00517006">
                <w:rPr>
                  <w:sz w:val="16"/>
                  <w:szCs w:val="16"/>
                </w:rPr>
                <w:t>关键字段</w:t>
              </w:r>
            </w:ins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2BDD5E" w14:textId="77777777" w:rsidR="00517006" w:rsidRPr="00517006" w:rsidRDefault="00517006" w:rsidP="007B2E89">
            <w:pPr>
              <w:spacing w:line="260" w:lineRule="auto"/>
              <w:rPr>
                <w:ins w:id="5159" w:author="Li, Chandler Changjun" w:date="2026-10-21T14:59:00Z" w16du:dateUtc="2026-10-21T06:59:00Z"/>
                <w:sz w:val="16"/>
                <w:szCs w:val="16"/>
              </w:rPr>
            </w:pPr>
            <w:ins w:id="5160" w:author="Li, Chandler Changjun" w:date="2026-10-21T14:59:00Z" w16du:dateUtc="2026-10-21T06:59:00Z">
              <w:r w:rsidRPr="00517006">
                <w:rPr>
                  <w:rFonts w:hint="eastAsia"/>
                  <w:sz w:val="16"/>
                  <w:szCs w:val="16"/>
                </w:rPr>
                <w:t>页面调用</w:t>
              </w:r>
            </w:ins>
          </w:p>
        </w:tc>
      </w:tr>
      <w:tr w:rsidR="00517006" w14:paraId="4FE15473" w14:textId="77777777" w:rsidTr="00517006">
        <w:trPr>
          <w:cantSplit/>
          <w:ins w:id="5161" w:author="Li, Chandler Changjun" w:date="2026-10-21T14:59:00Z" w16du:dateUtc="2026-10-21T06:59:00Z"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C2D327" w14:textId="77777777" w:rsidR="00517006" w:rsidRPr="00517006" w:rsidRDefault="00517006" w:rsidP="007B2E89">
            <w:pPr>
              <w:spacing w:line="260" w:lineRule="auto"/>
              <w:rPr>
                <w:ins w:id="5162" w:author="Li, Chandler Changjun" w:date="2026-10-21T14:59:00Z" w16du:dateUtc="2026-10-21T06:59:00Z"/>
                <w:sz w:val="16"/>
                <w:szCs w:val="16"/>
              </w:rPr>
            </w:pPr>
            <w:ins w:id="5163" w:author="Li, Chandler Changjun" w:date="2026-10-21T14:59:00Z" w16du:dateUtc="2026-10-21T06:59:00Z">
              <w:r>
                <w:rPr>
                  <w:sz w:val="16"/>
                  <w:szCs w:val="16"/>
                </w:rPr>
                <w:t>任务</w:t>
              </w:r>
            </w:ins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2B6765" w14:textId="77777777" w:rsidR="00517006" w:rsidRPr="00517006" w:rsidRDefault="00517006" w:rsidP="007B2E89">
            <w:pPr>
              <w:spacing w:line="260" w:lineRule="auto"/>
              <w:rPr>
                <w:ins w:id="5164" w:author="Li, Chandler Changjun" w:date="2026-10-21T14:59:00Z" w16du:dateUtc="2026-10-21T06:59:00Z"/>
                <w:sz w:val="16"/>
                <w:szCs w:val="16"/>
              </w:rPr>
            </w:pPr>
            <w:ins w:id="5165" w:author="Li, Chandler Changjun" w:date="2026-10-21T14:59:00Z" w16du:dateUtc="2026-10-21T06:59:00Z">
              <w:r>
                <w:rPr>
                  <w:sz w:val="16"/>
                  <w:szCs w:val="16"/>
                </w:rPr>
                <w:t>任务编号、HAWB No.、MAWB、触发来源、状态</w:t>
              </w:r>
            </w:ins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2A5A92" w14:textId="77777777" w:rsidR="00517006" w:rsidRDefault="00517006" w:rsidP="007B2E89">
            <w:pPr>
              <w:spacing w:line="260" w:lineRule="auto"/>
              <w:rPr>
                <w:ins w:id="5166" w:author="Li, Chandler Changjun" w:date="2026-10-21T14:59:00Z" w16du:dateUtc="2026-10-21T06:59:00Z"/>
                <w:sz w:val="16"/>
                <w:szCs w:val="16"/>
              </w:rPr>
            </w:pPr>
            <w:ins w:id="5167" w:author="Li, Chandler Changjun" w:date="2026-10-21T14:59:00Z" w16du:dateUtc="2026-10-21T06:59:00Z">
              <w:r w:rsidRPr="00E42AC5">
                <w:rPr>
                  <w:sz w:val="16"/>
                  <w:szCs w:val="16"/>
                </w:rPr>
                <w:t>任务中心列表、工作台统计</w:t>
              </w:r>
            </w:ins>
          </w:p>
        </w:tc>
      </w:tr>
      <w:tr w:rsidR="00517006" w14:paraId="3DFA7719" w14:textId="77777777" w:rsidTr="00517006">
        <w:trPr>
          <w:cantSplit/>
          <w:ins w:id="5168" w:author="Li, Chandler Changjun" w:date="2026-10-21T14:59:00Z" w16du:dateUtc="2026-10-21T06:59:00Z"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1AF93" w14:textId="77777777" w:rsidR="00517006" w:rsidRPr="00517006" w:rsidRDefault="00517006" w:rsidP="007B2E89">
            <w:pPr>
              <w:spacing w:line="260" w:lineRule="auto"/>
              <w:rPr>
                <w:ins w:id="5169" w:author="Li, Chandler Changjun" w:date="2026-10-21T14:59:00Z" w16du:dateUtc="2026-10-21T06:59:00Z"/>
                <w:sz w:val="16"/>
                <w:szCs w:val="16"/>
              </w:rPr>
            </w:pPr>
            <w:ins w:id="5170" w:author="Li, Chandler Changjun" w:date="2026-10-21T14:59:00Z" w16du:dateUtc="2026-10-21T06:59:00Z">
              <w:r>
                <w:rPr>
                  <w:sz w:val="16"/>
                  <w:szCs w:val="16"/>
                </w:rPr>
                <w:t>执行实例</w:t>
              </w:r>
            </w:ins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694E2E" w14:textId="77777777" w:rsidR="00517006" w:rsidRPr="00517006" w:rsidRDefault="00517006" w:rsidP="007B2E89">
            <w:pPr>
              <w:spacing w:line="260" w:lineRule="auto"/>
              <w:rPr>
                <w:ins w:id="5171" w:author="Li, Chandler Changjun" w:date="2026-10-21T14:59:00Z" w16du:dateUtc="2026-10-21T06:59:00Z"/>
                <w:sz w:val="16"/>
                <w:szCs w:val="16"/>
              </w:rPr>
            </w:pPr>
            <w:ins w:id="5172" w:author="Li, Chandler Changjun" w:date="2026-10-21T14:59:00Z" w16du:dateUtc="2026-10-21T06:59:00Z">
              <w:r>
                <w:rPr>
                  <w:sz w:val="16"/>
                  <w:szCs w:val="16"/>
                </w:rPr>
                <w:t>实例号、原因、开始时间、状态、模板版本</w:t>
              </w:r>
            </w:ins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E901E5" w14:textId="77777777" w:rsidR="00517006" w:rsidRDefault="00517006" w:rsidP="007B2E89">
            <w:pPr>
              <w:spacing w:line="260" w:lineRule="auto"/>
              <w:rPr>
                <w:ins w:id="5173" w:author="Li, Chandler Changjun" w:date="2026-10-21T14:59:00Z" w16du:dateUtc="2026-10-21T06:59:00Z"/>
                <w:sz w:val="16"/>
                <w:szCs w:val="16"/>
              </w:rPr>
            </w:pPr>
            <w:ins w:id="5174" w:author="Li, Chandler Changjun" w:date="2026-10-21T14:59:00Z" w16du:dateUtc="2026-10-21T06:59:00Z">
              <w:r w:rsidRPr="005065E4">
                <w:rPr>
                  <w:sz w:val="16"/>
                  <w:szCs w:val="16"/>
                </w:rPr>
                <w:t>任务详情的执行实例切换、执行次数、重跑</w:t>
              </w:r>
            </w:ins>
          </w:p>
        </w:tc>
      </w:tr>
      <w:tr w:rsidR="00517006" w14:paraId="719A73D5" w14:textId="77777777" w:rsidTr="00517006">
        <w:trPr>
          <w:cantSplit/>
          <w:ins w:id="5175" w:author="Li, Chandler Changjun" w:date="2026-10-21T14:59:00Z" w16du:dateUtc="2026-10-21T06:59:00Z"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B7C9CE" w14:textId="77777777" w:rsidR="00517006" w:rsidRPr="00517006" w:rsidRDefault="00517006" w:rsidP="007B2E89">
            <w:pPr>
              <w:spacing w:line="260" w:lineRule="auto"/>
              <w:rPr>
                <w:ins w:id="5176" w:author="Li, Chandler Changjun" w:date="2026-10-21T14:59:00Z" w16du:dateUtc="2026-10-21T06:59:00Z"/>
                <w:sz w:val="16"/>
                <w:szCs w:val="16"/>
              </w:rPr>
            </w:pPr>
            <w:ins w:id="5177" w:author="Li, Chandler Changjun" w:date="2026-10-21T14:59:00Z" w16du:dateUtc="2026-10-21T06:59:00Z">
              <w:r>
                <w:rPr>
                  <w:sz w:val="16"/>
                  <w:szCs w:val="16"/>
                </w:rPr>
                <w:t>节点执行</w:t>
              </w:r>
            </w:ins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C5C7DE" w14:textId="77777777" w:rsidR="00517006" w:rsidRPr="00517006" w:rsidRDefault="00517006" w:rsidP="007B2E89">
            <w:pPr>
              <w:spacing w:line="260" w:lineRule="auto"/>
              <w:rPr>
                <w:ins w:id="5178" w:author="Li, Chandler Changjun" w:date="2026-10-21T14:59:00Z" w16du:dateUtc="2026-10-21T06:59:00Z"/>
                <w:sz w:val="16"/>
                <w:szCs w:val="16"/>
              </w:rPr>
            </w:pPr>
            <w:ins w:id="5179" w:author="Li, Chandler Changjun" w:date="2026-10-21T14:59:00Z" w16du:dateUtc="2026-10-21T06:59:00Z">
              <w:r>
                <w:rPr>
                  <w:sz w:val="16"/>
                  <w:szCs w:val="16"/>
                </w:rPr>
                <w:t>节点、状态、说明、错误信息、证据、文件</w:t>
              </w:r>
            </w:ins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9155EE" w14:textId="77777777" w:rsidR="00517006" w:rsidRDefault="00517006" w:rsidP="007B2E89">
            <w:pPr>
              <w:spacing w:line="260" w:lineRule="auto"/>
              <w:rPr>
                <w:ins w:id="5180" w:author="Li, Chandler Changjun" w:date="2026-10-21T14:59:00Z" w16du:dateUtc="2026-10-21T06:59:00Z"/>
                <w:sz w:val="16"/>
                <w:szCs w:val="16"/>
              </w:rPr>
            </w:pPr>
            <w:ins w:id="5181" w:author="Li, Chandler Changjun" w:date="2026-10-21T14:59:00Z" w16du:dateUtc="2026-10-21T06:59:00Z">
              <w:r w:rsidRPr="005065E4">
                <w:rPr>
                  <w:sz w:val="16"/>
                  <w:szCs w:val="16"/>
                </w:rPr>
                <w:t>任务详情左侧节点轨迹、当前环节、错误信息</w:t>
              </w:r>
            </w:ins>
          </w:p>
        </w:tc>
      </w:tr>
      <w:tr w:rsidR="00517006" w14:paraId="0C263326" w14:textId="77777777" w:rsidTr="00517006">
        <w:trPr>
          <w:cantSplit/>
          <w:ins w:id="5182" w:author="Li, Chandler Changjun" w:date="2026-10-21T14:59:00Z" w16du:dateUtc="2026-10-21T06:59:00Z"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5AB38E" w14:textId="77777777" w:rsidR="00517006" w:rsidRPr="00517006" w:rsidRDefault="00517006" w:rsidP="007B2E89">
            <w:pPr>
              <w:spacing w:line="260" w:lineRule="auto"/>
              <w:rPr>
                <w:ins w:id="5183" w:author="Li, Chandler Changjun" w:date="2026-10-21T14:59:00Z" w16du:dateUtc="2026-10-21T06:59:00Z"/>
                <w:sz w:val="16"/>
                <w:szCs w:val="16"/>
              </w:rPr>
            </w:pPr>
            <w:ins w:id="5184" w:author="Li, Chandler Changjun" w:date="2026-10-21T14:59:00Z" w16du:dateUtc="2026-10-21T06:59:00Z">
              <w:r>
                <w:rPr>
                  <w:sz w:val="16"/>
                  <w:szCs w:val="16"/>
                </w:rPr>
                <w:t>字段值</w:t>
              </w:r>
            </w:ins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A72E1F" w14:textId="77777777" w:rsidR="00517006" w:rsidRPr="00517006" w:rsidRDefault="00517006" w:rsidP="007B2E89">
            <w:pPr>
              <w:spacing w:line="260" w:lineRule="auto"/>
              <w:rPr>
                <w:ins w:id="5185" w:author="Li, Chandler Changjun" w:date="2026-10-21T14:59:00Z" w16du:dateUtc="2026-10-21T06:59:00Z"/>
                <w:sz w:val="16"/>
                <w:szCs w:val="16"/>
              </w:rPr>
            </w:pPr>
            <w:ins w:id="5186" w:author="Li, Chandler Changjun" w:date="2026-10-21T14:59:00Z" w16du:dateUtc="2026-10-21T06:59:00Z">
              <w:r>
                <w:rPr>
                  <w:sz w:val="16"/>
                  <w:szCs w:val="16"/>
                </w:rPr>
                <w:t>节点、字段名、值、来源、置信度、定位（文件 / 页 / 坐标）</w:t>
              </w:r>
            </w:ins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A12571" w14:textId="77777777" w:rsidR="00517006" w:rsidRDefault="00517006" w:rsidP="007B2E89">
            <w:pPr>
              <w:spacing w:line="260" w:lineRule="auto"/>
              <w:rPr>
                <w:ins w:id="5187" w:author="Li, Chandler Changjun" w:date="2026-10-21T14:59:00Z" w16du:dateUtc="2026-10-21T06:59:00Z"/>
                <w:sz w:val="16"/>
                <w:szCs w:val="16"/>
              </w:rPr>
            </w:pPr>
            <w:ins w:id="5188" w:author="Li, Chandler Changjun" w:date="2026-10-21T14:59:00Z" w16du:dateUtc="2026-10-21T06:59:00Z">
              <w:r w:rsidRPr="005065E4">
                <w:rPr>
                  <w:sz w:val="16"/>
                  <w:szCs w:val="16"/>
                </w:rPr>
                <w:t>任务详情字段面板（含定位、置信度）</w:t>
              </w:r>
            </w:ins>
          </w:p>
        </w:tc>
      </w:tr>
      <w:tr w:rsidR="00517006" w14:paraId="26C896C8" w14:textId="77777777" w:rsidTr="00517006">
        <w:trPr>
          <w:cantSplit/>
          <w:ins w:id="5189" w:author="Li, Chandler Changjun" w:date="2026-10-21T14:59:00Z" w16du:dateUtc="2026-10-21T06:59:00Z"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84FD24" w14:textId="77777777" w:rsidR="00517006" w:rsidRPr="00517006" w:rsidRDefault="00517006" w:rsidP="007B2E89">
            <w:pPr>
              <w:spacing w:line="260" w:lineRule="auto"/>
              <w:rPr>
                <w:ins w:id="5190" w:author="Li, Chandler Changjun" w:date="2026-10-21T14:59:00Z" w16du:dateUtc="2026-10-21T06:59:00Z"/>
                <w:sz w:val="16"/>
                <w:szCs w:val="16"/>
              </w:rPr>
            </w:pPr>
            <w:ins w:id="5191" w:author="Li, Chandler Changjun" w:date="2026-10-21T14:59:00Z" w16du:dateUtc="2026-10-21T06:59:00Z">
              <w:r>
                <w:rPr>
                  <w:sz w:val="16"/>
                  <w:szCs w:val="16"/>
                </w:rPr>
                <w:t>字段修正</w:t>
              </w:r>
            </w:ins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01ABA" w14:textId="77777777" w:rsidR="00517006" w:rsidRPr="00517006" w:rsidRDefault="00517006" w:rsidP="007B2E89">
            <w:pPr>
              <w:spacing w:line="260" w:lineRule="auto"/>
              <w:rPr>
                <w:ins w:id="5192" w:author="Li, Chandler Changjun" w:date="2026-10-21T14:59:00Z" w16du:dateUtc="2026-10-21T06:59:00Z"/>
                <w:sz w:val="16"/>
                <w:szCs w:val="16"/>
              </w:rPr>
            </w:pPr>
            <w:ins w:id="5193" w:author="Li, Chandler Changjun" w:date="2026-10-21T14:59:00Z" w16du:dateUtc="2026-10-21T06:59:00Z">
              <w:r>
                <w:rPr>
                  <w:sz w:val="16"/>
                  <w:szCs w:val="16"/>
                </w:rPr>
                <w:t>字段、原值、新值、操作人、时间、执行实例</w:t>
              </w:r>
            </w:ins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3E4ACE" w14:textId="77777777" w:rsidR="00517006" w:rsidRDefault="00517006" w:rsidP="007B2E89">
            <w:pPr>
              <w:spacing w:line="260" w:lineRule="auto"/>
              <w:rPr>
                <w:ins w:id="5194" w:author="Li, Chandler Changjun" w:date="2026-10-21T14:59:00Z" w16du:dateUtc="2026-10-21T06:59:00Z"/>
                <w:sz w:val="16"/>
                <w:szCs w:val="16"/>
              </w:rPr>
            </w:pPr>
            <w:ins w:id="5195" w:author="Li, Chandler Changjun" w:date="2026-10-21T14:59:00Z" w16du:dateUtc="2026-10-21T06:59:00Z">
              <w:r w:rsidRPr="005065E4">
                <w:rPr>
                  <w:sz w:val="16"/>
                  <w:szCs w:val="16"/>
                </w:rPr>
                <w:t>字段修正留痕、重跑时带上修正值</w:t>
              </w:r>
            </w:ins>
          </w:p>
        </w:tc>
      </w:tr>
      <w:tr w:rsidR="00517006" w14:paraId="0BCD519F" w14:textId="77777777" w:rsidTr="00517006">
        <w:trPr>
          <w:cantSplit/>
          <w:ins w:id="5196" w:author="Li, Chandler Changjun" w:date="2026-10-21T14:59:00Z" w16du:dateUtc="2026-10-21T06:59:00Z"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4D373E" w14:textId="77777777" w:rsidR="00517006" w:rsidRPr="00517006" w:rsidRDefault="00517006" w:rsidP="007B2E89">
            <w:pPr>
              <w:spacing w:line="260" w:lineRule="auto"/>
              <w:rPr>
                <w:ins w:id="5197" w:author="Li, Chandler Changjun" w:date="2026-10-21T14:59:00Z" w16du:dateUtc="2026-10-21T06:59:00Z"/>
                <w:sz w:val="16"/>
                <w:szCs w:val="16"/>
              </w:rPr>
            </w:pPr>
            <w:ins w:id="5198" w:author="Li, Chandler Changjun" w:date="2026-10-21T14:59:00Z" w16du:dateUtc="2026-10-21T06:59:00Z">
              <w:r>
                <w:rPr>
                  <w:sz w:val="16"/>
                  <w:szCs w:val="16"/>
                </w:rPr>
                <w:t>邮件</w:t>
              </w:r>
            </w:ins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D3564" w14:textId="77777777" w:rsidR="00517006" w:rsidRPr="00517006" w:rsidRDefault="00517006" w:rsidP="007B2E89">
            <w:pPr>
              <w:spacing w:line="260" w:lineRule="auto"/>
              <w:rPr>
                <w:ins w:id="5199" w:author="Li, Chandler Changjun" w:date="2026-10-21T14:59:00Z" w16du:dateUtc="2026-10-21T06:59:00Z"/>
                <w:sz w:val="16"/>
                <w:szCs w:val="16"/>
              </w:rPr>
            </w:pPr>
            <w:ins w:id="5200" w:author="Li, Chandler Changjun" w:date="2026-10-21T14:59:00Z" w16du:dateUtc="2026-10-21T06:59:00Z">
              <w:r>
                <w:rPr>
                  <w:rFonts w:hint="eastAsia"/>
                  <w:sz w:val="16"/>
                  <w:szCs w:val="16"/>
                </w:rPr>
                <w:t>邮件</w:t>
              </w:r>
              <w:r>
                <w:rPr>
                  <w:sz w:val="16"/>
                  <w:szCs w:val="16"/>
                </w:rPr>
                <w:t xml:space="preserve"> ID、主题、发件人、接收时间、匹配规则、任务</w:t>
              </w:r>
            </w:ins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061E83" w14:textId="77777777" w:rsidR="00517006" w:rsidRDefault="00517006" w:rsidP="007B2E89">
            <w:pPr>
              <w:spacing w:line="260" w:lineRule="auto"/>
              <w:rPr>
                <w:ins w:id="5201" w:author="Li, Chandler Changjun" w:date="2026-10-21T14:59:00Z" w16du:dateUtc="2026-10-21T06:59:00Z"/>
                <w:sz w:val="16"/>
                <w:szCs w:val="16"/>
              </w:rPr>
            </w:pPr>
            <w:ins w:id="5202" w:author="Li, Chandler Changjun" w:date="2026-10-21T14:59:00Z" w16du:dateUtc="2026-10-21T06:59:00Z">
              <w:r>
                <w:rPr>
                  <w:rFonts w:hint="eastAsia"/>
                  <w:sz w:val="16"/>
                  <w:szCs w:val="16"/>
                </w:rPr>
                <w:t>「捕捉邮件」节点、查重（同</w:t>
              </w:r>
              <w:r>
                <w:rPr>
                  <w:sz w:val="16"/>
                  <w:szCs w:val="16"/>
                </w:rPr>
                <w:t xml:space="preserve"> HAWB 的重复 / 更正邮件）、邮件中心 · 邮件日志（收到的邮件）</w:t>
              </w:r>
            </w:ins>
          </w:p>
        </w:tc>
      </w:tr>
      <w:tr w:rsidR="00517006" w14:paraId="236298A6" w14:textId="77777777" w:rsidTr="00517006">
        <w:trPr>
          <w:cantSplit/>
          <w:ins w:id="5203" w:author="Li, Chandler Changjun" w:date="2026-10-21T14:59:00Z" w16du:dateUtc="2026-10-21T06:59:00Z"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C105EB" w14:textId="77777777" w:rsidR="00517006" w:rsidRPr="00517006" w:rsidRDefault="00517006" w:rsidP="007B2E89">
            <w:pPr>
              <w:spacing w:line="260" w:lineRule="auto"/>
              <w:rPr>
                <w:ins w:id="5204" w:author="Li, Chandler Changjun" w:date="2026-10-21T14:59:00Z" w16du:dateUtc="2026-10-21T06:59:00Z"/>
                <w:sz w:val="16"/>
                <w:szCs w:val="16"/>
              </w:rPr>
            </w:pPr>
            <w:ins w:id="5205" w:author="Li, Chandler Changjun" w:date="2026-10-21T14:59:00Z" w16du:dateUtc="2026-10-21T06:59:00Z">
              <w:r>
                <w:rPr>
                  <w:sz w:val="16"/>
                  <w:szCs w:val="16"/>
                </w:rPr>
                <w:t>附件</w:t>
              </w:r>
            </w:ins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0CFB50" w14:textId="77777777" w:rsidR="00517006" w:rsidRPr="00517006" w:rsidRDefault="00517006" w:rsidP="007B2E89">
            <w:pPr>
              <w:spacing w:line="260" w:lineRule="auto"/>
              <w:rPr>
                <w:ins w:id="5206" w:author="Li, Chandler Changjun" w:date="2026-10-21T14:59:00Z" w16du:dateUtc="2026-10-21T06:59:00Z"/>
                <w:sz w:val="16"/>
                <w:szCs w:val="16"/>
              </w:rPr>
            </w:pPr>
            <w:ins w:id="5207" w:author="Li, Chandler Changjun" w:date="2026-10-21T14:59:00Z" w16du:dateUtc="2026-10-21T06:59:00Z">
              <w:r>
                <w:rPr>
                  <w:sz w:val="16"/>
                  <w:szCs w:val="16"/>
                </w:rPr>
                <w:t>原文件名、种类、新文件名、归档路径</w:t>
              </w:r>
            </w:ins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11F7F7" w14:textId="77777777" w:rsidR="00517006" w:rsidRDefault="00517006" w:rsidP="007B2E89">
            <w:pPr>
              <w:spacing w:line="260" w:lineRule="auto"/>
              <w:rPr>
                <w:ins w:id="5208" w:author="Li, Chandler Changjun" w:date="2026-10-21T14:59:00Z" w16du:dateUtc="2026-10-21T06:59:00Z"/>
                <w:sz w:val="16"/>
                <w:szCs w:val="16"/>
              </w:rPr>
            </w:pPr>
            <w:ins w:id="5209" w:author="Li, Chandler Changjun" w:date="2026-10-21T14:59:00Z" w16du:dateUtc="2026-10-21T06:59:00Z">
              <w:r>
                <w:rPr>
                  <w:rFonts w:hint="eastAsia"/>
                  <w:sz w:val="16"/>
                  <w:szCs w:val="16"/>
                </w:rPr>
                <w:t>「下载附件重命名并归档」节点、</w:t>
              </w:r>
              <w:r>
                <w:rPr>
                  <w:sz w:val="16"/>
                  <w:szCs w:val="16"/>
                </w:rPr>
                <w:t>Share Point</w:t>
              </w:r>
            </w:ins>
          </w:p>
        </w:tc>
      </w:tr>
      <w:tr w:rsidR="00517006" w14:paraId="41167343" w14:textId="77777777" w:rsidTr="00517006">
        <w:trPr>
          <w:cantSplit/>
          <w:ins w:id="5210" w:author="Li, Chandler Changjun" w:date="2026-10-21T14:59:00Z" w16du:dateUtc="2026-10-21T06:59:00Z"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86CA96" w14:textId="77777777" w:rsidR="00517006" w:rsidRPr="00517006" w:rsidRDefault="00517006" w:rsidP="007B2E89">
            <w:pPr>
              <w:spacing w:line="260" w:lineRule="auto"/>
              <w:rPr>
                <w:ins w:id="5211" w:author="Li, Chandler Changjun" w:date="2026-10-21T14:59:00Z" w16du:dateUtc="2026-10-21T06:59:00Z"/>
                <w:sz w:val="16"/>
                <w:szCs w:val="16"/>
              </w:rPr>
            </w:pPr>
            <w:ins w:id="5212" w:author="Li, Chandler Changjun" w:date="2026-10-21T14:59:00Z" w16du:dateUtc="2026-10-21T06:59:00Z">
              <w:r>
                <w:rPr>
                  <w:sz w:val="16"/>
                  <w:szCs w:val="16"/>
                </w:rPr>
                <w:t>运行记录行</w:t>
              </w:r>
            </w:ins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68B67" w14:textId="77777777" w:rsidR="00517006" w:rsidRPr="00517006" w:rsidRDefault="00517006" w:rsidP="007B2E89">
            <w:pPr>
              <w:spacing w:line="260" w:lineRule="auto"/>
              <w:rPr>
                <w:ins w:id="5213" w:author="Li, Chandler Changjun" w:date="2026-10-21T14:59:00Z" w16du:dateUtc="2026-10-21T06:59:00Z"/>
                <w:sz w:val="16"/>
                <w:szCs w:val="16"/>
              </w:rPr>
            </w:pPr>
            <w:ins w:id="5214" w:author="Li, Chandler Changjun" w:date="2026-10-21T14:59:00Z" w16du:dateUtc="2026-10-21T06:59:00Z">
              <w:r>
                <w:rPr>
                  <w:rFonts w:hint="eastAsia"/>
                  <w:sz w:val="16"/>
                  <w:szCs w:val="16"/>
                </w:rPr>
                <w:t>运行记录的</w:t>
              </w:r>
              <w:r>
                <w:rPr>
                  <w:sz w:val="16"/>
                  <w:szCs w:val="16"/>
                </w:rPr>
                <w:t xml:space="preserve"> 11 列、任务</w:t>
              </w:r>
            </w:ins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EE96A8" w14:textId="77777777" w:rsidR="00517006" w:rsidRDefault="00517006" w:rsidP="007B2E89">
            <w:pPr>
              <w:spacing w:line="260" w:lineRule="auto"/>
              <w:rPr>
                <w:ins w:id="5215" w:author="Li, Chandler Changjun" w:date="2026-10-21T14:59:00Z" w16du:dateUtc="2026-10-21T06:59:00Z"/>
                <w:sz w:val="16"/>
                <w:szCs w:val="16"/>
              </w:rPr>
            </w:pPr>
            <w:ins w:id="5216" w:author="Li, Chandler Changjun" w:date="2026-10-21T14:59:00Z" w16du:dateUtc="2026-10-21T06:59:00Z">
              <w:r>
                <w:rPr>
                  <w:rFonts w:hint="eastAsia"/>
                  <w:sz w:val="16"/>
                  <w:szCs w:val="16"/>
                </w:rPr>
                <w:t>回信附件、年度运行记录</w:t>
              </w:r>
            </w:ins>
          </w:p>
        </w:tc>
      </w:tr>
      <w:tr w:rsidR="00517006" w14:paraId="30E6CE0B" w14:textId="77777777" w:rsidTr="00517006">
        <w:trPr>
          <w:cantSplit/>
          <w:ins w:id="5217" w:author="Li, Chandler Changjun" w:date="2026-10-21T14:59:00Z" w16du:dateUtc="2026-10-21T06:59:00Z"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50AF14" w14:textId="77777777" w:rsidR="00517006" w:rsidRPr="00517006" w:rsidRDefault="00517006" w:rsidP="007B2E89">
            <w:pPr>
              <w:spacing w:line="260" w:lineRule="auto"/>
              <w:rPr>
                <w:ins w:id="5218" w:author="Li, Chandler Changjun" w:date="2026-10-21T14:59:00Z" w16du:dateUtc="2026-10-21T06:59:00Z"/>
                <w:sz w:val="16"/>
                <w:szCs w:val="16"/>
              </w:rPr>
            </w:pPr>
            <w:ins w:id="5219" w:author="Li, Chandler Changjun" w:date="2026-10-21T14:59:00Z" w16du:dateUtc="2026-10-21T06:59:00Z">
              <w:r>
                <w:rPr>
                  <w:sz w:val="16"/>
                  <w:szCs w:val="16"/>
                </w:rPr>
                <w:t>回信</w:t>
              </w:r>
            </w:ins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594EA8" w14:textId="77777777" w:rsidR="00517006" w:rsidRPr="00517006" w:rsidRDefault="00517006" w:rsidP="007B2E89">
            <w:pPr>
              <w:spacing w:line="260" w:lineRule="auto"/>
              <w:rPr>
                <w:ins w:id="5220" w:author="Li, Chandler Changjun" w:date="2026-10-21T14:59:00Z" w16du:dateUtc="2026-10-21T06:59:00Z"/>
                <w:sz w:val="16"/>
                <w:szCs w:val="16"/>
              </w:rPr>
            </w:pPr>
            <w:ins w:id="5221" w:author="Li, Chandler Changjun" w:date="2026-10-21T14:59:00Z" w16du:dateUtc="2026-10-21T06:59:00Z">
              <w:r>
                <w:rPr>
                  <w:rFonts w:hint="eastAsia"/>
                  <w:sz w:val="16"/>
                  <w:szCs w:val="16"/>
                </w:rPr>
                <w:t>收件人、主题、发送时间、任务</w:t>
              </w:r>
            </w:ins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2B6C4F" w14:textId="77777777" w:rsidR="00517006" w:rsidRDefault="00517006" w:rsidP="007B2E89">
            <w:pPr>
              <w:spacing w:line="260" w:lineRule="auto"/>
              <w:rPr>
                <w:ins w:id="5222" w:author="Li, Chandler Changjun" w:date="2026-10-21T14:59:00Z" w16du:dateUtc="2026-10-21T06:59:00Z"/>
                <w:sz w:val="16"/>
                <w:szCs w:val="16"/>
              </w:rPr>
            </w:pPr>
            <w:ins w:id="5223" w:author="Li, Chandler Changjun" w:date="2026-10-21T14:59:00Z" w16du:dateUtc="2026-10-21T06:59:00Z">
              <w:r>
                <w:rPr>
                  <w:rFonts w:hint="eastAsia"/>
                  <w:sz w:val="16"/>
                  <w:szCs w:val="16"/>
                </w:rPr>
                <w:t>「发送邮件通知」节点、邮件中心</w:t>
              </w:r>
              <w:r>
                <w:rPr>
                  <w:sz w:val="16"/>
                  <w:szCs w:val="16"/>
                </w:rPr>
                <w:t xml:space="preserve"> · 邮件日志（已发送的邮件）</w:t>
              </w:r>
            </w:ins>
          </w:p>
        </w:tc>
      </w:tr>
      <w:tr w:rsidR="00517006" w14:paraId="32908A2F" w14:textId="77777777" w:rsidTr="00517006">
        <w:trPr>
          <w:cantSplit/>
          <w:ins w:id="5224" w:author="Li, Chandler Changjun" w:date="2026-10-21T14:59:00Z" w16du:dateUtc="2026-10-21T06:59:00Z"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7B5071" w14:textId="77777777" w:rsidR="00517006" w:rsidRPr="00517006" w:rsidRDefault="00517006" w:rsidP="007B2E89">
            <w:pPr>
              <w:spacing w:line="260" w:lineRule="auto"/>
              <w:rPr>
                <w:ins w:id="5225" w:author="Li, Chandler Changjun" w:date="2026-10-21T14:59:00Z" w16du:dateUtc="2026-10-21T06:59:00Z"/>
                <w:sz w:val="16"/>
                <w:szCs w:val="16"/>
              </w:rPr>
            </w:pPr>
            <w:ins w:id="5226" w:author="Li, Chandler Changjun" w:date="2026-10-21T14:59:00Z" w16du:dateUtc="2026-10-21T06:59:00Z">
              <w:r>
                <w:rPr>
                  <w:rFonts w:hint="eastAsia"/>
                  <w:sz w:val="16"/>
                  <w:szCs w:val="16"/>
                </w:rPr>
                <w:t>配置版本</w:t>
              </w:r>
            </w:ins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C9CDBB" w14:textId="77777777" w:rsidR="00517006" w:rsidRPr="00517006" w:rsidRDefault="00517006" w:rsidP="007B2E89">
            <w:pPr>
              <w:spacing w:line="260" w:lineRule="auto"/>
              <w:rPr>
                <w:ins w:id="5227" w:author="Li, Chandler Changjun" w:date="2026-10-21T14:59:00Z" w16du:dateUtc="2026-10-21T06:59:00Z"/>
                <w:sz w:val="16"/>
                <w:szCs w:val="16"/>
              </w:rPr>
            </w:pPr>
            <w:ins w:id="5228" w:author="Li, Chandler Changjun" w:date="2026-10-21T14:59:00Z" w16du:dateUtc="2026-10-21T06:59:00Z">
              <w:r>
                <w:rPr>
                  <w:rFonts w:hint="eastAsia"/>
                  <w:sz w:val="16"/>
                  <w:szCs w:val="16"/>
                </w:rPr>
                <w:t>版本号、文件、列结构、上传时间、上传人</w:t>
              </w:r>
            </w:ins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E627C5" w14:textId="77777777" w:rsidR="00517006" w:rsidRDefault="00517006" w:rsidP="007B2E89">
            <w:pPr>
              <w:spacing w:line="260" w:lineRule="auto"/>
              <w:rPr>
                <w:ins w:id="5229" w:author="Li, Chandler Changjun" w:date="2026-10-21T14:59:00Z" w16du:dateUtc="2026-10-21T06:59:00Z"/>
                <w:sz w:val="16"/>
                <w:szCs w:val="16"/>
              </w:rPr>
            </w:pPr>
            <w:ins w:id="5230" w:author="Li, Chandler Changjun" w:date="2026-10-21T14:59:00Z" w16du:dateUtc="2026-10-21T06:59:00Z">
              <w:r>
                <w:rPr>
                  <w:rFonts w:hint="eastAsia"/>
                  <w:sz w:val="16"/>
                  <w:szCs w:val="16"/>
                </w:rPr>
                <w:t>配置中心（发票导入模板、映射表：上传新版本、版本</w:t>
              </w:r>
              <w:r>
                <w:rPr>
                  <w:sz w:val="16"/>
                  <w:szCs w:val="16"/>
                </w:rPr>
                <w:t xml:space="preserve"> +1、最新版本生效）</w:t>
              </w:r>
            </w:ins>
          </w:p>
        </w:tc>
      </w:tr>
      <w:tr w:rsidR="00517006" w14:paraId="3D285F3D" w14:textId="77777777" w:rsidTr="00517006">
        <w:trPr>
          <w:cantSplit/>
          <w:ins w:id="5231" w:author="Li, Chandler Changjun" w:date="2026-10-21T14:59:00Z" w16du:dateUtc="2026-10-21T06:59:00Z"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11E9D7" w14:textId="77777777" w:rsidR="00517006" w:rsidRPr="00517006" w:rsidRDefault="00517006" w:rsidP="007B2E89">
            <w:pPr>
              <w:spacing w:line="260" w:lineRule="auto"/>
              <w:rPr>
                <w:ins w:id="5232" w:author="Li, Chandler Changjun" w:date="2026-10-21T14:59:00Z" w16du:dateUtc="2026-10-21T06:59:00Z"/>
                <w:sz w:val="16"/>
                <w:szCs w:val="16"/>
              </w:rPr>
            </w:pPr>
            <w:ins w:id="5233" w:author="Li, Chandler Changjun" w:date="2026-10-21T14:59:00Z" w16du:dateUtc="2026-10-21T06:59:00Z">
              <w:r>
                <w:rPr>
                  <w:sz w:val="16"/>
                  <w:szCs w:val="16"/>
                </w:rPr>
                <w:t>操作日志</w:t>
              </w:r>
            </w:ins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44C2DC" w14:textId="77777777" w:rsidR="00517006" w:rsidRPr="00517006" w:rsidRDefault="00517006" w:rsidP="007B2E89">
            <w:pPr>
              <w:spacing w:line="260" w:lineRule="auto"/>
              <w:rPr>
                <w:ins w:id="5234" w:author="Li, Chandler Changjun" w:date="2026-10-21T14:59:00Z" w16du:dateUtc="2026-10-21T06:59:00Z"/>
                <w:sz w:val="16"/>
                <w:szCs w:val="16"/>
              </w:rPr>
            </w:pPr>
            <w:ins w:id="5235" w:author="Li, Chandler Changjun" w:date="2026-10-21T14:59:00Z" w16du:dateUtc="2026-10-21T06:59:00Z">
              <w:r>
                <w:rPr>
                  <w:sz w:val="16"/>
                  <w:szCs w:val="16"/>
                </w:rPr>
                <w:t>操作、对象、操作人、时间</w:t>
              </w:r>
            </w:ins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F43F2D" w14:textId="77777777" w:rsidR="00517006" w:rsidRDefault="00517006" w:rsidP="007B2E89">
            <w:pPr>
              <w:spacing w:line="260" w:lineRule="auto"/>
              <w:rPr>
                <w:ins w:id="5236" w:author="Li, Chandler Changjun" w:date="2026-10-21T14:59:00Z" w16du:dateUtc="2026-10-21T06:59:00Z"/>
                <w:sz w:val="16"/>
                <w:szCs w:val="16"/>
              </w:rPr>
            </w:pPr>
            <w:ins w:id="5237" w:author="Li, Chandler Changjun" w:date="2026-10-21T14:59:00Z" w16du:dateUtc="2026-10-21T06:59:00Z">
              <w:r w:rsidRPr="00315210">
                <w:rPr>
                  <w:sz w:val="16"/>
                  <w:szCs w:val="16"/>
                </w:rPr>
                <w:t>任务详情操作日志</w:t>
              </w:r>
            </w:ins>
          </w:p>
        </w:tc>
      </w:tr>
    </w:tbl>
    <w:p w14:paraId="0938130C" w14:textId="77777777" w:rsidR="00D1328D" w:rsidRDefault="00D1328D">
      <w:pPr>
        <w:spacing w:after="80"/>
      </w:pPr>
    </w:p>
    <w:p w14:paraId="0938130D" w14:textId="77777777" w:rsidR="00D1328D" w:rsidRDefault="003C487A">
      <w:pPr>
        <w:pStyle w:val="Heading2"/>
      </w:pPr>
      <w:bookmarkStart w:id="5238" w:name="_Toc242459682"/>
      <w:del w:id="5239" w:author="Li, Chandler Changjun" w:date="2026-10-19T22:13:00Z" w16du:dateUtc="2026-10-19T14:13:00Z">
        <w:r w:rsidDel="00493927">
          <w:delText xml:space="preserve">8.2 </w:delText>
        </w:r>
      </w:del>
      <w:r>
        <w:t>接口（页面操作与后端动作）</w:t>
      </w:r>
      <w:bookmarkEnd w:id="5238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8"/>
        <w:gridCol w:w="5648"/>
      </w:tblGrid>
      <w:tr w:rsidR="00D1328D" w:rsidDel="00D03297" w14:paraId="09381310" w14:textId="24A0DA96">
        <w:trPr>
          <w:cantSplit/>
          <w:tblHeader/>
          <w:del w:id="5240" w:author="Li, Chandler Changjun" w:date="2026-10-21T15:00:00Z" w16du:dateUtc="2026-10-21T07:00:00Z"/>
        </w:trPr>
        <w:tc>
          <w:tcPr>
            <w:tcW w:w="4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0E" w14:textId="77777777" w:rsidR="00D1328D" w:rsidDel="00D03297" w:rsidRDefault="003C487A">
            <w:pPr>
              <w:spacing w:line="260" w:lineRule="auto"/>
              <w:rPr>
                <w:del w:id="5241" w:author="Li, Chandler Changjun" w:date="2026-10-21T15:00:00Z" w16du:dateUtc="2026-10-21T07:00:00Z"/>
              </w:rPr>
            </w:pPr>
            <w:del w:id="5242" w:author="Li, Chandler Changjun" w:date="2026-10-21T15:00:00Z" w16du:dateUtc="2026-10-21T07:00:00Z">
              <w:r w:rsidDel="00D03297">
                <w:rPr>
                  <w:b/>
                  <w:bCs/>
                  <w:sz w:val="16"/>
                  <w:szCs w:val="16"/>
                </w:rPr>
                <w:delText>页面操作</w:delText>
              </w:r>
            </w:del>
          </w:p>
        </w:tc>
        <w:tc>
          <w:tcPr>
            <w:tcW w:w="5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0F" w14:textId="77777777" w:rsidR="00D1328D" w:rsidDel="00D03297" w:rsidRDefault="003C487A">
            <w:pPr>
              <w:spacing w:line="260" w:lineRule="auto"/>
              <w:rPr>
                <w:del w:id="5243" w:author="Li, Chandler Changjun" w:date="2026-10-21T15:00:00Z" w16du:dateUtc="2026-10-21T07:00:00Z"/>
              </w:rPr>
            </w:pPr>
            <w:del w:id="5244" w:author="Li, Chandler Changjun" w:date="2026-10-21T15:00:00Z" w16du:dateUtc="2026-10-21T07:00:00Z">
              <w:r w:rsidDel="00D03297">
                <w:rPr>
                  <w:b/>
                  <w:bCs/>
                  <w:sz w:val="16"/>
                  <w:szCs w:val="16"/>
                </w:rPr>
                <w:delText>后端动作</w:delText>
              </w:r>
            </w:del>
          </w:p>
        </w:tc>
      </w:tr>
      <w:tr w:rsidR="00D1328D" w:rsidDel="00D03297" w14:paraId="09381313" w14:textId="734E532C">
        <w:trPr>
          <w:cantSplit/>
          <w:del w:id="5245" w:author="Li, Chandler Changjun" w:date="2026-10-21T15:00:00Z" w16du:dateUtc="2026-10-21T07:00:00Z"/>
        </w:trPr>
        <w:tc>
          <w:tcPr>
            <w:tcW w:w="4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11" w14:textId="77777777" w:rsidR="00D1328D" w:rsidDel="00D03297" w:rsidRDefault="003C487A">
            <w:pPr>
              <w:spacing w:line="260" w:lineRule="auto"/>
              <w:rPr>
                <w:del w:id="5246" w:author="Li, Chandler Changjun" w:date="2026-10-21T15:00:00Z" w16du:dateUtc="2026-10-21T07:00:00Z"/>
              </w:rPr>
            </w:pPr>
            <w:del w:id="5247" w:author="Li, Chandler Changjun" w:date="2026-10-21T15:00:00Z" w16du:dateUtc="2026-10-21T07:00:00Z">
              <w:r w:rsidDel="00D03297">
                <w:rPr>
                  <w:sz w:val="16"/>
                  <w:szCs w:val="16"/>
                </w:rPr>
                <w:delText>新建任务</w:delText>
              </w:r>
            </w:del>
          </w:p>
        </w:tc>
        <w:tc>
          <w:tcPr>
            <w:tcW w:w="5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12" w14:textId="79BC12B5" w:rsidR="00D1328D" w:rsidDel="00D03297" w:rsidRDefault="003C487A">
            <w:pPr>
              <w:spacing w:line="260" w:lineRule="auto"/>
              <w:rPr>
                <w:del w:id="5248" w:author="Li, Chandler Changjun" w:date="2026-10-21T15:00:00Z" w16du:dateUtc="2026-10-21T07:00:00Z"/>
              </w:rPr>
            </w:pPr>
            <w:del w:id="5249" w:author="Li, Chandler Changjun" w:date="2026-10-21T15:00:00Z" w16du:dateUtc="2026-10-21T07:00:00Z">
              <w:r w:rsidDel="00D03297">
                <w:rPr>
                  <w:sz w:val="16"/>
                  <w:szCs w:val="16"/>
                </w:rPr>
                <w:delText>触发 RPA 按 R1.1 扫描</w:delText>
              </w:r>
              <w:r w:rsidR="007C2CE9" w:rsidDel="00D03297">
                <w:rPr>
                  <w:rFonts w:hint="eastAsia"/>
                  <w:sz w:val="16"/>
                  <w:szCs w:val="16"/>
                </w:rPr>
                <w:delText>公邮</w:delText>
              </w:r>
              <w:r w:rsidDel="00D03297">
                <w:rPr>
                  <w:sz w:val="16"/>
                  <w:szCs w:val="16"/>
                </w:rPr>
                <w:delText>邮箱</w:delText>
              </w:r>
            </w:del>
          </w:p>
        </w:tc>
      </w:tr>
      <w:tr w:rsidR="00D1328D" w:rsidDel="00D03297" w14:paraId="09381316" w14:textId="7D73B573">
        <w:trPr>
          <w:cantSplit/>
          <w:del w:id="5250" w:author="Li, Chandler Changjun" w:date="2026-10-21T15:00:00Z" w16du:dateUtc="2026-10-21T07:00:00Z"/>
        </w:trPr>
        <w:tc>
          <w:tcPr>
            <w:tcW w:w="4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14" w14:textId="77777777" w:rsidR="00D1328D" w:rsidDel="00D03297" w:rsidRDefault="003C487A">
            <w:pPr>
              <w:spacing w:line="260" w:lineRule="auto"/>
              <w:rPr>
                <w:del w:id="5251" w:author="Li, Chandler Changjun" w:date="2026-10-21T15:00:00Z" w16du:dateUtc="2026-10-21T07:00:00Z"/>
              </w:rPr>
            </w:pPr>
            <w:del w:id="5252" w:author="Li, Chandler Changjun" w:date="2026-10-21T15:00:00Z" w16du:dateUtc="2026-10-21T07:00:00Z">
              <w:r w:rsidDel="00D03297">
                <w:rPr>
                  <w:sz w:val="16"/>
                  <w:szCs w:val="16"/>
                </w:rPr>
                <w:delText>整单重跑 / 从此节点重跑 / 批量重跑</w:delText>
              </w:r>
            </w:del>
          </w:p>
        </w:tc>
        <w:tc>
          <w:tcPr>
            <w:tcW w:w="5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15" w14:textId="77777777" w:rsidR="00D1328D" w:rsidDel="00D03297" w:rsidRDefault="003C487A">
            <w:pPr>
              <w:spacing w:line="260" w:lineRule="auto"/>
              <w:rPr>
                <w:del w:id="5253" w:author="Li, Chandler Changjun" w:date="2026-10-21T15:00:00Z" w16du:dateUtc="2026-10-21T07:00:00Z"/>
              </w:rPr>
            </w:pPr>
            <w:del w:id="5254" w:author="Li, Chandler Changjun" w:date="2026-10-21T15:00:00Z" w16du:dateUtc="2026-10-21T07:00:00Z">
              <w:r w:rsidDel="00D03297">
                <w:rPr>
                  <w:sz w:val="16"/>
                  <w:szCs w:val="16"/>
                </w:rPr>
                <w:delText>创建新执行实例，从指定节点执行，带上当前修正值</w:delText>
              </w:r>
            </w:del>
          </w:p>
        </w:tc>
      </w:tr>
      <w:tr w:rsidR="00D1328D" w:rsidDel="00D03297" w14:paraId="09381319" w14:textId="751F776C">
        <w:trPr>
          <w:cantSplit/>
          <w:del w:id="5255" w:author="Li, Chandler Changjun" w:date="2026-10-21T15:00:00Z" w16du:dateUtc="2026-10-21T07:00:00Z"/>
        </w:trPr>
        <w:tc>
          <w:tcPr>
            <w:tcW w:w="4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17" w14:textId="77777777" w:rsidR="00D1328D" w:rsidDel="00D03297" w:rsidRDefault="003C487A">
            <w:pPr>
              <w:spacing w:line="260" w:lineRule="auto"/>
              <w:rPr>
                <w:del w:id="5256" w:author="Li, Chandler Changjun" w:date="2026-10-21T15:00:00Z" w16du:dateUtc="2026-10-21T07:00:00Z"/>
              </w:rPr>
            </w:pPr>
            <w:del w:id="5257" w:author="Li, Chandler Changjun" w:date="2026-10-21T15:00:00Z" w16du:dateUtc="2026-10-21T07:00:00Z">
              <w:r w:rsidDel="00D03297">
                <w:rPr>
                  <w:sz w:val="16"/>
                  <w:szCs w:val="16"/>
                </w:rPr>
                <w:delText>字段修正</w:delText>
              </w:r>
            </w:del>
          </w:p>
        </w:tc>
        <w:tc>
          <w:tcPr>
            <w:tcW w:w="5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18" w14:textId="77777777" w:rsidR="00D1328D" w:rsidDel="00D03297" w:rsidRDefault="003C487A">
            <w:pPr>
              <w:spacing w:line="260" w:lineRule="auto"/>
              <w:rPr>
                <w:del w:id="5258" w:author="Li, Chandler Changjun" w:date="2026-10-21T15:00:00Z" w16du:dateUtc="2026-10-21T07:00:00Z"/>
              </w:rPr>
            </w:pPr>
            <w:del w:id="5259" w:author="Li, Chandler Changjun" w:date="2026-10-21T15:00:00Z" w16du:dateUtc="2026-10-21T07:00:00Z">
              <w:r w:rsidDel="00D03297">
                <w:rPr>
                  <w:sz w:val="16"/>
                  <w:szCs w:val="16"/>
                </w:rPr>
                <w:delText>保存修正记录</w:delText>
              </w:r>
            </w:del>
          </w:p>
        </w:tc>
      </w:tr>
      <w:tr w:rsidR="00D1328D" w:rsidDel="00D03297" w14:paraId="0938131C" w14:textId="3A2563FA">
        <w:trPr>
          <w:cantSplit/>
          <w:del w:id="5260" w:author="Li, Chandler Changjun" w:date="2026-10-21T15:00:00Z" w16du:dateUtc="2026-10-21T07:00:00Z"/>
        </w:trPr>
        <w:tc>
          <w:tcPr>
            <w:tcW w:w="4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1A" w14:textId="77777777" w:rsidR="00D1328D" w:rsidDel="00D03297" w:rsidRDefault="003C487A">
            <w:pPr>
              <w:spacing w:line="260" w:lineRule="auto"/>
              <w:rPr>
                <w:del w:id="5261" w:author="Li, Chandler Changjun" w:date="2026-10-21T15:00:00Z" w16du:dateUtc="2026-10-21T07:00:00Z"/>
              </w:rPr>
            </w:pPr>
            <w:del w:id="5262" w:author="Li, Chandler Changjun" w:date="2026-10-21T15:00:00Z" w16du:dateUtc="2026-10-21T07:00:00Z">
              <w:r w:rsidDel="00D03297">
                <w:rPr>
                  <w:sz w:val="16"/>
                  <w:szCs w:val="16"/>
                </w:rPr>
                <w:delText>补传附件</w:delText>
              </w:r>
            </w:del>
          </w:p>
        </w:tc>
        <w:tc>
          <w:tcPr>
            <w:tcW w:w="5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1B" w14:textId="77777777" w:rsidR="00D1328D" w:rsidDel="00D03297" w:rsidRDefault="003C487A">
            <w:pPr>
              <w:spacing w:line="260" w:lineRule="auto"/>
              <w:rPr>
                <w:del w:id="5263" w:author="Li, Chandler Changjun" w:date="2026-10-21T15:00:00Z" w16du:dateUtc="2026-10-21T07:00:00Z"/>
              </w:rPr>
            </w:pPr>
            <w:del w:id="5264" w:author="Li, Chandler Changjun" w:date="2026-10-21T15:00:00Z" w16du:dateUtc="2026-10-21T07:00:00Z">
              <w:r w:rsidDel="00D03297">
                <w:rPr>
                  <w:sz w:val="16"/>
                  <w:szCs w:val="16"/>
                </w:rPr>
                <w:delText>保存附件并续跑</w:delText>
              </w:r>
            </w:del>
          </w:p>
        </w:tc>
      </w:tr>
      <w:tr w:rsidR="00D1328D" w:rsidDel="00D03297" w14:paraId="0938131F" w14:textId="366585E0">
        <w:trPr>
          <w:cantSplit/>
          <w:del w:id="5265" w:author="Li, Chandler Changjun" w:date="2026-10-21T15:00:00Z" w16du:dateUtc="2026-10-21T07:00:00Z"/>
        </w:trPr>
        <w:tc>
          <w:tcPr>
            <w:tcW w:w="4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1D" w14:textId="77777777" w:rsidR="00D1328D" w:rsidDel="00D03297" w:rsidRDefault="003C487A">
            <w:pPr>
              <w:spacing w:line="260" w:lineRule="auto"/>
              <w:rPr>
                <w:del w:id="5266" w:author="Li, Chandler Changjun" w:date="2026-10-21T15:00:00Z" w16du:dateUtc="2026-10-21T07:00:00Z"/>
              </w:rPr>
            </w:pPr>
            <w:del w:id="5267" w:author="Li, Chandler Changjun" w:date="2026-10-21T15:00:00Z" w16du:dateUtc="2026-10-21T07:00:00Z">
              <w:r w:rsidDel="00D03297">
                <w:rPr>
                  <w:sz w:val="16"/>
                  <w:szCs w:val="16"/>
                </w:rPr>
                <w:delText>确认并发送回信</w:delText>
              </w:r>
            </w:del>
          </w:p>
        </w:tc>
        <w:tc>
          <w:tcPr>
            <w:tcW w:w="5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1E" w14:textId="77777777" w:rsidR="00D1328D" w:rsidDel="00D03297" w:rsidRDefault="003C487A">
            <w:pPr>
              <w:spacing w:line="260" w:lineRule="auto"/>
              <w:rPr>
                <w:del w:id="5268" w:author="Li, Chandler Changjun" w:date="2026-10-21T15:00:00Z" w16du:dateUtc="2026-10-21T07:00:00Z"/>
              </w:rPr>
            </w:pPr>
            <w:del w:id="5269" w:author="Li, Chandler Changjun" w:date="2026-10-21T15:00:00Z" w16du:dateUtc="2026-10-21T07:00:00Z">
              <w:r w:rsidDel="00D03297">
                <w:rPr>
                  <w:sz w:val="16"/>
                  <w:szCs w:val="16"/>
                </w:rPr>
                <w:delText>执行 N7</w:delText>
              </w:r>
            </w:del>
          </w:p>
        </w:tc>
      </w:tr>
      <w:tr w:rsidR="00D1328D" w:rsidDel="00D03297" w14:paraId="09381322" w14:textId="55D38355">
        <w:trPr>
          <w:cantSplit/>
          <w:del w:id="5270" w:author="Li, Chandler Changjun" w:date="2026-10-21T15:00:00Z" w16du:dateUtc="2026-10-21T07:00:00Z"/>
        </w:trPr>
        <w:tc>
          <w:tcPr>
            <w:tcW w:w="4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20" w14:textId="77777777" w:rsidR="00D1328D" w:rsidDel="00D03297" w:rsidRDefault="003C487A">
            <w:pPr>
              <w:spacing w:line="260" w:lineRule="auto"/>
              <w:rPr>
                <w:del w:id="5271" w:author="Li, Chandler Changjun" w:date="2026-10-21T15:00:00Z" w16du:dateUtc="2026-10-21T07:00:00Z"/>
              </w:rPr>
            </w:pPr>
            <w:del w:id="5272" w:author="Li, Chandler Changjun" w:date="2026-10-21T15:00:00Z" w16du:dateUtc="2026-10-21T07:00:00Z">
              <w:r w:rsidDel="00D03297">
                <w:rPr>
                  <w:sz w:val="16"/>
                  <w:szCs w:val="16"/>
                </w:rPr>
                <w:delText>编辑邮件模板</w:delText>
              </w:r>
            </w:del>
          </w:p>
        </w:tc>
        <w:tc>
          <w:tcPr>
            <w:tcW w:w="5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21" w14:textId="77777777" w:rsidR="00D1328D" w:rsidDel="00D03297" w:rsidRDefault="003C487A">
            <w:pPr>
              <w:spacing w:line="260" w:lineRule="auto"/>
              <w:rPr>
                <w:del w:id="5273" w:author="Li, Chandler Changjun" w:date="2026-10-21T15:00:00Z" w16du:dateUtc="2026-10-21T07:00:00Z"/>
              </w:rPr>
            </w:pPr>
            <w:del w:id="5274" w:author="Li, Chandler Changjun" w:date="2026-10-21T15:00:00Z" w16du:dateUtc="2026-10-21T07:00:00Z">
              <w:r w:rsidDel="00D03297">
                <w:rPr>
                  <w:sz w:val="16"/>
                  <w:szCs w:val="16"/>
                </w:rPr>
                <w:delText>保存收件人、抄送、主题、正文</w:delText>
              </w:r>
            </w:del>
          </w:p>
        </w:tc>
      </w:tr>
      <w:tr w:rsidR="00D1328D" w:rsidDel="00D03297" w14:paraId="09381325" w14:textId="46FE17ED">
        <w:trPr>
          <w:cantSplit/>
          <w:del w:id="5275" w:author="Li, Chandler Changjun" w:date="2026-10-21T15:00:00Z" w16du:dateUtc="2026-10-21T07:00:00Z"/>
        </w:trPr>
        <w:tc>
          <w:tcPr>
            <w:tcW w:w="4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23" w14:textId="77777777" w:rsidR="00D1328D" w:rsidDel="00D03297" w:rsidRDefault="003C487A">
            <w:pPr>
              <w:spacing w:line="260" w:lineRule="auto"/>
              <w:rPr>
                <w:del w:id="5276" w:author="Li, Chandler Changjun" w:date="2026-10-21T15:00:00Z" w16du:dateUtc="2026-10-21T07:00:00Z"/>
              </w:rPr>
            </w:pPr>
            <w:del w:id="5277" w:author="Li, Chandler Changjun" w:date="2026-10-21T15:00:00Z" w16du:dateUtc="2026-10-21T07:00:00Z">
              <w:r w:rsidDel="00D03297">
                <w:rPr>
                  <w:sz w:val="16"/>
                  <w:szCs w:val="16"/>
                </w:rPr>
                <w:delText>编辑 / 上传导入模板</w:delText>
              </w:r>
            </w:del>
          </w:p>
        </w:tc>
        <w:tc>
          <w:tcPr>
            <w:tcW w:w="5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24" w14:textId="77777777" w:rsidR="00D1328D" w:rsidDel="00D03297" w:rsidRDefault="003C487A">
            <w:pPr>
              <w:spacing w:line="260" w:lineRule="auto"/>
              <w:rPr>
                <w:del w:id="5278" w:author="Li, Chandler Changjun" w:date="2026-10-21T15:00:00Z" w16du:dateUtc="2026-10-21T07:00:00Z"/>
              </w:rPr>
            </w:pPr>
            <w:del w:id="5279" w:author="Li, Chandler Changjun" w:date="2026-10-21T15:00:00Z" w16du:dateUtc="2026-10-21T07:00:00Z">
              <w:r w:rsidDel="00D03297">
                <w:rPr>
                  <w:sz w:val="16"/>
                  <w:szCs w:val="16"/>
                </w:rPr>
                <w:delText>保存新版本</w:delText>
              </w:r>
            </w:del>
          </w:p>
        </w:tc>
      </w:tr>
      <w:tr w:rsidR="00D1328D" w:rsidDel="00D03297" w14:paraId="09381328" w14:textId="67938F21">
        <w:trPr>
          <w:cantSplit/>
          <w:del w:id="5280" w:author="Li, Chandler Changjun" w:date="2026-10-21T15:00:00Z" w16du:dateUtc="2026-10-21T07:00:00Z"/>
        </w:trPr>
        <w:tc>
          <w:tcPr>
            <w:tcW w:w="4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26" w14:textId="77777777" w:rsidR="00D1328D" w:rsidDel="00D03297" w:rsidRDefault="003C487A">
            <w:pPr>
              <w:spacing w:line="260" w:lineRule="auto"/>
              <w:rPr>
                <w:del w:id="5281" w:author="Li, Chandler Changjun" w:date="2026-10-21T15:00:00Z" w16du:dateUtc="2026-10-21T07:00:00Z"/>
              </w:rPr>
            </w:pPr>
            <w:del w:id="5282" w:author="Li, Chandler Changjun" w:date="2026-10-21T15:00:00Z" w16du:dateUtc="2026-10-21T07:00:00Z">
              <w:r w:rsidDel="00D03297">
                <w:rPr>
                  <w:sz w:val="16"/>
                  <w:szCs w:val="16"/>
                </w:rPr>
                <w:delText>启停 / 编辑 / 试运行规则</w:delText>
              </w:r>
            </w:del>
          </w:p>
        </w:tc>
        <w:tc>
          <w:tcPr>
            <w:tcW w:w="5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27" w14:textId="77777777" w:rsidR="00D1328D" w:rsidDel="00D03297" w:rsidRDefault="003C487A">
            <w:pPr>
              <w:spacing w:line="260" w:lineRule="auto"/>
              <w:rPr>
                <w:del w:id="5283" w:author="Li, Chandler Changjun" w:date="2026-10-21T15:00:00Z" w16du:dateUtc="2026-10-21T07:00:00Z"/>
              </w:rPr>
            </w:pPr>
            <w:del w:id="5284" w:author="Li, Chandler Changjun" w:date="2026-10-21T15:00:00Z" w16du:dateUtc="2026-10-21T07:00:00Z">
              <w:r w:rsidDel="00D03297">
                <w:rPr>
                  <w:sz w:val="16"/>
                  <w:szCs w:val="16"/>
                </w:rPr>
                <w:delText>保存规则；试运行不建任务</w:delText>
              </w:r>
            </w:del>
          </w:p>
        </w:tc>
      </w:tr>
      <w:tr w:rsidR="00D03297" w14:paraId="2C99B231" w14:textId="77777777" w:rsidTr="00D03297">
        <w:trPr>
          <w:cantSplit/>
          <w:ins w:id="5285" w:author="Li, Chandler Changjun" w:date="2026-10-21T15:00:00Z" w16du:dateUtc="2026-10-21T07:00:00Z"/>
        </w:trPr>
        <w:tc>
          <w:tcPr>
            <w:tcW w:w="4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4EDAF4" w14:textId="77777777" w:rsidR="00D03297" w:rsidRPr="00D03297" w:rsidRDefault="00D03297" w:rsidP="007B2E89">
            <w:pPr>
              <w:spacing w:line="260" w:lineRule="auto"/>
              <w:rPr>
                <w:ins w:id="5286" w:author="Li, Chandler Changjun" w:date="2026-10-21T15:00:00Z" w16du:dateUtc="2026-10-21T07:00:00Z"/>
                <w:sz w:val="16"/>
                <w:szCs w:val="16"/>
              </w:rPr>
            </w:pPr>
            <w:ins w:id="5287" w:author="Li, Chandler Changjun" w:date="2026-10-21T15:00:00Z" w16du:dateUtc="2026-10-21T07:00:00Z">
              <w:r w:rsidRPr="00D03297">
                <w:rPr>
                  <w:sz w:val="16"/>
                  <w:szCs w:val="16"/>
                </w:rPr>
                <w:t>页面操作</w:t>
              </w:r>
            </w:ins>
          </w:p>
        </w:tc>
        <w:tc>
          <w:tcPr>
            <w:tcW w:w="5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327404" w14:textId="77777777" w:rsidR="00D03297" w:rsidRPr="00D03297" w:rsidRDefault="00D03297" w:rsidP="007B2E89">
            <w:pPr>
              <w:spacing w:line="260" w:lineRule="auto"/>
              <w:rPr>
                <w:ins w:id="5288" w:author="Li, Chandler Changjun" w:date="2026-10-21T15:00:00Z" w16du:dateUtc="2026-10-21T07:00:00Z"/>
                <w:sz w:val="16"/>
                <w:szCs w:val="16"/>
              </w:rPr>
            </w:pPr>
            <w:ins w:id="5289" w:author="Li, Chandler Changjun" w:date="2026-10-21T15:00:00Z" w16du:dateUtc="2026-10-21T07:00:00Z">
              <w:r w:rsidRPr="00D03297">
                <w:rPr>
                  <w:sz w:val="16"/>
                  <w:szCs w:val="16"/>
                </w:rPr>
                <w:t>后端动作</w:t>
              </w:r>
            </w:ins>
          </w:p>
        </w:tc>
      </w:tr>
      <w:tr w:rsidR="00D03297" w14:paraId="0A3540DD" w14:textId="77777777" w:rsidTr="00D03297">
        <w:trPr>
          <w:cantSplit/>
          <w:ins w:id="5290" w:author="Li, Chandler Changjun" w:date="2026-10-21T15:00:00Z" w16du:dateUtc="2026-10-21T07:00:00Z"/>
        </w:trPr>
        <w:tc>
          <w:tcPr>
            <w:tcW w:w="4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55DB7E" w14:textId="77777777" w:rsidR="00D03297" w:rsidRPr="00D03297" w:rsidRDefault="00D03297" w:rsidP="007B2E89">
            <w:pPr>
              <w:spacing w:line="260" w:lineRule="auto"/>
              <w:rPr>
                <w:ins w:id="5291" w:author="Li, Chandler Changjun" w:date="2026-10-21T15:00:00Z" w16du:dateUtc="2026-10-21T07:00:00Z"/>
                <w:sz w:val="16"/>
                <w:szCs w:val="16"/>
              </w:rPr>
            </w:pPr>
            <w:ins w:id="5292" w:author="Li, Chandler Changjun" w:date="2026-10-21T15:00:00Z" w16du:dateUtc="2026-10-21T07:00:00Z">
              <w:r>
                <w:rPr>
                  <w:rFonts w:hint="eastAsia"/>
                  <w:sz w:val="16"/>
                  <w:szCs w:val="16"/>
                </w:rPr>
                <w:t>新建任务</w:t>
              </w:r>
            </w:ins>
          </w:p>
        </w:tc>
        <w:tc>
          <w:tcPr>
            <w:tcW w:w="5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D23482" w14:textId="77777777" w:rsidR="00D03297" w:rsidRPr="00D03297" w:rsidRDefault="00D03297" w:rsidP="007B2E89">
            <w:pPr>
              <w:spacing w:line="260" w:lineRule="auto"/>
              <w:rPr>
                <w:ins w:id="5293" w:author="Li, Chandler Changjun" w:date="2026-10-21T15:00:00Z" w16du:dateUtc="2026-10-21T07:00:00Z"/>
                <w:sz w:val="16"/>
                <w:szCs w:val="16"/>
              </w:rPr>
            </w:pPr>
            <w:ins w:id="5294" w:author="Li, Chandler Changjun" w:date="2026-10-21T15:00:00Z" w16du:dateUtc="2026-10-21T07:00:00Z">
              <w:r>
                <w:rPr>
                  <w:rFonts w:hint="eastAsia"/>
                  <w:sz w:val="16"/>
                  <w:szCs w:val="16"/>
                </w:rPr>
                <w:t>触发一次邮件扫描，按邮件监听规则匹配预报邮件并建任务</w:t>
              </w:r>
            </w:ins>
          </w:p>
        </w:tc>
      </w:tr>
      <w:tr w:rsidR="00D03297" w14:paraId="49D03605" w14:textId="77777777" w:rsidTr="00D03297">
        <w:trPr>
          <w:cantSplit/>
          <w:ins w:id="5295" w:author="Li, Chandler Changjun" w:date="2026-10-21T15:00:00Z" w16du:dateUtc="2026-10-21T07:00:00Z"/>
        </w:trPr>
        <w:tc>
          <w:tcPr>
            <w:tcW w:w="4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060566" w14:textId="77777777" w:rsidR="00D03297" w:rsidRPr="00D03297" w:rsidRDefault="00D03297" w:rsidP="007B2E89">
            <w:pPr>
              <w:spacing w:line="260" w:lineRule="auto"/>
              <w:rPr>
                <w:ins w:id="5296" w:author="Li, Chandler Changjun" w:date="2026-10-21T15:00:00Z" w16du:dateUtc="2026-10-21T07:00:00Z"/>
                <w:sz w:val="16"/>
                <w:szCs w:val="16"/>
              </w:rPr>
            </w:pPr>
            <w:ins w:id="5297" w:author="Li, Chandler Changjun" w:date="2026-10-21T15:00:00Z" w16du:dateUtc="2026-10-21T07:00:00Z">
              <w:r>
                <w:rPr>
                  <w:rFonts w:hint="eastAsia"/>
                  <w:sz w:val="16"/>
                  <w:szCs w:val="16"/>
                </w:rPr>
                <w:t>任务重跑</w:t>
              </w:r>
              <w:r>
                <w:rPr>
                  <w:sz w:val="16"/>
                  <w:szCs w:val="16"/>
                </w:rPr>
                <w:t xml:space="preserve"> / 节点重跑 / 批量重跑</w:t>
              </w:r>
            </w:ins>
          </w:p>
        </w:tc>
        <w:tc>
          <w:tcPr>
            <w:tcW w:w="5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9ECD9" w14:textId="77777777" w:rsidR="00D03297" w:rsidRPr="00D03297" w:rsidRDefault="00D03297" w:rsidP="007B2E89">
            <w:pPr>
              <w:spacing w:line="260" w:lineRule="auto"/>
              <w:rPr>
                <w:ins w:id="5298" w:author="Li, Chandler Changjun" w:date="2026-10-21T15:00:00Z" w16du:dateUtc="2026-10-21T07:00:00Z"/>
                <w:sz w:val="16"/>
                <w:szCs w:val="16"/>
              </w:rPr>
            </w:pPr>
            <w:ins w:id="5299" w:author="Li, Chandler Changjun" w:date="2026-10-21T15:00:00Z" w16du:dateUtc="2026-10-21T07:00:00Z">
              <w:r>
                <w:rPr>
                  <w:rFonts w:hint="eastAsia"/>
                  <w:sz w:val="16"/>
                  <w:szCs w:val="16"/>
                </w:rPr>
                <w:t>创建新执行实例：任务重跑、批量重跑从第一个节点执行；节点重跑从选中节点执行；带上当前修正值</w:t>
              </w:r>
            </w:ins>
          </w:p>
        </w:tc>
      </w:tr>
      <w:tr w:rsidR="00D03297" w14:paraId="1BA67AF9" w14:textId="77777777" w:rsidTr="00D03297">
        <w:trPr>
          <w:cantSplit/>
          <w:ins w:id="5300" w:author="Li, Chandler Changjun" w:date="2026-10-21T15:00:00Z" w16du:dateUtc="2026-10-21T07:00:00Z"/>
        </w:trPr>
        <w:tc>
          <w:tcPr>
            <w:tcW w:w="4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B53AF4" w14:textId="77777777" w:rsidR="00D03297" w:rsidRPr="00D03297" w:rsidRDefault="00D03297" w:rsidP="007B2E89">
            <w:pPr>
              <w:spacing w:line="260" w:lineRule="auto"/>
              <w:rPr>
                <w:ins w:id="5301" w:author="Li, Chandler Changjun" w:date="2026-10-21T15:00:00Z" w16du:dateUtc="2026-10-21T07:00:00Z"/>
                <w:sz w:val="16"/>
                <w:szCs w:val="16"/>
              </w:rPr>
            </w:pPr>
            <w:ins w:id="5302" w:author="Li, Chandler Changjun" w:date="2026-10-21T15:00:00Z" w16du:dateUtc="2026-10-21T07:00:00Z">
              <w:r>
                <w:rPr>
                  <w:rFonts w:hint="eastAsia"/>
                  <w:sz w:val="16"/>
                  <w:szCs w:val="16"/>
                </w:rPr>
                <w:t>字段修正</w:t>
              </w:r>
            </w:ins>
          </w:p>
        </w:tc>
        <w:tc>
          <w:tcPr>
            <w:tcW w:w="5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A37403" w14:textId="77777777" w:rsidR="00D03297" w:rsidRPr="00D03297" w:rsidRDefault="00D03297" w:rsidP="007B2E89">
            <w:pPr>
              <w:spacing w:line="260" w:lineRule="auto"/>
              <w:rPr>
                <w:ins w:id="5303" w:author="Li, Chandler Changjun" w:date="2026-10-21T15:00:00Z" w16du:dateUtc="2026-10-21T07:00:00Z"/>
                <w:sz w:val="16"/>
                <w:szCs w:val="16"/>
              </w:rPr>
            </w:pPr>
            <w:ins w:id="5304" w:author="Li, Chandler Changjun" w:date="2026-10-21T15:00:00Z" w16du:dateUtc="2026-10-21T07:00:00Z">
              <w:r>
                <w:rPr>
                  <w:rFonts w:hint="eastAsia"/>
                  <w:sz w:val="16"/>
                  <w:szCs w:val="16"/>
                </w:rPr>
                <w:t>保存修正记录</w:t>
              </w:r>
            </w:ins>
          </w:p>
        </w:tc>
      </w:tr>
      <w:tr w:rsidR="00D03297" w14:paraId="5EC35B6B" w14:textId="77777777" w:rsidTr="00D03297">
        <w:trPr>
          <w:cantSplit/>
          <w:ins w:id="5305" w:author="Li, Chandler Changjun" w:date="2026-10-21T15:00:00Z" w16du:dateUtc="2026-10-21T07:00:00Z"/>
        </w:trPr>
        <w:tc>
          <w:tcPr>
            <w:tcW w:w="4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C85ACD" w14:textId="77777777" w:rsidR="00D03297" w:rsidRPr="00D03297" w:rsidRDefault="00D03297" w:rsidP="007B2E89">
            <w:pPr>
              <w:spacing w:line="260" w:lineRule="auto"/>
              <w:rPr>
                <w:ins w:id="5306" w:author="Li, Chandler Changjun" w:date="2026-10-21T15:00:00Z" w16du:dateUtc="2026-10-21T07:00:00Z"/>
                <w:sz w:val="16"/>
                <w:szCs w:val="16"/>
              </w:rPr>
            </w:pPr>
            <w:ins w:id="5307" w:author="Li, Chandler Changjun" w:date="2026-10-21T15:00:00Z" w16du:dateUtc="2026-10-21T07:00:00Z">
              <w:r>
                <w:rPr>
                  <w:rFonts w:hint="eastAsia"/>
                  <w:sz w:val="16"/>
                  <w:szCs w:val="16"/>
                </w:rPr>
                <w:t>上传修正模板</w:t>
              </w:r>
            </w:ins>
          </w:p>
        </w:tc>
        <w:tc>
          <w:tcPr>
            <w:tcW w:w="5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505B18" w14:textId="77777777" w:rsidR="00D03297" w:rsidRPr="00D03297" w:rsidRDefault="00D03297" w:rsidP="007B2E89">
            <w:pPr>
              <w:spacing w:line="260" w:lineRule="auto"/>
              <w:rPr>
                <w:ins w:id="5308" w:author="Li, Chandler Changjun" w:date="2026-10-21T15:00:00Z" w16du:dateUtc="2026-10-21T07:00:00Z"/>
                <w:sz w:val="16"/>
                <w:szCs w:val="16"/>
              </w:rPr>
            </w:pPr>
            <w:ins w:id="5309" w:author="Li, Chandler Changjun" w:date="2026-10-21T15:00:00Z" w16du:dateUtc="2026-10-21T07:00:00Z">
              <w:r>
                <w:rPr>
                  <w:rFonts w:hint="eastAsia"/>
                  <w:sz w:val="16"/>
                  <w:szCs w:val="16"/>
                </w:rPr>
                <w:t>保存修正模板，创建新执行实例，从「导入发票」续跑</w:t>
              </w:r>
            </w:ins>
          </w:p>
        </w:tc>
      </w:tr>
      <w:tr w:rsidR="00D03297" w14:paraId="5B58042F" w14:textId="77777777" w:rsidTr="00D03297">
        <w:trPr>
          <w:cantSplit/>
          <w:ins w:id="5310" w:author="Li, Chandler Changjun" w:date="2026-10-21T15:00:00Z" w16du:dateUtc="2026-10-21T07:00:00Z"/>
        </w:trPr>
        <w:tc>
          <w:tcPr>
            <w:tcW w:w="4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96FE74" w14:textId="77777777" w:rsidR="00D03297" w:rsidRPr="00D03297" w:rsidRDefault="00D03297" w:rsidP="007B2E89">
            <w:pPr>
              <w:spacing w:line="260" w:lineRule="auto"/>
              <w:rPr>
                <w:ins w:id="5311" w:author="Li, Chandler Changjun" w:date="2026-10-21T15:00:00Z" w16du:dateUtc="2026-10-21T07:00:00Z"/>
                <w:sz w:val="16"/>
                <w:szCs w:val="16"/>
              </w:rPr>
            </w:pPr>
            <w:ins w:id="5312" w:author="Li, Chandler Changjun" w:date="2026-10-21T15:00:00Z" w16du:dateUtc="2026-10-21T07:00:00Z">
              <w:r>
                <w:rPr>
                  <w:rFonts w:hint="eastAsia"/>
                  <w:sz w:val="16"/>
                  <w:szCs w:val="16"/>
                </w:rPr>
                <w:t>编辑邮件模板</w:t>
              </w:r>
            </w:ins>
          </w:p>
        </w:tc>
        <w:tc>
          <w:tcPr>
            <w:tcW w:w="5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AC4ECE" w14:textId="77777777" w:rsidR="00D03297" w:rsidRPr="00D03297" w:rsidRDefault="00D03297" w:rsidP="007B2E89">
            <w:pPr>
              <w:spacing w:line="260" w:lineRule="auto"/>
              <w:rPr>
                <w:ins w:id="5313" w:author="Li, Chandler Changjun" w:date="2026-10-21T15:00:00Z" w16du:dateUtc="2026-10-21T07:00:00Z"/>
                <w:sz w:val="16"/>
                <w:szCs w:val="16"/>
              </w:rPr>
            </w:pPr>
            <w:ins w:id="5314" w:author="Li, Chandler Changjun" w:date="2026-10-21T15:00:00Z" w16du:dateUtc="2026-10-21T07:00:00Z">
              <w:r>
                <w:rPr>
                  <w:rFonts w:hint="eastAsia"/>
                  <w:sz w:val="16"/>
                  <w:szCs w:val="16"/>
                </w:rPr>
                <w:t>保存收件人、主题、正文、附件</w:t>
              </w:r>
            </w:ins>
          </w:p>
        </w:tc>
      </w:tr>
      <w:tr w:rsidR="00D03297" w14:paraId="5137D097" w14:textId="77777777" w:rsidTr="00D03297">
        <w:trPr>
          <w:cantSplit/>
          <w:ins w:id="5315" w:author="Li, Chandler Changjun" w:date="2026-10-21T15:00:00Z" w16du:dateUtc="2026-10-21T07:00:00Z"/>
        </w:trPr>
        <w:tc>
          <w:tcPr>
            <w:tcW w:w="4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A566A0" w14:textId="77777777" w:rsidR="00D03297" w:rsidRPr="00D03297" w:rsidRDefault="00D03297" w:rsidP="007B2E89">
            <w:pPr>
              <w:spacing w:line="260" w:lineRule="auto"/>
              <w:rPr>
                <w:ins w:id="5316" w:author="Li, Chandler Changjun" w:date="2026-10-21T15:00:00Z" w16du:dateUtc="2026-10-21T07:00:00Z"/>
                <w:sz w:val="16"/>
                <w:szCs w:val="16"/>
              </w:rPr>
            </w:pPr>
            <w:ins w:id="5317" w:author="Li, Chandler Changjun" w:date="2026-10-21T15:00:00Z" w16du:dateUtc="2026-10-21T07:00:00Z">
              <w:r>
                <w:rPr>
                  <w:rFonts w:hint="eastAsia"/>
                  <w:sz w:val="16"/>
                  <w:szCs w:val="16"/>
                </w:rPr>
                <w:t>上传导入模板</w:t>
              </w:r>
              <w:r>
                <w:rPr>
                  <w:sz w:val="16"/>
                  <w:szCs w:val="16"/>
                </w:rPr>
                <w:t xml:space="preserve"> / 映射表</w:t>
              </w:r>
            </w:ins>
          </w:p>
        </w:tc>
        <w:tc>
          <w:tcPr>
            <w:tcW w:w="5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5EE304" w14:textId="77777777" w:rsidR="00D03297" w:rsidRPr="00D03297" w:rsidRDefault="00D03297" w:rsidP="007B2E89">
            <w:pPr>
              <w:spacing w:line="260" w:lineRule="auto"/>
              <w:rPr>
                <w:ins w:id="5318" w:author="Li, Chandler Changjun" w:date="2026-10-21T15:00:00Z" w16du:dateUtc="2026-10-21T07:00:00Z"/>
                <w:sz w:val="16"/>
                <w:szCs w:val="16"/>
              </w:rPr>
            </w:pPr>
            <w:ins w:id="5319" w:author="Li, Chandler Changjun" w:date="2026-10-21T15:00:00Z" w16du:dateUtc="2026-10-21T07:00:00Z">
              <w:r>
                <w:rPr>
                  <w:rFonts w:hint="eastAsia"/>
                  <w:sz w:val="16"/>
                  <w:szCs w:val="16"/>
                </w:rPr>
                <w:t>保存新版本，最新版本生效</w:t>
              </w:r>
            </w:ins>
          </w:p>
        </w:tc>
      </w:tr>
      <w:tr w:rsidR="00D03297" w14:paraId="4FE0F184" w14:textId="77777777" w:rsidTr="00D03297">
        <w:trPr>
          <w:cantSplit/>
          <w:ins w:id="5320" w:author="Li, Chandler Changjun" w:date="2026-10-21T15:00:00Z" w16du:dateUtc="2026-10-21T07:00:00Z"/>
        </w:trPr>
        <w:tc>
          <w:tcPr>
            <w:tcW w:w="4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4A1D46" w14:textId="77777777" w:rsidR="00D03297" w:rsidRPr="00D03297" w:rsidRDefault="00D03297" w:rsidP="007B2E89">
            <w:pPr>
              <w:spacing w:line="260" w:lineRule="auto"/>
              <w:rPr>
                <w:ins w:id="5321" w:author="Li, Chandler Changjun" w:date="2026-10-21T15:00:00Z" w16du:dateUtc="2026-10-21T07:00:00Z"/>
                <w:sz w:val="16"/>
                <w:szCs w:val="16"/>
              </w:rPr>
            </w:pPr>
            <w:ins w:id="5322" w:author="Li, Chandler Changjun" w:date="2026-10-21T15:00:00Z" w16du:dateUtc="2026-10-21T07:00:00Z">
              <w:r>
                <w:rPr>
                  <w:rFonts w:hint="eastAsia"/>
                  <w:sz w:val="16"/>
                  <w:szCs w:val="16"/>
                </w:rPr>
                <w:t>启停</w:t>
              </w:r>
              <w:r>
                <w:rPr>
                  <w:sz w:val="16"/>
                  <w:szCs w:val="16"/>
                </w:rPr>
                <w:t xml:space="preserve"> / 编辑邮件监听规则</w:t>
              </w:r>
            </w:ins>
          </w:p>
        </w:tc>
        <w:tc>
          <w:tcPr>
            <w:tcW w:w="5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520043" w14:textId="77777777" w:rsidR="00D03297" w:rsidRPr="00D03297" w:rsidRDefault="00D03297" w:rsidP="007B2E89">
            <w:pPr>
              <w:spacing w:line="260" w:lineRule="auto"/>
              <w:rPr>
                <w:ins w:id="5323" w:author="Li, Chandler Changjun" w:date="2026-10-21T15:00:00Z" w16du:dateUtc="2026-10-21T07:00:00Z"/>
                <w:sz w:val="16"/>
                <w:szCs w:val="16"/>
              </w:rPr>
            </w:pPr>
            <w:ins w:id="5324" w:author="Li, Chandler Changjun" w:date="2026-10-21T15:00:00Z" w16du:dateUtc="2026-10-21T07:00:00Z">
              <w:r>
                <w:rPr>
                  <w:rFonts w:hint="eastAsia"/>
                  <w:sz w:val="16"/>
                  <w:szCs w:val="16"/>
                </w:rPr>
                <w:t>保存规则</w:t>
              </w:r>
            </w:ins>
          </w:p>
        </w:tc>
      </w:tr>
      <w:tr w:rsidR="00D03297" w14:paraId="1CCF6498" w14:textId="77777777" w:rsidTr="00D03297">
        <w:trPr>
          <w:cantSplit/>
          <w:ins w:id="5325" w:author="Li, Chandler Changjun" w:date="2026-10-21T15:00:00Z" w16du:dateUtc="2026-10-21T07:00:00Z"/>
        </w:trPr>
        <w:tc>
          <w:tcPr>
            <w:tcW w:w="4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9E335E" w14:textId="77777777" w:rsidR="00D03297" w:rsidRPr="00D03297" w:rsidRDefault="00D03297" w:rsidP="007B2E89">
            <w:pPr>
              <w:spacing w:line="260" w:lineRule="auto"/>
              <w:rPr>
                <w:ins w:id="5326" w:author="Li, Chandler Changjun" w:date="2026-10-21T15:00:00Z" w16du:dateUtc="2026-10-21T07:00:00Z"/>
                <w:sz w:val="16"/>
                <w:szCs w:val="16"/>
              </w:rPr>
            </w:pPr>
            <w:ins w:id="5327" w:author="Li, Chandler Changjun" w:date="2026-10-21T15:00:00Z" w16du:dateUtc="2026-10-21T07:00:00Z">
              <w:r>
                <w:rPr>
                  <w:rFonts w:hint="eastAsia"/>
                  <w:sz w:val="16"/>
                  <w:szCs w:val="16"/>
                </w:rPr>
                <w:t>邮件挂规则</w:t>
              </w:r>
              <w:r>
                <w:rPr>
                  <w:sz w:val="16"/>
                  <w:szCs w:val="16"/>
                </w:rPr>
                <w:t xml:space="preserve"> / 手动触发</w:t>
              </w:r>
            </w:ins>
          </w:p>
        </w:tc>
        <w:tc>
          <w:tcPr>
            <w:tcW w:w="5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254B87" w14:textId="77777777" w:rsidR="00D03297" w:rsidRPr="00D03297" w:rsidRDefault="00D03297" w:rsidP="007B2E89">
            <w:pPr>
              <w:spacing w:line="260" w:lineRule="auto"/>
              <w:rPr>
                <w:ins w:id="5328" w:author="Li, Chandler Changjun" w:date="2026-10-21T15:00:00Z" w16du:dateUtc="2026-10-21T07:00:00Z"/>
                <w:sz w:val="16"/>
                <w:szCs w:val="16"/>
              </w:rPr>
            </w:pPr>
            <w:ins w:id="5329" w:author="Li, Chandler Changjun" w:date="2026-10-21T15:00:00Z" w16du:dateUtc="2026-10-21T07:00:00Z">
              <w:r>
                <w:rPr>
                  <w:rFonts w:hint="eastAsia"/>
                  <w:sz w:val="16"/>
                  <w:szCs w:val="16"/>
                </w:rPr>
                <w:t>保存挂规则结果；按规则建任务</w:t>
              </w:r>
            </w:ins>
          </w:p>
        </w:tc>
      </w:tr>
    </w:tbl>
    <w:p w14:paraId="09381329" w14:textId="77777777" w:rsidR="00D1328D" w:rsidRDefault="00D1328D">
      <w:pPr>
        <w:spacing w:after="80"/>
      </w:pPr>
    </w:p>
    <w:p w14:paraId="0938132A" w14:textId="77777777" w:rsidR="00D1328D" w:rsidRDefault="003C487A">
      <w:r>
        <w:br w:type="page"/>
      </w:r>
    </w:p>
    <w:p w14:paraId="0938132B" w14:textId="77777777" w:rsidR="00D1328D" w:rsidDel="00063B5B" w:rsidRDefault="003C487A" w:rsidP="00200D9E">
      <w:pPr>
        <w:pStyle w:val="Heading1"/>
        <w:rPr>
          <w:del w:id="5330" w:author="Li, Chandler Changjun" w:date="2026-10-19T22:34:00Z" w16du:dateUtc="2026-10-19T14:34:00Z"/>
        </w:rPr>
      </w:pPr>
      <w:bookmarkStart w:id="5331" w:name="_Toc242459683"/>
      <w:del w:id="5332" w:author="Li, Chandler Changjun" w:date="2026-10-19T22:12:00Z" w16du:dateUtc="2026-10-19T14:12:00Z">
        <w:r w:rsidDel="00146B71">
          <w:delText>第九部分：</w:delText>
        </w:r>
      </w:del>
      <w:del w:id="5333" w:author="Li, Chandler Changjun" w:date="2026-10-19T22:46:00Z" w16du:dateUtc="2026-10-19T14:46:00Z">
        <w:r w:rsidDel="00593348">
          <w:delText>平台能力分析</w:delText>
        </w:r>
      </w:del>
      <w:bookmarkEnd w:id="5331"/>
    </w:p>
    <w:p w14:paraId="4904A0FE" w14:textId="4C210E16" w:rsidR="00063B5B" w:rsidRDefault="00593348" w:rsidP="00593348">
      <w:pPr>
        <w:pStyle w:val="Heading1"/>
        <w:rPr>
          <w:ins w:id="5334" w:author="Li, Chandler Changjun" w:date="2026-10-19T22:34:00Z" w16du:dateUtc="2026-10-19T14:34:00Z"/>
        </w:rPr>
      </w:pPr>
      <w:ins w:id="5335" w:author="Li, Chandler Changjun" w:date="2026-10-19T22:46:00Z" w16du:dateUtc="2026-10-19T14:46:00Z">
        <w:r>
          <w:rPr>
            <w:rFonts w:hint="eastAsia"/>
          </w:rPr>
          <w:t>平台能力分析</w:t>
        </w:r>
      </w:ins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5336" w:author="Li, Chandler Changjun" w:date="2026-10-19T22:42:00Z" w16du:dateUtc="2026-10-19T14:42:00Z">
          <w:tblPr>
            <w:tblW w:w="9071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5102"/>
        <w:gridCol w:w="3969"/>
        <w:tblGridChange w:id="5337">
          <w:tblGrid>
            <w:gridCol w:w="4394"/>
            <w:gridCol w:w="708"/>
            <w:gridCol w:w="709"/>
            <w:gridCol w:w="3260"/>
          </w:tblGrid>
        </w:tblGridChange>
      </w:tblGrid>
      <w:tr w:rsidR="00063B5B" w14:paraId="4D5012EA" w14:textId="77777777" w:rsidTr="0010293E">
        <w:trPr>
          <w:tblHeader/>
          <w:ins w:id="5338" w:author="Li, Chandler Changjun" w:date="2026-10-19T22:34:00Z"/>
          <w:trPrChange w:id="5339" w:author="Li, Chandler Changjun" w:date="2026-10-19T22:42:00Z" w16du:dateUtc="2026-10-19T14:42:00Z">
            <w:trPr>
              <w:tblHeader/>
            </w:trPr>
          </w:trPrChange>
        </w:trPr>
        <w:tc>
          <w:tcPr>
            <w:tcW w:w="51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tcPrChange w:id="5340" w:author="Li, Chandler Changjun" w:date="2026-10-19T22:42:00Z" w16du:dateUtc="2026-10-19T14:42:00Z">
              <w:tcPr>
                <w:tcW w:w="4394" w:type="dxa"/>
                <w:tcBorders>
                  <w:top w:val="single" w:sz="1" w:space="0" w:color="BFBFBF"/>
                  <w:left w:val="single" w:sz="1" w:space="0" w:color="BFBFBF"/>
                  <w:bottom w:val="single" w:sz="1" w:space="0" w:color="BFBFBF"/>
                  <w:right w:val="single" w:sz="1" w:space="0" w:color="BFBFBF"/>
                </w:tcBorders>
                <w:shd w:val="clear" w:color="auto" w:fill="D5E8F0"/>
                <w:tcMar>
                  <w:top w:w="40" w:type="dxa"/>
                  <w:left w:w="80" w:type="dxa"/>
                  <w:bottom w:w="40" w:type="dxa"/>
                  <w:right w:w="80" w:type="dxa"/>
                </w:tcMar>
              </w:tcPr>
            </w:tcPrChange>
          </w:tcPr>
          <w:p w14:paraId="51A0F97A" w14:textId="77777777" w:rsidR="00063B5B" w:rsidRDefault="00063B5B" w:rsidP="00155F82">
            <w:pPr>
              <w:rPr>
                <w:ins w:id="5341" w:author="Li, Chandler Changjun" w:date="2026-10-19T22:34:00Z" w16du:dateUtc="2026-10-19T14:34:00Z"/>
              </w:rPr>
            </w:pPr>
            <w:bookmarkStart w:id="5342" w:name="OLE_LINK6"/>
            <w:ins w:id="5343" w:author="Li, Chandler Changjun" w:date="2026-10-19T22:34:00Z" w16du:dateUtc="2026-10-19T14:34:00Z">
              <w:r>
                <w:rPr>
                  <w:b/>
                  <w:bCs/>
                  <w:sz w:val="16"/>
                  <w:szCs w:val="16"/>
                </w:rPr>
                <w:t>需求</w:t>
              </w:r>
            </w:ins>
          </w:p>
        </w:tc>
        <w:tc>
          <w:tcPr>
            <w:tcW w:w="39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tcPrChange w:id="5344" w:author="Li, Chandler Changjun" w:date="2026-10-19T22:42:00Z" w16du:dateUtc="2026-10-19T14:42:00Z">
              <w:tcPr>
                <w:tcW w:w="4677" w:type="dxa"/>
                <w:gridSpan w:val="3"/>
                <w:tcBorders>
                  <w:top w:val="single" w:sz="1" w:space="0" w:color="BFBFBF"/>
                  <w:left w:val="single" w:sz="1" w:space="0" w:color="BFBFBF"/>
                  <w:bottom w:val="single" w:sz="1" w:space="0" w:color="BFBFBF"/>
                  <w:right w:val="single" w:sz="1" w:space="0" w:color="BFBFBF"/>
                </w:tcBorders>
                <w:shd w:val="clear" w:color="auto" w:fill="D5E8F0"/>
                <w:tcMar>
                  <w:top w:w="40" w:type="dxa"/>
                  <w:left w:w="80" w:type="dxa"/>
                  <w:bottom w:w="40" w:type="dxa"/>
                  <w:right w:w="80" w:type="dxa"/>
                </w:tcMar>
              </w:tcPr>
            </w:tcPrChange>
          </w:tcPr>
          <w:p w14:paraId="278FA8EB" w14:textId="77777777" w:rsidR="00063B5B" w:rsidRDefault="00063B5B" w:rsidP="00155F82">
            <w:pPr>
              <w:rPr>
                <w:ins w:id="5345" w:author="Li, Chandler Changjun" w:date="2026-10-19T22:34:00Z" w16du:dateUtc="2026-10-19T14:34:00Z"/>
              </w:rPr>
            </w:pPr>
            <w:ins w:id="5346" w:author="Li, Chandler Changjun" w:date="2026-10-19T22:34:00Z" w16du:dateUtc="2026-10-19T14:34:00Z">
              <w:r>
                <w:rPr>
                  <w:b/>
                  <w:bCs/>
                  <w:sz w:val="16"/>
                  <w:szCs w:val="16"/>
                </w:rPr>
                <w:t>所需平台能力</w:t>
              </w:r>
            </w:ins>
          </w:p>
        </w:tc>
      </w:tr>
      <w:tr w:rsidR="00063B5B" w14:paraId="26E798A0" w14:textId="77777777" w:rsidTr="0010293E">
        <w:trPr>
          <w:ins w:id="5347" w:author="Li, Chandler Changjun" w:date="2026-10-19T22:34:00Z"/>
        </w:trPr>
        <w:tc>
          <w:tcPr>
            <w:tcW w:w="51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tcPrChange w:id="5348" w:author="Li, Chandler Changjun" w:date="2026-10-19T22:42:00Z" w16du:dateUtc="2026-10-19T14:42:00Z">
              <w:tcPr>
                <w:tcW w:w="4394" w:type="dxa"/>
                <w:tcBorders>
                  <w:top w:val="single" w:sz="1" w:space="0" w:color="BFBFBF"/>
                  <w:left w:val="single" w:sz="1" w:space="0" w:color="BFBFBF"/>
                  <w:bottom w:val="single" w:sz="1" w:space="0" w:color="BFBFBF"/>
                  <w:right w:val="single" w:sz="1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</w:tcPr>
            </w:tcPrChange>
          </w:tcPr>
          <w:p w14:paraId="13F28928" w14:textId="3FCE9D5E" w:rsidR="00063B5B" w:rsidRDefault="00295901" w:rsidP="00155F82">
            <w:pPr>
              <w:rPr>
                <w:ins w:id="5349" w:author="Li, Chandler Changjun" w:date="2026-10-19T22:34:00Z" w16du:dateUtc="2026-10-19T14:34:00Z"/>
              </w:rPr>
            </w:pPr>
            <w:ins w:id="5350" w:author="Li, Chandler Changjun" w:date="2026-10-19T22:41:00Z">
              <w:r w:rsidRPr="00295901">
                <w:rPr>
                  <w:sz w:val="16"/>
                  <w:szCs w:val="16"/>
                </w:rPr>
                <w:t>邮件触发：标题 + 发件人后缀，后缀可配置</w:t>
              </w:r>
            </w:ins>
          </w:p>
        </w:tc>
        <w:tc>
          <w:tcPr>
            <w:tcW w:w="39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tcPrChange w:id="5351" w:author="Li, Chandler Changjun" w:date="2026-10-19T22:42:00Z" w16du:dateUtc="2026-10-19T14:42:00Z">
              <w:tcPr>
                <w:tcW w:w="4677" w:type="dxa"/>
                <w:gridSpan w:val="3"/>
                <w:tcBorders>
                  <w:top w:val="single" w:sz="1" w:space="0" w:color="BFBFBF"/>
                  <w:left w:val="single" w:sz="1" w:space="0" w:color="BFBFBF"/>
                  <w:bottom w:val="single" w:sz="1" w:space="0" w:color="BFBFBF"/>
                  <w:right w:val="single" w:sz="1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</w:tcPr>
            </w:tcPrChange>
          </w:tcPr>
          <w:p w14:paraId="5A847775" w14:textId="4290B190" w:rsidR="00063B5B" w:rsidRDefault="00295901" w:rsidP="00155F82">
            <w:pPr>
              <w:rPr>
                <w:ins w:id="5352" w:author="Li, Chandler Changjun" w:date="2026-10-19T22:34:00Z" w16du:dateUtc="2026-10-19T14:34:00Z"/>
              </w:rPr>
            </w:pPr>
            <w:ins w:id="5353" w:author="Li, Chandler Changjun" w:date="2026-10-19T22:41:00Z">
              <w:r w:rsidRPr="00295901">
                <w:rPr>
                  <w:sz w:val="16"/>
                  <w:szCs w:val="16"/>
                </w:rPr>
                <w:t>邮件规则引擎（邮件中心 · 邮件监听）</w:t>
              </w:r>
            </w:ins>
          </w:p>
        </w:tc>
      </w:tr>
      <w:tr w:rsidR="00063B5B" w14:paraId="0B60518C" w14:textId="77777777" w:rsidTr="0010293E">
        <w:trPr>
          <w:ins w:id="5354" w:author="Li, Chandler Changjun" w:date="2026-10-19T22:34:00Z"/>
        </w:trPr>
        <w:tc>
          <w:tcPr>
            <w:tcW w:w="51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tcPrChange w:id="5355" w:author="Li, Chandler Changjun" w:date="2026-10-19T22:42:00Z" w16du:dateUtc="2026-10-19T14:42:00Z">
              <w:tcPr>
                <w:tcW w:w="4394" w:type="dxa"/>
                <w:tcBorders>
                  <w:top w:val="single" w:sz="1" w:space="0" w:color="BFBFBF"/>
                  <w:left w:val="single" w:sz="1" w:space="0" w:color="BFBFBF"/>
                  <w:bottom w:val="single" w:sz="1" w:space="0" w:color="BFBFBF"/>
                  <w:right w:val="single" w:sz="1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</w:tcPr>
            </w:tcPrChange>
          </w:tcPr>
          <w:p w14:paraId="1DD6F2CA" w14:textId="473F8B7F" w:rsidR="00063B5B" w:rsidRDefault="001326C7" w:rsidP="00155F82">
            <w:pPr>
              <w:rPr>
                <w:ins w:id="5356" w:author="Li, Chandler Changjun" w:date="2026-10-19T22:34:00Z" w16du:dateUtc="2026-10-19T14:34:00Z"/>
              </w:rPr>
            </w:pPr>
            <w:ins w:id="5357" w:author="Li, Chandler Changjun" w:date="2026-10-19T22:41:00Z">
              <w:r w:rsidRPr="001326C7">
                <w:rPr>
                  <w:sz w:val="16"/>
                  <w:szCs w:val="16"/>
                </w:rPr>
                <w:t>全链路执行</w:t>
              </w:r>
            </w:ins>
          </w:p>
        </w:tc>
        <w:tc>
          <w:tcPr>
            <w:tcW w:w="39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tcPrChange w:id="5358" w:author="Li, Chandler Changjun" w:date="2026-10-19T22:42:00Z" w16du:dateUtc="2026-10-19T14:42:00Z">
              <w:tcPr>
                <w:tcW w:w="4677" w:type="dxa"/>
                <w:gridSpan w:val="3"/>
                <w:tcBorders>
                  <w:top w:val="single" w:sz="1" w:space="0" w:color="BFBFBF"/>
                  <w:left w:val="single" w:sz="1" w:space="0" w:color="BFBFBF"/>
                  <w:bottom w:val="single" w:sz="1" w:space="0" w:color="BFBFBF"/>
                  <w:right w:val="single" w:sz="1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</w:tcPr>
            </w:tcPrChange>
          </w:tcPr>
          <w:p w14:paraId="5A2CFFDB" w14:textId="7F720F35" w:rsidR="00063B5B" w:rsidRDefault="001326C7" w:rsidP="00155F82">
            <w:pPr>
              <w:rPr>
                <w:ins w:id="5359" w:author="Li, Chandler Changjun" w:date="2026-10-19T22:34:00Z" w16du:dateUtc="2026-10-19T14:34:00Z"/>
              </w:rPr>
            </w:pPr>
            <w:ins w:id="5360" w:author="Li, Chandler Changjun" w:date="2026-10-19T22:42:00Z">
              <w:r w:rsidRPr="001326C7">
                <w:rPr>
                  <w:sz w:val="16"/>
                  <w:szCs w:val="16"/>
                </w:rPr>
                <w:t>Airflow 流程编排</w:t>
              </w:r>
            </w:ins>
          </w:p>
        </w:tc>
      </w:tr>
      <w:tr w:rsidR="00153949" w14:paraId="7ADEE22B" w14:textId="77777777" w:rsidTr="0010293E">
        <w:trPr>
          <w:ins w:id="5361" w:author="Li, Chandler Changjun" w:date="2026-10-19T22:35:00Z"/>
        </w:trPr>
        <w:tc>
          <w:tcPr>
            <w:tcW w:w="51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tcPrChange w:id="5362" w:author="Li, Chandler Changjun" w:date="2026-10-19T22:42:00Z" w16du:dateUtc="2026-10-19T14:42:00Z">
              <w:tcPr>
                <w:tcW w:w="5811" w:type="dxa"/>
                <w:gridSpan w:val="3"/>
                <w:tcBorders>
                  <w:top w:val="single" w:sz="1" w:space="0" w:color="BFBFBF"/>
                  <w:left w:val="single" w:sz="1" w:space="0" w:color="BFBFBF"/>
                  <w:bottom w:val="single" w:sz="1" w:space="0" w:color="BFBFBF"/>
                  <w:right w:val="single" w:sz="1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</w:tcPr>
            </w:tcPrChange>
          </w:tcPr>
          <w:p w14:paraId="5891B1B1" w14:textId="4E6308F0" w:rsidR="00153949" w:rsidRPr="00092B98" w:rsidRDefault="006C3A80" w:rsidP="00155F82">
            <w:pPr>
              <w:rPr>
                <w:ins w:id="5363" w:author="Li, Chandler Changjun" w:date="2026-10-19T22:35:00Z" w16du:dateUtc="2026-10-19T14:35:00Z"/>
                <w:sz w:val="16"/>
                <w:szCs w:val="16"/>
              </w:rPr>
            </w:pPr>
            <w:ins w:id="5364" w:author="Li, Chandler Changjun" w:date="2026-10-19T22:42:00Z">
              <w:r w:rsidRPr="006C3A80">
                <w:rPr>
                  <w:sz w:val="16"/>
                  <w:szCs w:val="16"/>
                </w:rPr>
                <w:t>解析 PDF 发票箱单及运单</w:t>
              </w:r>
            </w:ins>
          </w:p>
        </w:tc>
        <w:tc>
          <w:tcPr>
            <w:tcW w:w="39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tcPrChange w:id="5365" w:author="Li, Chandler Changjun" w:date="2026-10-19T22:42:00Z" w16du:dateUtc="2026-10-19T14:42:00Z">
              <w:tcPr>
                <w:tcW w:w="3260" w:type="dxa"/>
                <w:tcBorders>
                  <w:top w:val="single" w:sz="1" w:space="0" w:color="BFBFBF"/>
                  <w:left w:val="single" w:sz="1" w:space="0" w:color="BFBFBF"/>
                  <w:bottom w:val="single" w:sz="1" w:space="0" w:color="BFBFBF"/>
                  <w:right w:val="single" w:sz="1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</w:tcPr>
            </w:tcPrChange>
          </w:tcPr>
          <w:p w14:paraId="685AB501" w14:textId="62118044" w:rsidR="00153949" w:rsidRPr="00A02050" w:rsidRDefault="006C3A80" w:rsidP="00155F82">
            <w:pPr>
              <w:rPr>
                <w:ins w:id="5366" w:author="Li, Chandler Changjun" w:date="2026-10-19T22:35:00Z" w16du:dateUtc="2026-10-19T14:35:00Z"/>
                <w:sz w:val="16"/>
                <w:szCs w:val="16"/>
              </w:rPr>
            </w:pPr>
            <w:ins w:id="5367" w:author="Li, Chandler Changjun" w:date="2026-10-19T22:42:00Z">
              <w:r w:rsidRPr="006C3A80">
                <w:rPr>
                  <w:sz w:val="16"/>
                  <w:szCs w:val="16"/>
                </w:rPr>
                <w:t>多模态识别</w:t>
              </w:r>
            </w:ins>
          </w:p>
        </w:tc>
      </w:tr>
      <w:tr w:rsidR="00A02050" w14:paraId="37F702FB" w14:textId="77777777" w:rsidTr="0010293E">
        <w:trPr>
          <w:ins w:id="5368" w:author="Li, Chandler Changjun" w:date="2026-10-19T22:35:00Z"/>
        </w:trPr>
        <w:tc>
          <w:tcPr>
            <w:tcW w:w="51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tcPrChange w:id="5369" w:author="Li, Chandler Changjun" w:date="2026-10-19T22:42:00Z" w16du:dateUtc="2026-10-19T14:42:00Z">
              <w:tcPr>
                <w:tcW w:w="5811" w:type="dxa"/>
                <w:gridSpan w:val="3"/>
                <w:tcBorders>
                  <w:top w:val="single" w:sz="1" w:space="0" w:color="BFBFBF"/>
                  <w:left w:val="single" w:sz="1" w:space="0" w:color="BFBFBF"/>
                  <w:bottom w:val="single" w:sz="1" w:space="0" w:color="BFBFBF"/>
                  <w:right w:val="single" w:sz="1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</w:tcPr>
            </w:tcPrChange>
          </w:tcPr>
          <w:p w14:paraId="2A4BC90C" w14:textId="4B83219C" w:rsidR="00A02050" w:rsidRPr="00A02050" w:rsidRDefault="0068417D" w:rsidP="00155F82">
            <w:pPr>
              <w:rPr>
                <w:ins w:id="5370" w:author="Li, Chandler Changjun" w:date="2026-10-19T22:35:00Z" w16du:dateUtc="2026-10-19T14:35:00Z"/>
                <w:sz w:val="16"/>
                <w:szCs w:val="16"/>
              </w:rPr>
            </w:pPr>
            <w:ins w:id="5371" w:author="Li, Chandler Changjun" w:date="2026-10-19T22:42:00Z">
              <w:r w:rsidRPr="0068417D">
                <w:rPr>
                  <w:sz w:val="16"/>
                  <w:szCs w:val="16"/>
                </w:rPr>
                <w:t>IES+ 发票、预报操作</w:t>
              </w:r>
            </w:ins>
          </w:p>
        </w:tc>
        <w:tc>
          <w:tcPr>
            <w:tcW w:w="39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tcPrChange w:id="5372" w:author="Li, Chandler Changjun" w:date="2026-10-19T22:42:00Z" w16du:dateUtc="2026-10-19T14:42:00Z">
              <w:tcPr>
                <w:tcW w:w="3260" w:type="dxa"/>
                <w:tcBorders>
                  <w:top w:val="single" w:sz="1" w:space="0" w:color="BFBFBF"/>
                  <w:left w:val="single" w:sz="1" w:space="0" w:color="BFBFBF"/>
                  <w:bottom w:val="single" w:sz="1" w:space="0" w:color="BFBFBF"/>
                  <w:right w:val="single" w:sz="1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</w:tcPr>
            </w:tcPrChange>
          </w:tcPr>
          <w:p w14:paraId="386C90AD" w14:textId="40180596" w:rsidR="00A02050" w:rsidRPr="00A02050" w:rsidRDefault="0068417D" w:rsidP="00155F82">
            <w:pPr>
              <w:rPr>
                <w:ins w:id="5373" w:author="Li, Chandler Changjun" w:date="2026-10-19T22:35:00Z" w16du:dateUtc="2026-10-19T14:35:00Z"/>
                <w:sz w:val="16"/>
                <w:szCs w:val="16"/>
              </w:rPr>
            </w:pPr>
            <w:ins w:id="5374" w:author="Li, Chandler Changjun" w:date="2026-10-19T22:42:00Z">
              <w:r w:rsidRPr="0068417D">
                <w:rPr>
                  <w:sz w:val="16"/>
                  <w:szCs w:val="16"/>
                </w:rPr>
                <w:t>IES RPA</w:t>
              </w:r>
            </w:ins>
          </w:p>
        </w:tc>
      </w:tr>
      <w:tr w:rsidR="00783502" w14:paraId="40B94C4A" w14:textId="77777777" w:rsidTr="0010293E">
        <w:trPr>
          <w:ins w:id="5375" w:author="Li, Chandler Changjun" w:date="2026-10-19T22:37:00Z"/>
        </w:trPr>
        <w:tc>
          <w:tcPr>
            <w:tcW w:w="51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tcPrChange w:id="5376" w:author="Li, Chandler Changjun" w:date="2026-10-19T22:42:00Z" w16du:dateUtc="2026-10-19T14:42:00Z">
              <w:tcPr>
                <w:tcW w:w="5811" w:type="dxa"/>
                <w:gridSpan w:val="3"/>
                <w:tcBorders>
                  <w:top w:val="single" w:sz="1" w:space="0" w:color="BFBFBF"/>
                  <w:left w:val="single" w:sz="1" w:space="0" w:color="BFBFBF"/>
                  <w:bottom w:val="single" w:sz="1" w:space="0" w:color="BFBFBF"/>
                  <w:right w:val="single" w:sz="1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</w:tcPr>
            </w:tcPrChange>
          </w:tcPr>
          <w:p w14:paraId="3190ED1E" w14:textId="5EF5A9C1" w:rsidR="00783502" w:rsidRPr="009F78C2" w:rsidRDefault="000F254D" w:rsidP="00155F82">
            <w:pPr>
              <w:rPr>
                <w:ins w:id="5377" w:author="Li, Chandler Changjun" w:date="2026-10-19T22:37:00Z" w16du:dateUtc="2026-10-19T14:37:00Z"/>
                <w:sz w:val="16"/>
                <w:szCs w:val="16"/>
              </w:rPr>
            </w:pPr>
            <w:ins w:id="5378" w:author="Li, Chandler Changjun" w:date="2026-10-19T22:42:00Z">
              <w:r w:rsidRPr="000F254D">
                <w:rPr>
                  <w:sz w:val="16"/>
                  <w:szCs w:val="16"/>
                </w:rPr>
                <w:t>模板、映射表维护</w:t>
              </w:r>
            </w:ins>
          </w:p>
        </w:tc>
        <w:tc>
          <w:tcPr>
            <w:tcW w:w="39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tcPrChange w:id="5379" w:author="Li, Chandler Changjun" w:date="2026-10-19T22:42:00Z" w16du:dateUtc="2026-10-19T14:42:00Z">
              <w:tcPr>
                <w:tcW w:w="3260" w:type="dxa"/>
                <w:tcBorders>
                  <w:top w:val="single" w:sz="1" w:space="0" w:color="BFBFBF"/>
                  <w:left w:val="single" w:sz="1" w:space="0" w:color="BFBFBF"/>
                  <w:bottom w:val="single" w:sz="1" w:space="0" w:color="BFBFBF"/>
                  <w:right w:val="single" w:sz="1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</w:tcPr>
            </w:tcPrChange>
          </w:tcPr>
          <w:p w14:paraId="1FE574A9" w14:textId="0E03321E" w:rsidR="00783502" w:rsidRPr="00783502" w:rsidRDefault="000F254D" w:rsidP="00155F82">
            <w:pPr>
              <w:rPr>
                <w:ins w:id="5380" w:author="Li, Chandler Changjun" w:date="2026-10-19T22:37:00Z" w16du:dateUtc="2026-10-19T14:37:00Z"/>
                <w:sz w:val="16"/>
                <w:szCs w:val="16"/>
              </w:rPr>
            </w:pPr>
            <w:ins w:id="5381" w:author="Li, Chandler Changjun" w:date="2026-10-19T22:42:00Z">
              <w:r w:rsidRPr="000F254D">
                <w:rPr>
                  <w:sz w:val="16"/>
                  <w:szCs w:val="16"/>
                </w:rPr>
                <w:t>模板与映射表版本管理（配置中心</w:t>
              </w:r>
            </w:ins>
            <w:ins w:id="5382" w:author="Li, Chandler Changjun" w:date="2026-10-19T22:42:00Z" w16du:dateUtc="2026-10-19T14:42:00Z">
              <w:r>
                <w:rPr>
                  <w:rFonts w:hint="eastAsia"/>
                  <w:sz w:val="16"/>
                  <w:szCs w:val="16"/>
                </w:rPr>
                <w:t>）</w:t>
              </w:r>
            </w:ins>
          </w:p>
        </w:tc>
      </w:tr>
      <w:tr w:rsidR="000F254D" w14:paraId="63227B1F" w14:textId="77777777" w:rsidTr="0010293E">
        <w:trPr>
          <w:ins w:id="5383" w:author="Li, Chandler Changjun" w:date="2026-10-19T22:42:00Z"/>
        </w:trPr>
        <w:tc>
          <w:tcPr>
            <w:tcW w:w="51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tcPrChange w:id="5384" w:author="Li, Chandler Changjun" w:date="2026-10-19T22:42:00Z" w16du:dateUtc="2026-10-19T14:42:00Z">
              <w:tcPr>
                <w:tcW w:w="5811" w:type="dxa"/>
                <w:gridSpan w:val="3"/>
                <w:tcBorders>
                  <w:top w:val="single" w:sz="1" w:space="0" w:color="BFBFBF"/>
                  <w:left w:val="single" w:sz="1" w:space="0" w:color="BFBFBF"/>
                  <w:bottom w:val="single" w:sz="1" w:space="0" w:color="BFBFBF"/>
                  <w:right w:val="single" w:sz="1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</w:tcPr>
            </w:tcPrChange>
          </w:tcPr>
          <w:p w14:paraId="0D6A8F77" w14:textId="1FF85EDB" w:rsidR="000F254D" w:rsidRPr="000F254D" w:rsidRDefault="000F254D" w:rsidP="00155F82">
            <w:pPr>
              <w:rPr>
                <w:ins w:id="5385" w:author="Li, Chandler Changjun" w:date="2026-10-19T22:42:00Z" w16du:dateUtc="2026-10-19T14:42:00Z"/>
                <w:sz w:val="16"/>
                <w:szCs w:val="16"/>
              </w:rPr>
            </w:pPr>
            <w:ins w:id="5386" w:author="Li, Chandler Changjun" w:date="2026-10-19T22:42:00Z">
              <w:r w:rsidRPr="000F254D">
                <w:rPr>
                  <w:sz w:val="16"/>
                  <w:szCs w:val="16"/>
                </w:rPr>
                <w:t>回复原预报邮件</w:t>
              </w:r>
            </w:ins>
          </w:p>
        </w:tc>
        <w:tc>
          <w:tcPr>
            <w:tcW w:w="39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tcPrChange w:id="5387" w:author="Li, Chandler Changjun" w:date="2026-10-19T22:42:00Z" w16du:dateUtc="2026-10-19T14:42:00Z">
              <w:tcPr>
                <w:tcW w:w="3260" w:type="dxa"/>
                <w:tcBorders>
                  <w:top w:val="single" w:sz="1" w:space="0" w:color="BFBFBF"/>
                  <w:left w:val="single" w:sz="1" w:space="0" w:color="BFBFBF"/>
                  <w:bottom w:val="single" w:sz="1" w:space="0" w:color="BFBFBF"/>
                  <w:right w:val="single" w:sz="1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</w:tcPr>
            </w:tcPrChange>
          </w:tcPr>
          <w:p w14:paraId="4C0E7EC7" w14:textId="7367B7C3" w:rsidR="000F254D" w:rsidRPr="000F254D" w:rsidRDefault="0010293E" w:rsidP="00155F82">
            <w:pPr>
              <w:rPr>
                <w:ins w:id="5388" w:author="Li, Chandler Changjun" w:date="2026-10-19T22:42:00Z" w16du:dateUtc="2026-10-19T14:42:00Z"/>
                <w:sz w:val="16"/>
                <w:szCs w:val="16"/>
              </w:rPr>
            </w:pPr>
            <w:ins w:id="5389" w:author="Li, Chandler Changjun" w:date="2026-10-19T22:42:00Z">
              <w:r w:rsidRPr="0010293E">
                <w:rPr>
                  <w:sz w:val="16"/>
                  <w:szCs w:val="16"/>
                </w:rPr>
                <w:t>邮件发送与模板（邮件中心 · 邮件模板）</w:t>
              </w:r>
            </w:ins>
          </w:p>
        </w:tc>
      </w:tr>
      <w:tr w:rsidR="0010293E" w14:paraId="003B5B51" w14:textId="77777777" w:rsidTr="0010293E">
        <w:trPr>
          <w:ins w:id="5390" w:author="Li, Chandler Changjun" w:date="2026-10-19T22:42:00Z"/>
        </w:trPr>
        <w:tc>
          <w:tcPr>
            <w:tcW w:w="51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4094B" w14:textId="78D45E1D" w:rsidR="0010293E" w:rsidRPr="000F254D" w:rsidRDefault="0010293E" w:rsidP="00155F82">
            <w:pPr>
              <w:rPr>
                <w:ins w:id="5391" w:author="Li, Chandler Changjun" w:date="2026-10-19T22:42:00Z" w16du:dateUtc="2026-10-19T14:42:00Z"/>
                <w:sz w:val="16"/>
                <w:szCs w:val="16"/>
              </w:rPr>
            </w:pPr>
            <w:ins w:id="5392" w:author="Li, Chandler Changjun" w:date="2026-10-19T22:43:00Z">
              <w:r w:rsidRPr="0010293E">
                <w:rPr>
                  <w:sz w:val="16"/>
                  <w:szCs w:val="16"/>
                </w:rPr>
                <w:t>存档</w:t>
              </w:r>
            </w:ins>
          </w:p>
        </w:tc>
        <w:tc>
          <w:tcPr>
            <w:tcW w:w="39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58991" w14:textId="51217D65" w:rsidR="0010293E" w:rsidRPr="0010293E" w:rsidRDefault="0010293E" w:rsidP="00155F82">
            <w:pPr>
              <w:rPr>
                <w:ins w:id="5393" w:author="Li, Chandler Changjun" w:date="2026-10-19T22:42:00Z" w16du:dateUtc="2026-10-19T14:42:00Z"/>
                <w:sz w:val="16"/>
                <w:szCs w:val="16"/>
              </w:rPr>
            </w:pPr>
            <w:ins w:id="5394" w:author="Li, Chandler Changjun" w:date="2026-10-19T22:43:00Z">
              <w:r w:rsidRPr="0010293E">
                <w:rPr>
                  <w:sz w:val="16"/>
                  <w:szCs w:val="16"/>
                </w:rPr>
                <w:t>SharePoint 存档</w:t>
              </w:r>
            </w:ins>
          </w:p>
        </w:tc>
      </w:tr>
      <w:tr w:rsidR="0010293E" w14:paraId="0ACB5D08" w14:textId="77777777" w:rsidTr="0010293E">
        <w:trPr>
          <w:ins w:id="5395" w:author="Li, Chandler Changjun" w:date="2026-10-19T22:43:00Z"/>
        </w:trPr>
        <w:tc>
          <w:tcPr>
            <w:tcW w:w="51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58AEF" w14:textId="3D612BFF" w:rsidR="0010293E" w:rsidRPr="0010293E" w:rsidRDefault="0010293E" w:rsidP="00155F82">
            <w:pPr>
              <w:rPr>
                <w:ins w:id="5396" w:author="Li, Chandler Changjun" w:date="2026-10-19T22:43:00Z" w16du:dateUtc="2026-10-19T14:43:00Z"/>
                <w:sz w:val="16"/>
                <w:szCs w:val="16"/>
              </w:rPr>
            </w:pPr>
            <w:ins w:id="5397" w:author="Li, Chandler Changjun" w:date="2026-10-19T22:43:00Z">
              <w:r w:rsidRPr="0010293E">
                <w:rPr>
                  <w:sz w:val="16"/>
                  <w:szCs w:val="16"/>
                </w:rPr>
                <w:t>执行 Log</w:t>
              </w:r>
            </w:ins>
          </w:p>
        </w:tc>
        <w:tc>
          <w:tcPr>
            <w:tcW w:w="39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FC027" w14:textId="324E2B1F" w:rsidR="0010293E" w:rsidRPr="0010293E" w:rsidRDefault="0010293E" w:rsidP="00155F82">
            <w:pPr>
              <w:rPr>
                <w:ins w:id="5398" w:author="Li, Chandler Changjun" w:date="2026-10-19T22:43:00Z" w16du:dateUtc="2026-10-19T14:43:00Z"/>
                <w:sz w:val="16"/>
                <w:szCs w:val="16"/>
              </w:rPr>
            </w:pPr>
            <w:ins w:id="5399" w:author="Li, Chandler Changjun" w:date="2026-10-19T22:43:00Z">
              <w:r w:rsidRPr="0010293E">
                <w:rPr>
                  <w:sz w:val="16"/>
                  <w:szCs w:val="16"/>
                </w:rPr>
                <w:t>节点证据与操作日志（任务详情）</w:t>
              </w:r>
            </w:ins>
          </w:p>
        </w:tc>
      </w:tr>
      <w:tr w:rsidR="0010293E" w14:paraId="1AD2CD58" w14:textId="77777777" w:rsidTr="0010293E">
        <w:trPr>
          <w:ins w:id="5400" w:author="Li, Chandler Changjun" w:date="2026-10-19T22:43:00Z"/>
        </w:trPr>
        <w:tc>
          <w:tcPr>
            <w:tcW w:w="51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2FC598" w14:textId="75CDDA4F" w:rsidR="0010293E" w:rsidRPr="0010293E" w:rsidRDefault="0010293E" w:rsidP="00155F82">
            <w:pPr>
              <w:rPr>
                <w:ins w:id="5401" w:author="Li, Chandler Changjun" w:date="2026-10-19T22:43:00Z" w16du:dateUtc="2026-10-19T14:43:00Z"/>
                <w:sz w:val="16"/>
                <w:szCs w:val="16"/>
              </w:rPr>
            </w:pPr>
            <w:ins w:id="5402" w:author="Li, Chandler Changjun" w:date="2026-10-19T22:43:00Z">
              <w:r w:rsidRPr="0010293E">
                <w:rPr>
                  <w:sz w:val="16"/>
                  <w:szCs w:val="16"/>
                </w:rPr>
                <w:t>提醒业务</w:t>
              </w:r>
            </w:ins>
          </w:p>
        </w:tc>
        <w:tc>
          <w:tcPr>
            <w:tcW w:w="39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C4C95" w14:textId="0E0A3690" w:rsidR="0010293E" w:rsidRPr="0010293E" w:rsidRDefault="0010293E" w:rsidP="00155F82">
            <w:pPr>
              <w:rPr>
                <w:ins w:id="5403" w:author="Li, Chandler Changjun" w:date="2026-10-19T22:43:00Z" w16du:dateUtc="2026-10-19T14:43:00Z"/>
                <w:sz w:val="16"/>
                <w:szCs w:val="16"/>
              </w:rPr>
            </w:pPr>
            <w:ins w:id="5404" w:author="Li, Chandler Changjun" w:date="2026-10-19T22:43:00Z">
              <w:r w:rsidRPr="0010293E">
                <w:rPr>
                  <w:sz w:val="16"/>
                  <w:szCs w:val="16"/>
                </w:rPr>
                <w:t>站内提醒（提醒中心）</w:t>
              </w:r>
            </w:ins>
          </w:p>
        </w:tc>
      </w:tr>
      <w:tr w:rsidR="0010293E" w14:paraId="7D3D8372" w14:textId="77777777" w:rsidTr="0010293E">
        <w:trPr>
          <w:ins w:id="5405" w:author="Li, Chandler Changjun" w:date="2026-10-19T22:43:00Z"/>
        </w:trPr>
        <w:tc>
          <w:tcPr>
            <w:tcW w:w="51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19EBD" w14:textId="5C5E9BE1" w:rsidR="0010293E" w:rsidRPr="0010293E" w:rsidRDefault="0010293E" w:rsidP="00155F82">
            <w:pPr>
              <w:rPr>
                <w:ins w:id="5406" w:author="Li, Chandler Changjun" w:date="2026-10-19T22:43:00Z" w16du:dateUtc="2026-10-19T14:43:00Z"/>
                <w:sz w:val="16"/>
                <w:szCs w:val="16"/>
              </w:rPr>
            </w:pPr>
            <w:ins w:id="5407" w:author="Li, Chandler Changjun" w:date="2026-10-19T22:43:00Z">
              <w:r w:rsidRPr="0010293E">
                <w:rPr>
                  <w:sz w:val="16"/>
                  <w:szCs w:val="16"/>
                </w:rPr>
                <w:t>处理后继续执行</w:t>
              </w:r>
            </w:ins>
          </w:p>
        </w:tc>
        <w:tc>
          <w:tcPr>
            <w:tcW w:w="39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39666" w14:textId="28F32B91" w:rsidR="0010293E" w:rsidRPr="0010293E" w:rsidRDefault="0010293E" w:rsidP="00155F82">
            <w:pPr>
              <w:rPr>
                <w:ins w:id="5408" w:author="Li, Chandler Changjun" w:date="2026-10-19T22:43:00Z" w16du:dateUtc="2026-10-19T14:43:00Z"/>
                <w:sz w:val="16"/>
                <w:szCs w:val="16"/>
              </w:rPr>
            </w:pPr>
            <w:ins w:id="5409" w:author="Li, Chandler Changjun" w:date="2026-10-19T22:43:00Z">
              <w:r w:rsidRPr="0010293E">
                <w:rPr>
                  <w:sz w:val="16"/>
                  <w:szCs w:val="16"/>
                </w:rPr>
                <w:t>任务 / 执行实例与重跑（任务详情）</w:t>
              </w:r>
            </w:ins>
          </w:p>
        </w:tc>
      </w:tr>
      <w:tr w:rsidR="0010293E" w14:paraId="4D3CCB07" w14:textId="77777777" w:rsidTr="0010293E">
        <w:trPr>
          <w:ins w:id="5410" w:author="Li, Chandler Changjun" w:date="2026-10-19T22:43:00Z"/>
        </w:trPr>
        <w:tc>
          <w:tcPr>
            <w:tcW w:w="51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7BABC" w14:textId="3D9E71B0" w:rsidR="0010293E" w:rsidRPr="0010293E" w:rsidRDefault="00DB0CBA" w:rsidP="00155F82">
            <w:pPr>
              <w:rPr>
                <w:ins w:id="5411" w:author="Li, Chandler Changjun" w:date="2026-10-19T22:43:00Z" w16du:dateUtc="2026-10-19T14:43:00Z"/>
                <w:sz w:val="16"/>
                <w:szCs w:val="16"/>
              </w:rPr>
            </w:pPr>
            <w:ins w:id="5412" w:author="Li, Chandler Changjun" w:date="2026-10-19T22:43:00Z">
              <w:r w:rsidRPr="00DB0CBA">
                <w:rPr>
                  <w:sz w:val="16"/>
                  <w:szCs w:val="16"/>
                </w:rPr>
                <w:t>身份与权限</w:t>
              </w:r>
            </w:ins>
          </w:p>
        </w:tc>
        <w:tc>
          <w:tcPr>
            <w:tcW w:w="39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3A925" w14:textId="64453A40" w:rsidR="0010293E" w:rsidRPr="0010293E" w:rsidRDefault="00DB0CBA" w:rsidP="00155F82">
            <w:pPr>
              <w:rPr>
                <w:ins w:id="5413" w:author="Li, Chandler Changjun" w:date="2026-10-19T22:43:00Z" w16du:dateUtc="2026-10-19T14:43:00Z"/>
                <w:sz w:val="16"/>
                <w:szCs w:val="16"/>
              </w:rPr>
            </w:pPr>
            <w:ins w:id="5414" w:author="Li, Chandler Changjun" w:date="2026-10-19T22:43:00Z">
              <w:r w:rsidRPr="00DB0CBA">
                <w:rPr>
                  <w:sz w:val="16"/>
                  <w:szCs w:val="16"/>
                </w:rPr>
                <w:t>Alice SSO + 平台 RBAC</w:t>
              </w:r>
            </w:ins>
          </w:p>
        </w:tc>
      </w:tr>
      <w:bookmarkEnd w:id="5342"/>
    </w:tbl>
    <w:p w14:paraId="26505CA4" w14:textId="77777777" w:rsidR="00063B5B" w:rsidRDefault="00063B5B" w:rsidP="00063B5B">
      <w:pPr>
        <w:rPr>
          <w:ins w:id="5415" w:author="Li, Chandler Changjun" w:date="2026-10-19T22:34:00Z" w16du:dateUtc="2026-10-19T14:34:00Z"/>
        </w:rPr>
      </w:pPr>
    </w:p>
    <w:p w14:paraId="09381354" w14:textId="77777777" w:rsidR="00D1328D" w:rsidRDefault="00D1328D">
      <w:pPr>
        <w:spacing w:after="80"/>
        <w:rPr>
          <w:ins w:id="5416" w:author="Li, Chandler Changjun" w:date="2026-10-21T17:52:00Z" w16du:dateUtc="2026-10-21T09:52:00Z"/>
        </w:rPr>
      </w:pPr>
    </w:p>
    <w:p w14:paraId="2B820138" w14:textId="77777777" w:rsidR="005434B8" w:rsidRDefault="005434B8">
      <w:pPr>
        <w:spacing w:after="80"/>
        <w:rPr>
          <w:ins w:id="5417" w:author="Li, Chandler Changjun" w:date="2026-10-21T17:52:00Z" w16du:dateUtc="2026-10-21T09:52:00Z"/>
        </w:rPr>
      </w:pPr>
    </w:p>
    <w:p w14:paraId="72E62063" w14:textId="77777777" w:rsidR="005434B8" w:rsidRDefault="005434B8">
      <w:pPr>
        <w:spacing w:after="80"/>
        <w:rPr>
          <w:ins w:id="5418" w:author="Li, Chandler Changjun" w:date="2026-10-21T17:52:00Z" w16du:dateUtc="2026-10-21T09:52:00Z"/>
        </w:rPr>
      </w:pPr>
    </w:p>
    <w:p w14:paraId="11126F14" w14:textId="77777777" w:rsidR="005434B8" w:rsidRDefault="005434B8">
      <w:pPr>
        <w:spacing w:after="80"/>
        <w:rPr>
          <w:ins w:id="5419" w:author="Li, Chandler Changjun" w:date="2026-10-21T17:52:00Z" w16du:dateUtc="2026-10-21T09:52:00Z"/>
        </w:rPr>
      </w:pPr>
    </w:p>
    <w:p w14:paraId="1BE86257" w14:textId="77777777" w:rsidR="005434B8" w:rsidRDefault="005434B8">
      <w:pPr>
        <w:spacing w:after="80"/>
        <w:rPr>
          <w:ins w:id="5420" w:author="Li, Chandler Changjun" w:date="2026-10-21T17:52:00Z" w16du:dateUtc="2026-10-21T09:52:00Z"/>
        </w:rPr>
      </w:pPr>
    </w:p>
    <w:p w14:paraId="619D9051" w14:textId="77777777" w:rsidR="005434B8" w:rsidRDefault="005434B8">
      <w:pPr>
        <w:spacing w:after="80"/>
        <w:rPr>
          <w:ins w:id="5421" w:author="Li, Chandler Changjun" w:date="2026-10-21T17:53:00Z" w16du:dateUtc="2026-10-21T09:53:00Z"/>
        </w:rPr>
      </w:pPr>
    </w:p>
    <w:p w14:paraId="1093DD51" w14:textId="77777777" w:rsidR="005434B8" w:rsidRDefault="005434B8">
      <w:pPr>
        <w:spacing w:after="80"/>
        <w:rPr>
          <w:ins w:id="5422" w:author="Li, Chandler Changjun" w:date="2026-10-21T17:53:00Z" w16du:dateUtc="2026-10-21T09:53:00Z"/>
        </w:rPr>
      </w:pPr>
    </w:p>
    <w:p w14:paraId="37B00AC2" w14:textId="77777777" w:rsidR="005434B8" w:rsidRDefault="005434B8">
      <w:pPr>
        <w:spacing w:after="80"/>
        <w:rPr>
          <w:ins w:id="5423" w:author="Li, Chandler Changjun" w:date="2026-10-21T17:53:00Z" w16du:dateUtc="2026-10-21T09:53:00Z"/>
        </w:rPr>
      </w:pPr>
    </w:p>
    <w:p w14:paraId="5865D190" w14:textId="77777777" w:rsidR="005434B8" w:rsidRDefault="005434B8">
      <w:pPr>
        <w:spacing w:after="80"/>
        <w:rPr>
          <w:ins w:id="5424" w:author="Li, Chandler Changjun" w:date="2026-10-21T17:53:00Z" w16du:dateUtc="2026-10-21T09:53:00Z"/>
        </w:rPr>
      </w:pPr>
    </w:p>
    <w:p w14:paraId="1737A10C" w14:textId="77777777" w:rsidR="005434B8" w:rsidRDefault="005434B8">
      <w:pPr>
        <w:spacing w:after="80"/>
        <w:rPr>
          <w:ins w:id="5425" w:author="Li, Chandler Changjun" w:date="2026-10-21T17:53:00Z" w16du:dateUtc="2026-10-21T09:53:00Z"/>
        </w:rPr>
      </w:pPr>
    </w:p>
    <w:p w14:paraId="031D20AD" w14:textId="77777777" w:rsidR="005434B8" w:rsidRDefault="005434B8">
      <w:pPr>
        <w:spacing w:after="80"/>
        <w:rPr>
          <w:ins w:id="5426" w:author="Li, Chandler Changjun" w:date="2026-10-21T17:53:00Z" w16du:dateUtc="2026-10-21T09:53:00Z"/>
        </w:rPr>
      </w:pPr>
    </w:p>
    <w:p w14:paraId="04E412E7" w14:textId="77777777" w:rsidR="005434B8" w:rsidRDefault="005434B8">
      <w:pPr>
        <w:spacing w:after="80"/>
        <w:rPr>
          <w:ins w:id="5427" w:author="Li, Chandler Changjun" w:date="2026-10-21T17:53:00Z" w16du:dateUtc="2026-10-21T09:53:00Z"/>
        </w:rPr>
      </w:pPr>
    </w:p>
    <w:p w14:paraId="265872C1" w14:textId="77777777" w:rsidR="005434B8" w:rsidRDefault="005434B8">
      <w:pPr>
        <w:spacing w:after="80"/>
        <w:rPr>
          <w:ins w:id="5428" w:author="Li, Chandler Changjun" w:date="2026-10-21T17:53:00Z" w16du:dateUtc="2026-10-21T09:53:00Z"/>
        </w:rPr>
      </w:pPr>
    </w:p>
    <w:p w14:paraId="20E72472" w14:textId="77777777" w:rsidR="005434B8" w:rsidRDefault="005434B8">
      <w:pPr>
        <w:spacing w:after="80"/>
        <w:rPr>
          <w:ins w:id="5429" w:author="Li, Chandler Changjun" w:date="2026-10-21T17:53:00Z" w16du:dateUtc="2026-10-21T09:53:00Z"/>
        </w:rPr>
      </w:pPr>
    </w:p>
    <w:p w14:paraId="3AF323A5" w14:textId="77777777" w:rsidR="005434B8" w:rsidRDefault="005434B8">
      <w:pPr>
        <w:spacing w:after="80"/>
        <w:rPr>
          <w:rFonts w:hint="eastAsia"/>
        </w:rPr>
      </w:pPr>
    </w:p>
    <w:p w14:paraId="09381355" w14:textId="2AC1061E" w:rsidR="00D1328D" w:rsidRPr="0009099A" w:rsidDel="005E4B23" w:rsidRDefault="00F204B4">
      <w:pPr>
        <w:rPr>
          <w:del w:id="5430" w:author="Li, Chandler Changjun" w:date="2026-10-20T14:54:00Z" w16du:dateUtc="2026-10-20T06:54:00Z"/>
          <w:b/>
          <w:color w:val="FF0000"/>
        </w:rPr>
      </w:pPr>
      <w:del w:id="5431" w:author="Li, Chandler Changjun" w:date="2026-10-20T14:54:00Z" w16du:dateUtc="2026-10-20T06:54:00Z">
        <w:r w:rsidRPr="0009099A" w:rsidDel="005E4B23">
          <w:rPr>
            <w:rFonts w:hint="eastAsia"/>
            <w:b/>
            <w:color w:val="FF0000"/>
            <w:sz w:val="24"/>
            <w:szCs w:val="24"/>
            <w:highlight w:val="yellow"/>
          </w:rPr>
          <w:delText>平台能力需要全</w:delText>
        </w:r>
        <w:r w:rsidRPr="0009099A" w:rsidDel="005E4B23">
          <w:rPr>
            <w:b/>
            <w:color w:val="FF0000"/>
            <w:sz w:val="24"/>
            <w:szCs w:val="24"/>
            <w:highlight w:val="yellow"/>
          </w:rPr>
          <w:delText>case统一</w:delText>
        </w:r>
      </w:del>
    </w:p>
    <w:p w14:paraId="09381356" w14:textId="7DF43B4A" w:rsidR="00D1328D" w:rsidRDefault="003C487A" w:rsidP="005434B8">
      <w:pPr>
        <w:pStyle w:val="Heading1"/>
      </w:pPr>
      <w:bookmarkStart w:id="5432" w:name="_Toc242459684"/>
      <w:del w:id="5433" w:author="Li, Chandler Changjun" w:date="2026-10-19T22:12:00Z" w16du:dateUtc="2026-10-19T14:12:00Z">
        <w:r w:rsidDel="00002AD5">
          <w:delText>第十部分：</w:delText>
        </w:r>
      </w:del>
      <w:r>
        <w:t>非功能性需求</w:t>
      </w:r>
      <w:bookmarkEnd w:id="5432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9"/>
        <w:gridCol w:w="8697"/>
      </w:tblGrid>
      <w:tr w:rsidR="00D1328D" w:rsidDel="00E129E5" w14:paraId="09381359" w14:textId="2DB1E39B">
        <w:trPr>
          <w:cantSplit/>
          <w:tblHeader/>
          <w:del w:id="5434" w:author="Li, Chandler Changjun" w:date="2026-10-20T11:34:00Z"/>
        </w:trPr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57" w14:textId="2F902FB5" w:rsidR="00D1328D" w:rsidDel="00E129E5" w:rsidRDefault="003C487A">
            <w:pPr>
              <w:spacing w:line="260" w:lineRule="auto"/>
              <w:rPr>
                <w:del w:id="5435" w:author="Li, Chandler Changjun" w:date="2026-10-20T11:34:00Z" w16du:dateUtc="2026-10-20T03:34:00Z"/>
              </w:rPr>
            </w:pPr>
            <w:del w:id="5436" w:author="Li, Chandler Changjun" w:date="2026-10-20T11:34:00Z" w16du:dateUtc="2026-10-20T03:34:00Z">
              <w:r w:rsidDel="00E129E5">
                <w:rPr>
                  <w:b/>
                  <w:bCs/>
                  <w:sz w:val="16"/>
                  <w:szCs w:val="16"/>
                </w:rPr>
                <w:delText>类别</w:delText>
              </w:r>
            </w:del>
          </w:p>
        </w:tc>
        <w:tc>
          <w:tcPr>
            <w:tcW w:w="8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58" w14:textId="41BDE974" w:rsidR="00D1328D" w:rsidDel="00E129E5" w:rsidRDefault="003C487A">
            <w:pPr>
              <w:spacing w:line="260" w:lineRule="auto"/>
              <w:rPr>
                <w:del w:id="5437" w:author="Li, Chandler Changjun" w:date="2026-10-20T11:34:00Z" w16du:dateUtc="2026-10-20T03:34:00Z"/>
              </w:rPr>
            </w:pPr>
            <w:del w:id="5438" w:author="Li, Chandler Changjun" w:date="2026-10-20T11:34:00Z" w16du:dateUtc="2026-10-20T03:34:00Z">
              <w:r w:rsidDel="00E129E5">
                <w:rPr>
                  <w:b/>
                  <w:bCs/>
                  <w:sz w:val="16"/>
                  <w:szCs w:val="16"/>
                </w:rPr>
                <w:delText>要求</w:delText>
              </w:r>
            </w:del>
          </w:p>
        </w:tc>
      </w:tr>
      <w:tr w:rsidR="00D1328D" w:rsidDel="00E129E5" w14:paraId="0938135C" w14:textId="7199BB4D">
        <w:trPr>
          <w:cantSplit/>
          <w:del w:id="5439" w:author="Li, Chandler Changjun" w:date="2026-10-20T11:34:00Z"/>
        </w:trPr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5A" w14:textId="5F7CFB1F" w:rsidR="00D1328D" w:rsidDel="00E129E5" w:rsidRDefault="003C487A">
            <w:pPr>
              <w:spacing w:line="260" w:lineRule="auto"/>
              <w:rPr>
                <w:del w:id="5440" w:author="Li, Chandler Changjun" w:date="2026-10-20T11:34:00Z" w16du:dateUtc="2026-10-20T03:34:00Z"/>
              </w:rPr>
            </w:pPr>
            <w:del w:id="5441" w:author="Li, Chandler Changjun" w:date="2026-10-20T11:34:00Z" w16du:dateUtc="2026-10-20T03:34:00Z">
              <w:r w:rsidDel="00E129E5">
                <w:rPr>
                  <w:sz w:val="16"/>
                  <w:szCs w:val="16"/>
                </w:rPr>
                <w:delText>性能</w:delText>
              </w:r>
            </w:del>
          </w:p>
        </w:tc>
        <w:tc>
          <w:tcPr>
            <w:tcW w:w="8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5B" w14:textId="633B3629" w:rsidR="00D1328D" w:rsidDel="00E129E5" w:rsidRDefault="003C487A">
            <w:pPr>
              <w:spacing w:line="260" w:lineRule="auto"/>
              <w:rPr>
                <w:del w:id="5442" w:author="Li, Chandler Changjun" w:date="2026-10-20T11:34:00Z" w16du:dateUtc="2026-10-20T03:34:00Z"/>
              </w:rPr>
            </w:pPr>
            <w:del w:id="5443" w:author="Li, Chandler Changjun" w:date="2026-10-20T11:34:00Z" w16du:dateUtc="2026-10-20T03:34:00Z">
              <w:r w:rsidDel="00E129E5">
                <w:rPr>
                  <w:sz w:val="16"/>
                  <w:szCs w:val="16"/>
                </w:rPr>
                <w:delText>任务列表加载 ≤ 2 s；数据量一周十几票</w:delText>
              </w:r>
            </w:del>
          </w:p>
        </w:tc>
      </w:tr>
      <w:tr w:rsidR="00D1328D" w:rsidDel="00E129E5" w14:paraId="0938135F" w14:textId="3EB02B44">
        <w:trPr>
          <w:cantSplit/>
          <w:del w:id="5444" w:author="Li, Chandler Changjun" w:date="2026-10-20T11:34:00Z"/>
        </w:trPr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5D" w14:textId="4CA42C06" w:rsidR="00D1328D" w:rsidDel="00E129E5" w:rsidRDefault="003C487A">
            <w:pPr>
              <w:spacing w:line="260" w:lineRule="auto"/>
              <w:rPr>
                <w:del w:id="5445" w:author="Li, Chandler Changjun" w:date="2026-10-20T11:34:00Z" w16du:dateUtc="2026-10-20T03:34:00Z"/>
              </w:rPr>
            </w:pPr>
            <w:del w:id="5446" w:author="Li, Chandler Changjun" w:date="2026-10-20T11:34:00Z" w16du:dateUtc="2026-10-20T03:34:00Z">
              <w:r w:rsidDel="00E129E5">
                <w:rPr>
                  <w:sz w:val="16"/>
                  <w:szCs w:val="16"/>
                </w:rPr>
                <w:delText>权限</w:delText>
              </w:r>
            </w:del>
          </w:p>
        </w:tc>
        <w:tc>
          <w:tcPr>
            <w:tcW w:w="8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5E" w14:textId="072C045D" w:rsidR="00D1328D" w:rsidDel="00E129E5" w:rsidRDefault="003C487A">
            <w:pPr>
              <w:spacing w:line="260" w:lineRule="auto"/>
              <w:rPr>
                <w:del w:id="5447" w:author="Li, Chandler Changjun" w:date="2026-10-20T11:34:00Z" w16du:dateUtc="2026-10-20T03:34:00Z"/>
              </w:rPr>
            </w:pPr>
            <w:del w:id="5448" w:author="Li, Chandler Changjun" w:date="2026-10-20T11:34:00Z" w16du:dateUtc="2026-10-20T03:34:00Z">
              <w:r w:rsidDel="00E129E5">
                <w:rPr>
                  <w:sz w:val="16"/>
                  <w:szCs w:val="16"/>
                </w:rPr>
                <w:delText>Alice SSO；角色按 ServiceNext</w:delText>
              </w:r>
            </w:del>
          </w:p>
        </w:tc>
      </w:tr>
      <w:tr w:rsidR="00D1328D" w:rsidDel="00E129E5" w14:paraId="09381362" w14:textId="0CA87A0E">
        <w:trPr>
          <w:cantSplit/>
          <w:del w:id="5449" w:author="Li, Chandler Changjun" w:date="2026-10-20T11:34:00Z"/>
        </w:trPr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60" w14:textId="3CB0B849" w:rsidR="00D1328D" w:rsidDel="00E129E5" w:rsidRDefault="003C487A">
            <w:pPr>
              <w:spacing w:line="260" w:lineRule="auto"/>
              <w:rPr>
                <w:del w:id="5450" w:author="Li, Chandler Changjun" w:date="2026-10-20T11:34:00Z" w16du:dateUtc="2026-10-20T03:34:00Z"/>
              </w:rPr>
            </w:pPr>
            <w:del w:id="5451" w:author="Li, Chandler Changjun" w:date="2026-10-20T11:34:00Z" w16du:dateUtc="2026-10-20T03:34:00Z">
              <w:r w:rsidDel="00E129E5">
                <w:rPr>
                  <w:sz w:val="16"/>
                  <w:szCs w:val="16"/>
                </w:rPr>
                <w:delText>审计</w:delText>
              </w:r>
            </w:del>
          </w:p>
        </w:tc>
        <w:tc>
          <w:tcPr>
            <w:tcW w:w="8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61" w14:textId="6313E0EB" w:rsidR="00D1328D" w:rsidDel="00E129E5" w:rsidRDefault="003C487A">
            <w:pPr>
              <w:spacing w:line="260" w:lineRule="auto"/>
              <w:rPr>
                <w:del w:id="5452" w:author="Li, Chandler Changjun" w:date="2026-10-20T11:34:00Z" w16du:dateUtc="2026-10-20T03:34:00Z"/>
              </w:rPr>
            </w:pPr>
            <w:del w:id="5453" w:author="Li, Chandler Changjun" w:date="2026-10-20T11:34:00Z" w16du:dateUtc="2026-10-20T03:34:00Z">
              <w:r w:rsidDel="00E129E5">
                <w:rPr>
                  <w:sz w:val="16"/>
                  <w:szCs w:val="16"/>
                </w:rPr>
                <w:delText>操作日志不可篡改；节点证据防篡改留痕</w:delText>
              </w:r>
            </w:del>
          </w:p>
        </w:tc>
      </w:tr>
      <w:tr w:rsidR="00D1328D" w:rsidDel="00E129E5" w14:paraId="09381365" w14:textId="356D5C87">
        <w:trPr>
          <w:cantSplit/>
          <w:del w:id="5454" w:author="Li, Chandler Changjun" w:date="2026-10-20T11:34:00Z"/>
        </w:trPr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63" w14:textId="7B691D5E" w:rsidR="00D1328D" w:rsidDel="00E129E5" w:rsidRDefault="003C487A">
            <w:pPr>
              <w:spacing w:line="260" w:lineRule="auto"/>
              <w:rPr>
                <w:del w:id="5455" w:author="Li, Chandler Changjun" w:date="2026-10-20T11:34:00Z" w16du:dateUtc="2026-10-20T03:34:00Z"/>
              </w:rPr>
            </w:pPr>
            <w:del w:id="5456" w:author="Li, Chandler Changjun" w:date="2026-10-20T11:34:00Z" w16du:dateUtc="2026-10-20T03:34:00Z">
              <w:r w:rsidDel="00E129E5">
                <w:rPr>
                  <w:sz w:val="16"/>
                  <w:szCs w:val="16"/>
                </w:rPr>
                <w:delText>安全</w:delText>
              </w:r>
            </w:del>
          </w:p>
        </w:tc>
        <w:tc>
          <w:tcPr>
            <w:tcW w:w="8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64" w14:textId="504D02B3" w:rsidR="00D1328D" w:rsidDel="00E129E5" w:rsidRDefault="003C487A">
            <w:pPr>
              <w:spacing w:line="260" w:lineRule="auto"/>
              <w:rPr>
                <w:del w:id="5457" w:author="Li, Chandler Changjun" w:date="2026-10-20T11:34:00Z" w16du:dateUtc="2026-10-20T03:34:00Z"/>
              </w:rPr>
            </w:pPr>
            <w:del w:id="5458" w:author="Li, Chandler Changjun" w:date="2026-10-20T11:34:00Z" w16du:dateUtc="2026-10-20T03:34:00Z">
              <w:r w:rsidDel="00E129E5">
                <w:rPr>
                  <w:sz w:val="16"/>
                  <w:szCs w:val="16"/>
                </w:rPr>
                <w:delText>IES+ 账号、邮箱凭证不写入日志、不硬编码</w:delText>
              </w:r>
            </w:del>
          </w:p>
        </w:tc>
      </w:tr>
      <w:tr w:rsidR="00D1328D" w:rsidDel="00E129E5" w14:paraId="09381368" w14:textId="6CF32770">
        <w:trPr>
          <w:cantSplit/>
          <w:del w:id="5459" w:author="Li, Chandler Changjun" w:date="2026-10-20T11:34:00Z"/>
        </w:trPr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66" w14:textId="31592245" w:rsidR="00D1328D" w:rsidDel="00E129E5" w:rsidRDefault="003C487A">
            <w:pPr>
              <w:spacing w:line="260" w:lineRule="auto"/>
              <w:rPr>
                <w:del w:id="5460" w:author="Li, Chandler Changjun" w:date="2026-10-20T11:34:00Z" w16du:dateUtc="2026-10-20T03:34:00Z"/>
              </w:rPr>
            </w:pPr>
            <w:del w:id="5461" w:author="Li, Chandler Changjun" w:date="2026-10-20T11:34:00Z" w16du:dateUtc="2026-10-20T03:34:00Z">
              <w:r w:rsidDel="00E129E5">
                <w:rPr>
                  <w:sz w:val="16"/>
                  <w:szCs w:val="16"/>
                </w:rPr>
                <w:delText>可配置</w:delText>
              </w:r>
            </w:del>
          </w:p>
        </w:tc>
        <w:tc>
          <w:tcPr>
            <w:tcW w:w="8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67" w14:textId="4B148305" w:rsidR="00D1328D" w:rsidDel="00E129E5" w:rsidRDefault="003C487A">
            <w:pPr>
              <w:spacing w:line="260" w:lineRule="auto"/>
              <w:rPr>
                <w:del w:id="5462" w:author="Li, Chandler Changjun" w:date="2026-10-20T11:34:00Z" w16du:dateUtc="2026-10-20T03:34:00Z"/>
              </w:rPr>
            </w:pPr>
            <w:del w:id="5463" w:author="Li, Chandler Changjun" w:date="2026-10-20T11:34:00Z" w16du:dateUtc="2026-10-20T03:34:00Z">
              <w:r w:rsidDel="00E129E5">
                <w:rPr>
                  <w:sz w:val="16"/>
                  <w:szCs w:val="16"/>
                </w:rPr>
                <w:delText>发件人后缀、邮件模板、导入模板、归档根目录</w:delText>
              </w:r>
            </w:del>
          </w:p>
        </w:tc>
      </w:tr>
    </w:tbl>
    <w:tbl>
      <w:tblPr>
        <w:tblStyle w:val="GridTable4-Accent1"/>
        <w:tblW w:w="9026" w:type="dxa"/>
        <w:tblLook w:val="04A0" w:firstRow="1" w:lastRow="0" w:firstColumn="1" w:lastColumn="0" w:noHBand="0" w:noVBand="1"/>
      </w:tblPr>
      <w:tblGrid>
        <w:gridCol w:w="992"/>
        <w:gridCol w:w="1417"/>
        <w:gridCol w:w="6617"/>
      </w:tblGrid>
      <w:tr w:rsidR="00E129E5" w:rsidRPr="00A674C9" w14:paraId="2DE4FD5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5464" w:author="Li, Chandler Changjun" w:date="2026-10-20T11:3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hideMark/>
          </w:tcPr>
          <w:p w14:paraId="0DC88E10" w14:textId="77777777" w:rsidR="00E129E5" w:rsidRPr="00A674C9" w:rsidRDefault="00E129E5" w:rsidP="00E129E5">
            <w:pPr>
              <w:spacing w:after="80" w:line="300" w:lineRule="auto"/>
              <w:rPr>
                <w:ins w:id="5465" w:author="Li, Chandler Changjun" w:date="2026-10-20T11:34:00Z"/>
                <w:sz w:val="16"/>
                <w:szCs w:val="13"/>
                <w:rPrChange w:id="5466" w:author="Li, Chandler Changjun" w:date="2026-10-20T11:50:00Z" w16du:dateUtc="2026-10-20T03:50:00Z">
                  <w:rPr>
                    <w:ins w:id="5467" w:author="Li, Chandler Changjun" w:date="2026-10-20T11:34:00Z"/>
                    <w:szCs w:val="18"/>
                  </w:rPr>
                </w:rPrChange>
              </w:rPr>
            </w:pPr>
            <w:ins w:id="5468" w:author="Li, Chandler Changjun" w:date="2026-10-20T11:34:00Z">
              <w:r w:rsidRPr="00A674C9">
                <w:rPr>
                  <w:sz w:val="16"/>
                  <w:szCs w:val="13"/>
                  <w:rPrChange w:id="5469" w:author="Li, Chandler Changjun" w:date="2026-10-20T11:50:00Z" w16du:dateUtc="2026-10-20T03:50:00Z">
                    <w:rPr/>
                  </w:rPrChange>
                </w:rPr>
                <w:t>类别</w:t>
              </w:r>
            </w:ins>
          </w:p>
        </w:tc>
        <w:tc>
          <w:tcPr>
            <w:tcW w:w="1417" w:type="dxa"/>
            <w:hideMark/>
          </w:tcPr>
          <w:p w14:paraId="61FEACF7" w14:textId="77777777" w:rsidR="00E129E5" w:rsidRPr="00A674C9" w:rsidRDefault="00E129E5" w:rsidP="00E129E5">
            <w:pPr>
              <w:spacing w:after="8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5470" w:author="Li, Chandler Changjun" w:date="2026-10-20T11:34:00Z"/>
                <w:sz w:val="16"/>
                <w:szCs w:val="13"/>
                <w:rPrChange w:id="5471" w:author="Li, Chandler Changjun" w:date="2026-10-20T11:50:00Z" w16du:dateUtc="2026-10-20T03:50:00Z">
                  <w:rPr>
                    <w:ins w:id="5472" w:author="Li, Chandler Changjun" w:date="2026-10-20T11:34:00Z"/>
                    <w:szCs w:val="18"/>
                  </w:rPr>
                </w:rPrChange>
              </w:rPr>
            </w:pPr>
            <w:ins w:id="5473" w:author="Li, Chandler Changjun" w:date="2026-10-20T11:34:00Z">
              <w:r w:rsidRPr="00A674C9">
                <w:rPr>
                  <w:sz w:val="16"/>
                  <w:szCs w:val="13"/>
                  <w:rPrChange w:id="5474" w:author="Li, Chandler Changjun" w:date="2026-10-20T11:50:00Z" w16du:dateUtc="2026-10-20T03:50:00Z">
                    <w:rPr/>
                  </w:rPrChange>
                </w:rPr>
                <w:t>指标</w:t>
              </w:r>
            </w:ins>
          </w:p>
        </w:tc>
        <w:tc>
          <w:tcPr>
            <w:tcW w:w="6617" w:type="dxa"/>
            <w:hideMark/>
          </w:tcPr>
          <w:p w14:paraId="023E5F91" w14:textId="77777777" w:rsidR="00E129E5" w:rsidRPr="00A674C9" w:rsidRDefault="00E129E5" w:rsidP="00E129E5">
            <w:pPr>
              <w:spacing w:after="8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5475" w:author="Li, Chandler Changjun" w:date="2026-10-20T11:34:00Z"/>
                <w:sz w:val="16"/>
                <w:szCs w:val="13"/>
                <w:rPrChange w:id="5476" w:author="Li, Chandler Changjun" w:date="2026-10-20T11:50:00Z" w16du:dateUtc="2026-10-20T03:50:00Z">
                  <w:rPr>
                    <w:ins w:id="5477" w:author="Li, Chandler Changjun" w:date="2026-10-20T11:34:00Z"/>
                    <w:szCs w:val="18"/>
                  </w:rPr>
                </w:rPrChange>
              </w:rPr>
            </w:pPr>
            <w:ins w:id="5478" w:author="Li, Chandler Changjun" w:date="2026-10-20T11:34:00Z">
              <w:r w:rsidRPr="00A674C9">
                <w:rPr>
                  <w:sz w:val="16"/>
                  <w:szCs w:val="13"/>
                  <w:rPrChange w:id="5479" w:author="Li, Chandler Changjun" w:date="2026-10-20T11:50:00Z" w16du:dateUtc="2026-10-20T03:50:00Z">
                    <w:rPr/>
                  </w:rPrChange>
                </w:rPr>
                <w:t>要求</w:t>
              </w:r>
            </w:ins>
          </w:p>
        </w:tc>
      </w:tr>
      <w:tr w:rsidR="00E129E5" w:rsidRPr="00A674C9" w14:paraId="0C7DFE1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480" w:author="Li, Chandler Changjun" w:date="2026-10-20T11:3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  <w:hideMark/>
          </w:tcPr>
          <w:p w14:paraId="44D8C1C3" w14:textId="77777777" w:rsidR="00E129E5" w:rsidRPr="00A674C9" w:rsidRDefault="00E129E5" w:rsidP="00E129E5">
            <w:pPr>
              <w:spacing w:after="80" w:line="300" w:lineRule="auto"/>
              <w:rPr>
                <w:ins w:id="5481" w:author="Li, Chandler Changjun" w:date="2026-10-20T11:34:00Z"/>
                <w:sz w:val="16"/>
                <w:szCs w:val="13"/>
                <w:rPrChange w:id="5482" w:author="Li, Chandler Changjun" w:date="2026-10-20T11:50:00Z" w16du:dateUtc="2026-10-20T03:50:00Z">
                  <w:rPr>
                    <w:ins w:id="5483" w:author="Li, Chandler Changjun" w:date="2026-10-20T11:34:00Z"/>
                    <w:szCs w:val="18"/>
                  </w:rPr>
                </w:rPrChange>
              </w:rPr>
            </w:pPr>
            <w:ins w:id="5484" w:author="Li, Chandler Changjun" w:date="2026-10-20T11:34:00Z">
              <w:r w:rsidRPr="00A674C9">
                <w:rPr>
                  <w:sz w:val="16"/>
                  <w:szCs w:val="13"/>
                  <w:rPrChange w:id="5485" w:author="Li, Chandler Changjun" w:date="2026-10-20T11:50:00Z" w16du:dateUtc="2026-10-20T03:50:00Z">
                    <w:rPr/>
                  </w:rPrChange>
                </w:rPr>
                <w:t>性能</w:t>
              </w:r>
            </w:ins>
          </w:p>
        </w:tc>
        <w:tc>
          <w:tcPr>
            <w:tcW w:w="1417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  <w:hideMark/>
          </w:tcPr>
          <w:p w14:paraId="4A8E32AD" w14:textId="75AF6E6A" w:rsidR="00E129E5" w:rsidRPr="00A674C9" w:rsidRDefault="00700E05" w:rsidP="00E129E5">
            <w:pPr>
              <w:spacing w:after="8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486" w:author="Li, Chandler Changjun" w:date="2026-10-20T11:34:00Z"/>
                <w:sz w:val="16"/>
                <w:szCs w:val="13"/>
                <w:rPrChange w:id="5487" w:author="Li, Chandler Changjun" w:date="2026-10-20T11:50:00Z" w16du:dateUtc="2026-10-20T03:50:00Z">
                  <w:rPr>
                    <w:ins w:id="5488" w:author="Li, Chandler Changjun" w:date="2026-10-20T11:34:00Z"/>
                    <w:szCs w:val="18"/>
                  </w:rPr>
                </w:rPrChange>
              </w:rPr>
            </w:pPr>
            <w:ins w:id="5489" w:author="Li, Chandler Changjun" w:date="2026-10-20T11:40:00Z">
              <w:r w:rsidRPr="00A674C9">
                <w:rPr>
                  <w:sz w:val="16"/>
                  <w:szCs w:val="13"/>
                  <w:rPrChange w:id="5490" w:author="Li, Chandler Changjun" w:date="2026-10-20T11:50:00Z" w16du:dateUtc="2026-10-20T03:50:00Z">
                    <w:rPr/>
                  </w:rPrChange>
                </w:rPr>
                <w:t>数据量</w:t>
              </w:r>
            </w:ins>
          </w:p>
        </w:tc>
        <w:tc>
          <w:tcPr>
            <w:tcW w:w="6617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  <w:hideMark/>
          </w:tcPr>
          <w:p w14:paraId="4C3AF2B6" w14:textId="14F3FBEC" w:rsidR="00E129E5" w:rsidRPr="00A674C9" w:rsidRDefault="00A674C9" w:rsidP="00E129E5">
            <w:pPr>
              <w:spacing w:after="8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491" w:author="Li, Chandler Changjun" w:date="2026-10-20T11:34:00Z"/>
                <w:sz w:val="16"/>
                <w:szCs w:val="13"/>
                <w:rPrChange w:id="5492" w:author="Li, Chandler Changjun" w:date="2026-10-20T11:50:00Z" w16du:dateUtc="2026-10-20T03:50:00Z">
                  <w:rPr>
                    <w:ins w:id="5493" w:author="Li, Chandler Changjun" w:date="2026-10-20T11:34:00Z"/>
                    <w:szCs w:val="18"/>
                  </w:rPr>
                </w:rPrChange>
              </w:rPr>
            </w:pPr>
            <w:ins w:id="5494" w:author="Li, Chandler Changjun" w:date="2026-10-20T11:50:00Z">
              <w:r w:rsidRPr="00A674C9">
                <w:rPr>
                  <w:sz w:val="16"/>
                  <w:szCs w:val="13"/>
                  <w:rPrChange w:id="5495" w:author="Li, Chandler Changjun" w:date="2026-10-20T11:50:00Z" w16du:dateUtc="2026-10-20T03:50:00Z">
                    <w:rPr/>
                  </w:rPrChange>
                </w:rPr>
                <w:t>一周十几票，数据量不大</w:t>
              </w:r>
            </w:ins>
          </w:p>
        </w:tc>
      </w:tr>
      <w:tr w:rsidR="00A674C9" w:rsidRPr="00A674C9" w14:paraId="20BDA477" w14:textId="77777777">
        <w:trPr>
          <w:ins w:id="5496" w:author="Li, Chandler Changjun" w:date="2026-10-20T11:50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</w:tcPr>
          <w:p w14:paraId="4B2C7D4A" w14:textId="223056B2" w:rsidR="00A674C9" w:rsidRPr="00A674C9" w:rsidRDefault="007C4975" w:rsidP="00E129E5">
            <w:pPr>
              <w:spacing w:after="80"/>
              <w:rPr>
                <w:ins w:id="5497" w:author="Li, Chandler Changjun" w:date="2026-10-20T11:50:00Z" w16du:dateUtc="2026-10-20T03:50:00Z"/>
                <w:b w:val="0"/>
                <w:bCs w:val="0"/>
                <w:sz w:val="16"/>
                <w:szCs w:val="13"/>
              </w:rPr>
            </w:pPr>
            <w:ins w:id="5498" w:author="Li, Chandler Changjun" w:date="2026-10-20T13:36:00Z">
              <w:r w:rsidRPr="007C4975">
                <w:rPr>
                  <w:b w:val="0"/>
                  <w:bCs w:val="0"/>
                  <w:sz w:val="16"/>
                  <w:szCs w:val="13"/>
                </w:rPr>
                <w:t>性能</w:t>
              </w:r>
            </w:ins>
          </w:p>
        </w:tc>
        <w:tc>
          <w:tcPr>
            <w:tcW w:w="1417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</w:tcPr>
          <w:p w14:paraId="04CF4BCA" w14:textId="3B2E3C6A" w:rsidR="00A674C9" w:rsidRPr="00A674C9" w:rsidRDefault="00A17A81" w:rsidP="00E129E5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499" w:author="Li, Chandler Changjun" w:date="2026-10-20T11:50:00Z" w16du:dateUtc="2026-10-20T03:50:00Z"/>
                <w:sz w:val="16"/>
                <w:szCs w:val="13"/>
              </w:rPr>
            </w:pPr>
            <w:ins w:id="5500" w:author="Li, Chandler Changjun" w:date="2026-10-20T13:36:00Z">
              <w:r w:rsidRPr="00A17A81">
                <w:rPr>
                  <w:sz w:val="16"/>
                  <w:szCs w:val="13"/>
                </w:rPr>
                <w:t>页面响应</w:t>
              </w:r>
            </w:ins>
          </w:p>
        </w:tc>
        <w:tc>
          <w:tcPr>
            <w:tcW w:w="6617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</w:tcPr>
          <w:p w14:paraId="1F9B37F0" w14:textId="18CD3E25" w:rsidR="00A674C9" w:rsidRPr="00A674C9" w:rsidRDefault="00A17A81" w:rsidP="00E129E5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501" w:author="Li, Chandler Changjun" w:date="2026-10-20T11:50:00Z" w16du:dateUtc="2026-10-20T03:50:00Z"/>
                <w:sz w:val="16"/>
                <w:szCs w:val="13"/>
              </w:rPr>
            </w:pPr>
            <w:ins w:id="5502" w:author="Li, Chandler Changjun" w:date="2026-10-20T13:36:00Z">
              <w:r w:rsidRPr="00A17A81">
                <w:rPr>
                  <w:sz w:val="16"/>
                  <w:szCs w:val="13"/>
                </w:rPr>
                <w:t>任务列表 ≤2s</w:t>
              </w:r>
            </w:ins>
          </w:p>
        </w:tc>
      </w:tr>
      <w:tr w:rsidR="00A17A81" w:rsidRPr="00A674C9" w14:paraId="341FAC5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503" w:author="Li, Chandler Changjun" w:date="2026-10-20T13:3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</w:tcPr>
          <w:p w14:paraId="6AE4AD6D" w14:textId="70E81EBC" w:rsidR="00A17A81" w:rsidRPr="007C4975" w:rsidRDefault="00E25B2F" w:rsidP="00E129E5">
            <w:pPr>
              <w:spacing w:after="80"/>
              <w:rPr>
                <w:ins w:id="5504" w:author="Li, Chandler Changjun" w:date="2026-10-20T13:36:00Z" w16du:dateUtc="2026-10-20T05:36:00Z"/>
                <w:sz w:val="16"/>
                <w:szCs w:val="13"/>
              </w:rPr>
            </w:pPr>
            <w:ins w:id="5505" w:author="Li, Chandler Changjun" w:date="2026-10-20T13:37:00Z">
              <w:r w:rsidRPr="00E25B2F">
                <w:rPr>
                  <w:sz w:val="16"/>
                  <w:szCs w:val="13"/>
                </w:rPr>
                <w:t>安全</w:t>
              </w:r>
            </w:ins>
          </w:p>
        </w:tc>
        <w:tc>
          <w:tcPr>
            <w:tcW w:w="1417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</w:tcPr>
          <w:p w14:paraId="61DE165F" w14:textId="22B5B55F" w:rsidR="00A17A81" w:rsidRPr="00A17A81" w:rsidRDefault="00E25B2F" w:rsidP="00E129E5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506" w:author="Li, Chandler Changjun" w:date="2026-10-20T13:36:00Z" w16du:dateUtc="2026-10-20T05:36:00Z"/>
                <w:sz w:val="16"/>
                <w:szCs w:val="13"/>
              </w:rPr>
            </w:pPr>
            <w:ins w:id="5507" w:author="Li, Chandler Changjun" w:date="2026-10-20T13:37:00Z">
              <w:r w:rsidRPr="00E25B2F">
                <w:rPr>
                  <w:sz w:val="16"/>
                  <w:szCs w:val="13"/>
                </w:rPr>
                <w:t>认证授权</w:t>
              </w:r>
            </w:ins>
          </w:p>
        </w:tc>
        <w:tc>
          <w:tcPr>
            <w:tcW w:w="6617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</w:tcPr>
          <w:p w14:paraId="200D2A62" w14:textId="7BB9C14A" w:rsidR="00A17A81" w:rsidRPr="00A17A81" w:rsidRDefault="00E25B2F" w:rsidP="00E129E5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508" w:author="Li, Chandler Changjun" w:date="2026-10-20T13:36:00Z" w16du:dateUtc="2026-10-20T05:36:00Z"/>
                <w:sz w:val="16"/>
                <w:szCs w:val="13"/>
              </w:rPr>
            </w:pPr>
            <w:ins w:id="5509" w:author="Li, Chandler Changjun" w:date="2026-10-20T13:37:00Z">
              <w:r w:rsidRPr="00E25B2F">
                <w:rPr>
                  <w:sz w:val="16"/>
                  <w:szCs w:val="13"/>
                </w:rPr>
                <w:t>Alice SSO + 平台 RBAC；角色与权限按 ServiceNext 设置</w:t>
              </w:r>
            </w:ins>
          </w:p>
        </w:tc>
      </w:tr>
      <w:tr w:rsidR="00E25B2F" w:rsidRPr="00A674C9" w14:paraId="32A109F3" w14:textId="77777777">
        <w:trPr>
          <w:ins w:id="5510" w:author="Li, Chandler Changjun" w:date="2026-10-20T13:3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</w:tcPr>
          <w:p w14:paraId="54912976" w14:textId="3E743723" w:rsidR="00E25B2F" w:rsidRPr="00E25B2F" w:rsidRDefault="00E25B2F" w:rsidP="00E129E5">
            <w:pPr>
              <w:spacing w:after="80"/>
              <w:rPr>
                <w:ins w:id="5511" w:author="Li, Chandler Changjun" w:date="2026-10-20T13:37:00Z" w16du:dateUtc="2026-10-20T05:37:00Z"/>
                <w:sz w:val="16"/>
                <w:szCs w:val="13"/>
              </w:rPr>
            </w:pPr>
            <w:ins w:id="5512" w:author="Li, Chandler Changjun" w:date="2026-10-20T13:37:00Z">
              <w:r w:rsidRPr="00E25B2F">
                <w:rPr>
                  <w:sz w:val="16"/>
                  <w:szCs w:val="13"/>
                </w:rPr>
                <w:t>安全</w:t>
              </w:r>
            </w:ins>
          </w:p>
        </w:tc>
        <w:tc>
          <w:tcPr>
            <w:tcW w:w="1417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</w:tcPr>
          <w:p w14:paraId="5FF07EDD" w14:textId="3BD2D7B0" w:rsidR="00E25B2F" w:rsidRPr="00E25B2F" w:rsidRDefault="00E25B2F" w:rsidP="00E129E5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513" w:author="Li, Chandler Changjun" w:date="2026-10-20T13:37:00Z" w16du:dateUtc="2026-10-20T05:37:00Z"/>
                <w:sz w:val="16"/>
                <w:szCs w:val="13"/>
              </w:rPr>
            </w:pPr>
            <w:ins w:id="5514" w:author="Li, Chandler Changjun" w:date="2026-10-20T13:37:00Z">
              <w:r w:rsidRPr="00E25B2F">
                <w:rPr>
                  <w:sz w:val="16"/>
                  <w:szCs w:val="13"/>
                </w:rPr>
                <w:t>凭据</w:t>
              </w:r>
            </w:ins>
          </w:p>
        </w:tc>
        <w:tc>
          <w:tcPr>
            <w:tcW w:w="6617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</w:tcPr>
          <w:p w14:paraId="283FCCD0" w14:textId="675725B2" w:rsidR="00E25B2F" w:rsidRPr="00E25B2F" w:rsidRDefault="00E25B2F" w:rsidP="00E129E5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515" w:author="Li, Chandler Changjun" w:date="2026-10-20T13:37:00Z" w16du:dateUtc="2026-10-20T05:37:00Z"/>
                <w:sz w:val="16"/>
                <w:szCs w:val="13"/>
              </w:rPr>
            </w:pPr>
            <w:ins w:id="5516" w:author="Li, Chandler Changjun" w:date="2026-10-20T13:37:00Z">
              <w:r w:rsidRPr="00E25B2F">
                <w:rPr>
                  <w:sz w:val="16"/>
                  <w:szCs w:val="13"/>
                </w:rPr>
                <w:t>IES+ 账号、邮箱凭据统一托管，不写入日志、不硬编码</w:t>
              </w:r>
            </w:ins>
          </w:p>
        </w:tc>
      </w:tr>
      <w:tr w:rsidR="00E25B2F" w:rsidRPr="00A674C9" w14:paraId="23C593F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517" w:author="Li, Chandler Changjun" w:date="2026-10-20T13:3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</w:tcPr>
          <w:p w14:paraId="7531D0C3" w14:textId="05BDC0F3" w:rsidR="00E25B2F" w:rsidRPr="00E25B2F" w:rsidRDefault="00D05ED6" w:rsidP="00E129E5">
            <w:pPr>
              <w:spacing w:after="80"/>
              <w:rPr>
                <w:ins w:id="5518" w:author="Li, Chandler Changjun" w:date="2026-10-20T13:37:00Z" w16du:dateUtc="2026-10-20T05:37:00Z"/>
                <w:sz w:val="16"/>
                <w:szCs w:val="13"/>
              </w:rPr>
            </w:pPr>
            <w:ins w:id="5519" w:author="Li, Chandler Changjun" w:date="2026-10-20T13:37:00Z">
              <w:r w:rsidRPr="00D05ED6">
                <w:rPr>
                  <w:sz w:val="16"/>
                  <w:szCs w:val="13"/>
                </w:rPr>
                <w:t>合规</w:t>
              </w:r>
            </w:ins>
          </w:p>
        </w:tc>
        <w:tc>
          <w:tcPr>
            <w:tcW w:w="1417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</w:tcPr>
          <w:p w14:paraId="1322B411" w14:textId="47B73AB6" w:rsidR="00E25B2F" w:rsidRPr="00E25B2F" w:rsidRDefault="00D05ED6" w:rsidP="00E129E5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520" w:author="Li, Chandler Changjun" w:date="2026-10-20T13:37:00Z" w16du:dateUtc="2026-10-20T05:37:00Z"/>
                <w:sz w:val="16"/>
                <w:szCs w:val="13"/>
              </w:rPr>
            </w:pPr>
            <w:ins w:id="5521" w:author="Li, Chandler Changjun" w:date="2026-10-20T13:37:00Z">
              <w:r w:rsidRPr="00D05ED6">
                <w:rPr>
                  <w:sz w:val="16"/>
                  <w:szCs w:val="13"/>
                </w:rPr>
                <w:t>留痕</w:t>
              </w:r>
            </w:ins>
          </w:p>
        </w:tc>
        <w:tc>
          <w:tcPr>
            <w:tcW w:w="6617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</w:tcPr>
          <w:p w14:paraId="3562A0F4" w14:textId="505F6DE1" w:rsidR="00E25B2F" w:rsidRPr="00E25B2F" w:rsidRDefault="00D05ED6" w:rsidP="00E129E5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522" w:author="Li, Chandler Changjun" w:date="2026-10-20T13:37:00Z" w16du:dateUtc="2026-10-20T05:37:00Z"/>
                <w:sz w:val="16"/>
                <w:szCs w:val="13"/>
              </w:rPr>
            </w:pPr>
            <w:ins w:id="5523" w:author="Li, Chandler Changjun" w:date="2026-10-20T13:38:00Z">
              <w:r w:rsidRPr="00D05ED6">
                <w:rPr>
                  <w:sz w:val="16"/>
                  <w:szCs w:val="13"/>
                </w:rPr>
                <w:t>Portal 记录是否执行操作的 Log；节点证据 WORM + 哈希防篡改；历史执行实例只读；运行记录以 Process date 12 月 31 日为截止，按年存档</w:t>
              </w:r>
            </w:ins>
          </w:p>
        </w:tc>
      </w:tr>
      <w:tr w:rsidR="00D05ED6" w:rsidRPr="00A674C9" w14:paraId="114AAF25" w14:textId="77777777">
        <w:trPr>
          <w:ins w:id="5524" w:author="Li, Chandler Changjun" w:date="2026-10-20T13:3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</w:tcPr>
          <w:p w14:paraId="5D460722" w14:textId="7A0AAB0D" w:rsidR="00D05ED6" w:rsidRPr="00D05ED6" w:rsidRDefault="00FC6885" w:rsidP="00E129E5">
            <w:pPr>
              <w:spacing w:after="80"/>
              <w:rPr>
                <w:ins w:id="5525" w:author="Li, Chandler Changjun" w:date="2026-10-20T13:38:00Z" w16du:dateUtc="2026-10-20T05:38:00Z"/>
                <w:sz w:val="16"/>
                <w:szCs w:val="13"/>
              </w:rPr>
            </w:pPr>
            <w:ins w:id="5526" w:author="Li, Chandler Changjun" w:date="2026-10-20T13:38:00Z">
              <w:r w:rsidRPr="00FC6885">
                <w:rPr>
                  <w:sz w:val="16"/>
                  <w:szCs w:val="13"/>
                </w:rPr>
                <w:t>可配置</w:t>
              </w:r>
            </w:ins>
          </w:p>
        </w:tc>
        <w:tc>
          <w:tcPr>
            <w:tcW w:w="1417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</w:tcPr>
          <w:p w14:paraId="628C9A1C" w14:textId="5C8DBA98" w:rsidR="00D05ED6" w:rsidRPr="00D05ED6" w:rsidRDefault="00FC6885" w:rsidP="00E129E5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527" w:author="Li, Chandler Changjun" w:date="2026-10-20T13:38:00Z" w16du:dateUtc="2026-10-20T05:38:00Z"/>
                <w:sz w:val="16"/>
                <w:szCs w:val="13"/>
              </w:rPr>
            </w:pPr>
            <w:ins w:id="5528" w:author="Li, Chandler Changjun" w:date="2026-10-20T13:38:00Z">
              <w:r w:rsidRPr="00FC6885">
                <w:rPr>
                  <w:sz w:val="16"/>
                  <w:szCs w:val="13"/>
                </w:rPr>
                <w:t>配置范围</w:t>
              </w:r>
            </w:ins>
          </w:p>
        </w:tc>
        <w:tc>
          <w:tcPr>
            <w:tcW w:w="6617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</w:tcPr>
          <w:p w14:paraId="4701208D" w14:textId="68F5D114" w:rsidR="00D05ED6" w:rsidRPr="00D05ED6" w:rsidRDefault="00FC6885" w:rsidP="00E129E5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529" w:author="Li, Chandler Changjun" w:date="2026-10-20T13:38:00Z" w16du:dateUtc="2026-10-20T05:38:00Z"/>
                <w:sz w:val="16"/>
                <w:szCs w:val="13"/>
              </w:rPr>
            </w:pPr>
            <w:ins w:id="5530" w:author="Li, Chandler Changjun" w:date="2026-10-20T13:38:00Z">
              <w:r w:rsidRPr="00FC6885">
                <w:rPr>
                  <w:sz w:val="16"/>
                  <w:szCs w:val="13"/>
                </w:rPr>
                <w:t>发件人邮箱后缀；导入INV＆DN；逻辑关系；Mapping list_Email loop</w:t>
              </w:r>
            </w:ins>
          </w:p>
        </w:tc>
      </w:tr>
      <w:tr w:rsidR="00FC6885" w:rsidRPr="00A674C9" w14:paraId="35689E5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531" w:author="Li, Chandler Changjun" w:date="2026-10-20T13:3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</w:tcPr>
          <w:p w14:paraId="7E90582A" w14:textId="3D68A020" w:rsidR="00FC6885" w:rsidRPr="00FC6885" w:rsidRDefault="00D13CF9" w:rsidP="00E129E5">
            <w:pPr>
              <w:spacing w:after="80"/>
              <w:rPr>
                <w:ins w:id="5532" w:author="Li, Chandler Changjun" w:date="2026-10-20T13:38:00Z" w16du:dateUtc="2026-10-20T05:38:00Z"/>
                <w:sz w:val="16"/>
                <w:szCs w:val="13"/>
              </w:rPr>
            </w:pPr>
            <w:ins w:id="5533" w:author="Li, Chandler Changjun" w:date="2026-10-20T13:38:00Z">
              <w:r w:rsidRPr="00D13CF9">
                <w:rPr>
                  <w:sz w:val="16"/>
                  <w:szCs w:val="13"/>
                </w:rPr>
                <w:t>兼容性</w:t>
              </w:r>
            </w:ins>
          </w:p>
        </w:tc>
        <w:tc>
          <w:tcPr>
            <w:tcW w:w="1417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</w:tcPr>
          <w:p w14:paraId="029340C4" w14:textId="367C62DC" w:rsidR="00FC6885" w:rsidRPr="00FC6885" w:rsidRDefault="00D13CF9" w:rsidP="00E129E5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534" w:author="Li, Chandler Changjun" w:date="2026-10-20T13:38:00Z" w16du:dateUtc="2026-10-20T05:38:00Z"/>
                <w:sz w:val="16"/>
                <w:szCs w:val="13"/>
              </w:rPr>
            </w:pPr>
            <w:ins w:id="5535" w:author="Li, Chandler Changjun" w:date="2026-10-20T13:39:00Z">
              <w:r w:rsidRPr="00D13CF9">
                <w:rPr>
                  <w:sz w:val="16"/>
                  <w:szCs w:val="13"/>
                </w:rPr>
                <w:t>浏览器</w:t>
              </w:r>
            </w:ins>
          </w:p>
        </w:tc>
        <w:tc>
          <w:tcPr>
            <w:tcW w:w="6617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</w:tcPr>
          <w:p w14:paraId="66285C45" w14:textId="2F047AFB" w:rsidR="00FC6885" w:rsidRPr="00FC6885" w:rsidRDefault="00D13CF9" w:rsidP="00E129E5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536" w:author="Li, Chandler Changjun" w:date="2026-10-20T13:38:00Z" w16du:dateUtc="2026-10-20T05:38:00Z"/>
                <w:sz w:val="16"/>
                <w:szCs w:val="13"/>
              </w:rPr>
            </w:pPr>
            <w:ins w:id="5537" w:author="Li, Chandler Changjun" w:date="2026-10-20T13:39:00Z">
              <w:r w:rsidRPr="00D13CF9">
                <w:rPr>
                  <w:sz w:val="16"/>
                  <w:szCs w:val="13"/>
                </w:rPr>
                <w:t>Chrome / Edge 最新两个大版本（PC Web）</w:t>
              </w:r>
            </w:ins>
          </w:p>
        </w:tc>
      </w:tr>
    </w:tbl>
    <w:p w14:paraId="09381369" w14:textId="77777777" w:rsidR="00D1328D" w:rsidRPr="00E129E5" w:rsidRDefault="00D1328D">
      <w:pPr>
        <w:spacing w:after="80"/>
      </w:pPr>
    </w:p>
    <w:p w14:paraId="0938136A" w14:textId="77777777" w:rsidR="00D1328D" w:rsidRDefault="003C487A">
      <w:r>
        <w:br w:type="page"/>
      </w:r>
    </w:p>
    <w:p w14:paraId="0938136B" w14:textId="77777777" w:rsidR="00D1328D" w:rsidRDefault="003C487A">
      <w:pPr>
        <w:pStyle w:val="Heading1"/>
      </w:pPr>
      <w:bookmarkStart w:id="5538" w:name="_Toc242459685"/>
      <w:del w:id="5539" w:author="Li, Chandler Changjun" w:date="2026-10-19T22:12:00Z" w16du:dateUtc="2026-10-19T14:12:00Z">
        <w:r w:rsidDel="000C5591">
          <w:delText>第十一部分：</w:delText>
        </w:r>
      </w:del>
      <w:r>
        <w:t>约束与假设</w:t>
      </w:r>
      <w:bookmarkEnd w:id="5538"/>
    </w:p>
    <w:tbl>
      <w:tblPr>
        <w:tblStyle w:val="GridTable4-Accent1"/>
        <w:tblW w:w="9026" w:type="dxa"/>
        <w:tblLook w:val="04A0" w:firstRow="1" w:lastRow="0" w:firstColumn="1" w:lastColumn="0" w:noHBand="0" w:noVBand="1"/>
        <w:tblPrChange w:id="5540" w:author="Li, Chandler Changjun" w:date="2026-10-20T14:23:00Z" w16du:dateUtc="2026-10-20T06:23:00Z">
          <w:tblPr>
            <w:tblStyle w:val="GridTable4-Accent1"/>
            <w:tblW w:w="9026" w:type="dxa"/>
            <w:tblLook w:val="04A0" w:firstRow="1" w:lastRow="0" w:firstColumn="1" w:lastColumn="0" w:noHBand="0" w:noVBand="1"/>
          </w:tblPr>
        </w:tblPrChange>
      </w:tblPr>
      <w:tblGrid>
        <w:gridCol w:w="1908"/>
        <w:gridCol w:w="7118"/>
        <w:tblGridChange w:id="5541">
          <w:tblGrid>
            <w:gridCol w:w="1908"/>
            <w:gridCol w:w="252"/>
            <w:gridCol w:w="249"/>
            <w:gridCol w:w="6617"/>
          </w:tblGrid>
        </w:tblGridChange>
      </w:tblGrid>
      <w:tr w:rsidR="00B962A8" w:rsidRPr="002B2C7F" w14:paraId="1786FA2E" w14:textId="77777777" w:rsidTr="003613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5542" w:author="Li, Chandler Changjun" w:date="2026-10-20T13:40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5" w:type="dxa"/>
            <w:tcPrChange w:id="5543" w:author="Li, Chandler Changjun" w:date="2026-10-20T14:23:00Z" w16du:dateUtc="2026-10-20T06:23:00Z">
              <w:tcPr>
                <w:tcW w:w="2409" w:type="dxa"/>
                <w:gridSpan w:val="2"/>
              </w:tcPr>
            </w:tcPrChange>
          </w:tcPr>
          <w:p w14:paraId="486A832D" w14:textId="77777777" w:rsidR="00B962A8" w:rsidRPr="002B2C7F" w:rsidRDefault="00B962A8" w:rsidP="001205B5">
            <w:pPr>
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<w:rPr>
                <w:ins w:id="5544" w:author="Li, Chandler Changjun" w:date="2026-10-20T13:40:00Z" w16du:dateUtc="2026-10-20T05:40:00Z"/>
                <w:sz w:val="18"/>
                <w:szCs w:val="18"/>
                <w:rPrChange w:id="5545" w:author="Li, Chandler Changjun" w:date="2026-10-20T14:23:00Z" w16du:dateUtc="2026-10-20T06:23:00Z">
                  <w:rPr>
                    <w:ins w:id="5546" w:author="Li, Chandler Changjun" w:date="2026-10-20T13:40:00Z" w16du:dateUtc="2026-10-20T05:40:00Z"/>
                  </w:rPr>
                </w:rPrChange>
              </w:rPr>
            </w:pPr>
            <w:ins w:id="5547" w:author="Li, Chandler Changjun" w:date="2026-10-20T13:40:00Z" w16du:dateUtc="2026-10-20T05:40:00Z">
              <w:r w:rsidRPr="002B2C7F">
                <w:rPr>
                  <w:sz w:val="18"/>
                  <w:szCs w:val="18"/>
                  <w:rPrChange w:id="5548" w:author="Li, Chandler Changjun" w:date="2026-10-20T14:23:00Z" w16du:dateUtc="2026-10-20T06:23:00Z">
                    <w:rPr>
                      <w:sz w:val="16"/>
                      <w:szCs w:val="16"/>
                    </w:rPr>
                  </w:rPrChange>
                </w:rPr>
                <w:t>约束</w:t>
              </w:r>
            </w:ins>
          </w:p>
        </w:tc>
        <w:tc>
          <w:tcPr>
            <w:tcW w:w="7081" w:type="dxa"/>
            <w:tcPrChange w:id="5549" w:author="Li, Chandler Changjun" w:date="2026-10-20T14:23:00Z" w16du:dateUtc="2026-10-20T06:23:00Z">
              <w:tcPr>
                <w:tcW w:w="6617" w:type="dxa"/>
                <w:gridSpan w:val="2"/>
              </w:tcPr>
            </w:tcPrChange>
          </w:tcPr>
          <w:p w14:paraId="39373F5F" w14:textId="77777777" w:rsidR="00B962A8" w:rsidRPr="002B2C7F" w:rsidRDefault="00B962A8" w:rsidP="001205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5550" w:author="Li, Chandler Changjun" w:date="2026-10-20T13:40:00Z" w16du:dateUtc="2026-10-20T05:40:00Z"/>
                <w:sz w:val="18"/>
                <w:szCs w:val="18"/>
                <w:rPrChange w:id="5551" w:author="Li, Chandler Changjun" w:date="2026-10-20T14:23:00Z" w16du:dateUtc="2026-10-20T06:23:00Z">
                  <w:rPr>
                    <w:ins w:id="5552" w:author="Li, Chandler Changjun" w:date="2026-10-20T13:40:00Z" w16du:dateUtc="2026-10-20T05:40:00Z"/>
                  </w:rPr>
                </w:rPrChange>
              </w:rPr>
            </w:pPr>
            <w:ins w:id="5553" w:author="Li, Chandler Changjun" w:date="2026-10-20T13:40:00Z" w16du:dateUtc="2026-10-20T05:40:00Z">
              <w:r w:rsidRPr="002B2C7F">
                <w:rPr>
                  <w:sz w:val="18"/>
                  <w:szCs w:val="18"/>
                  <w:rPrChange w:id="5554" w:author="Li, Chandler Changjun" w:date="2026-10-20T14:23:00Z" w16du:dateUtc="2026-10-20T06:23:00Z">
                    <w:rPr>
                      <w:sz w:val="16"/>
                      <w:szCs w:val="16"/>
                    </w:rPr>
                  </w:rPrChange>
                </w:rPr>
                <w:t>说明</w:t>
              </w:r>
            </w:ins>
          </w:p>
        </w:tc>
      </w:tr>
      <w:tr w:rsidR="00B962A8" w:rsidRPr="002B2C7F" w14:paraId="2013DC97" w14:textId="77777777" w:rsidTr="00361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555" w:author="Li, Chandler Changjun" w:date="2026-10-20T13:40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5" w:type="dxa"/>
            <w:tcPrChange w:id="5556" w:author="Li, Chandler Changjun" w:date="2026-10-20T14:23:00Z" w16du:dateUtc="2026-10-20T06:23:00Z">
              <w:tcPr>
                <w:tcW w:w="2409" w:type="dxa"/>
                <w:gridSpan w:val="2"/>
              </w:tcPr>
            </w:tcPrChange>
          </w:tcPr>
          <w:p w14:paraId="303861F2" w14:textId="4F36A69C" w:rsidR="00B962A8" w:rsidRPr="002B2C7F" w:rsidRDefault="00B962A8" w:rsidP="001205B5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ins w:id="5557" w:author="Li, Chandler Changjun" w:date="2026-10-20T13:40:00Z" w16du:dateUtc="2026-10-20T05:40:00Z"/>
                <w:sz w:val="18"/>
                <w:szCs w:val="18"/>
                <w:rPrChange w:id="5558" w:author="Li, Chandler Changjun" w:date="2026-10-20T14:23:00Z" w16du:dateUtc="2026-10-20T06:23:00Z">
                  <w:rPr>
                    <w:ins w:id="5559" w:author="Li, Chandler Changjun" w:date="2026-10-20T13:40:00Z" w16du:dateUtc="2026-10-20T05:40:00Z"/>
                  </w:rPr>
                </w:rPrChange>
              </w:rPr>
            </w:pPr>
            <w:ins w:id="5560" w:author="Li, Chandler Changjun" w:date="2026-10-20T13:40:00Z" w16du:dateUtc="2026-10-20T05:40:00Z">
              <w:r w:rsidRPr="002B2C7F">
                <w:rPr>
                  <w:sz w:val="18"/>
                  <w:rPrChange w:id="5561" w:author="Li, Chandler Changjun" w:date="2026-10-20T14:23:00Z" w16du:dateUtc="2026-10-20T06:23:00Z">
                    <w:rPr/>
                  </w:rPrChange>
                </w:rPr>
                <w:t>触发口径</w:t>
              </w:r>
            </w:ins>
          </w:p>
        </w:tc>
        <w:tc>
          <w:tcPr>
            <w:tcW w:w="7081" w:type="dxa"/>
            <w:tcPrChange w:id="5562" w:author="Li, Chandler Changjun" w:date="2026-10-20T14:23:00Z" w16du:dateUtc="2026-10-20T06:23:00Z">
              <w:tcPr>
                <w:tcW w:w="6617" w:type="dxa"/>
                <w:gridSpan w:val="2"/>
              </w:tcPr>
            </w:tcPrChange>
          </w:tcPr>
          <w:p w14:paraId="7E125355" w14:textId="04F460B0" w:rsidR="00B962A8" w:rsidRPr="002B2C7F" w:rsidRDefault="001E0B3C" w:rsidP="001205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563" w:author="Li, Chandler Changjun" w:date="2026-10-20T13:40:00Z" w16du:dateUtc="2026-10-20T05:40:00Z"/>
                <w:sz w:val="18"/>
                <w:szCs w:val="18"/>
                <w:rPrChange w:id="5564" w:author="Li, Chandler Changjun" w:date="2026-10-20T14:23:00Z" w16du:dateUtc="2026-10-20T06:23:00Z">
                  <w:rPr>
                    <w:ins w:id="5565" w:author="Li, Chandler Changjun" w:date="2026-10-20T13:40:00Z" w16du:dateUtc="2026-10-20T05:40:00Z"/>
                  </w:rPr>
                </w:rPrChange>
              </w:rPr>
            </w:pPr>
            <w:ins w:id="5566" w:author="Li, Chandler Changjun" w:date="2026-10-20T13:41:00Z">
              <w:r w:rsidRPr="002B2C7F">
                <w:rPr>
                  <w:sz w:val="18"/>
                  <w:szCs w:val="18"/>
                  <w:rPrChange w:id="5567" w:author="Li, Chandler Changjun" w:date="2026-10-20T14:23:00Z" w16du:dateUtc="2026-10-20T06:23:00Z">
                    <w:rPr>
                      <w:sz w:val="16"/>
                      <w:szCs w:val="16"/>
                    </w:rPr>
                  </w:rPrChange>
                </w:rPr>
                <w:t>邮件触发：标题含“MBPLAP Pre-alert”，且发件人邮箱后缀为 @tvsscs.com</w:t>
              </w:r>
            </w:ins>
          </w:p>
        </w:tc>
      </w:tr>
      <w:tr w:rsidR="00B962A8" w:rsidRPr="002B2C7F" w14:paraId="1E872DA0" w14:textId="77777777" w:rsidTr="003613C9">
        <w:trPr>
          <w:ins w:id="5568" w:author="Li, Chandler Changjun" w:date="2026-10-20T13:40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5" w:type="dxa"/>
            <w:tcPrChange w:id="5569" w:author="Li, Chandler Changjun" w:date="2026-10-20T14:23:00Z" w16du:dateUtc="2026-10-20T06:23:00Z">
              <w:tcPr>
                <w:tcW w:w="2409" w:type="dxa"/>
                <w:gridSpan w:val="2"/>
              </w:tcPr>
            </w:tcPrChange>
          </w:tcPr>
          <w:p w14:paraId="3502584F" w14:textId="77777777" w:rsidR="00B962A8" w:rsidRPr="002B2C7F" w:rsidRDefault="00B962A8" w:rsidP="001205B5">
            <w:pPr>
              <w:rPr>
                <w:ins w:id="5570" w:author="Li, Chandler Changjun" w:date="2026-10-20T13:40:00Z" w16du:dateUtc="2026-10-20T05:40:00Z"/>
                <w:sz w:val="18"/>
                <w:szCs w:val="18"/>
                <w:rPrChange w:id="5571" w:author="Li, Chandler Changjun" w:date="2026-10-20T14:23:00Z" w16du:dateUtc="2026-10-20T06:23:00Z">
                  <w:rPr>
                    <w:ins w:id="5572" w:author="Li, Chandler Changjun" w:date="2026-10-20T13:40:00Z" w16du:dateUtc="2026-10-20T05:40:00Z"/>
                  </w:rPr>
                </w:rPrChange>
              </w:rPr>
            </w:pPr>
            <w:ins w:id="5573" w:author="Li, Chandler Changjun" w:date="2026-10-20T13:40:00Z" w16du:dateUtc="2026-10-20T05:40:00Z">
              <w:r w:rsidRPr="002B2C7F">
                <w:rPr>
                  <w:sz w:val="18"/>
                  <w:szCs w:val="18"/>
                  <w:rPrChange w:id="5574" w:author="Li, Chandler Changjun" w:date="2026-10-20T14:23:00Z" w16du:dateUtc="2026-10-20T06:23:00Z">
                    <w:rPr>
                      <w:sz w:val="16"/>
                      <w:szCs w:val="16"/>
                    </w:rPr>
                  </w:rPrChange>
                </w:rPr>
                <w:t>任务粒度</w:t>
              </w:r>
            </w:ins>
          </w:p>
        </w:tc>
        <w:tc>
          <w:tcPr>
            <w:tcW w:w="7081" w:type="dxa"/>
            <w:tcPrChange w:id="5575" w:author="Li, Chandler Changjun" w:date="2026-10-20T14:23:00Z" w16du:dateUtc="2026-10-20T06:23:00Z">
              <w:tcPr>
                <w:tcW w:w="6617" w:type="dxa"/>
                <w:gridSpan w:val="2"/>
              </w:tcPr>
            </w:tcPrChange>
          </w:tcPr>
          <w:p w14:paraId="3602A52B" w14:textId="34777EB8" w:rsidR="00B962A8" w:rsidRPr="002B2C7F" w:rsidRDefault="001E0B3C" w:rsidP="00120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576" w:author="Li, Chandler Changjun" w:date="2026-10-20T13:40:00Z" w16du:dateUtc="2026-10-20T05:40:00Z"/>
                <w:sz w:val="18"/>
                <w:szCs w:val="18"/>
                <w:rPrChange w:id="5577" w:author="Li, Chandler Changjun" w:date="2026-10-20T14:23:00Z" w16du:dateUtc="2026-10-20T06:23:00Z">
                  <w:rPr>
                    <w:ins w:id="5578" w:author="Li, Chandler Changjun" w:date="2026-10-20T13:40:00Z" w16du:dateUtc="2026-10-20T05:40:00Z"/>
                  </w:rPr>
                </w:rPrChange>
              </w:rPr>
            </w:pPr>
            <w:ins w:id="5579" w:author="Li, Chandler Changjun" w:date="2026-10-20T13:41:00Z">
              <w:r w:rsidRPr="002B2C7F">
                <w:rPr>
                  <w:sz w:val="18"/>
                  <w:szCs w:val="18"/>
                  <w:rPrChange w:id="5580" w:author="Li, Chandler Changjun" w:date="2026-10-20T14:23:00Z" w16du:dateUtc="2026-10-20T06:23:00Z">
                    <w:rPr>
                      <w:sz w:val="16"/>
                      <w:szCs w:val="16"/>
                    </w:rPr>
                  </w:rPrChange>
                </w:rPr>
                <w:t>一票 = 一个 HAWB；同一 HAWB 的全部发票生成一次预报</w:t>
              </w:r>
            </w:ins>
          </w:p>
        </w:tc>
      </w:tr>
      <w:tr w:rsidR="001E1991" w:rsidRPr="002B2C7F" w14:paraId="442A97C3" w14:textId="77777777" w:rsidTr="00361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581" w:author="Li, Chandler Changjun" w:date="2026-10-20T14:2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5" w:type="dxa"/>
            <w:vAlign w:val="center"/>
            <w:tcPrChange w:id="5582" w:author="Li, Chandler Changjun" w:date="2026-10-20T14:23:00Z" w16du:dateUtc="2026-10-20T06:23:00Z">
              <w:tcPr>
                <w:tcW w:w="2409" w:type="dxa"/>
                <w:gridSpan w:val="3"/>
              </w:tcPr>
            </w:tcPrChange>
          </w:tcPr>
          <w:p w14:paraId="306BEB6B" w14:textId="197959BA" w:rsidR="001E1991" w:rsidRPr="002B2C7F" w:rsidRDefault="001E1991" w:rsidP="001E1991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ins w:id="5583" w:author="Li, Chandler Changjun" w:date="2026-10-20T14:21:00Z" w16du:dateUtc="2026-10-20T06:21:00Z"/>
                <w:sz w:val="18"/>
                <w:szCs w:val="18"/>
                <w:rPrChange w:id="5584" w:author="Li, Chandler Changjun" w:date="2026-10-20T14:23:00Z" w16du:dateUtc="2026-10-20T06:23:00Z">
                  <w:rPr>
                    <w:ins w:id="5585" w:author="Li, Chandler Changjun" w:date="2026-10-20T14:21:00Z" w16du:dateUtc="2026-10-20T06:21:00Z"/>
                    <w:sz w:val="16"/>
                    <w:szCs w:val="16"/>
                  </w:rPr>
                </w:rPrChange>
              </w:rPr>
            </w:pPr>
            <w:ins w:id="5586" w:author="Li, Chandler Changjun" w:date="2026-10-20T14:21:00Z" w16du:dateUtc="2026-10-20T06:21:00Z">
              <w:r w:rsidRPr="002B2C7F">
                <w:rPr>
                  <w:rFonts w:ascii="Segoe UI" w:hAnsi="Segoe UI" w:cs="Segoe UI" w:hint="eastAsia"/>
                  <w:sz w:val="18"/>
                  <w:rPrChange w:id="5587" w:author="Li, Chandler Changjun" w:date="2026-10-20T14:23:00Z" w16du:dateUtc="2026-10-20T06:23:00Z">
                    <w:rPr>
                      <w:rFonts w:ascii="Segoe UI" w:hAnsi="Segoe UI" w:cs="Segoe UI" w:hint="eastAsia"/>
                      <w:sz w:val="20"/>
                    </w:rPr>
                  </w:rPrChange>
                </w:rPr>
                <w:t>无分单号</w:t>
              </w:r>
            </w:ins>
          </w:p>
        </w:tc>
        <w:tc>
          <w:tcPr>
            <w:tcW w:w="7081" w:type="dxa"/>
            <w:vAlign w:val="center"/>
            <w:tcPrChange w:id="5588" w:author="Li, Chandler Changjun" w:date="2026-10-20T14:23:00Z" w16du:dateUtc="2026-10-20T06:23:00Z">
              <w:tcPr>
                <w:tcW w:w="6617" w:type="dxa"/>
              </w:tcPr>
            </w:tcPrChange>
          </w:tcPr>
          <w:p w14:paraId="37333FFD" w14:textId="5F740711" w:rsidR="001E1991" w:rsidRPr="002B2C7F" w:rsidRDefault="001E1991" w:rsidP="001E1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589" w:author="Li, Chandler Changjun" w:date="2026-10-20T14:21:00Z" w16du:dateUtc="2026-10-20T06:21:00Z"/>
                <w:sz w:val="18"/>
                <w:szCs w:val="18"/>
                <w:rPrChange w:id="5590" w:author="Li, Chandler Changjun" w:date="2026-10-20T14:23:00Z" w16du:dateUtc="2026-10-20T06:23:00Z">
                  <w:rPr>
                    <w:ins w:id="5591" w:author="Li, Chandler Changjun" w:date="2026-10-20T14:21:00Z" w16du:dateUtc="2026-10-20T06:21:00Z"/>
                    <w:sz w:val="16"/>
                    <w:szCs w:val="16"/>
                  </w:rPr>
                </w:rPrChange>
              </w:rPr>
            </w:pPr>
            <w:ins w:id="5592" w:author="Li, Chandler Changjun" w:date="2026-10-20T14:21:00Z" w16du:dateUtc="2026-10-20T06:21:00Z">
              <w:r w:rsidRPr="002B2C7F">
                <w:rPr>
                  <w:rFonts w:ascii="Segoe UI" w:hAnsi="Segoe UI" w:cs="Segoe UI" w:hint="eastAsia"/>
                  <w:sz w:val="18"/>
                  <w:rPrChange w:id="5593" w:author="Li, Chandler Changjun" w:date="2026-10-20T14:23:00Z" w16du:dateUtc="2026-10-20T06:23:00Z">
                    <w:rPr>
                      <w:rFonts w:ascii="Segoe UI" w:hAnsi="Segoe UI" w:cs="Segoe UI" w:hint="eastAsia"/>
                      <w:sz w:val="20"/>
                    </w:rPr>
                  </w:rPrChange>
                </w:rPr>
                <w:t>用主单号命名，并上传主单</w:t>
              </w:r>
            </w:ins>
          </w:p>
        </w:tc>
      </w:tr>
      <w:tr w:rsidR="001E1991" w:rsidRPr="002B2C7F" w14:paraId="1532E2A4" w14:textId="77777777" w:rsidTr="003613C9">
        <w:trPr>
          <w:ins w:id="5594" w:author="Li, Chandler Changjun" w:date="2026-10-20T14:2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5" w:type="dxa"/>
            <w:vAlign w:val="center"/>
            <w:tcPrChange w:id="5595" w:author="Li, Chandler Changjun" w:date="2026-10-20T14:23:00Z" w16du:dateUtc="2026-10-20T06:23:00Z">
              <w:tcPr>
                <w:tcW w:w="2409" w:type="dxa"/>
                <w:gridSpan w:val="2"/>
                <w:vAlign w:val="center"/>
              </w:tcPr>
            </w:tcPrChange>
          </w:tcPr>
          <w:p w14:paraId="5565879C" w14:textId="4B78A53C" w:rsidR="001E1991" w:rsidRPr="002B2C7F" w:rsidRDefault="001E1991" w:rsidP="001E1991">
            <w:pPr>
              <w:rPr>
                <w:ins w:id="5596" w:author="Li, Chandler Changjun" w:date="2026-10-20T14:21:00Z" w16du:dateUtc="2026-10-20T06:21:00Z"/>
                <w:rFonts w:ascii="Segoe UI" w:hAnsi="Segoe UI" w:cs="Segoe UI"/>
                <w:sz w:val="18"/>
                <w:szCs w:val="18"/>
                <w:rPrChange w:id="5597" w:author="Li, Chandler Changjun" w:date="2026-10-20T14:23:00Z" w16du:dateUtc="2026-10-20T06:23:00Z">
                  <w:rPr>
                    <w:ins w:id="5598" w:author="Li, Chandler Changjun" w:date="2026-10-20T14:21:00Z" w16du:dateUtc="2026-10-20T06:21:00Z"/>
                    <w:rFonts w:ascii="Segoe UI" w:hAnsi="Segoe UI" w:cs="Segoe UI"/>
                    <w:sz w:val="20"/>
                  </w:rPr>
                </w:rPrChange>
              </w:rPr>
            </w:pPr>
            <w:ins w:id="5599" w:author="Li, Chandler Changjun" w:date="2026-10-20T14:22:00Z" w16du:dateUtc="2026-10-20T06:22:00Z">
              <w:r w:rsidRPr="002B2C7F">
                <w:rPr>
                  <w:rFonts w:ascii="Segoe UI" w:hAnsi="Segoe UI" w:cs="Segoe UI" w:hint="eastAsia"/>
                  <w:sz w:val="18"/>
                  <w:rPrChange w:id="5600" w:author="Li, Chandler Changjun" w:date="2026-10-20T14:23:00Z" w16du:dateUtc="2026-10-20T06:23:00Z">
                    <w:rPr>
                      <w:rFonts w:ascii="Segoe UI" w:hAnsi="Segoe UI" w:cs="Segoe UI" w:hint="eastAsia"/>
                      <w:sz w:val="20"/>
                    </w:rPr>
                  </w:rPrChange>
                </w:rPr>
                <w:t>运单格式</w:t>
              </w:r>
            </w:ins>
          </w:p>
        </w:tc>
        <w:tc>
          <w:tcPr>
            <w:tcW w:w="7081" w:type="dxa"/>
            <w:vAlign w:val="center"/>
            <w:tcPrChange w:id="5601" w:author="Li, Chandler Changjun" w:date="2026-10-20T14:23:00Z" w16du:dateUtc="2026-10-20T06:23:00Z">
              <w:tcPr>
                <w:tcW w:w="6617" w:type="dxa"/>
                <w:gridSpan w:val="2"/>
                <w:vAlign w:val="center"/>
              </w:tcPr>
            </w:tcPrChange>
          </w:tcPr>
          <w:p w14:paraId="331058FE" w14:textId="6E67C4D0" w:rsidR="001E1991" w:rsidRPr="002B2C7F" w:rsidRDefault="001E1991" w:rsidP="001E19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602" w:author="Li, Chandler Changjun" w:date="2026-10-20T14:21:00Z" w16du:dateUtc="2026-10-20T06:21:00Z"/>
                <w:rFonts w:ascii="Segoe UI" w:hAnsi="Segoe UI" w:cs="Segoe UI"/>
                <w:sz w:val="18"/>
                <w:szCs w:val="18"/>
                <w:rPrChange w:id="5603" w:author="Li, Chandler Changjun" w:date="2026-10-20T14:23:00Z" w16du:dateUtc="2026-10-20T06:23:00Z">
                  <w:rPr>
                    <w:ins w:id="5604" w:author="Li, Chandler Changjun" w:date="2026-10-20T14:21:00Z" w16du:dateUtc="2026-10-20T06:21:00Z"/>
                    <w:rFonts w:ascii="Segoe UI" w:hAnsi="Segoe UI" w:cs="Segoe UI"/>
                    <w:sz w:val="20"/>
                  </w:rPr>
                </w:rPrChange>
              </w:rPr>
            </w:pPr>
            <w:ins w:id="5605" w:author="Li, Chandler Changjun" w:date="2026-10-20T14:22:00Z" w16du:dateUtc="2026-10-20T06:22:00Z">
              <w:r w:rsidRPr="002B2C7F">
                <w:rPr>
                  <w:rFonts w:ascii="Segoe UI" w:hAnsi="Segoe UI" w:cs="Segoe UI" w:hint="eastAsia"/>
                  <w:sz w:val="18"/>
                  <w:rPrChange w:id="5606" w:author="Li, Chandler Changjun" w:date="2026-10-20T14:23:00Z" w16du:dateUtc="2026-10-20T06:23:00Z">
                    <w:rPr>
                      <w:rFonts w:ascii="Segoe UI" w:hAnsi="Segoe UI" w:cs="Segoe UI" w:hint="eastAsia"/>
                      <w:sz w:val="20"/>
                    </w:rPr>
                  </w:rPrChange>
                </w:rPr>
                <w:t>预报提单有</w:t>
              </w:r>
              <w:r w:rsidRPr="002B2C7F">
                <w:rPr>
                  <w:rFonts w:ascii="Segoe UI" w:hAnsi="Segoe UI" w:cs="Segoe UI"/>
                  <w:sz w:val="18"/>
                  <w:rPrChange w:id="5607" w:author="Li, Chandler Changjun" w:date="2026-10-20T14:23:00Z" w16du:dateUtc="2026-10-20T06:23:00Z">
                    <w:rPr>
                      <w:rFonts w:ascii="Segoe UI" w:hAnsi="Segoe UI" w:cs="Segoe UI"/>
                      <w:sz w:val="20"/>
                    </w:rPr>
                  </w:rPrChange>
                </w:rPr>
                <w:t xml:space="preserve"> PDF </w:t>
              </w:r>
              <w:r w:rsidRPr="002B2C7F">
                <w:rPr>
                  <w:rFonts w:ascii="Segoe UI" w:hAnsi="Segoe UI" w:cs="Segoe UI" w:hint="eastAsia"/>
                  <w:sz w:val="18"/>
                  <w:rPrChange w:id="5608" w:author="Li, Chandler Changjun" w:date="2026-10-20T14:23:00Z" w16du:dateUtc="2026-10-20T06:23:00Z">
                    <w:rPr>
                      <w:rFonts w:ascii="Segoe UI" w:hAnsi="Segoe UI" w:cs="Segoe UI" w:hint="eastAsia"/>
                      <w:sz w:val="20"/>
                    </w:rPr>
                  </w:rPrChange>
                </w:rPr>
                <w:t>和图片两种格式</w:t>
              </w:r>
            </w:ins>
          </w:p>
        </w:tc>
      </w:tr>
      <w:tr w:rsidR="0022608D" w:rsidRPr="002B2C7F" w14:paraId="260D55D8" w14:textId="77777777" w:rsidTr="00361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609" w:author="Li, Chandler Changjun" w:date="2026-10-20T14:2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5" w:type="dxa"/>
            <w:vAlign w:val="center"/>
            <w:tcPrChange w:id="5610" w:author="Li, Chandler Changjun" w:date="2026-10-20T14:23:00Z" w16du:dateUtc="2026-10-20T06:23:00Z">
              <w:tcPr>
                <w:tcW w:w="2409" w:type="dxa"/>
                <w:gridSpan w:val="2"/>
                <w:vAlign w:val="center"/>
              </w:tcPr>
            </w:tcPrChange>
          </w:tcPr>
          <w:p w14:paraId="11BE26FC" w14:textId="5756750E" w:rsidR="0022608D" w:rsidRPr="002B2C7F" w:rsidRDefault="0022608D" w:rsidP="0022608D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ins w:id="5611" w:author="Li, Chandler Changjun" w:date="2026-10-20T14:22:00Z" w16du:dateUtc="2026-10-20T06:22:00Z"/>
                <w:rFonts w:ascii="Segoe UI" w:hAnsi="Segoe UI" w:cs="Segoe UI"/>
                <w:sz w:val="18"/>
                <w:szCs w:val="18"/>
                <w:rPrChange w:id="5612" w:author="Li, Chandler Changjun" w:date="2026-10-20T14:23:00Z" w16du:dateUtc="2026-10-20T06:23:00Z">
                  <w:rPr>
                    <w:ins w:id="5613" w:author="Li, Chandler Changjun" w:date="2026-10-20T14:22:00Z" w16du:dateUtc="2026-10-20T06:22:00Z"/>
                    <w:rFonts w:ascii="Segoe UI" w:hAnsi="Segoe UI" w:cs="Segoe UI"/>
                    <w:sz w:val="20"/>
                  </w:rPr>
                </w:rPrChange>
              </w:rPr>
            </w:pPr>
            <w:ins w:id="5614" w:author="Li, Chandler Changjun" w:date="2026-10-20T14:22:00Z" w16du:dateUtc="2026-10-20T06:22:00Z">
              <w:r w:rsidRPr="002B2C7F">
                <w:rPr>
                  <w:rFonts w:ascii="Segoe UI" w:hAnsi="Segoe UI" w:cs="Segoe UI" w:hint="eastAsia"/>
                  <w:sz w:val="18"/>
                  <w:rPrChange w:id="5615" w:author="Li, Chandler Changjun" w:date="2026-10-20T14:23:00Z" w16du:dateUtc="2026-10-20T06:23:00Z">
                    <w:rPr>
                      <w:rFonts w:ascii="Segoe UI" w:hAnsi="Segoe UI" w:cs="Segoe UI" w:hint="eastAsia"/>
                      <w:sz w:val="20"/>
                    </w:rPr>
                  </w:rPrChange>
                </w:rPr>
                <w:t>必填为空即失败</w:t>
              </w:r>
            </w:ins>
          </w:p>
        </w:tc>
        <w:tc>
          <w:tcPr>
            <w:tcW w:w="7081" w:type="dxa"/>
            <w:vAlign w:val="center"/>
            <w:tcPrChange w:id="5616" w:author="Li, Chandler Changjun" w:date="2026-10-20T14:23:00Z" w16du:dateUtc="2026-10-20T06:23:00Z">
              <w:tcPr>
                <w:tcW w:w="6617" w:type="dxa"/>
                <w:gridSpan w:val="2"/>
                <w:vAlign w:val="center"/>
              </w:tcPr>
            </w:tcPrChange>
          </w:tcPr>
          <w:p w14:paraId="46EA5009" w14:textId="2AD58B74" w:rsidR="0022608D" w:rsidRPr="002B2C7F" w:rsidRDefault="0022608D" w:rsidP="002260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617" w:author="Li, Chandler Changjun" w:date="2026-10-20T14:22:00Z" w16du:dateUtc="2026-10-20T06:22:00Z"/>
                <w:rFonts w:ascii="Segoe UI" w:hAnsi="Segoe UI" w:cs="Segoe UI"/>
                <w:sz w:val="18"/>
                <w:szCs w:val="18"/>
                <w:rPrChange w:id="5618" w:author="Li, Chandler Changjun" w:date="2026-10-20T14:23:00Z" w16du:dateUtc="2026-10-20T06:23:00Z">
                  <w:rPr>
                    <w:ins w:id="5619" w:author="Li, Chandler Changjun" w:date="2026-10-20T14:22:00Z" w16du:dateUtc="2026-10-20T06:22:00Z"/>
                    <w:rFonts w:ascii="Segoe UI" w:hAnsi="Segoe UI" w:cs="Segoe UI"/>
                    <w:sz w:val="20"/>
                  </w:rPr>
                </w:rPrChange>
              </w:rPr>
            </w:pPr>
            <w:ins w:id="5620" w:author="Li, Chandler Changjun" w:date="2026-10-20T14:22:00Z" w16du:dateUtc="2026-10-20T06:22:00Z">
              <w:r w:rsidRPr="002B2C7F">
                <w:rPr>
                  <w:rFonts w:ascii="Segoe UI" w:hAnsi="Segoe UI" w:cs="Segoe UI" w:hint="eastAsia"/>
                  <w:sz w:val="18"/>
                  <w:rPrChange w:id="5621" w:author="Li, Chandler Changjun" w:date="2026-10-20T14:23:00Z" w16du:dateUtc="2026-10-20T06:23:00Z">
                    <w:rPr>
                      <w:rFonts w:ascii="Segoe UI" w:hAnsi="Segoe UI" w:cs="Segoe UI" w:hint="eastAsia"/>
                      <w:sz w:val="20"/>
                    </w:rPr>
                  </w:rPrChange>
                </w:rPr>
                <w:t>导入</w:t>
              </w:r>
              <w:r w:rsidRPr="002B2C7F">
                <w:rPr>
                  <w:rFonts w:ascii="Segoe UI" w:hAnsi="Segoe UI" w:cs="Segoe UI"/>
                  <w:sz w:val="18"/>
                  <w:rPrChange w:id="5622" w:author="Li, Chandler Changjun" w:date="2026-10-20T14:23:00Z" w16du:dateUtc="2026-10-20T06:23:00Z">
                    <w:rPr>
                      <w:rFonts w:ascii="Segoe UI" w:hAnsi="Segoe UI" w:cs="Segoe UI"/>
                      <w:sz w:val="20"/>
                    </w:rPr>
                  </w:rPrChange>
                </w:rPr>
                <w:t>INV</w:t>
              </w:r>
              <w:r w:rsidRPr="002B2C7F">
                <w:rPr>
                  <w:rFonts w:ascii="Segoe UI" w:hAnsi="Segoe UI" w:cs="Segoe UI" w:hint="eastAsia"/>
                  <w:sz w:val="18"/>
                  <w:rPrChange w:id="5623" w:author="Li, Chandler Changjun" w:date="2026-10-20T14:23:00Z" w16du:dateUtc="2026-10-20T06:23:00Z">
                    <w:rPr>
                      <w:rFonts w:ascii="Segoe UI" w:hAnsi="Segoe UI" w:cs="Segoe UI" w:hint="eastAsia"/>
                      <w:sz w:val="20"/>
                    </w:rPr>
                  </w:rPrChange>
                </w:rPr>
                <w:t>＆</w:t>
              </w:r>
              <w:r w:rsidRPr="002B2C7F">
                <w:rPr>
                  <w:rFonts w:ascii="Segoe UI" w:hAnsi="Segoe UI" w:cs="Segoe UI"/>
                  <w:sz w:val="18"/>
                  <w:rPrChange w:id="5624" w:author="Li, Chandler Changjun" w:date="2026-10-20T14:23:00Z" w16du:dateUtc="2026-10-20T06:23:00Z">
                    <w:rPr>
                      <w:rFonts w:ascii="Segoe UI" w:hAnsi="Segoe UI" w:cs="Segoe UI"/>
                      <w:sz w:val="20"/>
                    </w:rPr>
                  </w:rPrChange>
                </w:rPr>
                <w:t xml:space="preserve">DN </w:t>
              </w:r>
              <w:r w:rsidRPr="002B2C7F">
                <w:rPr>
                  <w:rFonts w:ascii="Segoe UI" w:hAnsi="Segoe UI" w:cs="Segoe UI" w:hint="eastAsia"/>
                  <w:sz w:val="18"/>
                  <w:rPrChange w:id="5625" w:author="Li, Chandler Changjun" w:date="2026-10-20T14:23:00Z" w16du:dateUtc="2026-10-20T06:23:00Z">
                    <w:rPr>
                      <w:rFonts w:ascii="Segoe UI" w:hAnsi="Segoe UI" w:cs="Segoe UI" w:hint="eastAsia"/>
                      <w:sz w:val="20"/>
                    </w:rPr>
                  </w:rPrChange>
                </w:rPr>
                <w:t>的必填内容为空时，上传</w:t>
              </w:r>
              <w:r w:rsidRPr="002B2C7F">
                <w:rPr>
                  <w:rFonts w:ascii="Segoe UI" w:hAnsi="Segoe UI" w:cs="Segoe UI"/>
                  <w:sz w:val="18"/>
                  <w:rPrChange w:id="5626" w:author="Li, Chandler Changjun" w:date="2026-10-20T14:23:00Z" w16du:dateUtc="2026-10-20T06:23:00Z">
                    <w:rPr>
                      <w:rFonts w:ascii="Segoe UI" w:hAnsi="Segoe UI" w:cs="Segoe UI"/>
                      <w:sz w:val="20"/>
                    </w:rPr>
                  </w:rPrChange>
                </w:rPr>
                <w:t xml:space="preserve"> IES+ </w:t>
              </w:r>
              <w:r w:rsidRPr="002B2C7F">
                <w:rPr>
                  <w:rFonts w:ascii="Segoe UI" w:hAnsi="Segoe UI" w:cs="Segoe UI" w:hint="eastAsia"/>
                  <w:sz w:val="18"/>
                  <w:rPrChange w:id="5627" w:author="Li, Chandler Changjun" w:date="2026-10-20T14:23:00Z" w16du:dateUtc="2026-10-20T06:23:00Z">
                    <w:rPr>
                      <w:rFonts w:ascii="Segoe UI" w:hAnsi="Segoe UI" w:cs="Segoe UI" w:hint="eastAsia"/>
                      <w:sz w:val="20"/>
                    </w:rPr>
                  </w:rPrChange>
                </w:rPr>
                <w:t>失败</w:t>
              </w:r>
            </w:ins>
          </w:p>
        </w:tc>
      </w:tr>
      <w:tr w:rsidR="0022608D" w:rsidRPr="002B2C7F" w14:paraId="086CE0BC" w14:textId="77777777" w:rsidTr="003613C9">
        <w:trPr>
          <w:ins w:id="5628" w:author="Li, Chandler Changjun" w:date="2026-10-20T14:2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5" w:type="dxa"/>
            <w:vAlign w:val="center"/>
            <w:tcPrChange w:id="5629" w:author="Li, Chandler Changjun" w:date="2026-10-20T14:23:00Z" w16du:dateUtc="2026-10-20T06:23:00Z">
              <w:tcPr>
                <w:tcW w:w="2409" w:type="dxa"/>
                <w:gridSpan w:val="2"/>
                <w:vAlign w:val="center"/>
              </w:tcPr>
            </w:tcPrChange>
          </w:tcPr>
          <w:p w14:paraId="3398BF29" w14:textId="2CDC2B96" w:rsidR="0022608D" w:rsidRPr="002B2C7F" w:rsidRDefault="0022608D" w:rsidP="0022608D">
            <w:pPr>
              <w:rPr>
                <w:ins w:id="5630" w:author="Li, Chandler Changjun" w:date="2026-10-20T14:22:00Z" w16du:dateUtc="2026-10-20T06:22:00Z"/>
                <w:rFonts w:ascii="Segoe UI" w:hAnsi="Segoe UI" w:cs="Segoe UI"/>
                <w:sz w:val="18"/>
                <w:szCs w:val="18"/>
                <w:rPrChange w:id="5631" w:author="Li, Chandler Changjun" w:date="2026-10-20T14:23:00Z" w16du:dateUtc="2026-10-20T06:23:00Z">
                  <w:rPr>
                    <w:ins w:id="5632" w:author="Li, Chandler Changjun" w:date="2026-10-20T14:22:00Z" w16du:dateUtc="2026-10-20T06:22:00Z"/>
                    <w:rFonts w:ascii="Segoe UI" w:hAnsi="Segoe UI" w:cs="Segoe UI"/>
                    <w:sz w:val="20"/>
                  </w:rPr>
                </w:rPrChange>
              </w:rPr>
            </w:pPr>
            <w:ins w:id="5633" w:author="Li, Chandler Changjun" w:date="2026-10-20T14:22:00Z" w16du:dateUtc="2026-10-20T06:22:00Z">
              <w:r w:rsidRPr="002B2C7F">
                <w:rPr>
                  <w:rFonts w:ascii="Segoe UI" w:hAnsi="Segoe UI" w:cs="Segoe UI" w:hint="eastAsia"/>
                  <w:sz w:val="18"/>
                  <w:rPrChange w:id="5634" w:author="Li, Chandler Changjun" w:date="2026-10-20T14:23:00Z" w16du:dateUtc="2026-10-20T06:23:00Z">
                    <w:rPr>
                      <w:rFonts w:ascii="Segoe UI" w:hAnsi="Segoe UI" w:cs="Segoe UI" w:hint="eastAsia"/>
                      <w:sz w:val="20"/>
                    </w:rPr>
                  </w:rPrChange>
                </w:rPr>
                <w:t>关键字段置空报错</w:t>
              </w:r>
            </w:ins>
          </w:p>
        </w:tc>
        <w:tc>
          <w:tcPr>
            <w:tcW w:w="7081" w:type="dxa"/>
            <w:vAlign w:val="center"/>
            <w:tcPrChange w:id="5635" w:author="Li, Chandler Changjun" w:date="2026-10-20T14:23:00Z" w16du:dateUtc="2026-10-20T06:23:00Z">
              <w:tcPr>
                <w:tcW w:w="6617" w:type="dxa"/>
                <w:gridSpan w:val="2"/>
                <w:vAlign w:val="center"/>
              </w:tcPr>
            </w:tcPrChange>
          </w:tcPr>
          <w:p w14:paraId="05EA4BDC" w14:textId="1580F103" w:rsidR="0022608D" w:rsidRPr="002B2C7F" w:rsidRDefault="0022608D" w:rsidP="002260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636" w:author="Li, Chandler Changjun" w:date="2026-10-20T14:22:00Z" w16du:dateUtc="2026-10-20T06:22:00Z"/>
                <w:rFonts w:ascii="Segoe UI" w:hAnsi="Segoe UI" w:cs="Segoe UI"/>
                <w:sz w:val="18"/>
                <w:szCs w:val="18"/>
                <w:rPrChange w:id="5637" w:author="Li, Chandler Changjun" w:date="2026-10-20T14:23:00Z" w16du:dateUtc="2026-10-20T06:23:00Z">
                  <w:rPr>
                    <w:ins w:id="5638" w:author="Li, Chandler Changjun" w:date="2026-10-20T14:22:00Z" w16du:dateUtc="2026-10-20T06:22:00Z"/>
                    <w:rFonts w:ascii="Segoe UI" w:hAnsi="Segoe UI" w:cs="Segoe UI"/>
                    <w:sz w:val="20"/>
                  </w:rPr>
                </w:rPrChange>
              </w:rPr>
            </w:pPr>
            <w:ins w:id="5639" w:author="Li, Chandler Changjun" w:date="2026-10-20T14:22:00Z" w16du:dateUtc="2026-10-20T06:22:00Z">
              <w:r w:rsidRPr="002B2C7F">
                <w:rPr>
                  <w:rFonts w:ascii="Segoe UI" w:hAnsi="Segoe UI" w:cs="Segoe UI"/>
                  <w:sz w:val="18"/>
                  <w:rPrChange w:id="5640" w:author="Li, Chandler Changjun" w:date="2026-10-20T14:23:00Z" w16du:dateUtc="2026-10-20T06:23:00Z">
                    <w:rPr>
                      <w:rFonts w:ascii="Segoe UI" w:hAnsi="Segoe UI" w:cs="Segoe UI"/>
                      <w:sz w:val="20"/>
                    </w:rPr>
                  </w:rPrChange>
                </w:rPr>
                <w:t xml:space="preserve">Mode of Shipment </w:t>
              </w:r>
              <w:r w:rsidRPr="002B2C7F">
                <w:rPr>
                  <w:rFonts w:ascii="Segoe UI" w:hAnsi="Segoe UI" w:cs="Segoe UI" w:hint="eastAsia"/>
                  <w:sz w:val="18"/>
                  <w:rPrChange w:id="5641" w:author="Li, Chandler Changjun" w:date="2026-10-20T14:23:00Z" w16du:dateUtc="2026-10-20T06:23:00Z">
                    <w:rPr>
                      <w:rFonts w:ascii="Segoe UI" w:hAnsi="Segoe UI" w:cs="Segoe UI" w:hint="eastAsia"/>
                      <w:sz w:val="20"/>
                    </w:rPr>
                  </w:rPrChange>
                </w:rPr>
                <w:t>提取为其他值、找不到对应的</w:t>
              </w:r>
              <w:r w:rsidRPr="002B2C7F">
                <w:rPr>
                  <w:rFonts w:ascii="Segoe UI" w:hAnsi="Segoe UI" w:cs="Segoe UI"/>
                  <w:sz w:val="18"/>
                  <w:rPrChange w:id="5642" w:author="Li, Chandler Changjun" w:date="2026-10-20T14:23:00Z" w16du:dateUtc="2026-10-20T06:23:00Z">
                    <w:rPr>
                      <w:rFonts w:ascii="Segoe UI" w:hAnsi="Segoe UI" w:cs="Segoe UI"/>
                      <w:sz w:val="20"/>
                    </w:rPr>
                  </w:rPrChange>
                </w:rPr>
                <w:t xml:space="preserve"> customer code </w:t>
              </w:r>
              <w:r w:rsidRPr="002B2C7F">
                <w:rPr>
                  <w:rFonts w:ascii="Segoe UI" w:hAnsi="Segoe UI" w:cs="Segoe UI" w:hint="eastAsia"/>
                  <w:sz w:val="18"/>
                  <w:rPrChange w:id="5643" w:author="Li, Chandler Changjun" w:date="2026-10-20T14:23:00Z" w16du:dateUtc="2026-10-20T06:23:00Z">
                    <w:rPr>
                      <w:rFonts w:ascii="Segoe UI" w:hAnsi="Segoe UI" w:cs="Segoe UI" w:hint="eastAsia"/>
                      <w:sz w:val="20"/>
                    </w:rPr>
                  </w:rPrChange>
                </w:rPr>
                <w:t>时，对应字段置空并报错</w:t>
              </w:r>
            </w:ins>
          </w:p>
        </w:tc>
      </w:tr>
      <w:tr w:rsidR="00412F0E" w:rsidRPr="002B2C7F" w14:paraId="2E9C62FB" w14:textId="77777777" w:rsidTr="00361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644" w:author="Li, Chandler Changjun" w:date="2026-10-20T14:2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5" w:type="dxa"/>
            <w:vAlign w:val="center"/>
            <w:tcPrChange w:id="5645" w:author="Li, Chandler Changjun" w:date="2026-10-20T14:23:00Z" w16du:dateUtc="2026-10-20T06:23:00Z">
              <w:tcPr>
                <w:tcW w:w="2409" w:type="dxa"/>
                <w:gridSpan w:val="2"/>
                <w:vAlign w:val="center"/>
              </w:tcPr>
            </w:tcPrChange>
          </w:tcPr>
          <w:p w14:paraId="21E89E48" w14:textId="08DB9EBB" w:rsidR="00412F0E" w:rsidRPr="002B2C7F" w:rsidRDefault="00412F0E" w:rsidP="00412F0E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ins w:id="5646" w:author="Li, Chandler Changjun" w:date="2026-10-20T14:22:00Z" w16du:dateUtc="2026-10-20T06:22:00Z"/>
                <w:rFonts w:ascii="Segoe UI" w:hAnsi="Segoe UI" w:cs="Segoe UI"/>
                <w:sz w:val="18"/>
                <w:szCs w:val="18"/>
                <w:rPrChange w:id="5647" w:author="Li, Chandler Changjun" w:date="2026-10-20T14:23:00Z" w16du:dateUtc="2026-10-20T06:23:00Z">
                  <w:rPr>
                    <w:ins w:id="5648" w:author="Li, Chandler Changjun" w:date="2026-10-20T14:22:00Z" w16du:dateUtc="2026-10-20T06:22:00Z"/>
                    <w:rFonts w:ascii="Segoe UI" w:hAnsi="Segoe UI" w:cs="Segoe UI"/>
                    <w:sz w:val="20"/>
                  </w:rPr>
                </w:rPrChange>
              </w:rPr>
            </w:pPr>
            <w:ins w:id="5649" w:author="Li, Chandler Changjun" w:date="2026-10-20T14:22:00Z" w16du:dateUtc="2026-10-20T06:22:00Z">
              <w:r w:rsidRPr="002B2C7F">
                <w:rPr>
                  <w:rFonts w:ascii="Segoe UI" w:hAnsi="Segoe UI" w:cs="Segoe UI"/>
                  <w:sz w:val="18"/>
                  <w:rPrChange w:id="5650" w:author="Li, Chandler Changjun" w:date="2026-10-20T14:23:00Z" w16du:dateUtc="2026-10-20T06:23:00Z">
                    <w:rPr>
                      <w:rFonts w:ascii="Segoe UI" w:hAnsi="Segoe UI" w:cs="Segoe UI"/>
                      <w:sz w:val="20"/>
                    </w:rPr>
                  </w:rPrChange>
                </w:rPr>
                <w:t xml:space="preserve">MBZ/DN No.:PID </w:t>
              </w:r>
              <w:r w:rsidRPr="002B2C7F">
                <w:rPr>
                  <w:rFonts w:ascii="Segoe UI" w:hAnsi="Segoe UI" w:cs="Segoe UI" w:hint="eastAsia"/>
                  <w:sz w:val="18"/>
                  <w:rPrChange w:id="5651" w:author="Li, Chandler Changjun" w:date="2026-10-20T14:23:00Z" w16du:dateUtc="2026-10-20T06:23:00Z">
                    <w:rPr>
                      <w:rFonts w:ascii="Segoe UI" w:hAnsi="Segoe UI" w:cs="Segoe UI" w:hint="eastAsia"/>
                      <w:sz w:val="20"/>
                    </w:rPr>
                  </w:rPrChange>
                </w:rPr>
                <w:t>多对一</w:t>
              </w:r>
            </w:ins>
          </w:p>
        </w:tc>
        <w:tc>
          <w:tcPr>
            <w:tcW w:w="7081" w:type="dxa"/>
            <w:vAlign w:val="center"/>
            <w:tcPrChange w:id="5652" w:author="Li, Chandler Changjun" w:date="2026-10-20T14:23:00Z" w16du:dateUtc="2026-10-20T06:23:00Z">
              <w:tcPr>
                <w:tcW w:w="6617" w:type="dxa"/>
                <w:gridSpan w:val="2"/>
                <w:vAlign w:val="center"/>
              </w:tcPr>
            </w:tcPrChange>
          </w:tcPr>
          <w:p w14:paraId="740CEAE6" w14:textId="6C650E79" w:rsidR="00412F0E" w:rsidRPr="002B2C7F" w:rsidRDefault="00412F0E" w:rsidP="00412F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653" w:author="Li, Chandler Changjun" w:date="2026-10-20T14:22:00Z" w16du:dateUtc="2026-10-20T06:22:00Z"/>
                <w:rFonts w:ascii="Segoe UI" w:hAnsi="Segoe UI" w:cs="Segoe UI"/>
                <w:sz w:val="18"/>
                <w:szCs w:val="18"/>
                <w:rPrChange w:id="5654" w:author="Li, Chandler Changjun" w:date="2026-10-20T14:23:00Z" w16du:dateUtc="2026-10-20T06:23:00Z">
                  <w:rPr>
                    <w:ins w:id="5655" w:author="Li, Chandler Changjun" w:date="2026-10-20T14:22:00Z" w16du:dateUtc="2026-10-20T06:22:00Z"/>
                    <w:rFonts w:ascii="Segoe UI" w:hAnsi="Segoe UI" w:cs="Segoe UI"/>
                    <w:sz w:val="20"/>
                  </w:rPr>
                </w:rPrChange>
              </w:rPr>
            </w:pPr>
            <w:ins w:id="5656" w:author="Li, Chandler Changjun" w:date="2026-10-20T14:22:00Z" w16du:dateUtc="2026-10-20T06:22:00Z">
              <w:r w:rsidRPr="002B2C7F">
                <w:rPr>
                  <w:rFonts w:ascii="Segoe UI" w:hAnsi="Segoe UI" w:cs="Segoe UI"/>
                  <w:sz w:val="18"/>
                  <w:rPrChange w:id="5657" w:author="Li, Chandler Changjun" w:date="2026-10-20T14:23:00Z" w16du:dateUtc="2026-10-20T06:23:00Z">
                    <w:rPr>
                      <w:rFonts w:ascii="Segoe UI" w:hAnsi="Segoe UI" w:cs="Segoe UI"/>
                      <w:sz w:val="20"/>
                    </w:rPr>
                  </w:rPrChange>
                </w:rPr>
                <w:t xml:space="preserve">IES+ </w:t>
              </w:r>
              <w:r w:rsidRPr="002B2C7F">
                <w:rPr>
                  <w:rFonts w:ascii="Segoe UI" w:hAnsi="Segoe UI" w:cs="Segoe UI" w:hint="eastAsia"/>
                  <w:sz w:val="18"/>
                  <w:rPrChange w:id="5658" w:author="Li, Chandler Changjun" w:date="2026-10-20T14:23:00Z" w16du:dateUtc="2026-10-20T06:23:00Z">
                    <w:rPr>
                      <w:rFonts w:ascii="Segoe UI" w:hAnsi="Segoe UI" w:cs="Segoe UI" w:hint="eastAsia"/>
                      <w:sz w:val="20"/>
                    </w:rPr>
                  </w:rPrChange>
                </w:rPr>
                <w:t>只接受一对多或一对一；出现多对一时，提取完所有数据后停止系统操作，提醒业务用户做特殊数据处理</w:t>
              </w:r>
            </w:ins>
          </w:p>
        </w:tc>
      </w:tr>
      <w:tr w:rsidR="00412F0E" w:rsidRPr="002B2C7F" w14:paraId="296BB166" w14:textId="77777777" w:rsidTr="00412F0E">
        <w:trPr>
          <w:ins w:id="5659" w:author="Li, Chandler Changjun" w:date="2026-10-20T14:2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12B98" w14:textId="77777777" w:rsidR="00412F0E" w:rsidRPr="002B2C7F" w:rsidRDefault="00412F0E" w:rsidP="00412F0E">
            <w:pPr>
              <w:widowControl/>
              <w:rPr>
                <w:ins w:id="5660" w:author="Li, Chandler Changjun" w:date="2026-10-20T14:22:00Z" w16du:dateUtc="2026-10-20T06:22:00Z"/>
                <w:rFonts w:ascii="Segoe UI" w:eastAsia="SimSun" w:hAnsi="Segoe UI" w:cs="Segoe UI"/>
                <w:sz w:val="18"/>
                <w:szCs w:val="18"/>
                <w:rPrChange w:id="5661" w:author="Li, Chandler Changjun" w:date="2026-10-20T14:23:00Z" w16du:dateUtc="2026-10-20T06:23:00Z">
                  <w:rPr>
                    <w:ins w:id="5662" w:author="Li, Chandler Changjun" w:date="2026-10-20T14:22:00Z" w16du:dateUtc="2026-10-20T06:22:00Z"/>
                    <w:rFonts w:ascii="Segoe UI" w:eastAsia="SimSun" w:hAnsi="Segoe UI" w:cs="Segoe UI"/>
                    <w:sz w:val="20"/>
                  </w:rPr>
                </w:rPrChange>
              </w:rPr>
            </w:pPr>
            <w:ins w:id="5663" w:author="Li, Chandler Changjun" w:date="2026-10-20T14:22:00Z" w16du:dateUtc="2026-10-20T06:22:00Z">
              <w:r w:rsidRPr="002B2C7F">
                <w:rPr>
                  <w:rFonts w:ascii="Segoe UI" w:eastAsia="SimSun" w:hAnsi="Segoe UI" w:cs="Segoe UI" w:hint="eastAsia"/>
                  <w:sz w:val="18"/>
                  <w:rPrChange w:id="5664" w:author="Li, Chandler Changjun" w:date="2026-10-20T14:23:00Z" w16du:dateUtc="2026-10-20T06:23:00Z">
                    <w:rPr>
                      <w:rFonts w:ascii="Segoe UI" w:eastAsia="SimSun" w:hAnsi="Segoe UI" w:cs="Segoe UI" w:hint="eastAsia"/>
                      <w:sz w:val="20"/>
                    </w:rPr>
                  </w:rPrChange>
                </w:rPr>
                <w:t>发票</w:t>
              </w:r>
              <w:r w:rsidRPr="002B2C7F">
                <w:rPr>
                  <w:rFonts w:ascii="Segoe UI" w:eastAsia="SimSun" w:hAnsi="Segoe UI" w:cs="Segoe UI"/>
                  <w:sz w:val="18"/>
                  <w:rPrChange w:id="5665" w:author="Li, Chandler Changjun" w:date="2026-10-20T14:23:00Z" w16du:dateUtc="2026-10-20T06:23:00Z">
                    <w:rPr>
                      <w:rFonts w:ascii="Segoe UI" w:eastAsia="SimSun" w:hAnsi="Segoe UI" w:cs="Segoe UI"/>
                      <w:sz w:val="20"/>
                    </w:rPr>
                  </w:rPrChange>
                </w:rPr>
                <w:t xml:space="preserve"> PDF </w:t>
              </w:r>
              <w:r w:rsidRPr="002B2C7F">
                <w:rPr>
                  <w:rFonts w:ascii="Segoe UI" w:eastAsia="SimSun" w:hAnsi="Segoe UI" w:cs="Segoe UI" w:hint="eastAsia"/>
                  <w:sz w:val="18"/>
                  <w:rPrChange w:id="5666" w:author="Li, Chandler Changjun" w:date="2026-10-20T14:23:00Z" w16du:dateUtc="2026-10-20T06:23:00Z">
                    <w:rPr>
                      <w:rFonts w:ascii="Segoe UI" w:eastAsia="SimSun" w:hAnsi="Segoe UI" w:cs="Segoe UI" w:hint="eastAsia"/>
                      <w:sz w:val="20"/>
                    </w:rPr>
                  </w:rPrChange>
                </w:rPr>
                <w:t>上传不校验</w:t>
              </w:r>
            </w:ins>
          </w:p>
        </w:tc>
        <w:tc>
          <w:tcPr>
            <w:tcW w:w="0" w:type="auto"/>
            <w:hideMark/>
          </w:tcPr>
          <w:p w14:paraId="1A221AD2" w14:textId="77777777" w:rsidR="00412F0E" w:rsidRPr="002B2C7F" w:rsidRDefault="00412F0E" w:rsidP="00412F0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667" w:author="Li, Chandler Changjun" w:date="2026-10-20T14:22:00Z" w16du:dateUtc="2026-10-20T06:22:00Z"/>
                <w:rFonts w:ascii="Segoe UI" w:eastAsia="SimSun" w:hAnsi="Segoe UI" w:cs="Segoe UI"/>
                <w:sz w:val="18"/>
                <w:szCs w:val="18"/>
                <w:rPrChange w:id="5668" w:author="Li, Chandler Changjun" w:date="2026-10-20T14:23:00Z" w16du:dateUtc="2026-10-20T06:23:00Z">
                  <w:rPr>
                    <w:ins w:id="5669" w:author="Li, Chandler Changjun" w:date="2026-10-20T14:22:00Z" w16du:dateUtc="2026-10-20T06:22:00Z"/>
                    <w:rFonts w:ascii="Segoe UI" w:eastAsia="SimSun" w:hAnsi="Segoe UI" w:cs="Segoe UI"/>
                    <w:sz w:val="20"/>
                  </w:rPr>
                </w:rPrChange>
              </w:rPr>
            </w:pPr>
            <w:ins w:id="5670" w:author="Li, Chandler Changjun" w:date="2026-10-20T14:22:00Z" w16du:dateUtc="2026-10-20T06:22:00Z">
              <w:r w:rsidRPr="002B2C7F">
                <w:rPr>
                  <w:rFonts w:ascii="Segoe UI" w:eastAsia="SimSun" w:hAnsi="Segoe UI" w:cs="Segoe UI" w:hint="eastAsia"/>
                  <w:sz w:val="18"/>
                  <w:rPrChange w:id="5671" w:author="Li, Chandler Changjun" w:date="2026-10-20T14:23:00Z" w16du:dateUtc="2026-10-20T06:23:00Z">
                    <w:rPr>
                      <w:rFonts w:ascii="Segoe UI" w:eastAsia="SimSun" w:hAnsi="Segoe UI" w:cs="Segoe UI" w:hint="eastAsia"/>
                      <w:sz w:val="20"/>
                    </w:rPr>
                  </w:rPrChange>
                </w:rPr>
                <w:t>不再校验是否上传成功，以</w:t>
              </w:r>
              <w:r w:rsidRPr="002B2C7F">
                <w:rPr>
                  <w:rFonts w:ascii="Segoe UI" w:eastAsia="SimSun" w:hAnsi="Segoe UI" w:cs="Segoe UI"/>
                  <w:sz w:val="18"/>
                  <w:rPrChange w:id="5672" w:author="Li, Chandler Changjun" w:date="2026-10-20T14:23:00Z" w16du:dateUtc="2026-10-20T06:23:00Z">
                    <w:rPr>
                      <w:rFonts w:ascii="Segoe UI" w:eastAsia="SimSun" w:hAnsi="Segoe UI" w:cs="Segoe UI"/>
                      <w:sz w:val="20"/>
                    </w:rPr>
                  </w:rPrChange>
                </w:rPr>
                <w:t xml:space="preserve"> Portal </w:t>
              </w:r>
              <w:r w:rsidRPr="002B2C7F">
                <w:rPr>
                  <w:rFonts w:ascii="Segoe UI" w:eastAsia="SimSun" w:hAnsi="Segoe UI" w:cs="Segoe UI" w:hint="eastAsia"/>
                  <w:sz w:val="18"/>
                  <w:rPrChange w:id="5673" w:author="Li, Chandler Changjun" w:date="2026-10-20T14:23:00Z" w16du:dateUtc="2026-10-20T06:23:00Z">
                    <w:rPr>
                      <w:rFonts w:ascii="Segoe UI" w:eastAsia="SimSun" w:hAnsi="Segoe UI" w:cs="Segoe UI" w:hint="eastAsia"/>
                      <w:sz w:val="20"/>
                    </w:rPr>
                  </w:rPrChange>
                </w:rPr>
                <w:t>的执行</w:t>
              </w:r>
              <w:r w:rsidRPr="002B2C7F">
                <w:rPr>
                  <w:rFonts w:ascii="Segoe UI" w:eastAsia="SimSun" w:hAnsi="Segoe UI" w:cs="Segoe UI"/>
                  <w:sz w:val="18"/>
                  <w:rPrChange w:id="5674" w:author="Li, Chandler Changjun" w:date="2026-10-20T14:23:00Z" w16du:dateUtc="2026-10-20T06:23:00Z">
                    <w:rPr>
                      <w:rFonts w:ascii="Segoe UI" w:eastAsia="SimSun" w:hAnsi="Segoe UI" w:cs="Segoe UI"/>
                      <w:sz w:val="20"/>
                    </w:rPr>
                  </w:rPrChange>
                </w:rPr>
                <w:t xml:space="preserve"> Log </w:t>
              </w:r>
              <w:r w:rsidRPr="002B2C7F">
                <w:rPr>
                  <w:rFonts w:ascii="Segoe UI" w:eastAsia="SimSun" w:hAnsi="Segoe UI" w:cs="Segoe UI" w:hint="eastAsia"/>
                  <w:sz w:val="18"/>
                  <w:rPrChange w:id="5675" w:author="Li, Chandler Changjun" w:date="2026-10-20T14:23:00Z" w16du:dateUtc="2026-10-20T06:23:00Z">
                    <w:rPr>
                      <w:rFonts w:ascii="Segoe UI" w:eastAsia="SimSun" w:hAnsi="Segoe UI" w:cs="Segoe UI" w:hint="eastAsia"/>
                      <w:sz w:val="20"/>
                    </w:rPr>
                  </w:rPrChange>
                </w:rPr>
                <w:t>为准</w:t>
              </w:r>
            </w:ins>
          </w:p>
        </w:tc>
      </w:tr>
      <w:tr w:rsidR="00412F0E" w:rsidRPr="002B2C7F" w14:paraId="2A95D02D" w14:textId="77777777" w:rsidTr="00120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676" w:author="Li, Chandler Changjun" w:date="2026-10-20T14:2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tcPrChange w:id="5677" w:author="Li, Chandler Changjun" w:date="2026-10-20T14:22:00Z" w16du:dateUtc="2026-10-20T06:22:00Z">
              <w:tcPr>
                <w:tcW w:w="0" w:type="auto"/>
                <w:gridSpan w:val="3"/>
              </w:tcPr>
            </w:tcPrChange>
          </w:tcPr>
          <w:p w14:paraId="4FA862D8" w14:textId="681E704B" w:rsidR="00412F0E" w:rsidRPr="002B2C7F" w:rsidRDefault="00412F0E" w:rsidP="00412F0E">
            <w:pPr>
              <w:widowControl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ins w:id="5678" w:author="Li, Chandler Changjun" w:date="2026-10-20T14:22:00Z" w16du:dateUtc="2026-10-20T06:22:00Z"/>
                <w:rFonts w:ascii="Segoe UI" w:eastAsia="SimSun" w:hAnsi="Segoe UI" w:cs="Segoe UI"/>
                <w:sz w:val="18"/>
                <w:szCs w:val="18"/>
                <w:rPrChange w:id="5679" w:author="Li, Chandler Changjun" w:date="2026-10-20T14:23:00Z" w16du:dateUtc="2026-10-20T06:23:00Z">
                  <w:rPr>
                    <w:ins w:id="5680" w:author="Li, Chandler Changjun" w:date="2026-10-20T14:22:00Z" w16du:dateUtc="2026-10-20T06:22:00Z"/>
                    <w:rFonts w:ascii="Segoe UI" w:eastAsia="SimSun" w:hAnsi="Segoe UI" w:cs="Segoe UI"/>
                    <w:sz w:val="20"/>
                  </w:rPr>
                </w:rPrChange>
              </w:rPr>
            </w:pPr>
            <w:ins w:id="5681" w:author="Li, Chandler Changjun" w:date="2026-10-20T14:22:00Z" w16du:dateUtc="2026-10-20T06:22:00Z">
              <w:r w:rsidRPr="002B2C7F">
                <w:rPr>
                  <w:rFonts w:ascii="Segoe UI" w:hAnsi="Segoe UI" w:cs="Segoe UI" w:hint="eastAsia"/>
                  <w:sz w:val="18"/>
                  <w:rPrChange w:id="5682" w:author="Li, Chandler Changjun" w:date="2026-10-20T14:23:00Z" w16du:dateUtc="2026-10-20T06:23:00Z">
                    <w:rPr>
                      <w:rFonts w:ascii="Segoe UI" w:hAnsi="Segoe UI" w:cs="Segoe UI" w:hint="eastAsia"/>
                      <w:sz w:val="20"/>
                    </w:rPr>
                  </w:rPrChange>
                </w:rPr>
                <w:t>回复时机</w:t>
              </w:r>
            </w:ins>
          </w:p>
        </w:tc>
        <w:tc>
          <w:tcPr>
            <w:tcW w:w="0" w:type="auto"/>
            <w:vAlign w:val="center"/>
            <w:tcPrChange w:id="5683" w:author="Li, Chandler Changjun" w:date="2026-10-20T14:22:00Z" w16du:dateUtc="2026-10-20T06:22:00Z">
              <w:tcPr>
                <w:tcW w:w="0" w:type="auto"/>
              </w:tcPr>
            </w:tcPrChange>
          </w:tcPr>
          <w:p w14:paraId="09E4D396" w14:textId="72C6C9DB" w:rsidR="00412F0E" w:rsidRPr="002B2C7F" w:rsidRDefault="00412F0E" w:rsidP="00412F0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684" w:author="Li, Chandler Changjun" w:date="2026-10-20T14:22:00Z" w16du:dateUtc="2026-10-20T06:22:00Z"/>
                <w:rFonts w:ascii="Segoe UI" w:eastAsia="SimSun" w:hAnsi="Segoe UI" w:cs="Segoe UI"/>
                <w:sz w:val="18"/>
                <w:szCs w:val="18"/>
                <w:rPrChange w:id="5685" w:author="Li, Chandler Changjun" w:date="2026-10-20T14:23:00Z" w16du:dateUtc="2026-10-20T06:23:00Z">
                  <w:rPr>
                    <w:ins w:id="5686" w:author="Li, Chandler Changjun" w:date="2026-10-20T14:22:00Z" w16du:dateUtc="2026-10-20T06:22:00Z"/>
                    <w:rFonts w:ascii="Segoe UI" w:eastAsia="SimSun" w:hAnsi="Segoe UI" w:cs="Segoe UI"/>
                    <w:sz w:val="20"/>
                  </w:rPr>
                </w:rPrChange>
              </w:rPr>
            </w:pPr>
            <w:ins w:id="5687" w:author="Li, Chandler Changjun" w:date="2026-10-20T14:22:00Z" w16du:dateUtc="2026-10-20T06:22:00Z">
              <w:r w:rsidRPr="002B2C7F">
                <w:rPr>
                  <w:rFonts w:ascii="Segoe UI" w:hAnsi="Segoe UI" w:cs="Segoe UI" w:hint="eastAsia"/>
                  <w:sz w:val="18"/>
                  <w:rPrChange w:id="5688" w:author="Li, Chandler Changjun" w:date="2026-10-20T14:23:00Z" w16du:dateUtc="2026-10-20T06:23:00Z">
                    <w:rPr>
                      <w:rFonts w:ascii="Segoe UI" w:hAnsi="Segoe UI" w:cs="Segoe UI" w:hint="eastAsia"/>
                      <w:sz w:val="20"/>
                    </w:rPr>
                  </w:rPrChange>
                </w:rPr>
                <w:t>以上所有步骤完成后，回复原预报邮件</w:t>
              </w:r>
            </w:ins>
          </w:p>
        </w:tc>
      </w:tr>
      <w:tr w:rsidR="00412F0E" w:rsidRPr="002B2C7F" w14:paraId="20E39DAE" w14:textId="77777777" w:rsidTr="001205B5">
        <w:trPr>
          <w:ins w:id="5689" w:author="Li, Chandler Changjun" w:date="2026-10-20T14:2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tcPrChange w:id="5690" w:author="Li, Chandler Changjun" w:date="2026-10-20T14:35:00Z" w16du:dateUtc="2026-10-20T06:35:00Z">
              <w:tcPr>
                <w:tcW w:w="0" w:type="auto"/>
                <w:vAlign w:val="center"/>
              </w:tcPr>
            </w:tcPrChange>
          </w:tcPr>
          <w:p w14:paraId="3533442A" w14:textId="3EE4C5F8" w:rsidR="00412F0E" w:rsidRPr="002B2C7F" w:rsidRDefault="00412F0E" w:rsidP="00412F0E">
            <w:pPr>
              <w:widowControl/>
              <w:rPr>
                <w:ins w:id="5691" w:author="Li, Chandler Changjun" w:date="2026-10-20T14:22:00Z" w16du:dateUtc="2026-10-20T06:22:00Z"/>
                <w:rFonts w:ascii="Segoe UI" w:hAnsi="Segoe UI" w:cs="Segoe UI"/>
                <w:sz w:val="18"/>
                <w:szCs w:val="18"/>
                <w:rPrChange w:id="5692" w:author="Li, Chandler Changjun" w:date="2026-10-20T14:23:00Z" w16du:dateUtc="2026-10-20T06:23:00Z">
                  <w:rPr>
                    <w:ins w:id="5693" w:author="Li, Chandler Changjun" w:date="2026-10-20T14:22:00Z" w16du:dateUtc="2026-10-20T06:22:00Z"/>
                    <w:rFonts w:ascii="Segoe UI" w:hAnsi="Segoe UI" w:cs="Segoe UI"/>
                    <w:sz w:val="20"/>
                  </w:rPr>
                </w:rPrChange>
              </w:rPr>
            </w:pPr>
            <w:ins w:id="5694" w:author="Li, Chandler Changjun" w:date="2026-10-20T14:22:00Z" w16du:dateUtc="2026-10-20T06:22:00Z">
              <w:r w:rsidRPr="002B2C7F">
                <w:rPr>
                  <w:rFonts w:ascii="Segoe UI" w:hAnsi="Segoe UI" w:cs="Segoe UI" w:hint="eastAsia"/>
                  <w:sz w:val="18"/>
                  <w:rPrChange w:id="5695" w:author="Li, Chandler Changjun" w:date="2026-10-20T14:23:00Z" w16du:dateUtc="2026-10-20T06:23:00Z">
                    <w:rPr>
                      <w:rFonts w:ascii="Segoe UI" w:hAnsi="Segoe UI" w:cs="Segoe UI" w:hint="eastAsia"/>
                      <w:sz w:val="20"/>
                    </w:rPr>
                  </w:rPrChange>
                </w:rPr>
                <w:t>收件人</w:t>
              </w:r>
            </w:ins>
          </w:p>
        </w:tc>
        <w:tc>
          <w:tcPr>
            <w:tcW w:w="0" w:type="auto"/>
            <w:vAlign w:val="center"/>
            <w:tcPrChange w:id="5696" w:author="Li, Chandler Changjun" w:date="2026-10-20T14:35:00Z" w16du:dateUtc="2026-10-20T06:35:00Z">
              <w:tcPr>
                <w:tcW w:w="0" w:type="auto"/>
                <w:gridSpan w:val="3"/>
                <w:vAlign w:val="center"/>
              </w:tcPr>
            </w:tcPrChange>
          </w:tcPr>
          <w:p w14:paraId="0ACACB3D" w14:textId="698B9588" w:rsidR="00412F0E" w:rsidRPr="002B2C7F" w:rsidRDefault="00412F0E" w:rsidP="00412F0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697" w:author="Li, Chandler Changjun" w:date="2026-10-20T14:22:00Z" w16du:dateUtc="2026-10-20T06:22:00Z"/>
                <w:rFonts w:ascii="Segoe UI" w:hAnsi="Segoe UI" w:cs="Segoe UI"/>
                <w:sz w:val="18"/>
                <w:szCs w:val="18"/>
                <w:rPrChange w:id="5698" w:author="Li, Chandler Changjun" w:date="2026-10-20T14:23:00Z" w16du:dateUtc="2026-10-20T06:23:00Z">
                  <w:rPr>
                    <w:ins w:id="5699" w:author="Li, Chandler Changjun" w:date="2026-10-20T14:22:00Z" w16du:dateUtc="2026-10-20T06:22:00Z"/>
                    <w:rFonts w:ascii="Segoe UI" w:hAnsi="Segoe UI" w:cs="Segoe UI"/>
                    <w:sz w:val="20"/>
                  </w:rPr>
                </w:rPrChange>
              </w:rPr>
            </w:pPr>
            <w:ins w:id="5700" w:author="Li, Chandler Changjun" w:date="2026-10-20T14:22:00Z" w16du:dateUtc="2026-10-20T06:22:00Z">
              <w:r w:rsidRPr="002B2C7F">
                <w:rPr>
                  <w:rFonts w:ascii="Segoe UI" w:hAnsi="Segoe UI" w:cs="Segoe UI" w:hint="eastAsia"/>
                  <w:sz w:val="18"/>
                  <w:rPrChange w:id="5701" w:author="Li, Chandler Changjun" w:date="2026-10-20T14:23:00Z" w16du:dateUtc="2026-10-20T06:23:00Z">
                    <w:rPr>
                      <w:rFonts w:ascii="Segoe UI" w:hAnsi="Segoe UI" w:cs="Segoe UI" w:hint="eastAsia"/>
                      <w:sz w:val="20"/>
                    </w:rPr>
                  </w:rPrChange>
                </w:rPr>
                <w:t>按</w:t>
              </w:r>
              <w:r w:rsidRPr="002B2C7F">
                <w:rPr>
                  <w:rFonts w:ascii="Segoe UI" w:hAnsi="Segoe UI" w:cs="Segoe UI"/>
                  <w:sz w:val="18"/>
                  <w:rPrChange w:id="5702" w:author="Li, Chandler Changjun" w:date="2026-10-20T14:23:00Z" w16du:dateUtc="2026-10-20T06:23:00Z">
                    <w:rPr>
                      <w:rFonts w:ascii="Segoe UI" w:hAnsi="Segoe UI" w:cs="Segoe UI"/>
                      <w:sz w:val="20"/>
                    </w:rPr>
                  </w:rPrChange>
                </w:rPr>
                <w:t xml:space="preserve"> IES+ </w:t>
              </w:r>
              <w:r w:rsidRPr="002B2C7F">
                <w:rPr>
                  <w:rFonts w:ascii="Segoe UI" w:hAnsi="Segoe UI" w:cs="Segoe UI" w:hint="eastAsia"/>
                  <w:sz w:val="18"/>
                  <w:rPrChange w:id="5703" w:author="Li, Chandler Changjun" w:date="2026-10-20T14:23:00Z" w16du:dateUtc="2026-10-20T06:23:00Z">
                    <w:rPr>
                      <w:rFonts w:ascii="Segoe UI" w:hAnsi="Segoe UI" w:cs="Segoe UI" w:hint="eastAsia"/>
                      <w:sz w:val="20"/>
                    </w:rPr>
                  </w:rPrChange>
                </w:rPr>
                <w:t>识别出的</w:t>
              </w:r>
              <w:r w:rsidRPr="002B2C7F">
                <w:rPr>
                  <w:rFonts w:ascii="Segoe UI" w:hAnsi="Segoe UI" w:cs="Segoe UI"/>
                  <w:sz w:val="18"/>
                  <w:rPrChange w:id="5704" w:author="Li, Chandler Changjun" w:date="2026-10-20T14:23:00Z" w16du:dateUtc="2026-10-20T06:23:00Z">
                    <w:rPr>
                      <w:rFonts w:ascii="Segoe UI" w:hAnsi="Segoe UI" w:cs="Segoe UI"/>
                      <w:sz w:val="20"/>
                    </w:rPr>
                  </w:rPrChange>
                </w:rPr>
                <w:t xml:space="preserve"> PDC </w:t>
              </w:r>
              <w:r w:rsidRPr="002B2C7F">
                <w:rPr>
                  <w:rFonts w:ascii="Segoe UI" w:hAnsi="Segoe UI" w:cs="Segoe UI" w:hint="eastAsia"/>
                  <w:sz w:val="18"/>
                  <w:rPrChange w:id="5705" w:author="Li, Chandler Changjun" w:date="2026-10-20T14:23:00Z" w16du:dateUtc="2026-10-20T06:23:00Z">
                    <w:rPr>
                      <w:rFonts w:ascii="Segoe UI" w:hAnsi="Segoe UI" w:cs="Segoe UI" w:hint="eastAsia"/>
                      <w:sz w:val="20"/>
                    </w:rPr>
                  </w:rPrChange>
                </w:rPr>
                <w:t>匹配</w:t>
              </w:r>
              <w:r w:rsidRPr="002B2C7F">
                <w:rPr>
                  <w:rFonts w:ascii="Segoe UI" w:hAnsi="Segoe UI" w:cs="Segoe UI"/>
                  <w:sz w:val="18"/>
                  <w:rPrChange w:id="5706" w:author="Li, Chandler Changjun" w:date="2026-10-20T14:23:00Z" w16du:dateUtc="2026-10-20T06:23:00Z">
                    <w:rPr>
                      <w:rFonts w:ascii="Segoe UI" w:hAnsi="Segoe UI" w:cs="Segoe UI"/>
                      <w:sz w:val="20"/>
                    </w:rPr>
                  </w:rPrChange>
                </w:rPr>
                <w:t xml:space="preserve"> Mapping list_Email loop </w:t>
              </w:r>
              <w:r w:rsidRPr="002B2C7F">
                <w:rPr>
                  <w:rFonts w:ascii="Segoe UI" w:hAnsi="Segoe UI" w:cs="Segoe UI" w:hint="eastAsia"/>
                  <w:sz w:val="18"/>
                  <w:rPrChange w:id="5707" w:author="Li, Chandler Changjun" w:date="2026-10-20T14:23:00Z" w16du:dateUtc="2026-10-20T06:23:00Z">
                    <w:rPr>
                      <w:rFonts w:ascii="Segoe UI" w:hAnsi="Segoe UI" w:cs="Segoe UI" w:hint="eastAsia"/>
                      <w:sz w:val="20"/>
                    </w:rPr>
                  </w:rPrChange>
                </w:rPr>
                <w:t>的收件人；直接发送，不区分</w:t>
              </w:r>
              <w:r w:rsidRPr="002B2C7F">
                <w:rPr>
                  <w:rFonts w:ascii="Segoe UI" w:hAnsi="Segoe UI" w:cs="Segoe UI"/>
                  <w:sz w:val="18"/>
                  <w:rPrChange w:id="5708" w:author="Li, Chandler Changjun" w:date="2026-10-20T14:23:00Z" w16du:dateUtc="2026-10-20T06:23:00Z">
                    <w:rPr>
                      <w:rFonts w:ascii="Segoe UI" w:hAnsi="Segoe UI" w:cs="Segoe UI"/>
                      <w:sz w:val="20"/>
                    </w:rPr>
                  </w:rPrChange>
                </w:rPr>
                <w:t xml:space="preserve"> To / CC</w:t>
              </w:r>
            </w:ins>
          </w:p>
        </w:tc>
      </w:tr>
      <w:tr w:rsidR="003613C9" w:rsidRPr="002B2C7F" w14:paraId="700E1B1B" w14:textId="77777777" w:rsidTr="00120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709" w:author="Li, Chandler Changjun" w:date="2026-10-20T14:2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tcPrChange w:id="5710" w:author="Li, Chandler Changjun" w:date="2026-10-20T14:35:00Z" w16du:dateUtc="2026-10-20T06:35:00Z">
              <w:tcPr>
                <w:tcW w:w="0" w:type="auto"/>
                <w:vAlign w:val="center"/>
              </w:tcPr>
            </w:tcPrChange>
          </w:tcPr>
          <w:p w14:paraId="7B40F52F" w14:textId="23894259" w:rsidR="003613C9" w:rsidRPr="002B2C7F" w:rsidRDefault="003613C9" w:rsidP="003613C9">
            <w:pPr>
              <w:widowControl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ins w:id="5711" w:author="Li, Chandler Changjun" w:date="2026-10-20T14:23:00Z" w16du:dateUtc="2026-10-20T06:23:00Z"/>
                <w:rFonts w:ascii="Segoe UI" w:hAnsi="Segoe UI" w:cs="Segoe UI"/>
                <w:sz w:val="18"/>
                <w:szCs w:val="18"/>
                <w:rPrChange w:id="5712" w:author="Li, Chandler Changjun" w:date="2026-10-20T14:23:00Z" w16du:dateUtc="2026-10-20T06:23:00Z">
                  <w:rPr>
                    <w:ins w:id="5713" w:author="Li, Chandler Changjun" w:date="2026-10-20T14:23:00Z" w16du:dateUtc="2026-10-20T06:23:00Z"/>
                    <w:rFonts w:ascii="Segoe UI" w:hAnsi="Segoe UI" w:cs="Segoe UI"/>
                    <w:sz w:val="20"/>
                  </w:rPr>
                </w:rPrChange>
              </w:rPr>
            </w:pPr>
            <w:ins w:id="5714" w:author="Li, Chandler Changjun" w:date="2026-10-20T14:23:00Z" w16du:dateUtc="2026-10-20T06:23:00Z">
              <w:r w:rsidRPr="002B2C7F">
                <w:rPr>
                  <w:rFonts w:ascii="Segoe UI" w:hAnsi="Segoe UI" w:cs="Segoe UI" w:hint="eastAsia"/>
                  <w:sz w:val="18"/>
                  <w:rPrChange w:id="5715" w:author="Li, Chandler Changjun" w:date="2026-10-20T14:23:00Z" w16du:dateUtc="2026-10-20T06:23:00Z">
                    <w:rPr>
                      <w:rFonts w:ascii="Segoe UI" w:hAnsi="Segoe UI" w:cs="Segoe UI" w:hint="eastAsia"/>
                      <w:sz w:val="20"/>
                    </w:rPr>
                  </w:rPrChange>
                </w:rPr>
                <w:t>存档位置</w:t>
              </w:r>
            </w:ins>
          </w:p>
        </w:tc>
        <w:tc>
          <w:tcPr>
            <w:tcW w:w="0" w:type="auto"/>
            <w:vAlign w:val="center"/>
            <w:tcPrChange w:id="5716" w:author="Li, Chandler Changjun" w:date="2026-10-20T14:35:00Z" w16du:dateUtc="2026-10-20T06:35:00Z">
              <w:tcPr>
                <w:tcW w:w="0" w:type="auto"/>
                <w:gridSpan w:val="3"/>
                <w:vAlign w:val="center"/>
              </w:tcPr>
            </w:tcPrChange>
          </w:tcPr>
          <w:p w14:paraId="060B06BC" w14:textId="63C31903" w:rsidR="003613C9" w:rsidRPr="002B2C7F" w:rsidRDefault="003613C9" w:rsidP="003613C9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717" w:author="Li, Chandler Changjun" w:date="2026-10-20T14:23:00Z" w16du:dateUtc="2026-10-20T06:23:00Z"/>
                <w:rFonts w:ascii="Segoe UI" w:hAnsi="Segoe UI" w:cs="Segoe UI"/>
                <w:sz w:val="18"/>
                <w:szCs w:val="18"/>
                <w:rPrChange w:id="5718" w:author="Li, Chandler Changjun" w:date="2026-10-20T14:23:00Z" w16du:dateUtc="2026-10-20T06:23:00Z">
                  <w:rPr>
                    <w:ins w:id="5719" w:author="Li, Chandler Changjun" w:date="2026-10-20T14:23:00Z" w16du:dateUtc="2026-10-20T06:23:00Z"/>
                    <w:rFonts w:ascii="Segoe UI" w:hAnsi="Segoe UI" w:cs="Segoe UI"/>
                    <w:sz w:val="20"/>
                  </w:rPr>
                </w:rPrChange>
              </w:rPr>
            </w:pPr>
            <w:ins w:id="5720" w:author="Li, Chandler Changjun" w:date="2026-10-20T14:23:00Z" w16du:dateUtc="2026-10-20T06:23:00Z">
              <w:r w:rsidRPr="002B2C7F">
                <w:rPr>
                  <w:rFonts w:ascii="Segoe UI" w:hAnsi="Segoe UI" w:cs="Segoe UI"/>
                  <w:sz w:val="18"/>
                  <w:rPrChange w:id="5721" w:author="Li, Chandler Changjun" w:date="2026-10-20T14:23:00Z" w16du:dateUtc="2026-10-20T06:23:00Z">
                    <w:rPr>
                      <w:rFonts w:ascii="Segoe UI" w:hAnsi="Segoe UI" w:cs="Segoe UI"/>
                      <w:sz w:val="20"/>
                    </w:rPr>
                  </w:rPrChange>
                </w:rPr>
                <w:t>Portal Share Point</w:t>
              </w:r>
              <w:r w:rsidRPr="002B2C7F">
                <w:rPr>
                  <w:rFonts w:ascii="Segoe UI" w:hAnsi="Segoe UI" w:cs="Segoe UI" w:hint="eastAsia"/>
                  <w:sz w:val="18"/>
                  <w:rPrChange w:id="5722" w:author="Li, Chandler Changjun" w:date="2026-10-20T14:23:00Z" w16du:dateUtc="2026-10-20T06:23:00Z">
                    <w:rPr>
                      <w:rFonts w:ascii="Segoe UI" w:hAnsi="Segoe UI" w:cs="Segoe UI" w:hint="eastAsia"/>
                      <w:sz w:val="20"/>
                    </w:rPr>
                  </w:rPrChange>
                </w:rPr>
                <w:t>：一级文件夹为操作日期，二级文件夹为</w:t>
              </w:r>
              <w:r w:rsidRPr="002B2C7F">
                <w:rPr>
                  <w:rFonts w:ascii="Segoe UI" w:hAnsi="Segoe UI" w:cs="Segoe UI"/>
                  <w:sz w:val="18"/>
                  <w:rPrChange w:id="5723" w:author="Li, Chandler Changjun" w:date="2026-10-20T14:23:00Z" w16du:dateUtc="2026-10-20T06:23:00Z">
                    <w:rPr>
                      <w:rFonts w:ascii="Segoe UI" w:hAnsi="Segoe UI" w:cs="Segoe UI"/>
                      <w:sz w:val="20"/>
                    </w:rPr>
                  </w:rPrChange>
                </w:rPr>
                <w:t xml:space="preserve"> HAWB_</w:t>
              </w:r>
              <w:r w:rsidRPr="002B2C7F">
                <w:rPr>
                  <w:rFonts w:ascii="Segoe UI" w:hAnsi="Segoe UI" w:cs="Segoe UI" w:hint="eastAsia"/>
                  <w:sz w:val="18"/>
                  <w:rPrChange w:id="5724" w:author="Li, Chandler Changjun" w:date="2026-10-20T14:23:00Z" w16du:dateUtc="2026-10-20T06:23:00Z">
                    <w:rPr>
                      <w:rFonts w:ascii="Segoe UI" w:hAnsi="Segoe UI" w:cs="Segoe UI" w:hint="eastAsia"/>
                      <w:sz w:val="20"/>
                    </w:rPr>
                  </w:rPrChange>
                </w:rPr>
                <w:t>分单号</w:t>
              </w:r>
            </w:ins>
          </w:p>
        </w:tc>
      </w:tr>
      <w:tr w:rsidR="003613C9" w:rsidRPr="002B2C7F" w14:paraId="5E3C3EC2" w14:textId="77777777" w:rsidTr="001205B5">
        <w:trPr>
          <w:ins w:id="5725" w:author="Li, Chandler Changjun" w:date="2026-10-20T14:2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tcPrChange w:id="5726" w:author="Li, Chandler Changjun" w:date="2026-10-20T14:35:00Z" w16du:dateUtc="2026-10-20T06:35:00Z">
              <w:tcPr>
                <w:tcW w:w="0" w:type="auto"/>
                <w:vAlign w:val="center"/>
              </w:tcPr>
            </w:tcPrChange>
          </w:tcPr>
          <w:p w14:paraId="6ED70B2D" w14:textId="3E6B996F" w:rsidR="003613C9" w:rsidRPr="002B2C7F" w:rsidRDefault="003613C9" w:rsidP="003613C9">
            <w:pPr>
              <w:widowControl/>
              <w:rPr>
                <w:ins w:id="5727" w:author="Li, Chandler Changjun" w:date="2026-10-20T14:23:00Z" w16du:dateUtc="2026-10-20T06:23:00Z"/>
                <w:rFonts w:ascii="Segoe UI" w:hAnsi="Segoe UI" w:cs="Segoe UI"/>
                <w:sz w:val="18"/>
                <w:szCs w:val="18"/>
                <w:rPrChange w:id="5728" w:author="Li, Chandler Changjun" w:date="2026-10-20T14:23:00Z" w16du:dateUtc="2026-10-20T06:23:00Z">
                  <w:rPr>
                    <w:ins w:id="5729" w:author="Li, Chandler Changjun" w:date="2026-10-20T14:23:00Z" w16du:dateUtc="2026-10-20T06:23:00Z"/>
                    <w:rFonts w:ascii="Segoe UI" w:hAnsi="Segoe UI" w:cs="Segoe UI"/>
                    <w:sz w:val="20"/>
                  </w:rPr>
                </w:rPrChange>
              </w:rPr>
            </w:pPr>
            <w:ins w:id="5730" w:author="Li, Chandler Changjun" w:date="2026-10-20T14:23:00Z" w16du:dateUtc="2026-10-20T06:23:00Z">
              <w:r w:rsidRPr="002B2C7F">
                <w:rPr>
                  <w:rFonts w:ascii="Segoe UI" w:hAnsi="Segoe UI" w:cs="Segoe UI" w:hint="eastAsia"/>
                  <w:sz w:val="18"/>
                  <w:rPrChange w:id="5731" w:author="Li, Chandler Changjun" w:date="2026-10-20T14:23:00Z" w16du:dateUtc="2026-10-20T06:23:00Z">
                    <w:rPr>
                      <w:rFonts w:ascii="Segoe UI" w:hAnsi="Segoe UI" w:cs="Segoe UI" w:hint="eastAsia"/>
                      <w:sz w:val="20"/>
                    </w:rPr>
                  </w:rPrChange>
                </w:rPr>
                <w:t>权限来源</w:t>
              </w:r>
            </w:ins>
          </w:p>
        </w:tc>
        <w:tc>
          <w:tcPr>
            <w:tcW w:w="0" w:type="auto"/>
            <w:vAlign w:val="center"/>
            <w:tcPrChange w:id="5732" w:author="Li, Chandler Changjun" w:date="2026-10-20T14:35:00Z" w16du:dateUtc="2026-10-20T06:35:00Z">
              <w:tcPr>
                <w:tcW w:w="0" w:type="auto"/>
                <w:gridSpan w:val="3"/>
                <w:vAlign w:val="center"/>
              </w:tcPr>
            </w:tcPrChange>
          </w:tcPr>
          <w:p w14:paraId="4AD4BBFA" w14:textId="40EA0D1E" w:rsidR="003613C9" w:rsidRPr="002B2C7F" w:rsidRDefault="003613C9" w:rsidP="003613C9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733" w:author="Li, Chandler Changjun" w:date="2026-10-20T14:23:00Z" w16du:dateUtc="2026-10-20T06:23:00Z"/>
                <w:rFonts w:ascii="Segoe UI" w:hAnsi="Segoe UI" w:cs="Segoe UI"/>
                <w:sz w:val="18"/>
                <w:szCs w:val="18"/>
                <w:rPrChange w:id="5734" w:author="Li, Chandler Changjun" w:date="2026-10-20T14:23:00Z" w16du:dateUtc="2026-10-20T06:23:00Z">
                  <w:rPr>
                    <w:ins w:id="5735" w:author="Li, Chandler Changjun" w:date="2026-10-20T14:23:00Z" w16du:dateUtc="2026-10-20T06:23:00Z"/>
                    <w:rFonts w:ascii="Segoe UI" w:hAnsi="Segoe UI" w:cs="Segoe UI"/>
                    <w:sz w:val="20"/>
                  </w:rPr>
                </w:rPrChange>
              </w:rPr>
            </w:pPr>
            <w:ins w:id="5736" w:author="Li, Chandler Changjun" w:date="2026-10-20T14:23:00Z" w16du:dateUtc="2026-10-20T06:23:00Z">
              <w:r w:rsidRPr="002B2C7F">
                <w:rPr>
                  <w:rFonts w:ascii="Segoe UI" w:hAnsi="Segoe UI" w:cs="Segoe UI"/>
                  <w:sz w:val="18"/>
                  <w:rPrChange w:id="5737" w:author="Li, Chandler Changjun" w:date="2026-10-20T14:23:00Z" w16du:dateUtc="2026-10-20T06:23:00Z">
                    <w:rPr>
                      <w:rFonts w:ascii="Segoe UI" w:hAnsi="Segoe UI" w:cs="Segoe UI"/>
                      <w:sz w:val="20"/>
                    </w:rPr>
                  </w:rPrChange>
                </w:rPr>
                <w:t>Alice SSO</w:t>
              </w:r>
              <w:r w:rsidRPr="002B2C7F">
                <w:rPr>
                  <w:rFonts w:ascii="Segoe UI" w:hAnsi="Segoe UI" w:cs="Segoe UI" w:hint="eastAsia"/>
                  <w:sz w:val="18"/>
                  <w:rPrChange w:id="5738" w:author="Li, Chandler Changjun" w:date="2026-10-20T14:23:00Z" w16du:dateUtc="2026-10-20T06:23:00Z">
                    <w:rPr>
                      <w:rFonts w:ascii="Segoe UI" w:hAnsi="Segoe UI" w:cs="Segoe UI" w:hint="eastAsia"/>
                      <w:sz w:val="20"/>
                    </w:rPr>
                  </w:rPrChange>
                </w:rPr>
                <w:t>；角色与权限按母系统</w:t>
              </w:r>
              <w:r w:rsidRPr="002B2C7F">
                <w:rPr>
                  <w:rFonts w:ascii="Segoe UI" w:hAnsi="Segoe UI" w:cs="Segoe UI"/>
                  <w:sz w:val="18"/>
                  <w:rPrChange w:id="5739" w:author="Li, Chandler Changjun" w:date="2026-10-20T14:23:00Z" w16du:dateUtc="2026-10-20T06:23:00Z">
                    <w:rPr>
                      <w:rFonts w:ascii="Segoe UI" w:hAnsi="Segoe UI" w:cs="Segoe UI"/>
                      <w:sz w:val="20"/>
                    </w:rPr>
                  </w:rPrChange>
                </w:rPr>
                <w:t xml:space="preserve"> ServiceNext </w:t>
              </w:r>
              <w:r w:rsidRPr="002B2C7F">
                <w:rPr>
                  <w:rFonts w:ascii="Segoe UI" w:hAnsi="Segoe UI" w:cs="Segoe UI" w:hint="eastAsia"/>
                  <w:sz w:val="18"/>
                  <w:rPrChange w:id="5740" w:author="Li, Chandler Changjun" w:date="2026-10-20T14:23:00Z" w16du:dateUtc="2026-10-20T06:23:00Z">
                    <w:rPr>
                      <w:rFonts w:ascii="Segoe UI" w:hAnsi="Segoe UI" w:cs="Segoe UI" w:hint="eastAsia"/>
                      <w:sz w:val="20"/>
                    </w:rPr>
                  </w:rPrChange>
                </w:rPr>
                <w:t>设置</w:t>
              </w:r>
            </w:ins>
          </w:p>
        </w:tc>
      </w:tr>
      <w:tr w:rsidR="00A021BB" w:rsidRPr="002B2C7F" w14:paraId="01E08644" w14:textId="77777777" w:rsidTr="00120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741" w:author="Li, Chandler Changjun" w:date="2026-10-20T14:2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tcPrChange w:id="5742" w:author="Li, Chandler Changjun" w:date="2026-10-20T14:35:00Z" w16du:dateUtc="2026-10-20T06:35:00Z">
              <w:tcPr>
                <w:tcW w:w="0" w:type="auto"/>
                <w:vAlign w:val="center"/>
              </w:tcPr>
            </w:tcPrChange>
          </w:tcPr>
          <w:p w14:paraId="2C2BD0C7" w14:textId="0254DDBF" w:rsidR="00A021BB" w:rsidRPr="002B2C7F" w:rsidRDefault="00A021BB" w:rsidP="00A021BB">
            <w:pPr>
              <w:widowControl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ins w:id="5743" w:author="Li, Chandler Changjun" w:date="2026-10-20T14:23:00Z" w16du:dateUtc="2026-10-20T06:23:00Z"/>
                <w:rFonts w:ascii="Segoe UI" w:hAnsi="Segoe UI" w:cs="Segoe UI"/>
                <w:sz w:val="18"/>
                <w:szCs w:val="18"/>
                <w:rPrChange w:id="5744" w:author="Li, Chandler Changjun" w:date="2026-10-20T14:23:00Z" w16du:dateUtc="2026-10-20T06:23:00Z">
                  <w:rPr>
                    <w:ins w:id="5745" w:author="Li, Chandler Changjun" w:date="2026-10-20T14:23:00Z" w16du:dateUtc="2026-10-20T06:23:00Z"/>
                    <w:rFonts w:ascii="Segoe UI" w:hAnsi="Segoe UI" w:cs="Segoe UI"/>
                    <w:sz w:val="20"/>
                  </w:rPr>
                </w:rPrChange>
              </w:rPr>
            </w:pPr>
            <w:ins w:id="5746" w:author="Li, Chandler Changjun" w:date="2026-10-20T14:23:00Z" w16du:dateUtc="2026-10-20T06:23:00Z">
              <w:r w:rsidRPr="002B2C7F">
                <w:rPr>
                  <w:rFonts w:ascii="Segoe UI" w:hAnsi="Segoe UI" w:cs="Segoe UI"/>
                  <w:sz w:val="18"/>
                  <w:rPrChange w:id="5747" w:author="Li, Chandler Changjun" w:date="2026-10-20T14:23:00Z" w16du:dateUtc="2026-10-20T06:23:00Z">
                    <w:rPr>
                      <w:rFonts w:ascii="Segoe UI" w:hAnsi="Segoe UI" w:cs="Segoe UI"/>
                      <w:sz w:val="20"/>
                    </w:rPr>
                  </w:rPrChange>
                </w:rPr>
                <w:t xml:space="preserve">IES+ </w:t>
              </w:r>
              <w:r w:rsidRPr="002B2C7F">
                <w:rPr>
                  <w:rFonts w:ascii="Segoe UI" w:hAnsi="Segoe UI" w:cs="Segoe UI" w:hint="eastAsia"/>
                  <w:sz w:val="18"/>
                  <w:rPrChange w:id="5748" w:author="Li, Chandler Changjun" w:date="2026-10-20T14:23:00Z" w16du:dateUtc="2026-10-20T06:23:00Z">
                    <w:rPr>
                      <w:rFonts w:ascii="Segoe UI" w:hAnsi="Segoe UI" w:cs="Segoe UI" w:hint="eastAsia"/>
                      <w:sz w:val="20"/>
                    </w:rPr>
                  </w:rPrChange>
                </w:rPr>
                <w:t>实现</w:t>
              </w:r>
            </w:ins>
          </w:p>
        </w:tc>
        <w:tc>
          <w:tcPr>
            <w:tcW w:w="0" w:type="auto"/>
            <w:vAlign w:val="center"/>
            <w:tcPrChange w:id="5749" w:author="Li, Chandler Changjun" w:date="2026-10-20T14:35:00Z" w16du:dateUtc="2026-10-20T06:35:00Z">
              <w:tcPr>
                <w:tcW w:w="0" w:type="auto"/>
                <w:gridSpan w:val="3"/>
                <w:vAlign w:val="center"/>
              </w:tcPr>
            </w:tcPrChange>
          </w:tcPr>
          <w:p w14:paraId="27F5202F" w14:textId="712849EA" w:rsidR="00A021BB" w:rsidRPr="002B2C7F" w:rsidRDefault="00A021BB" w:rsidP="00A021BB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750" w:author="Li, Chandler Changjun" w:date="2026-10-20T14:23:00Z" w16du:dateUtc="2026-10-20T06:23:00Z"/>
                <w:rFonts w:ascii="Segoe UI" w:hAnsi="Segoe UI" w:cs="Segoe UI"/>
                <w:sz w:val="18"/>
                <w:szCs w:val="18"/>
                <w:rPrChange w:id="5751" w:author="Li, Chandler Changjun" w:date="2026-10-20T14:23:00Z" w16du:dateUtc="2026-10-20T06:23:00Z">
                  <w:rPr>
                    <w:ins w:id="5752" w:author="Li, Chandler Changjun" w:date="2026-10-20T14:23:00Z" w16du:dateUtc="2026-10-20T06:23:00Z"/>
                    <w:rFonts w:ascii="Segoe UI" w:hAnsi="Segoe UI" w:cs="Segoe UI"/>
                    <w:sz w:val="20"/>
                  </w:rPr>
                </w:rPrChange>
              </w:rPr>
            </w:pPr>
            <w:ins w:id="5753" w:author="Li, Chandler Changjun" w:date="2026-10-20T14:23:00Z" w16du:dateUtc="2026-10-20T06:23:00Z">
              <w:r w:rsidRPr="002B2C7F">
                <w:rPr>
                  <w:rFonts w:ascii="Segoe UI" w:hAnsi="Segoe UI" w:cs="Segoe UI" w:hint="eastAsia"/>
                  <w:sz w:val="18"/>
                  <w:rPrChange w:id="5754" w:author="Li, Chandler Changjun" w:date="2026-10-20T14:23:00Z" w16du:dateUtc="2026-10-20T06:23:00Z">
                    <w:rPr>
                      <w:rFonts w:ascii="Segoe UI" w:hAnsi="Segoe UI" w:cs="Segoe UI" w:hint="eastAsia"/>
                      <w:sz w:val="20"/>
                    </w:rPr>
                  </w:rPrChange>
                </w:rPr>
                <w:t>由</w:t>
              </w:r>
              <w:r w:rsidRPr="002B2C7F">
                <w:rPr>
                  <w:rFonts w:ascii="Segoe UI" w:hAnsi="Segoe UI" w:cs="Segoe UI"/>
                  <w:sz w:val="18"/>
                  <w:rPrChange w:id="5755" w:author="Li, Chandler Changjun" w:date="2026-10-20T14:23:00Z" w16du:dateUtc="2026-10-20T06:23:00Z">
                    <w:rPr>
                      <w:rFonts w:ascii="Segoe UI" w:hAnsi="Segoe UI" w:cs="Segoe UI"/>
                      <w:sz w:val="20"/>
                    </w:rPr>
                  </w:rPrChange>
                </w:rPr>
                <w:t xml:space="preserve"> IES RPA</w:t>
              </w:r>
              <w:r w:rsidRPr="002B2C7F">
                <w:rPr>
                  <w:rFonts w:ascii="Segoe UI" w:hAnsi="Segoe UI" w:cs="Segoe UI" w:hint="eastAsia"/>
                  <w:sz w:val="18"/>
                  <w:rPrChange w:id="5756" w:author="Li, Chandler Changjun" w:date="2026-10-20T14:23:00Z" w16du:dateUtc="2026-10-20T06:23:00Z">
                    <w:rPr>
                      <w:rFonts w:ascii="Segoe UI" w:hAnsi="Segoe UI" w:cs="Segoe UI" w:hint="eastAsia"/>
                      <w:sz w:val="20"/>
                    </w:rPr>
                  </w:rPrChange>
                </w:rPr>
                <w:t>操作</w:t>
              </w:r>
            </w:ins>
          </w:p>
        </w:tc>
      </w:tr>
    </w:tbl>
    <w:p w14:paraId="0938137B" w14:textId="77777777" w:rsidR="00D1328D" w:rsidDel="00412F0E" w:rsidRDefault="00D1328D">
      <w:pPr>
        <w:spacing w:after="80"/>
        <w:rPr>
          <w:del w:id="5757" w:author="Li, Chandler Changjun" w:date="2026-10-20T14:22:00Z" w16du:dateUtc="2026-10-20T06:22:00Z"/>
        </w:rPr>
      </w:pPr>
    </w:p>
    <w:p w14:paraId="0938137C" w14:textId="77777777" w:rsidR="00D1328D" w:rsidRDefault="003C487A">
      <w:r>
        <w:br w:type="page"/>
      </w:r>
    </w:p>
    <w:p w14:paraId="0938137D" w14:textId="77777777" w:rsidR="00D1328D" w:rsidRDefault="003C487A">
      <w:pPr>
        <w:pStyle w:val="Heading1"/>
      </w:pPr>
      <w:bookmarkStart w:id="5758" w:name="_Toc242459686"/>
      <w:del w:id="5759" w:author="Li, Chandler Changjun" w:date="2026-10-21T15:00:00Z" w16du:dateUtc="2026-10-21T07:00:00Z">
        <w:r w:rsidDel="007E3E22">
          <w:delText>第十二部分：</w:delText>
        </w:r>
      </w:del>
      <w:r>
        <w:t>风险与待确认</w:t>
      </w:r>
      <w:bookmarkEnd w:id="5758"/>
    </w:p>
    <w:p w14:paraId="0938137E" w14:textId="77777777" w:rsidR="00D1328D" w:rsidRDefault="003C487A">
      <w:pPr>
        <w:pStyle w:val="Heading2"/>
      </w:pPr>
      <w:bookmarkStart w:id="5760" w:name="_Toc242459687"/>
      <w:r>
        <w:t>风险</w:t>
      </w:r>
      <w:bookmarkEnd w:id="5760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442"/>
        <w:gridCol w:w="4864"/>
      </w:tblGrid>
      <w:tr w:rsidR="009B7D15" w:rsidRPr="009B7D15" w14:paraId="09381382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7F" w14:textId="53F8660F" w:rsidR="009B7D15" w:rsidRPr="009B7D15" w:rsidRDefault="009B7D15" w:rsidP="009B7D15">
            <w:pPr>
              <w:spacing w:line="260" w:lineRule="auto"/>
              <w:rPr>
                <w:sz w:val="16"/>
                <w:szCs w:val="16"/>
                <w:rPrChange w:id="5761" w:author="Li, Chandler Changjun" w:date="2026-10-20T14:24:00Z" w16du:dateUtc="2026-10-20T06:24:00Z">
                  <w:rPr/>
                </w:rPrChange>
              </w:rPr>
            </w:pPr>
            <w:ins w:id="5762" w:author="Li, Chandler Changjun" w:date="2026-10-20T14:23:00Z" w16du:dateUtc="2026-10-20T06:23:00Z">
              <w:r w:rsidRPr="009B7D15">
                <w:rPr>
                  <w:rFonts w:ascii="Segoe UI" w:hAnsi="Segoe UI" w:cs="Segoe UI" w:hint="eastAsia"/>
                  <w:sz w:val="16"/>
                  <w:szCs w:val="16"/>
                  <w:rPrChange w:id="5763" w:author="Li, Chandler Changjun" w:date="2026-10-20T14:24:00Z" w16du:dateUtc="2026-10-20T06:2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编号</w:t>
              </w:r>
            </w:ins>
            <w:del w:id="5764" w:author="Li, Chandler Changjun" w:date="2026-10-20T14:23:00Z" w16du:dateUtc="2026-10-20T06:23:00Z">
              <w:r w:rsidRPr="009B7D15" w:rsidDel="00B4510A">
                <w:rPr>
                  <w:b/>
                  <w:bCs/>
                  <w:sz w:val="16"/>
                  <w:szCs w:val="16"/>
                </w:rPr>
                <w:delText>#</w:delText>
              </w:r>
            </w:del>
          </w:p>
        </w:tc>
        <w:tc>
          <w:tcPr>
            <w:tcW w:w="44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80" w14:textId="199A284E" w:rsidR="009B7D15" w:rsidRPr="009B7D15" w:rsidRDefault="009B7D15" w:rsidP="009B7D15">
            <w:pPr>
              <w:spacing w:line="260" w:lineRule="auto"/>
              <w:rPr>
                <w:sz w:val="16"/>
                <w:szCs w:val="16"/>
                <w:rPrChange w:id="5765" w:author="Li, Chandler Changjun" w:date="2026-10-20T14:24:00Z" w16du:dateUtc="2026-10-20T06:24:00Z">
                  <w:rPr/>
                </w:rPrChange>
              </w:rPr>
            </w:pPr>
            <w:ins w:id="5766" w:author="Li, Chandler Changjun" w:date="2026-10-20T14:23:00Z" w16du:dateUtc="2026-10-20T06:23:00Z">
              <w:r w:rsidRPr="009B7D15">
                <w:rPr>
                  <w:rFonts w:ascii="Segoe UI" w:hAnsi="Segoe UI" w:cs="Segoe UI" w:hint="eastAsia"/>
                  <w:sz w:val="16"/>
                  <w:szCs w:val="16"/>
                  <w:rPrChange w:id="5767" w:author="Li, Chandler Changjun" w:date="2026-10-20T14:24:00Z" w16du:dateUtc="2026-10-20T06:2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风险</w:t>
              </w:r>
            </w:ins>
            <w:del w:id="5768" w:author="Li, Chandler Changjun" w:date="2026-10-20T14:23:00Z" w16du:dateUtc="2026-10-20T06:23:00Z">
              <w:r w:rsidRPr="009B7D15" w:rsidDel="00B4510A">
                <w:rPr>
                  <w:b/>
                  <w:bCs/>
                  <w:sz w:val="16"/>
                  <w:szCs w:val="16"/>
                </w:rPr>
                <w:delText>风险</w:delText>
              </w:r>
            </w:del>
          </w:p>
        </w:tc>
        <w:tc>
          <w:tcPr>
            <w:tcW w:w="4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81" w14:textId="56FFF18E" w:rsidR="009B7D15" w:rsidRPr="009B7D15" w:rsidRDefault="009B7D15" w:rsidP="009B7D15">
            <w:pPr>
              <w:spacing w:line="260" w:lineRule="auto"/>
              <w:rPr>
                <w:sz w:val="16"/>
                <w:szCs w:val="16"/>
                <w:rPrChange w:id="5769" w:author="Li, Chandler Changjun" w:date="2026-10-20T14:24:00Z" w16du:dateUtc="2026-10-20T06:24:00Z">
                  <w:rPr/>
                </w:rPrChange>
              </w:rPr>
            </w:pPr>
            <w:ins w:id="5770" w:author="Li, Chandler Changjun" w:date="2026-10-20T14:23:00Z" w16du:dateUtc="2026-10-20T06:23:00Z">
              <w:r w:rsidRPr="009B7D15">
                <w:rPr>
                  <w:rFonts w:ascii="Segoe UI" w:hAnsi="Segoe UI" w:cs="Segoe UI" w:hint="eastAsia"/>
                  <w:sz w:val="16"/>
                  <w:szCs w:val="16"/>
                  <w:rPrChange w:id="5771" w:author="Li, Chandler Changjun" w:date="2026-10-20T14:24:00Z" w16du:dateUtc="2026-10-20T06:2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应对</w:t>
              </w:r>
            </w:ins>
            <w:del w:id="5772" w:author="Li, Chandler Changjun" w:date="2026-10-20T14:23:00Z" w16du:dateUtc="2026-10-20T06:23:00Z">
              <w:r w:rsidRPr="009B7D15" w:rsidDel="00B4510A">
                <w:rPr>
                  <w:b/>
                  <w:bCs/>
                  <w:sz w:val="16"/>
                  <w:szCs w:val="16"/>
                </w:rPr>
                <w:delText>应对</w:delText>
              </w:r>
            </w:del>
          </w:p>
        </w:tc>
      </w:tr>
      <w:tr w:rsidR="009B7D15" w:rsidRPr="009B7D15" w14:paraId="09381386" w14:textId="77777777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83" w14:textId="1D63B994" w:rsidR="009B7D15" w:rsidRPr="009B7D15" w:rsidRDefault="009B7D15" w:rsidP="009B7D15">
            <w:pPr>
              <w:spacing w:line="260" w:lineRule="auto"/>
              <w:rPr>
                <w:sz w:val="16"/>
                <w:szCs w:val="16"/>
                <w:rPrChange w:id="5773" w:author="Li, Chandler Changjun" w:date="2026-10-20T14:24:00Z" w16du:dateUtc="2026-10-20T06:24:00Z">
                  <w:rPr/>
                </w:rPrChange>
              </w:rPr>
            </w:pPr>
            <w:ins w:id="5774" w:author="Li, Chandler Changjun" w:date="2026-10-20T14:23:00Z" w16du:dateUtc="2026-10-20T06:23:00Z">
              <w:r w:rsidRPr="009B7D15">
                <w:rPr>
                  <w:rFonts w:ascii="Segoe UI" w:hAnsi="Segoe UI" w:cs="Segoe UI"/>
                  <w:sz w:val="16"/>
                  <w:szCs w:val="16"/>
                  <w:rPrChange w:id="5775" w:author="Li, Chandler Changjun" w:date="2026-10-20T14:24:00Z" w16du:dateUtc="2026-10-20T06:2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>RSK-01</w:t>
              </w:r>
            </w:ins>
            <w:del w:id="5776" w:author="Li, Chandler Changjun" w:date="2026-10-20T14:23:00Z" w16du:dateUtc="2026-10-20T06:23:00Z">
              <w:r w:rsidRPr="009B7D15" w:rsidDel="00B4510A">
                <w:rPr>
                  <w:sz w:val="16"/>
                  <w:szCs w:val="16"/>
                </w:rPr>
                <w:delText>1</w:delText>
              </w:r>
            </w:del>
          </w:p>
        </w:tc>
        <w:tc>
          <w:tcPr>
            <w:tcW w:w="44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84" w14:textId="27A59E18" w:rsidR="009B7D15" w:rsidRPr="009B7D15" w:rsidRDefault="009B7D15" w:rsidP="009B7D15">
            <w:pPr>
              <w:spacing w:line="260" w:lineRule="auto"/>
              <w:rPr>
                <w:sz w:val="16"/>
                <w:szCs w:val="16"/>
                <w:rPrChange w:id="5777" w:author="Li, Chandler Changjun" w:date="2026-10-20T14:24:00Z" w16du:dateUtc="2026-10-20T06:24:00Z">
                  <w:rPr/>
                </w:rPrChange>
              </w:rPr>
            </w:pPr>
            <w:ins w:id="5778" w:author="Li, Chandler Changjun" w:date="2026-10-20T14:23:00Z" w16du:dateUtc="2026-10-20T06:23:00Z">
              <w:r w:rsidRPr="009B7D15">
                <w:rPr>
                  <w:rFonts w:ascii="Segoe UI" w:hAnsi="Segoe UI" w:cs="Segoe UI"/>
                  <w:sz w:val="16"/>
                  <w:szCs w:val="16"/>
                  <w:rPrChange w:id="5779" w:author="Li, Chandler Changjun" w:date="2026-10-20T14:24:00Z" w16du:dateUtc="2026-10-20T06:2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 xml:space="preserve">IES+ </w:t>
              </w:r>
              <w:r w:rsidRPr="009B7D15">
                <w:rPr>
                  <w:rFonts w:ascii="Segoe UI" w:hAnsi="Segoe UI" w:cs="Segoe UI" w:hint="eastAsia"/>
                  <w:sz w:val="16"/>
                  <w:szCs w:val="16"/>
                  <w:rPrChange w:id="5780" w:author="Li, Chandler Changjun" w:date="2026-10-20T14:24:00Z" w16du:dateUtc="2026-10-20T06:2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导入发票、生成预报时的</w:t>
              </w:r>
              <w:r w:rsidRPr="009B7D15">
                <w:rPr>
                  <w:rFonts w:ascii="Segoe UI" w:hAnsi="Segoe UI" w:cs="Segoe UI"/>
                  <w:sz w:val="16"/>
                  <w:szCs w:val="16"/>
                  <w:rPrChange w:id="5781" w:author="Li, Chandler Changjun" w:date="2026-10-20T14:24:00Z" w16du:dateUtc="2026-10-20T06:2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 xml:space="preserve"> Warning </w:t>
              </w:r>
              <w:r w:rsidRPr="009B7D15">
                <w:rPr>
                  <w:rFonts w:ascii="Segoe UI" w:hAnsi="Segoe UI" w:cs="Segoe UI" w:hint="eastAsia"/>
                  <w:sz w:val="16"/>
                  <w:szCs w:val="16"/>
                  <w:rPrChange w:id="5782" w:author="Li, Chandler Changjun" w:date="2026-10-20T14:24:00Z" w16du:dateUtc="2026-10-20T06:2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全量信息未获取</w:t>
              </w:r>
            </w:ins>
            <w:del w:id="5783" w:author="Li, Chandler Changjun" w:date="2026-10-20T14:23:00Z" w16du:dateUtc="2026-10-20T06:23:00Z">
              <w:r w:rsidRPr="009B7D15" w:rsidDel="00B4510A">
                <w:rPr>
                  <w:sz w:val="16"/>
                  <w:szCs w:val="16"/>
                </w:rPr>
                <w:delText>发票已导入 IES+ 后整单重跑，可能重复导入</w:delText>
              </w:r>
            </w:del>
          </w:p>
        </w:tc>
        <w:tc>
          <w:tcPr>
            <w:tcW w:w="4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85" w14:textId="3697971E" w:rsidR="009B7D15" w:rsidRPr="009B7D15" w:rsidRDefault="009B7D15" w:rsidP="009B7D15">
            <w:pPr>
              <w:spacing w:line="260" w:lineRule="auto"/>
              <w:rPr>
                <w:sz w:val="16"/>
                <w:szCs w:val="16"/>
                <w:rPrChange w:id="5784" w:author="Li, Chandler Changjun" w:date="2026-10-20T14:24:00Z" w16du:dateUtc="2026-10-20T06:24:00Z">
                  <w:rPr/>
                </w:rPrChange>
              </w:rPr>
            </w:pPr>
            <w:ins w:id="5785" w:author="Li, Chandler Changjun" w:date="2026-10-20T14:23:00Z" w16du:dateUtc="2026-10-20T06:23:00Z">
              <w:r w:rsidRPr="009B7D15">
                <w:rPr>
                  <w:rFonts w:ascii="Segoe UI" w:hAnsi="Segoe UI" w:cs="Segoe UI"/>
                  <w:sz w:val="16"/>
                  <w:szCs w:val="16"/>
                  <w:rPrChange w:id="5786" w:author="Li, Chandler Changjun" w:date="2026-10-20T14:24:00Z" w16du:dateUtc="2026-10-20T06:2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 xml:space="preserve">Warning </w:t>
              </w:r>
              <w:r w:rsidRPr="009B7D15">
                <w:rPr>
                  <w:rFonts w:ascii="Segoe UI" w:hAnsi="Segoe UI" w:cs="Segoe UI" w:hint="eastAsia"/>
                  <w:sz w:val="16"/>
                  <w:szCs w:val="16"/>
                  <w:rPrChange w:id="5787" w:author="Li, Chandler Changjun" w:date="2026-10-20T14:24:00Z" w16du:dateUtc="2026-10-20T06:2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原文写入运行记录；全量信息见待确认</w:t>
              </w:r>
              <w:r w:rsidRPr="009B7D15">
                <w:rPr>
                  <w:rFonts w:ascii="Segoe UI" w:hAnsi="Segoe UI" w:cs="Segoe UI"/>
                  <w:sz w:val="16"/>
                  <w:szCs w:val="16"/>
                  <w:rPrChange w:id="5788" w:author="Li, Chandler Changjun" w:date="2026-10-20T14:24:00Z" w16du:dateUtc="2026-10-20T06:2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 xml:space="preserve"> Q-02</w:t>
              </w:r>
            </w:ins>
            <w:del w:id="5789" w:author="Li, Chandler Changjun" w:date="2026-10-20T14:23:00Z" w16du:dateUtc="2026-10-20T06:23:00Z">
              <w:r w:rsidRPr="009B7D15" w:rsidDel="00B4510A">
                <w:rPr>
                  <w:sz w:val="16"/>
                  <w:szCs w:val="16"/>
                </w:rPr>
                <w:delText>同 HAWB 已导入时按 R1.5 处理；多对一场景见待确认 4</w:delText>
              </w:r>
            </w:del>
          </w:p>
        </w:tc>
      </w:tr>
      <w:tr w:rsidR="009B7D15" w:rsidRPr="009B7D15" w14:paraId="0938138A" w14:textId="77777777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87" w14:textId="7290FC24" w:rsidR="009B7D15" w:rsidRPr="009B7D15" w:rsidRDefault="009B7D15" w:rsidP="009B7D15">
            <w:pPr>
              <w:spacing w:line="260" w:lineRule="auto"/>
              <w:rPr>
                <w:sz w:val="16"/>
                <w:szCs w:val="16"/>
                <w:rPrChange w:id="5790" w:author="Li, Chandler Changjun" w:date="2026-10-20T14:24:00Z" w16du:dateUtc="2026-10-20T06:24:00Z">
                  <w:rPr/>
                </w:rPrChange>
              </w:rPr>
            </w:pPr>
            <w:ins w:id="5791" w:author="Li, Chandler Changjun" w:date="2026-10-20T14:23:00Z" w16du:dateUtc="2026-10-20T06:23:00Z">
              <w:r w:rsidRPr="009B7D15">
                <w:rPr>
                  <w:rFonts w:ascii="Segoe UI" w:hAnsi="Segoe UI" w:cs="Segoe UI"/>
                  <w:sz w:val="16"/>
                  <w:szCs w:val="16"/>
                  <w:rPrChange w:id="5792" w:author="Li, Chandler Changjun" w:date="2026-10-20T14:24:00Z" w16du:dateUtc="2026-10-20T06:2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>RSK-02</w:t>
              </w:r>
            </w:ins>
            <w:del w:id="5793" w:author="Li, Chandler Changjun" w:date="2026-10-20T14:23:00Z" w16du:dateUtc="2026-10-20T06:23:00Z">
              <w:r w:rsidRPr="009B7D15" w:rsidDel="00B4510A">
                <w:rPr>
                  <w:sz w:val="16"/>
                  <w:szCs w:val="16"/>
                </w:rPr>
                <w:delText>2</w:delText>
              </w:r>
            </w:del>
          </w:p>
        </w:tc>
        <w:tc>
          <w:tcPr>
            <w:tcW w:w="44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88" w14:textId="639A61D3" w:rsidR="009B7D15" w:rsidRPr="009B7D15" w:rsidRDefault="009B7D15" w:rsidP="009B7D15">
            <w:pPr>
              <w:spacing w:line="260" w:lineRule="auto"/>
              <w:rPr>
                <w:sz w:val="16"/>
                <w:szCs w:val="16"/>
                <w:rPrChange w:id="5794" w:author="Li, Chandler Changjun" w:date="2026-10-20T14:24:00Z" w16du:dateUtc="2026-10-20T06:24:00Z">
                  <w:rPr/>
                </w:rPrChange>
              </w:rPr>
            </w:pPr>
            <w:ins w:id="5795" w:author="Li, Chandler Changjun" w:date="2026-10-20T14:23:00Z" w16du:dateUtc="2026-10-20T06:23:00Z">
              <w:r w:rsidRPr="009B7D15">
                <w:rPr>
                  <w:rFonts w:ascii="Segoe UI" w:hAnsi="Segoe UI" w:cs="Segoe UI"/>
                  <w:sz w:val="16"/>
                  <w:szCs w:val="16"/>
                  <w:rPrChange w:id="5796" w:author="Li, Chandler Changjun" w:date="2026-10-20T14:24:00Z" w16du:dateUtc="2026-10-20T06:2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 xml:space="preserve">MBZ/DN No.:PID </w:t>
              </w:r>
              <w:r w:rsidRPr="009B7D15">
                <w:rPr>
                  <w:rFonts w:ascii="Segoe UI" w:hAnsi="Segoe UI" w:cs="Segoe UI" w:hint="eastAsia"/>
                  <w:sz w:val="16"/>
                  <w:szCs w:val="16"/>
                  <w:rPrChange w:id="5797" w:author="Li, Chandler Changjun" w:date="2026-10-20T14:24:00Z" w16du:dateUtc="2026-10-20T06:2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为多对一时，</w:t>
              </w:r>
              <w:r w:rsidRPr="009B7D15">
                <w:rPr>
                  <w:rFonts w:ascii="Segoe UI" w:hAnsi="Segoe UI" w:cs="Segoe UI"/>
                  <w:sz w:val="16"/>
                  <w:szCs w:val="16"/>
                  <w:rPrChange w:id="5798" w:author="Li, Chandler Changjun" w:date="2026-10-20T14:24:00Z" w16du:dateUtc="2026-10-20T06:2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 xml:space="preserve">IES+ </w:t>
              </w:r>
              <w:r w:rsidRPr="009B7D15">
                <w:rPr>
                  <w:rFonts w:ascii="Segoe UI" w:hAnsi="Segoe UI" w:cs="Segoe UI" w:hint="eastAsia"/>
                  <w:sz w:val="16"/>
                  <w:szCs w:val="16"/>
                  <w:rPrChange w:id="5799" w:author="Li, Chandler Changjun" w:date="2026-10-20T14:24:00Z" w16du:dateUtc="2026-10-20T06:2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不接受</w:t>
              </w:r>
            </w:ins>
            <w:del w:id="5800" w:author="Li, Chandler Changjun" w:date="2026-10-20T14:23:00Z" w16du:dateUtc="2026-10-20T06:23:00Z">
              <w:r w:rsidRPr="009B7D15" w:rsidDel="00B4510A">
                <w:rPr>
                  <w:sz w:val="16"/>
                  <w:szCs w:val="16"/>
                </w:rPr>
                <w:delText>DN 表体 Qty 按重量推算，混装时可能不唯一</w:delText>
              </w:r>
            </w:del>
          </w:p>
        </w:tc>
        <w:tc>
          <w:tcPr>
            <w:tcW w:w="4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89" w14:textId="44DE647B" w:rsidR="009B7D15" w:rsidRPr="009B7D15" w:rsidRDefault="009B7D15" w:rsidP="009B7D15">
            <w:pPr>
              <w:spacing w:line="260" w:lineRule="auto"/>
              <w:rPr>
                <w:sz w:val="16"/>
                <w:szCs w:val="16"/>
                <w:rPrChange w:id="5801" w:author="Li, Chandler Changjun" w:date="2026-10-20T14:24:00Z" w16du:dateUtc="2026-10-20T06:24:00Z">
                  <w:rPr/>
                </w:rPrChange>
              </w:rPr>
            </w:pPr>
            <w:ins w:id="5802" w:author="Li, Chandler Changjun" w:date="2026-10-20T14:23:00Z" w16du:dateUtc="2026-10-20T06:23:00Z">
              <w:r w:rsidRPr="009B7D15">
                <w:rPr>
                  <w:rFonts w:ascii="Segoe UI" w:hAnsi="Segoe UI" w:cs="Segoe UI" w:hint="eastAsia"/>
                  <w:sz w:val="16"/>
                  <w:szCs w:val="16"/>
                  <w:rPrChange w:id="5803" w:author="Li, Chandler Changjun" w:date="2026-10-20T14:24:00Z" w16du:dateUtc="2026-10-20T06:2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提取完所有数据后停止系统操作，提醒业务用户做特殊数据处理</w:t>
              </w:r>
            </w:ins>
            <w:del w:id="5804" w:author="Li, Chandler Changjun" w:date="2026-10-20T14:23:00Z" w16du:dateUtc="2026-10-20T06:23:00Z">
              <w:r w:rsidRPr="009B7D15" w:rsidDel="00B4510A">
                <w:rPr>
                  <w:sz w:val="16"/>
                  <w:szCs w:val="16"/>
                </w:rPr>
                <w:delText>按 R3.4 停止，人工修正</w:delText>
              </w:r>
            </w:del>
          </w:p>
        </w:tc>
      </w:tr>
      <w:tr w:rsidR="009B7D15" w:rsidRPr="009B7D15" w14:paraId="0938138E" w14:textId="77777777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8B" w14:textId="79060DB1" w:rsidR="009B7D15" w:rsidRPr="009B7D15" w:rsidRDefault="009B7D15" w:rsidP="009B7D15">
            <w:pPr>
              <w:spacing w:line="260" w:lineRule="auto"/>
              <w:rPr>
                <w:sz w:val="16"/>
                <w:szCs w:val="16"/>
                <w:rPrChange w:id="5805" w:author="Li, Chandler Changjun" w:date="2026-10-20T14:24:00Z" w16du:dateUtc="2026-10-20T06:24:00Z">
                  <w:rPr/>
                </w:rPrChange>
              </w:rPr>
            </w:pPr>
            <w:ins w:id="5806" w:author="Li, Chandler Changjun" w:date="2026-10-20T14:23:00Z" w16du:dateUtc="2026-10-20T06:23:00Z">
              <w:r w:rsidRPr="009B7D15">
                <w:rPr>
                  <w:rFonts w:ascii="Segoe UI" w:hAnsi="Segoe UI" w:cs="Segoe UI"/>
                  <w:sz w:val="16"/>
                  <w:szCs w:val="16"/>
                  <w:rPrChange w:id="5807" w:author="Li, Chandler Changjun" w:date="2026-10-20T14:24:00Z" w16du:dateUtc="2026-10-20T06:2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>RSK-03</w:t>
              </w:r>
            </w:ins>
            <w:del w:id="5808" w:author="Li, Chandler Changjun" w:date="2026-10-20T14:23:00Z" w16du:dateUtc="2026-10-20T06:23:00Z">
              <w:r w:rsidRPr="009B7D15" w:rsidDel="00B4510A">
                <w:rPr>
                  <w:sz w:val="16"/>
                  <w:szCs w:val="16"/>
                </w:rPr>
                <w:delText>3</w:delText>
              </w:r>
            </w:del>
          </w:p>
        </w:tc>
        <w:tc>
          <w:tcPr>
            <w:tcW w:w="44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8C" w14:textId="38C02B54" w:rsidR="009B7D15" w:rsidRPr="009B7D15" w:rsidRDefault="009B7D15" w:rsidP="009B7D15">
            <w:pPr>
              <w:spacing w:line="260" w:lineRule="auto"/>
              <w:rPr>
                <w:sz w:val="16"/>
                <w:szCs w:val="16"/>
                <w:rPrChange w:id="5809" w:author="Li, Chandler Changjun" w:date="2026-10-20T14:24:00Z" w16du:dateUtc="2026-10-20T06:24:00Z">
                  <w:rPr/>
                </w:rPrChange>
              </w:rPr>
            </w:pPr>
            <w:ins w:id="5810" w:author="Li, Chandler Changjun" w:date="2026-10-20T14:23:00Z" w16du:dateUtc="2026-10-20T06:23:00Z">
              <w:r w:rsidRPr="009B7D15">
                <w:rPr>
                  <w:rFonts w:ascii="Segoe UI" w:hAnsi="Segoe UI" w:cs="Segoe UI"/>
                  <w:sz w:val="16"/>
                  <w:szCs w:val="16"/>
                  <w:rPrChange w:id="5811" w:author="Li, Chandler Changjun" w:date="2026-10-20T14:24:00Z" w16du:dateUtc="2026-10-20T06:2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 xml:space="preserve">DN </w:t>
              </w:r>
              <w:r w:rsidRPr="009B7D15">
                <w:rPr>
                  <w:rFonts w:ascii="Segoe UI" w:hAnsi="Segoe UI" w:cs="Segoe UI" w:hint="eastAsia"/>
                  <w:sz w:val="16"/>
                  <w:szCs w:val="16"/>
                  <w:rPrChange w:id="5812" w:author="Li, Chandler Changjun" w:date="2026-10-20T14:24:00Z" w16du:dateUtc="2026-10-20T06:2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表体</w:t>
              </w:r>
              <w:r w:rsidRPr="009B7D15">
                <w:rPr>
                  <w:rFonts w:ascii="Segoe UI" w:hAnsi="Segoe UI" w:cs="Segoe UI"/>
                  <w:sz w:val="16"/>
                  <w:szCs w:val="16"/>
                  <w:rPrChange w:id="5813" w:author="Li, Chandler Changjun" w:date="2026-10-20T14:24:00Z" w16du:dateUtc="2026-10-20T06:2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 xml:space="preserve"> Qty </w:t>
              </w:r>
              <w:r w:rsidRPr="009B7D15">
                <w:rPr>
                  <w:rFonts w:ascii="Segoe UI" w:hAnsi="Segoe UI" w:cs="Segoe UI" w:hint="eastAsia"/>
                  <w:sz w:val="16"/>
                  <w:szCs w:val="16"/>
                  <w:rPrChange w:id="5814" w:author="Li, Chandler Changjun" w:date="2026-10-20T14:24:00Z" w16du:dateUtc="2026-10-20T06:2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需按净重推算，备件在包装级别有混装和分装</w:t>
              </w:r>
            </w:ins>
            <w:del w:id="5815" w:author="Li, Chandler Changjun" w:date="2026-10-20T14:23:00Z" w16du:dateUtc="2026-10-20T06:23:00Z">
              <w:r w:rsidRPr="009B7D15" w:rsidDel="00B4510A">
                <w:rPr>
                  <w:sz w:val="16"/>
                  <w:szCs w:val="16"/>
                </w:rPr>
                <w:delText>Warning 全量清单未知</w:delText>
              </w:r>
            </w:del>
          </w:p>
        </w:tc>
        <w:tc>
          <w:tcPr>
            <w:tcW w:w="4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8D" w14:textId="068CAFB3" w:rsidR="009B7D15" w:rsidRPr="009B7D15" w:rsidRDefault="009B7D15" w:rsidP="009B7D15">
            <w:pPr>
              <w:spacing w:line="260" w:lineRule="auto"/>
              <w:rPr>
                <w:sz w:val="16"/>
                <w:szCs w:val="16"/>
                <w:rPrChange w:id="5816" w:author="Li, Chandler Changjun" w:date="2026-10-20T14:24:00Z" w16du:dateUtc="2026-10-20T06:24:00Z">
                  <w:rPr/>
                </w:rPrChange>
              </w:rPr>
            </w:pPr>
            <w:ins w:id="5817" w:author="Li, Chandler Changjun" w:date="2026-10-20T14:23:00Z" w16du:dateUtc="2026-10-20T06:23:00Z">
              <w:r w:rsidRPr="009B7D15">
                <w:rPr>
                  <w:rFonts w:ascii="Segoe UI" w:hAnsi="Segoe UI" w:cs="Segoe UI" w:hint="eastAsia"/>
                  <w:sz w:val="16"/>
                  <w:szCs w:val="16"/>
                  <w:rPrChange w:id="5818" w:author="Li, Chandler Changjun" w:date="2026-10-20T14:24:00Z" w16du:dateUtc="2026-10-20T06:2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按发票</w:t>
              </w:r>
              <w:r w:rsidRPr="009B7D15">
                <w:rPr>
                  <w:rFonts w:ascii="Segoe UI" w:hAnsi="Segoe UI" w:cs="Segoe UI"/>
                  <w:sz w:val="16"/>
                  <w:szCs w:val="16"/>
                  <w:rPrChange w:id="5819" w:author="Li, Chandler Changjun" w:date="2026-10-20T14:24:00Z" w16du:dateUtc="2026-10-20T06:2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 xml:space="preserve"> item </w:t>
              </w:r>
              <w:r w:rsidRPr="009B7D15">
                <w:rPr>
                  <w:rFonts w:ascii="Segoe UI" w:hAnsi="Segoe UI" w:cs="Segoe UI" w:hint="eastAsia"/>
                  <w:sz w:val="16"/>
                  <w:szCs w:val="16"/>
                  <w:rPrChange w:id="5820" w:author="Li, Chandler Changjun" w:date="2026-10-20T14:24:00Z" w16du:dateUtc="2026-10-20T06:2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级别总净重与包装</w:t>
              </w:r>
              <w:r w:rsidRPr="009B7D15">
                <w:rPr>
                  <w:rFonts w:ascii="Segoe UI" w:hAnsi="Segoe UI" w:cs="Segoe UI"/>
                  <w:sz w:val="16"/>
                  <w:szCs w:val="16"/>
                  <w:rPrChange w:id="5821" w:author="Li, Chandler Changjun" w:date="2026-10-20T14:24:00Z" w16du:dateUtc="2026-10-20T06:2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 xml:space="preserve"> Net Wt </w:t>
              </w:r>
              <w:r w:rsidRPr="009B7D15">
                <w:rPr>
                  <w:rFonts w:ascii="Segoe UI" w:hAnsi="Segoe UI" w:cs="Segoe UI" w:hint="eastAsia"/>
                  <w:sz w:val="16"/>
                  <w:szCs w:val="16"/>
                  <w:rPrChange w:id="5822" w:author="Li, Chandler Changjun" w:date="2026-10-20T14:24:00Z" w16du:dateUtc="2026-10-20T06:2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确认并验证</w:t>
              </w:r>
              <w:r w:rsidRPr="009B7D15">
                <w:rPr>
                  <w:rFonts w:ascii="Segoe UI" w:hAnsi="Segoe UI" w:cs="Segoe UI"/>
                  <w:sz w:val="16"/>
                  <w:szCs w:val="16"/>
                  <w:rPrChange w:id="5823" w:author="Li, Chandler Changjun" w:date="2026-10-20T14:24:00Z" w16du:dateUtc="2026-10-20T06:2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 xml:space="preserve"> Qty</w:t>
              </w:r>
            </w:ins>
            <w:del w:id="5824" w:author="Li, Chandler Changjun" w:date="2026-10-20T14:23:00Z" w16du:dateUtc="2026-10-20T06:23:00Z">
              <w:r w:rsidRPr="009B7D15" w:rsidDel="00B4510A">
                <w:rPr>
                  <w:sz w:val="16"/>
                  <w:szCs w:val="16"/>
                </w:rPr>
                <w:delText>以发票是否已创建判断继续或失败（R4.3）</w:delText>
              </w:r>
            </w:del>
          </w:p>
        </w:tc>
      </w:tr>
      <w:tr w:rsidR="009B7D15" w:rsidRPr="009B7D15" w14:paraId="292D61A3" w14:textId="77777777">
        <w:trPr>
          <w:cantSplit/>
          <w:ins w:id="5825" w:author="Li, Chandler Changjun" w:date="2026-10-20T14:24:00Z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0D23E4" w14:textId="01E0531B" w:rsidR="009B7D15" w:rsidRPr="009B7D15" w:rsidRDefault="009B7D15" w:rsidP="009B7D15">
            <w:pPr>
              <w:spacing w:line="260" w:lineRule="auto"/>
              <w:rPr>
                <w:ins w:id="5826" w:author="Li, Chandler Changjun" w:date="2026-10-20T14:24:00Z" w16du:dateUtc="2026-10-20T06:24:00Z"/>
                <w:rFonts w:ascii="Segoe UI" w:hAnsi="Segoe UI" w:cs="Segoe UI"/>
                <w:sz w:val="16"/>
                <w:szCs w:val="16"/>
                <w:rPrChange w:id="5827" w:author="Li, Chandler Changjun" w:date="2026-10-20T14:24:00Z" w16du:dateUtc="2026-10-20T06:24:00Z">
                  <w:rPr>
                    <w:ins w:id="5828" w:author="Li, Chandler Changjun" w:date="2026-10-20T14:24:00Z" w16du:dateUtc="2026-10-20T06:24:00Z"/>
                    <w:rFonts w:ascii="Segoe UI" w:hAnsi="Segoe UI" w:cs="Segoe UI"/>
                    <w:sz w:val="20"/>
                    <w:szCs w:val="20"/>
                  </w:rPr>
                </w:rPrChange>
              </w:rPr>
            </w:pPr>
            <w:ins w:id="5829" w:author="Li, Chandler Changjun" w:date="2026-10-20T14:24:00Z" w16du:dateUtc="2026-10-20T06:24:00Z">
              <w:r w:rsidRPr="009B7D15">
                <w:rPr>
                  <w:rFonts w:ascii="Segoe UI" w:hAnsi="Segoe UI" w:cs="Segoe UI"/>
                  <w:sz w:val="16"/>
                  <w:szCs w:val="16"/>
                  <w:rPrChange w:id="5830" w:author="Li, Chandler Changjun" w:date="2026-10-20T14:24:00Z" w16du:dateUtc="2026-10-20T06:2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>RSK-04</w:t>
              </w:r>
            </w:ins>
          </w:p>
        </w:tc>
        <w:tc>
          <w:tcPr>
            <w:tcW w:w="44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26BE11" w14:textId="15E0F486" w:rsidR="009B7D15" w:rsidRPr="009B7D15" w:rsidRDefault="009B7D15" w:rsidP="009B7D15">
            <w:pPr>
              <w:spacing w:line="260" w:lineRule="auto"/>
              <w:rPr>
                <w:ins w:id="5831" w:author="Li, Chandler Changjun" w:date="2026-10-20T14:24:00Z" w16du:dateUtc="2026-10-20T06:24:00Z"/>
                <w:rFonts w:ascii="Segoe UI" w:hAnsi="Segoe UI" w:cs="Segoe UI"/>
                <w:sz w:val="16"/>
                <w:szCs w:val="16"/>
                <w:rPrChange w:id="5832" w:author="Li, Chandler Changjun" w:date="2026-10-20T14:24:00Z" w16du:dateUtc="2026-10-20T06:24:00Z">
                  <w:rPr>
                    <w:ins w:id="5833" w:author="Li, Chandler Changjun" w:date="2026-10-20T14:24:00Z" w16du:dateUtc="2026-10-20T06:24:00Z"/>
                    <w:rFonts w:ascii="Segoe UI" w:hAnsi="Segoe UI" w:cs="Segoe UI"/>
                    <w:sz w:val="20"/>
                    <w:szCs w:val="20"/>
                  </w:rPr>
                </w:rPrChange>
              </w:rPr>
            </w:pPr>
            <w:ins w:id="5834" w:author="Li, Chandler Changjun" w:date="2026-10-20T14:24:00Z" w16du:dateUtc="2026-10-20T06:24:00Z">
              <w:r w:rsidRPr="009B7D15">
                <w:rPr>
                  <w:rFonts w:ascii="Segoe UI" w:hAnsi="Segoe UI" w:cs="Segoe UI" w:hint="eastAsia"/>
                  <w:sz w:val="16"/>
                  <w:szCs w:val="16"/>
                  <w:rPrChange w:id="5835" w:author="Li, Chandler Changjun" w:date="2026-10-20T14:24:00Z" w16du:dateUtc="2026-10-20T06:2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发票</w:t>
              </w:r>
              <w:r w:rsidRPr="009B7D15">
                <w:rPr>
                  <w:rFonts w:ascii="Segoe UI" w:hAnsi="Segoe UI" w:cs="Segoe UI"/>
                  <w:sz w:val="16"/>
                  <w:szCs w:val="16"/>
                  <w:rPrChange w:id="5836" w:author="Li, Chandler Changjun" w:date="2026-10-20T14:24:00Z" w16du:dateUtc="2026-10-20T06:2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 xml:space="preserve"> PDF </w:t>
              </w:r>
              <w:r w:rsidRPr="009B7D15">
                <w:rPr>
                  <w:rFonts w:ascii="Segoe UI" w:hAnsi="Segoe UI" w:cs="Segoe UI" w:hint="eastAsia"/>
                  <w:sz w:val="16"/>
                  <w:szCs w:val="16"/>
                  <w:rPrChange w:id="5837" w:author="Li, Chandler Changjun" w:date="2026-10-20T14:24:00Z" w16du:dateUtc="2026-10-20T06:2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上传不校验是否成功</w:t>
              </w:r>
            </w:ins>
          </w:p>
        </w:tc>
        <w:tc>
          <w:tcPr>
            <w:tcW w:w="4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565CA8" w14:textId="7211779E" w:rsidR="009B7D15" w:rsidRPr="009B7D15" w:rsidRDefault="009B7D15" w:rsidP="009B7D15">
            <w:pPr>
              <w:spacing w:line="260" w:lineRule="auto"/>
              <w:rPr>
                <w:ins w:id="5838" w:author="Li, Chandler Changjun" w:date="2026-10-20T14:24:00Z" w16du:dateUtc="2026-10-20T06:24:00Z"/>
                <w:rFonts w:ascii="Segoe UI" w:hAnsi="Segoe UI" w:cs="Segoe UI"/>
                <w:sz w:val="16"/>
                <w:szCs w:val="16"/>
                <w:rPrChange w:id="5839" w:author="Li, Chandler Changjun" w:date="2026-10-20T14:24:00Z" w16du:dateUtc="2026-10-20T06:24:00Z">
                  <w:rPr>
                    <w:ins w:id="5840" w:author="Li, Chandler Changjun" w:date="2026-10-20T14:24:00Z" w16du:dateUtc="2026-10-20T06:24:00Z"/>
                    <w:rFonts w:ascii="Segoe UI" w:hAnsi="Segoe UI" w:cs="Segoe UI"/>
                    <w:sz w:val="20"/>
                    <w:szCs w:val="20"/>
                  </w:rPr>
                </w:rPrChange>
              </w:rPr>
            </w:pPr>
            <w:ins w:id="5841" w:author="Li, Chandler Changjun" w:date="2026-10-20T14:24:00Z" w16du:dateUtc="2026-10-20T06:24:00Z">
              <w:r w:rsidRPr="009B7D15">
                <w:rPr>
                  <w:rFonts w:ascii="Segoe UI" w:hAnsi="Segoe UI" w:cs="Segoe UI" w:hint="eastAsia"/>
                  <w:sz w:val="16"/>
                  <w:szCs w:val="16"/>
                  <w:rPrChange w:id="5842" w:author="Li, Chandler Changjun" w:date="2026-10-20T14:24:00Z" w16du:dateUtc="2026-10-20T06:2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以</w:t>
              </w:r>
              <w:r w:rsidRPr="009B7D15">
                <w:rPr>
                  <w:rFonts w:ascii="Segoe UI" w:hAnsi="Segoe UI" w:cs="Segoe UI"/>
                  <w:sz w:val="16"/>
                  <w:szCs w:val="16"/>
                  <w:rPrChange w:id="5843" w:author="Li, Chandler Changjun" w:date="2026-10-20T14:24:00Z" w16du:dateUtc="2026-10-20T06:2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 xml:space="preserve"> Portal </w:t>
              </w:r>
              <w:r w:rsidRPr="009B7D15">
                <w:rPr>
                  <w:rFonts w:ascii="Segoe UI" w:hAnsi="Segoe UI" w:cs="Segoe UI" w:hint="eastAsia"/>
                  <w:sz w:val="16"/>
                  <w:szCs w:val="16"/>
                  <w:rPrChange w:id="5844" w:author="Li, Chandler Changjun" w:date="2026-10-20T14:24:00Z" w16du:dateUtc="2026-10-20T06:2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执行</w:t>
              </w:r>
              <w:r w:rsidRPr="009B7D15">
                <w:rPr>
                  <w:rFonts w:ascii="Segoe UI" w:hAnsi="Segoe UI" w:cs="Segoe UI"/>
                  <w:sz w:val="16"/>
                  <w:szCs w:val="16"/>
                  <w:rPrChange w:id="5845" w:author="Li, Chandler Changjun" w:date="2026-10-20T14:24:00Z" w16du:dateUtc="2026-10-20T06:2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 xml:space="preserve"> Log </w:t>
              </w:r>
              <w:r w:rsidRPr="009B7D15">
                <w:rPr>
                  <w:rFonts w:ascii="Segoe UI" w:hAnsi="Segoe UI" w:cs="Segoe UI" w:hint="eastAsia"/>
                  <w:sz w:val="16"/>
                  <w:szCs w:val="16"/>
                  <w:rPrChange w:id="5846" w:author="Li, Chandler Changjun" w:date="2026-10-20T14:24:00Z" w16du:dateUtc="2026-10-20T06:2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为准</w:t>
              </w:r>
            </w:ins>
          </w:p>
        </w:tc>
      </w:tr>
      <w:tr w:rsidR="009B7D15" w:rsidRPr="009B7D15" w14:paraId="027E3CE3" w14:textId="77777777">
        <w:trPr>
          <w:cantSplit/>
          <w:ins w:id="5847" w:author="Li, Chandler Changjun" w:date="2026-10-20T14:24:00Z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D8B63F" w14:textId="2326EF6C" w:rsidR="009B7D15" w:rsidRPr="009B7D15" w:rsidRDefault="009B7D15" w:rsidP="009B7D15">
            <w:pPr>
              <w:spacing w:line="260" w:lineRule="auto"/>
              <w:rPr>
                <w:ins w:id="5848" w:author="Li, Chandler Changjun" w:date="2026-10-20T14:24:00Z" w16du:dateUtc="2026-10-20T06:24:00Z"/>
                <w:rFonts w:ascii="Segoe UI" w:hAnsi="Segoe UI" w:cs="Segoe UI"/>
                <w:sz w:val="16"/>
                <w:szCs w:val="16"/>
                <w:rPrChange w:id="5849" w:author="Li, Chandler Changjun" w:date="2026-10-20T14:24:00Z" w16du:dateUtc="2026-10-20T06:24:00Z">
                  <w:rPr>
                    <w:ins w:id="5850" w:author="Li, Chandler Changjun" w:date="2026-10-20T14:24:00Z" w16du:dateUtc="2026-10-20T06:24:00Z"/>
                    <w:rFonts w:ascii="Segoe UI" w:hAnsi="Segoe UI" w:cs="Segoe UI"/>
                    <w:sz w:val="20"/>
                    <w:szCs w:val="20"/>
                  </w:rPr>
                </w:rPrChange>
              </w:rPr>
            </w:pPr>
            <w:ins w:id="5851" w:author="Li, Chandler Changjun" w:date="2026-10-20T14:24:00Z" w16du:dateUtc="2026-10-20T06:24:00Z">
              <w:r w:rsidRPr="009B7D15">
                <w:rPr>
                  <w:rFonts w:ascii="Segoe UI" w:hAnsi="Segoe UI" w:cs="Segoe UI"/>
                  <w:sz w:val="16"/>
                  <w:szCs w:val="16"/>
                  <w:rPrChange w:id="5852" w:author="Li, Chandler Changjun" w:date="2026-10-20T14:24:00Z" w16du:dateUtc="2026-10-20T06:2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>RSK-05</w:t>
              </w:r>
            </w:ins>
          </w:p>
        </w:tc>
        <w:tc>
          <w:tcPr>
            <w:tcW w:w="44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D48845" w14:textId="27BBC200" w:rsidR="009B7D15" w:rsidRPr="009B7D15" w:rsidRDefault="009B7D15" w:rsidP="009B7D15">
            <w:pPr>
              <w:spacing w:line="260" w:lineRule="auto"/>
              <w:rPr>
                <w:ins w:id="5853" w:author="Li, Chandler Changjun" w:date="2026-10-20T14:24:00Z" w16du:dateUtc="2026-10-20T06:24:00Z"/>
                <w:rFonts w:ascii="Segoe UI" w:hAnsi="Segoe UI" w:cs="Segoe UI"/>
                <w:sz w:val="16"/>
                <w:szCs w:val="16"/>
                <w:rPrChange w:id="5854" w:author="Li, Chandler Changjun" w:date="2026-10-20T14:24:00Z" w16du:dateUtc="2026-10-20T06:24:00Z">
                  <w:rPr>
                    <w:ins w:id="5855" w:author="Li, Chandler Changjun" w:date="2026-10-20T14:24:00Z" w16du:dateUtc="2026-10-20T06:24:00Z"/>
                    <w:rFonts w:ascii="Segoe UI" w:hAnsi="Segoe UI" w:cs="Segoe UI"/>
                    <w:sz w:val="20"/>
                    <w:szCs w:val="20"/>
                  </w:rPr>
                </w:rPrChange>
              </w:rPr>
            </w:pPr>
            <w:ins w:id="5856" w:author="Li, Chandler Changjun" w:date="2026-10-20T14:24:00Z" w16du:dateUtc="2026-10-20T06:24:00Z">
              <w:r w:rsidRPr="009B7D15">
                <w:rPr>
                  <w:rFonts w:ascii="Segoe UI" w:hAnsi="Segoe UI" w:cs="Segoe UI"/>
                  <w:sz w:val="16"/>
                  <w:szCs w:val="16"/>
                  <w:rPrChange w:id="5857" w:author="Li, Chandler Changjun" w:date="2026-10-20T14:24:00Z" w16du:dateUtc="2026-10-20T06:24:00Z">
                    <w:rPr>
                      <w:rFonts w:ascii="Segoe UI" w:hAnsi="Segoe UI" w:cs="Segoe UI"/>
                      <w:sz w:val="20"/>
                      <w:szCs w:val="20"/>
                    </w:rPr>
                  </w:rPrChange>
                </w:rPr>
                <w:t xml:space="preserve">Forwarder </w:t>
              </w:r>
              <w:r w:rsidRPr="009B7D15">
                <w:rPr>
                  <w:rFonts w:ascii="Segoe UI" w:hAnsi="Segoe UI" w:cs="Segoe UI" w:hint="eastAsia"/>
                  <w:sz w:val="16"/>
                  <w:szCs w:val="16"/>
                  <w:rPrChange w:id="5858" w:author="Li, Chandler Changjun" w:date="2026-10-20T14:24:00Z" w16du:dateUtc="2026-10-20T06:2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调整导致发件人邮箱后缀变化</w:t>
              </w:r>
            </w:ins>
          </w:p>
        </w:tc>
        <w:tc>
          <w:tcPr>
            <w:tcW w:w="4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7CA2CD" w14:textId="690E4394" w:rsidR="009B7D15" w:rsidRPr="009B7D15" w:rsidRDefault="009B7D15" w:rsidP="009B7D15">
            <w:pPr>
              <w:spacing w:line="260" w:lineRule="auto"/>
              <w:rPr>
                <w:ins w:id="5859" w:author="Li, Chandler Changjun" w:date="2026-10-20T14:24:00Z" w16du:dateUtc="2026-10-20T06:24:00Z"/>
                <w:rFonts w:ascii="Segoe UI" w:hAnsi="Segoe UI" w:cs="Segoe UI"/>
                <w:sz w:val="16"/>
                <w:szCs w:val="16"/>
                <w:rPrChange w:id="5860" w:author="Li, Chandler Changjun" w:date="2026-10-20T14:24:00Z" w16du:dateUtc="2026-10-20T06:24:00Z">
                  <w:rPr>
                    <w:ins w:id="5861" w:author="Li, Chandler Changjun" w:date="2026-10-20T14:24:00Z" w16du:dateUtc="2026-10-20T06:24:00Z"/>
                    <w:rFonts w:ascii="Segoe UI" w:hAnsi="Segoe UI" w:cs="Segoe UI"/>
                    <w:sz w:val="20"/>
                    <w:szCs w:val="20"/>
                  </w:rPr>
                </w:rPrChange>
              </w:rPr>
            </w:pPr>
            <w:ins w:id="5862" w:author="Li, Chandler Changjun" w:date="2026-10-20T14:24:00Z" w16du:dateUtc="2026-10-20T06:24:00Z">
              <w:r w:rsidRPr="009B7D15">
                <w:rPr>
                  <w:rFonts w:ascii="Segoe UI" w:hAnsi="Segoe UI" w:cs="Segoe UI" w:hint="eastAsia"/>
                  <w:sz w:val="16"/>
                  <w:szCs w:val="16"/>
                  <w:rPrChange w:id="5863" w:author="Li, Chandler Changjun" w:date="2026-10-20T14:24:00Z" w16du:dateUtc="2026-10-20T06:24:00Z">
                    <w:rPr>
                      <w:rFonts w:ascii="Segoe UI" w:hAnsi="Segoe UI" w:cs="Segoe UI" w:hint="eastAsia"/>
                      <w:sz w:val="20"/>
                      <w:szCs w:val="20"/>
                    </w:rPr>
                  </w:rPrChange>
                </w:rPr>
                <w:t>发件人邮箱后缀可配置</w:t>
              </w:r>
            </w:ins>
          </w:p>
        </w:tc>
      </w:tr>
    </w:tbl>
    <w:p w14:paraId="0938138F" w14:textId="77777777" w:rsidR="00D1328D" w:rsidDel="007E3E22" w:rsidRDefault="00D1328D">
      <w:pPr>
        <w:spacing w:after="80"/>
        <w:rPr>
          <w:del w:id="5864" w:author="Li, Chandler Changjun" w:date="2026-10-21T15:00:00Z" w16du:dateUtc="2026-10-21T07:00:00Z"/>
          <w:rFonts w:hint="eastAsia"/>
        </w:rPr>
      </w:pPr>
    </w:p>
    <w:p w14:paraId="093813B2" w14:textId="77777777" w:rsidR="00D1328D" w:rsidDel="007E3E22" w:rsidRDefault="00D1328D">
      <w:pPr>
        <w:spacing w:after="80"/>
        <w:rPr>
          <w:del w:id="5865" w:author="Li, Chandler Changjun" w:date="2026-10-21T15:00:00Z" w16du:dateUtc="2026-10-21T07:00:00Z"/>
          <w:rFonts w:hint="eastAsia"/>
        </w:rPr>
      </w:pPr>
    </w:p>
    <w:p w14:paraId="093813B3" w14:textId="77777777" w:rsidR="00D1328D" w:rsidDel="007E3E22" w:rsidRDefault="003C487A">
      <w:pPr>
        <w:rPr>
          <w:del w:id="5866" w:author="Li, Chandler Changjun" w:date="2026-10-21T15:00:00Z" w16du:dateUtc="2026-10-21T07:00:00Z"/>
          <w:rFonts w:hint="eastAsia"/>
        </w:rPr>
      </w:pPr>
      <w:del w:id="5867" w:author="Li, Chandler Changjun" w:date="2026-10-21T15:00:00Z" w16du:dateUtc="2026-10-21T07:00:00Z">
        <w:r w:rsidDel="007E3E22">
          <w:br w:type="page"/>
        </w:r>
      </w:del>
    </w:p>
    <w:p w14:paraId="093813B4" w14:textId="77777777" w:rsidR="00D1328D" w:rsidDel="007E3E22" w:rsidRDefault="003C487A">
      <w:pPr>
        <w:pStyle w:val="Heading1"/>
        <w:rPr>
          <w:del w:id="5868" w:author="Li, Chandler Changjun" w:date="2026-10-21T15:00:00Z" w16du:dateUtc="2026-10-21T07:00:00Z"/>
        </w:rPr>
      </w:pPr>
      <w:bookmarkStart w:id="5869" w:name="_Toc242459689"/>
      <w:del w:id="5870" w:author="Li, Chandler Changjun" w:date="2026-10-21T15:00:00Z" w16du:dateUtc="2026-10-21T07:00:00Z">
        <w:r w:rsidDel="007E3E22">
          <w:delText>附录</w:delText>
        </w:r>
        <w:bookmarkEnd w:id="5869"/>
      </w:del>
    </w:p>
    <w:p w14:paraId="093813D7" w14:textId="77777777" w:rsidR="00D1328D" w:rsidRDefault="00D1328D" w:rsidP="007E3E22">
      <w:pPr>
        <w:pPrChange w:id="5871" w:author="Li, Chandler Changjun" w:date="2026-10-21T15:00:00Z" w16du:dateUtc="2026-10-21T07:00:00Z">
          <w:pPr>
            <w:spacing w:after="80"/>
          </w:pPr>
        </w:pPrChange>
      </w:pPr>
    </w:p>
    <w:sectPr w:rsidR="00D1328D">
      <w:headerReference w:type="default" r:id="rId147"/>
      <w:footerReference w:type="default" r:id="rId148"/>
      <w:pgSz w:w="11906" w:h="16838"/>
      <w:pgMar w:top="1000" w:right="1000" w:bottom="1000" w:left="1000" w:header="500" w:footer="50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862" w:author="Li, Chandler Changjun" w:date="2026-10-20T22:19:00Z" w:initials="CL">
    <w:p w14:paraId="66109967" w14:textId="77777777" w:rsidR="00101C01" w:rsidRDefault="00101C01" w:rsidP="00101C01">
      <w:pPr>
        <w:pStyle w:val="CommentText"/>
      </w:pPr>
      <w:r>
        <w:rPr>
          <w:rStyle w:val="CommentReference"/>
        </w:rPr>
        <w:annotationRef/>
      </w:r>
      <w:r>
        <w:t>默认应该是第一个节点？要不统一一下</w:t>
      </w:r>
    </w:p>
  </w:comment>
  <w:comment w:id="3039" w:author="Li, Chandler Changjun" w:date="2026-10-20T22:22:00Z" w:initials="CL">
    <w:p w14:paraId="3471FAFC" w14:textId="77777777" w:rsidR="00C8303F" w:rsidRDefault="00C8303F" w:rsidP="00C8303F">
      <w:pPr>
        <w:pStyle w:val="CommentText"/>
      </w:pPr>
      <w:r>
        <w:rPr>
          <w:rStyle w:val="CommentReference"/>
        </w:rPr>
        <w:annotationRef/>
      </w:r>
      <w:r>
        <w:t>待确认</w:t>
      </w:r>
    </w:p>
  </w:comment>
  <w:comment w:id="4064" w:author="Li, Chandler Changjun" w:date="2026-10-21T10:48:00Z" w:initials="CL">
    <w:p w14:paraId="6DEBF8AB" w14:textId="77777777" w:rsidR="00C95AC7" w:rsidRDefault="00C95AC7" w:rsidP="00C95AC7">
      <w:pPr>
        <w:pStyle w:val="CommentText"/>
      </w:pPr>
      <w:r>
        <w:rPr>
          <w:rStyle w:val="CommentReference"/>
        </w:rPr>
        <w:annotationRef/>
      </w:r>
      <w:r>
        <w:t>是否可以二次上传？</w:t>
      </w:r>
    </w:p>
  </w:comment>
  <w:comment w:id="5051" w:author="Ji, Scarlett Qing" w:date="2026-10-18T23:30:00Z" w:initials="SJ">
    <w:p w14:paraId="37C1A22E" w14:textId="77777777" w:rsidR="00352BBE" w:rsidRDefault="00352BBE" w:rsidP="00155F82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待确认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6109967" w15:done="0"/>
  <w15:commentEx w15:paraId="3471FAFC" w15:done="0"/>
  <w15:commentEx w15:paraId="6DEBF8AB" w15:done="0"/>
  <w15:commentEx w15:paraId="37C1A22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9666F1" w16cex:dateUtc="2026-10-20T14:19:00Z"/>
  <w16cex:commentExtensible w16cex:durableId="57E27ABB" w16cex:dateUtc="2026-10-20T14:22:00Z"/>
  <w16cex:commentExtensible w16cex:durableId="59B5AF30" w16cex:dateUtc="2026-10-21T02:48:00Z"/>
  <w16cex:commentExtensible w16cex:durableId="1E4CC5AD" w16cex:dateUtc="2026-10-18T15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6109967" w16cid:durableId="269666F1"/>
  <w16cid:commentId w16cid:paraId="3471FAFC" w16cid:durableId="57E27ABB"/>
  <w16cid:commentId w16cid:paraId="6DEBF8AB" w16cid:durableId="59B5AF30"/>
  <w16cid:commentId w16cid:paraId="37C1A22E" w16cid:durableId="1E4CC5A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316DD" w14:textId="77777777" w:rsidR="007B2E89" w:rsidRDefault="007B2E89">
      <w:pPr>
        <w:spacing w:line="240" w:lineRule="auto"/>
      </w:pPr>
      <w:r>
        <w:separator/>
      </w:r>
    </w:p>
  </w:endnote>
  <w:endnote w:type="continuationSeparator" w:id="0">
    <w:p w14:paraId="2CA556C7" w14:textId="77777777" w:rsidR="007B2E89" w:rsidRDefault="007B2E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813F3" w14:textId="50217B09" w:rsidR="00D1328D" w:rsidRDefault="003C487A">
    <w:pPr>
      <w:jc w:val="center"/>
    </w:pPr>
    <w:r>
      <w:rPr>
        <w:color w:val="7F7F7F"/>
        <w:sz w:val="15"/>
        <w:szCs w:val="15"/>
      </w:rPr>
      <w:t xml:space="preserve">第 </w:t>
    </w:r>
    <w:r>
      <w:rPr>
        <w:color w:val="7F7F7F"/>
        <w:sz w:val="15"/>
        <w:szCs w:val="15"/>
      </w:rPr>
      <w:fldChar w:fldCharType="begin"/>
    </w:r>
    <w:r>
      <w:rPr>
        <w:color w:val="7F7F7F"/>
        <w:sz w:val="15"/>
        <w:szCs w:val="15"/>
      </w:rPr>
      <w:instrText>PAGE</w:instrText>
    </w:r>
    <w:r>
      <w:rPr>
        <w:color w:val="7F7F7F"/>
        <w:sz w:val="15"/>
        <w:szCs w:val="15"/>
      </w:rPr>
      <w:fldChar w:fldCharType="separate"/>
    </w:r>
    <w:r w:rsidR="000F6B2E">
      <w:rPr>
        <w:noProof/>
        <w:color w:val="7F7F7F"/>
        <w:sz w:val="15"/>
        <w:szCs w:val="15"/>
      </w:rPr>
      <w:t>1</w:t>
    </w:r>
    <w:r>
      <w:rPr>
        <w:color w:val="7F7F7F"/>
        <w:sz w:val="15"/>
        <w:szCs w:val="15"/>
      </w:rPr>
      <w:fldChar w:fldCharType="end"/>
    </w:r>
    <w:r>
      <w:rPr>
        <w:color w:val="7F7F7F"/>
        <w:sz w:val="15"/>
        <w:szCs w:val="15"/>
      </w:rPr>
      <w:t xml:space="preserve"> 页 / 共 </w:t>
    </w:r>
    <w:r>
      <w:rPr>
        <w:color w:val="7F7F7F"/>
        <w:sz w:val="15"/>
        <w:szCs w:val="15"/>
      </w:rPr>
      <w:fldChar w:fldCharType="begin"/>
    </w:r>
    <w:r>
      <w:rPr>
        <w:color w:val="7F7F7F"/>
        <w:sz w:val="15"/>
        <w:szCs w:val="15"/>
      </w:rPr>
      <w:instrText>NUMPAGES</w:instrText>
    </w:r>
    <w:r>
      <w:rPr>
        <w:color w:val="7F7F7F"/>
        <w:sz w:val="15"/>
        <w:szCs w:val="15"/>
      </w:rPr>
      <w:fldChar w:fldCharType="separate"/>
    </w:r>
    <w:r w:rsidR="000F6B2E">
      <w:rPr>
        <w:noProof/>
        <w:color w:val="7F7F7F"/>
        <w:sz w:val="15"/>
        <w:szCs w:val="15"/>
      </w:rPr>
      <w:t>2</w:t>
    </w:r>
    <w:r>
      <w:rPr>
        <w:color w:val="7F7F7F"/>
        <w:sz w:val="15"/>
        <w:szCs w:val="15"/>
      </w:rPr>
      <w:fldChar w:fldCharType="end"/>
    </w:r>
    <w:r>
      <w:rPr>
        <w:color w:val="7F7F7F"/>
        <w:sz w:val="15"/>
        <w:szCs w:val="15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0AA5C" w14:textId="77777777" w:rsidR="007B2E89" w:rsidRDefault="007B2E89">
      <w:pPr>
        <w:spacing w:line="240" w:lineRule="auto"/>
      </w:pPr>
      <w:r>
        <w:separator/>
      </w:r>
    </w:p>
  </w:footnote>
  <w:footnote w:type="continuationSeparator" w:id="0">
    <w:p w14:paraId="2EE9C0B0" w14:textId="77777777" w:rsidR="007B2E89" w:rsidRDefault="007B2E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813F2" w14:textId="77777777" w:rsidR="00D1328D" w:rsidRDefault="003C487A">
    <w:pPr>
      <w:pBdr>
        <w:bottom w:val="single" w:sz="4" w:space="2" w:color="BFBFBF"/>
      </w:pBdr>
      <w:jc w:val="right"/>
    </w:pPr>
    <w:r>
      <w:rPr>
        <w:color w:val="7F7F7F"/>
        <w:sz w:val="15"/>
        <w:szCs w:val="15"/>
      </w:rPr>
      <w:t>UC34 Case 3 · MBPLAP 发票和预报创建 — 产品需求文档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86A25"/>
    <w:multiLevelType w:val="hybridMultilevel"/>
    <w:tmpl w:val="938AB30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4727E55"/>
    <w:multiLevelType w:val="hybridMultilevel"/>
    <w:tmpl w:val="D578DE6A"/>
    <w:lvl w:ilvl="0" w:tplc="80BC0A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939537E"/>
    <w:multiLevelType w:val="hybridMultilevel"/>
    <w:tmpl w:val="C29ECE34"/>
    <w:lvl w:ilvl="0" w:tplc="04090001">
      <w:start w:val="1"/>
      <w:numFmt w:val="bullet"/>
      <w:lvlText w:val=""/>
      <w:lvlJc w:val="left"/>
      <w:pPr>
        <w:ind w:left="5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0" w:hanging="440"/>
      </w:pPr>
      <w:rPr>
        <w:rFonts w:ascii="Wingdings" w:hAnsi="Wingdings" w:hint="default"/>
      </w:rPr>
    </w:lvl>
  </w:abstractNum>
  <w:abstractNum w:abstractNumId="3" w15:restartNumberingAfterBreak="0">
    <w:nsid w:val="272D2926"/>
    <w:multiLevelType w:val="hybridMultilevel"/>
    <w:tmpl w:val="8DA4542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05574D0"/>
    <w:multiLevelType w:val="hybridMultilevel"/>
    <w:tmpl w:val="3A5C4D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1B62E0B"/>
    <w:multiLevelType w:val="hybridMultilevel"/>
    <w:tmpl w:val="37F4E29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6770E8B"/>
    <w:multiLevelType w:val="hybridMultilevel"/>
    <w:tmpl w:val="3A0A0F80"/>
    <w:lvl w:ilvl="0" w:tplc="FF727C52">
      <w:start w:val="1"/>
      <w:numFmt w:val="bullet"/>
      <w:lvlText w:val="●"/>
      <w:lvlJc w:val="left"/>
      <w:pPr>
        <w:ind w:left="720" w:hanging="360"/>
      </w:pPr>
    </w:lvl>
    <w:lvl w:ilvl="1" w:tplc="E006CD26">
      <w:start w:val="1"/>
      <w:numFmt w:val="bullet"/>
      <w:lvlText w:val="○"/>
      <w:lvlJc w:val="left"/>
      <w:pPr>
        <w:ind w:left="1440" w:hanging="360"/>
      </w:pPr>
    </w:lvl>
    <w:lvl w:ilvl="2" w:tplc="D7D005AE">
      <w:start w:val="1"/>
      <w:numFmt w:val="bullet"/>
      <w:lvlText w:val="■"/>
      <w:lvlJc w:val="left"/>
      <w:pPr>
        <w:ind w:left="2160" w:hanging="360"/>
      </w:pPr>
    </w:lvl>
    <w:lvl w:ilvl="3" w:tplc="379CBDC4">
      <w:start w:val="1"/>
      <w:numFmt w:val="bullet"/>
      <w:lvlText w:val="●"/>
      <w:lvlJc w:val="left"/>
      <w:pPr>
        <w:ind w:left="2880" w:hanging="360"/>
      </w:pPr>
    </w:lvl>
    <w:lvl w:ilvl="4" w:tplc="95D0E4D2">
      <w:start w:val="1"/>
      <w:numFmt w:val="bullet"/>
      <w:lvlText w:val="○"/>
      <w:lvlJc w:val="left"/>
      <w:pPr>
        <w:ind w:left="3600" w:hanging="360"/>
      </w:pPr>
    </w:lvl>
    <w:lvl w:ilvl="5" w:tplc="C7E89D22">
      <w:start w:val="1"/>
      <w:numFmt w:val="bullet"/>
      <w:lvlText w:val="■"/>
      <w:lvlJc w:val="left"/>
      <w:pPr>
        <w:ind w:left="4320" w:hanging="360"/>
      </w:pPr>
    </w:lvl>
    <w:lvl w:ilvl="6" w:tplc="9948CEFC">
      <w:start w:val="1"/>
      <w:numFmt w:val="bullet"/>
      <w:lvlText w:val="●"/>
      <w:lvlJc w:val="left"/>
      <w:pPr>
        <w:ind w:left="5040" w:hanging="360"/>
      </w:pPr>
    </w:lvl>
    <w:lvl w:ilvl="7" w:tplc="524480FA">
      <w:start w:val="1"/>
      <w:numFmt w:val="bullet"/>
      <w:lvlText w:val="●"/>
      <w:lvlJc w:val="left"/>
      <w:pPr>
        <w:ind w:left="5760" w:hanging="360"/>
      </w:pPr>
    </w:lvl>
    <w:lvl w:ilvl="8" w:tplc="8E3E50E6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A9754A2"/>
    <w:multiLevelType w:val="hybridMultilevel"/>
    <w:tmpl w:val="3216E50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B6517CB"/>
    <w:multiLevelType w:val="multilevel"/>
    <w:tmpl w:val="0D8C02CA"/>
    <w:lvl w:ilvl="0">
      <w:start w:val="1"/>
      <w:numFmt w:val="decimal"/>
      <w:pStyle w:val="Heading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Heading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Heading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51B01E54"/>
    <w:multiLevelType w:val="hybridMultilevel"/>
    <w:tmpl w:val="850CC5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3CA397D"/>
    <w:multiLevelType w:val="hybridMultilevel"/>
    <w:tmpl w:val="518CD8A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48C49E6"/>
    <w:multiLevelType w:val="hybridMultilevel"/>
    <w:tmpl w:val="F648AB4C"/>
    <w:lvl w:ilvl="0" w:tplc="0409001B">
      <w:start w:val="1"/>
      <w:numFmt w:val="lowerRoman"/>
      <w:lvlText w:val="%1."/>
      <w:lvlJc w:val="righ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B6A4691"/>
    <w:multiLevelType w:val="hybridMultilevel"/>
    <w:tmpl w:val="DD7A37D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0363B8D"/>
    <w:multiLevelType w:val="hybridMultilevel"/>
    <w:tmpl w:val="8ED4C72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4B13C9"/>
    <w:multiLevelType w:val="hybridMultilevel"/>
    <w:tmpl w:val="4BC2BA1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63FA3FD7"/>
    <w:multiLevelType w:val="hybridMultilevel"/>
    <w:tmpl w:val="C4F45D8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DCE3BE3"/>
    <w:multiLevelType w:val="hybridMultilevel"/>
    <w:tmpl w:val="048244BC"/>
    <w:lvl w:ilvl="0" w:tplc="367E0E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1466660"/>
    <w:multiLevelType w:val="hybridMultilevel"/>
    <w:tmpl w:val="11AEA8B4"/>
    <w:lvl w:ilvl="0" w:tplc="00EE1C0A">
      <w:start w:val="1"/>
      <w:numFmt w:val="decimal"/>
      <w:lvlText w:val="%1."/>
      <w:lvlJc w:val="left"/>
      <w:pPr>
        <w:ind w:left="360" w:hanging="360"/>
      </w:pPr>
      <w:rPr>
        <w:rFonts w:eastAsia="Microsoft YaHei" w:hint="default"/>
        <w:sz w:val="1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17E503E"/>
    <w:multiLevelType w:val="hybridMultilevel"/>
    <w:tmpl w:val="2932D8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72BB4D90"/>
    <w:multiLevelType w:val="hybridMultilevel"/>
    <w:tmpl w:val="E6D6226C"/>
    <w:lvl w:ilvl="0" w:tplc="04090001">
      <w:start w:val="1"/>
      <w:numFmt w:val="bullet"/>
      <w:lvlText w:val=""/>
      <w:lvlJc w:val="left"/>
      <w:pPr>
        <w:ind w:left="360" w:hanging="240"/>
      </w:pPr>
      <w:rPr>
        <w:rFonts w:ascii="Wingdings" w:hAnsi="Wingdings" w:hint="default"/>
        <w:sz w:val="14"/>
        <w:szCs w:val="14"/>
      </w:rPr>
    </w:lvl>
    <w:lvl w:ilvl="1" w:tplc="462EC0D0">
      <w:start w:val="1"/>
      <w:numFmt w:val="bullet"/>
      <w:lvlText w:val="○"/>
      <w:lvlJc w:val="left"/>
      <w:pPr>
        <w:ind w:left="720" w:hanging="240"/>
      </w:pPr>
      <w:rPr>
        <w:sz w:val="14"/>
        <w:szCs w:val="14"/>
      </w:rPr>
    </w:lvl>
    <w:lvl w:ilvl="2" w:tplc="6E94B5C8">
      <w:start w:val="1"/>
      <w:numFmt w:val="bullet"/>
      <w:lvlText w:val="■"/>
      <w:lvlJc w:val="left"/>
      <w:pPr>
        <w:ind w:left="1080" w:hanging="240"/>
      </w:pPr>
      <w:rPr>
        <w:sz w:val="14"/>
        <w:szCs w:val="14"/>
      </w:rPr>
    </w:lvl>
    <w:lvl w:ilvl="3" w:tplc="3C305E64">
      <w:numFmt w:val="decimal"/>
      <w:lvlText w:val=""/>
      <w:lvlJc w:val="left"/>
    </w:lvl>
    <w:lvl w:ilvl="4" w:tplc="9A88C63A">
      <w:numFmt w:val="decimal"/>
      <w:lvlText w:val=""/>
      <w:lvlJc w:val="left"/>
    </w:lvl>
    <w:lvl w:ilvl="5" w:tplc="20026F10">
      <w:numFmt w:val="decimal"/>
      <w:lvlText w:val=""/>
      <w:lvlJc w:val="left"/>
    </w:lvl>
    <w:lvl w:ilvl="6" w:tplc="25AC89DE">
      <w:numFmt w:val="decimal"/>
      <w:lvlText w:val=""/>
      <w:lvlJc w:val="left"/>
    </w:lvl>
    <w:lvl w:ilvl="7" w:tplc="A7586B8C">
      <w:numFmt w:val="decimal"/>
      <w:lvlText w:val=""/>
      <w:lvlJc w:val="left"/>
    </w:lvl>
    <w:lvl w:ilvl="8" w:tplc="36ACD35E">
      <w:numFmt w:val="decimal"/>
      <w:lvlText w:val=""/>
      <w:lvlJc w:val="left"/>
    </w:lvl>
  </w:abstractNum>
  <w:abstractNum w:abstractNumId="20" w15:restartNumberingAfterBreak="0">
    <w:nsid w:val="76486A36"/>
    <w:multiLevelType w:val="hybridMultilevel"/>
    <w:tmpl w:val="A2F88F42"/>
    <w:lvl w:ilvl="0" w:tplc="04090001">
      <w:start w:val="1"/>
      <w:numFmt w:val="bullet"/>
      <w:lvlText w:val=""/>
      <w:lvlJc w:val="left"/>
      <w:pPr>
        <w:ind w:left="5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0" w:hanging="440"/>
      </w:pPr>
      <w:rPr>
        <w:rFonts w:ascii="Wingdings" w:hAnsi="Wingdings" w:hint="default"/>
      </w:rPr>
    </w:lvl>
  </w:abstractNum>
  <w:abstractNum w:abstractNumId="21" w15:restartNumberingAfterBreak="0">
    <w:nsid w:val="78D00382"/>
    <w:multiLevelType w:val="hybridMultilevel"/>
    <w:tmpl w:val="467A3FE4"/>
    <w:lvl w:ilvl="0" w:tplc="04090001">
      <w:start w:val="1"/>
      <w:numFmt w:val="bullet"/>
      <w:lvlText w:val=""/>
      <w:lvlJc w:val="left"/>
      <w:pPr>
        <w:ind w:left="360" w:hanging="240"/>
      </w:pPr>
      <w:rPr>
        <w:rFonts w:ascii="Wingdings" w:hAnsi="Wingdings" w:hint="default"/>
        <w:sz w:val="14"/>
        <w:szCs w:val="14"/>
      </w:rPr>
    </w:lvl>
    <w:lvl w:ilvl="1" w:tplc="04090003">
      <w:start w:val="1"/>
      <w:numFmt w:val="bullet"/>
      <w:lvlText w:val=""/>
      <w:lvlJc w:val="left"/>
      <w:pPr>
        <w:ind w:left="5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</w:abstractNum>
  <w:abstractNum w:abstractNumId="22" w15:restartNumberingAfterBreak="0">
    <w:nsid w:val="7A5725A4"/>
    <w:multiLevelType w:val="hybridMultilevel"/>
    <w:tmpl w:val="D486A0A0"/>
    <w:lvl w:ilvl="0" w:tplc="FFFFFFFF">
      <w:start w:val="1"/>
      <w:numFmt w:val="bullet"/>
      <w:lvlText w:val=""/>
      <w:lvlJc w:val="left"/>
      <w:pPr>
        <w:ind w:left="360" w:hanging="240"/>
      </w:pPr>
      <w:rPr>
        <w:rFonts w:ascii="Wingdings" w:hAnsi="Wingdings" w:hint="default"/>
        <w:sz w:val="14"/>
        <w:szCs w:val="14"/>
      </w:rPr>
    </w:lvl>
    <w:lvl w:ilvl="1" w:tplc="FFFFFFFF">
      <w:start w:val="1"/>
      <w:numFmt w:val="bullet"/>
      <w:lvlText w:val=""/>
      <w:lvlJc w:val="left"/>
      <w:pPr>
        <w:ind w:left="520" w:hanging="44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007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14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</w:abstractNum>
  <w:abstractNum w:abstractNumId="23" w15:restartNumberingAfterBreak="0">
    <w:nsid w:val="7AC23EB8"/>
    <w:multiLevelType w:val="hybridMultilevel"/>
    <w:tmpl w:val="3D600B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7D336EAE"/>
    <w:multiLevelType w:val="hybridMultilevel"/>
    <w:tmpl w:val="4798F4A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E1D74DD"/>
    <w:multiLevelType w:val="multilevel"/>
    <w:tmpl w:val="AF7829DC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2.%1"/>
      <w:lvlJc w:val="right"/>
      <w:pPr>
        <w:ind w:left="440" w:hanging="44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 w16cid:durableId="1968925327">
    <w:abstractNumId w:val="6"/>
    <w:lvlOverride w:ilvl="0">
      <w:startOverride w:val="1"/>
    </w:lvlOverride>
  </w:num>
  <w:num w:numId="2" w16cid:durableId="1684941007">
    <w:abstractNumId w:val="19"/>
  </w:num>
  <w:num w:numId="3" w16cid:durableId="1443039865">
    <w:abstractNumId w:val="17"/>
  </w:num>
  <w:num w:numId="4" w16cid:durableId="1193686372">
    <w:abstractNumId w:val="20"/>
  </w:num>
  <w:num w:numId="5" w16cid:durableId="1870996449">
    <w:abstractNumId w:val="16"/>
  </w:num>
  <w:num w:numId="6" w16cid:durableId="1074936653">
    <w:abstractNumId w:val="1"/>
  </w:num>
  <w:num w:numId="7" w16cid:durableId="1655984670">
    <w:abstractNumId w:val="25"/>
  </w:num>
  <w:num w:numId="8" w16cid:durableId="529537824">
    <w:abstractNumId w:val="19"/>
  </w:num>
  <w:num w:numId="9" w16cid:durableId="1755514969">
    <w:abstractNumId w:val="13"/>
  </w:num>
  <w:num w:numId="10" w16cid:durableId="1170171977">
    <w:abstractNumId w:val="21"/>
  </w:num>
  <w:num w:numId="11" w16cid:durableId="183522551">
    <w:abstractNumId w:val="6"/>
  </w:num>
  <w:num w:numId="12" w16cid:durableId="1301575550">
    <w:abstractNumId w:val="22"/>
  </w:num>
  <w:num w:numId="13" w16cid:durableId="1131752432">
    <w:abstractNumId w:val="14"/>
  </w:num>
  <w:num w:numId="14" w16cid:durableId="1098986004">
    <w:abstractNumId w:val="18"/>
  </w:num>
  <w:num w:numId="15" w16cid:durableId="2124961662">
    <w:abstractNumId w:val="11"/>
  </w:num>
  <w:num w:numId="16" w16cid:durableId="1210460752">
    <w:abstractNumId w:val="0"/>
  </w:num>
  <w:num w:numId="17" w16cid:durableId="1182165287">
    <w:abstractNumId w:val="8"/>
  </w:num>
  <w:num w:numId="18" w16cid:durableId="1802069591">
    <w:abstractNumId w:val="12"/>
  </w:num>
  <w:num w:numId="19" w16cid:durableId="253173670">
    <w:abstractNumId w:val="7"/>
  </w:num>
  <w:num w:numId="20" w16cid:durableId="1045565810">
    <w:abstractNumId w:val="15"/>
  </w:num>
  <w:num w:numId="21" w16cid:durableId="1935017237">
    <w:abstractNumId w:val="2"/>
  </w:num>
  <w:num w:numId="22" w16cid:durableId="1801731304">
    <w:abstractNumId w:val="9"/>
  </w:num>
  <w:num w:numId="23" w16cid:durableId="1368480965">
    <w:abstractNumId w:val="4"/>
  </w:num>
  <w:num w:numId="24" w16cid:durableId="1925913352">
    <w:abstractNumId w:val="5"/>
  </w:num>
  <w:num w:numId="25" w16cid:durableId="196092292">
    <w:abstractNumId w:val="24"/>
  </w:num>
  <w:num w:numId="26" w16cid:durableId="752438869">
    <w:abstractNumId w:val="10"/>
  </w:num>
  <w:num w:numId="27" w16cid:durableId="735973998">
    <w:abstractNumId w:val="3"/>
  </w:num>
  <w:num w:numId="28" w16cid:durableId="1122849129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i, Chandler Changjun">
    <w15:presenceInfo w15:providerId="AD" w15:userId="S::chandli@deloittecn.com.cn::e62c8066-04a9-4794-9a06-d3432524f347"/>
  </w15:person>
  <w15:person w15:author="Ji, Scarlett Qing">
    <w15:presenceInfo w15:providerId="AD" w15:userId="S::scaji@deloittecn.com.cn::e5845594-986b-4298-9403-9eb1aff4681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trackRevisions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28D"/>
    <w:rsid w:val="00000230"/>
    <w:rsid w:val="000023B1"/>
    <w:rsid w:val="00002AD5"/>
    <w:rsid w:val="000036DB"/>
    <w:rsid w:val="00003E89"/>
    <w:rsid w:val="000042AB"/>
    <w:rsid w:val="0001230C"/>
    <w:rsid w:val="00032C7A"/>
    <w:rsid w:val="00043E6A"/>
    <w:rsid w:val="0005318D"/>
    <w:rsid w:val="0005724C"/>
    <w:rsid w:val="00063B5B"/>
    <w:rsid w:val="00067125"/>
    <w:rsid w:val="000751F9"/>
    <w:rsid w:val="00084776"/>
    <w:rsid w:val="00085104"/>
    <w:rsid w:val="00087D57"/>
    <w:rsid w:val="0009067F"/>
    <w:rsid w:val="0009099A"/>
    <w:rsid w:val="00092B0E"/>
    <w:rsid w:val="00092B98"/>
    <w:rsid w:val="000944C1"/>
    <w:rsid w:val="00095339"/>
    <w:rsid w:val="0009776B"/>
    <w:rsid w:val="000A1725"/>
    <w:rsid w:val="000A4B57"/>
    <w:rsid w:val="000A6CC3"/>
    <w:rsid w:val="000B60C5"/>
    <w:rsid w:val="000B71CA"/>
    <w:rsid w:val="000C0509"/>
    <w:rsid w:val="000C187E"/>
    <w:rsid w:val="000C5591"/>
    <w:rsid w:val="000D3F90"/>
    <w:rsid w:val="000E0BE1"/>
    <w:rsid w:val="000E4582"/>
    <w:rsid w:val="000E712E"/>
    <w:rsid w:val="000F254D"/>
    <w:rsid w:val="000F2C81"/>
    <w:rsid w:val="000F452E"/>
    <w:rsid w:val="000F4D71"/>
    <w:rsid w:val="000F526F"/>
    <w:rsid w:val="000F5757"/>
    <w:rsid w:val="000F6B2E"/>
    <w:rsid w:val="00101C01"/>
    <w:rsid w:val="0010293E"/>
    <w:rsid w:val="00104BE1"/>
    <w:rsid w:val="00105E6E"/>
    <w:rsid w:val="00110612"/>
    <w:rsid w:val="0011666E"/>
    <w:rsid w:val="00116DE5"/>
    <w:rsid w:val="00120102"/>
    <w:rsid w:val="0012052A"/>
    <w:rsid w:val="001205B5"/>
    <w:rsid w:val="00122470"/>
    <w:rsid w:val="00130293"/>
    <w:rsid w:val="00131E8D"/>
    <w:rsid w:val="001326C7"/>
    <w:rsid w:val="00141866"/>
    <w:rsid w:val="00144E65"/>
    <w:rsid w:val="00146B71"/>
    <w:rsid w:val="00146E5D"/>
    <w:rsid w:val="0015290E"/>
    <w:rsid w:val="00153949"/>
    <w:rsid w:val="001556BD"/>
    <w:rsid w:val="00155F82"/>
    <w:rsid w:val="00157D9F"/>
    <w:rsid w:val="0016216A"/>
    <w:rsid w:val="00166AB1"/>
    <w:rsid w:val="0016738E"/>
    <w:rsid w:val="0017220D"/>
    <w:rsid w:val="001778F7"/>
    <w:rsid w:val="001839F9"/>
    <w:rsid w:val="001929D6"/>
    <w:rsid w:val="001958F9"/>
    <w:rsid w:val="001B4659"/>
    <w:rsid w:val="001B7BFF"/>
    <w:rsid w:val="001C5FA0"/>
    <w:rsid w:val="001D417C"/>
    <w:rsid w:val="001D6ED0"/>
    <w:rsid w:val="001E0B3C"/>
    <w:rsid w:val="001E198A"/>
    <w:rsid w:val="001E1991"/>
    <w:rsid w:val="001E243F"/>
    <w:rsid w:val="001F30F1"/>
    <w:rsid w:val="001F52B6"/>
    <w:rsid w:val="001F7C77"/>
    <w:rsid w:val="001F7E39"/>
    <w:rsid w:val="00200D9E"/>
    <w:rsid w:val="002024B3"/>
    <w:rsid w:val="00204C1D"/>
    <w:rsid w:val="002104A6"/>
    <w:rsid w:val="00212DB8"/>
    <w:rsid w:val="00222C22"/>
    <w:rsid w:val="00223DEC"/>
    <w:rsid w:val="002243D3"/>
    <w:rsid w:val="0022608D"/>
    <w:rsid w:val="00226F3D"/>
    <w:rsid w:val="00235A93"/>
    <w:rsid w:val="00240F97"/>
    <w:rsid w:val="002442A7"/>
    <w:rsid w:val="002442D7"/>
    <w:rsid w:val="00245BB7"/>
    <w:rsid w:val="002518A6"/>
    <w:rsid w:val="002602E8"/>
    <w:rsid w:val="002607CE"/>
    <w:rsid w:val="00262F42"/>
    <w:rsid w:val="0026336E"/>
    <w:rsid w:val="002647BB"/>
    <w:rsid w:val="00271339"/>
    <w:rsid w:val="002735CE"/>
    <w:rsid w:val="00273A1C"/>
    <w:rsid w:val="00280395"/>
    <w:rsid w:val="00280652"/>
    <w:rsid w:val="00282D46"/>
    <w:rsid w:val="00285DD4"/>
    <w:rsid w:val="002868C1"/>
    <w:rsid w:val="00286EC6"/>
    <w:rsid w:val="002904BE"/>
    <w:rsid w:val="002939E6"/>
    <w:rsid w:val="00295622"/>
    <w:rsid w:val="00295901"/>
    <w:rsid w:val="0029799B"/>
    <w:rsid w:val="002B15CB"/>
    <w:rsid w:val="002B2C7F"/>
    <w:rsid w:val="002B34F7"/>
    <w:rsid w:val="002B4341"/>
    <w:rsid w:val="002C3893"/>
    <w:rsid w:val="002C56F7"/>
    <w:rsid w:val="002D015E"/>
    <w:rsid w:val="002D18C2"/>
    <w:rsid w:val="002D40C1"/>
    <w:rsid w:val="002E2AA1"/>
    <w:rsid w:val="002F40E6"/>
    <w:rsid w:val="002F4365"/>
    <w:rsid w:val="002F62CC"/>
    <w:rsid w:val="0030157C"/>
    <w:rsid w:val="003026E1"/>
    <w:rsid w:val="0030780A"/>
    <w:rsid w:val="00311FF9"/>
    <w:rsid w:val="00313427"/>
    <w:rsid w:val="0031353F"/>
    <w:rsid w:val="00314856"/>
    <w:rsid w:val="0031518A"/>
    <w:rsid w:val="00315210"/>
    <w:rsid w:val="00315731"/>
    <w:rsid w:val="00315A06"/>
    <w:rsid w:val="0031649B"/>
    <w:rsid w:val="00327089"/>
    <w:rsid w:val="0033336E"/>
    <w:rsid w:val="00333680"/>
    <w:rsid w:val="003344E8"/>
    <w:rsid w:val="00337BAF"/>
    <w:rsid w:val="003472F3"/>
    <w:rsid w:val="00352BBE"/>
    <w:rsid w:val="003568E0"/>
    <w:rsid w:val="003613C9"/>
    <w:rsid w:val="00363639"/>
    <w:rsid w:val="00363BBB"/>
    <w:rsid w:val="00367F9B"/>
    <w:rsid w:val="003739B4"/>
    <w:rsid w:val="00373FA0"/>
    <w:rsid w:val="00376338"/>
    <w:rsid w:val="00376445"/>
    <w:rsid w:val="00376A09"/>
    <w:rsid w:val="00380368"/>
    <w:rsid w:val="00382F82"/>
    <w:rsid w:val="00384C21"/>
    <w:rsid w:val="003917D5"/>
    <w:rsid w:val="00395AFE"/>
    <w:rsid w:val="00395BFB"/>
    <w:rsid w:val="003A2ACC"/>
    <w:rsid w:val="003A6BC3"/>
    <w:rsid w:val="003A6CB8"/>
    <w:rsid w:val="003B1845"/>
    <w:rsid w:val="003B29A1"/>
    <w:rsid w:val="003B4F8C"/>
    <w:rsid w:val="003B774C"/>
    <w:rsid w:val="003C02EC"/>
    <w:rsid w:val="003C0794"/>
    <w:rsid w:val="003C39E1"/>
    <w:rsid w:val="003C429E"/>
    <w:rsid w:val="003C487A"/>
    <w:rsid w:val="003C7C6E"/>
    <w:rsid w:val="003D0BD0"/>
    <w:rsid w:val="003D0EC6"/>
    <w:rsid w:val="003D1F9C"/>
    <w:rsid w:val="003D338C"/>
    <w:rsid w:val="003E0C64"/>
    <w:rsid w:val="003E1E62"/>
    <w:rsid w:val="003E3E8B"/>
    <w:rsid w:val="003E5213"/>
    <w:rsid w:val="003E7F27"/>
    <w:rsid w:val="003F52B0"/>
    <w:rsid w:val="004016EE"/>
    <w:rsid w:val="0040346F"/>
    <w:rsid w:val="0040718A"/>
    <w:rsid w:val="00412F0E"/>
    <w:rsid w:val="004179B3"/>
    <w:rsid w:val="00417D04"/>
    <w:rsid w:val="00424934"/>
    <w:rsid w:val="00432F22"/>
    <w:rsid w:val="0043359C"/>
    <w:rsid w:val="00435020"/>
    <w:rsid w:val="004405BA"/>
    <w:rsid w:val="00441700"/>
    <w:rsid w:val="00442669"/>
    <w:rsid w:val="00451BCE"/>
    <w:rsid w:val="00453F9F"/>
    <w:rsid w:val="00455A9C"/>
    <w:rsid w:val="00455FDB"/>
    <w:rsid w:val="00456BB5"/>
    <w:rsid w:val="004619A3"/>
    <w:rsid w:val="004626A0"/>
    <w:rsid w:val="00463474"/>
    <w:rsid w:val="004679E4"/>
    <w:rsid w:val="0047375A"/>
    <w:rsid w:val="00475D4F"/>
    <w:rsid w:val="00475FED"/>
    <w:rsid w:val="004814F4"/>
    <w:rsid w:val="0049280C"/>
    <w:rsid w:val="00493927"/>
    <w:rsid w:val="004942CF"/>
    <w:rsid w:val="004A065D"/>
    <w:rsid w:val="004A7CC1"/>
    <w:rsid w:val="004B1B9C"/>
    <w:rsid w:val="004B5C0F"/>
    <w:rsid w:val="004C2229"/>
    <w:rsid w:val="004C3F62"/>
    <w:rsid w:val="004C5107"/>
    <w:rsid w:val="004C77B3"/>
    <w:rsid w:val="004D0654"/>
    <w:rsid w:val="004D0BBA"/>
    <w:rsid w:val="004D55D5"/>
    <w:rsid w:val="004D62F5"/>
    <w:rsid w:val="004E1F61"/>
    <w:rsid w:val="004E34E8"/>
    <w:rsid w:val="004E6943"/>
    <w:rsid w:val="004F01EA"/>
    <w:rsid w:val="004F0913"/>
    <w:rsid w:val="004F14B6"/>
    <w:rsid w:val="004F42C3"/>
    <w:rsid w:val="004F4CB1"/>
    <w:rsid w:val="004F55C5"/>
    <w:rsid w:val="00501E11"/>
    <w:rsid w:val="00503BA7"/>
    <w:rsid w:val="005065E4"/>
    <w:rsid w:val="00506BB0"/>
    <w:rsid w:val="00515178"/>
    <w:rsid w:val="00515CF9"/>
    <w:rsid w:val="00517006"/>
    <w:rsid w:val="00517636"/>
    <w:rsid w:val="00521258"/>
    <w:rsid w:val="00523276"/>
    <w:rsid w:val="00530FC4"/>
    <w:rsid w:val="00540D6A"/>
    <w:rsid w:val="00541049"/>
    <w:rsid w:val="005434B8"/>
    <w:rsid w:val="0054394A"/>
    <w:rsid w:val="00547CCE"/>
    <w:rsid w:val="0055493B"/>
    <w:rsid w:val="005643E8"/>
    <w:rsid w:val="005760BD"/>
    <w:rsid w:val="005772E8"/>
    <w:rsid w:val="00577C37"/>
    <w:rsid w:val="00581CA2"/>
    <w:rsid w:val="0058206E"/>
    <w:rsid w:val="0058235A"/>
    <w:rsid w:val="0058254D"/>
    <w:rsid w:val="00584DFA"/>
    <w:rsid w:val="00587959"/>
    <w:rsid w:val="00590F61"/>
    <w:rsid w:val="00592A33"/>
    <w:rsid w:val="00593348"/>
    <w:rsid w:val="005961E3"/>
    <w:rsid w:val="00596860"/>
    <w:rsid w:val="00597789"/>
    <w:rsid w:val="005A3ED4"/>
    <w:rsid w:val="005A6279"/>
    <w:rsid w:val="005A7214"/>
    <w:rsid w:val="005A7977"/>
    <w:rsid w:val="005B3E2C"/>
    <w:rsid w:val="005B4B6B"/>
    <w:rsid w:val="005B5952"/>
    <w:rsid w:val="005C5947"/>
    <w:rsid w:val="005D0F90"/>
    <w:rsid w:val="005D37DE"/>
    <w:rsid w:val="005D4340"/>
    <w:rsid w:val="005D6C19"/>
    <w:rsid w:val="005E25DB"/>
    <w:rsid w:val="005E27CF"/>
    <w:rsid w:val="005E2AB3"/>
    <w:rsid w:val="005E4B23"/>
    <w:rsid w:val="005E72AC"/>
    <w:rsid w:val="005E783E"/>
    <w:rsid w:val="00602295"/>
    <w:rsid w:val="00605DDD"/>
    <w:rsid w:val="00607B80"/>
    <w:rsid w:val="006107E1"/>
    <w:rsid w:val="00611401"/>
    <w:rsid w:val="00613B4A"/>
    <w:rsid w:val="006168E8"/>
    <w:rsid w:val="00623614"/>
    <w:rsid w:val="00624735"/>
    <w:rsid w:val="00632D55"/>
    <w:rsid w:val="00645B47"/>
    <w:rsid w:val="00655B3F"/>
    <w:rsid w:val="00655E4C"/>
    <w:rsid w:val="00660007"/>
    <w:rsid w:val="00670368"/>
    <w:rsid w:val="00670CC8"/>
    <w:rsid w:val="00672E85"/>
    <w:rsid w:val="00675422"/>
    <w:rsid w:val="0068417D"/>
    <w:rsid w:val="00694805"/>
    <w:rsid w:val="00697ECD"/>
    <w:rsid w:val="006A33D8"/>
    <w:rsid w:val="006A38F2"/>
    <w:rsid w:val="006A392F"/>
    <w:rsid w:val="006A5FEB"/>
    <w:rsid w:val="006A6ABF"/>
    <w:rsid w:val="006B08F1"/>
    <w:rsid w:val="006B25F2"/>
    <w:rsid w:val="006B58E2"/>
    <w:rsid w:val="006B7AA5"/>
    <w:rsid w:val="006C3A80"/>
    <w:rsid w:val="006C51DE"/>
    <w:rsid w:val="006C5D76"/>
    <w:rsid w:val="006D28BA"/>
    <w:rsid w:val="006D593B"/>
    <w:rsid w:val="006D6A6E"/>
    <w:rsid w:val="006E0F56"/>
    <w:rsid w:val="006E31CC"/>
    <w:rsid w:val="006E4A10"/>
    <w:rsid w:val="006E4EC7"/>
    <w:rsid w:val="006E57ED"/>
    <w:rsid w:val="006E706C"/>
    <w:rsid w:val="006E7411"/>
    <w:rsid w:val="006F314F"/>
    <w:rsid w:val="006F7A70"/>
    <w:rsid w:val="00700E05"/>
    <w:rsid w:val="007032F8"/>
    <w:rsid w:val="00706CDD"/>
    <w:rsid w:val="0071421D"/>
    <w:rsid w:val="007150E4"/>
    <w:rsid w:val="007151CB"/>
    <w:rsid w:val="00717A52"/>
    <w:rsid w:val="007211E7"/>
    <w:rsid w:val="00732DA9"/>
    <w:rsid w:val="00733987"/>
    <w:rsid w:val="007353BA"/>
    <w:rsid w:val="00735654"/>
    <w:rsid w:val="0073772B"/>
    <w:rsid w:val="007406BF"/>
    <w:rsid w:val="00747205"/>
    <w:rsid w:val="00747E81"/>
    <w:rsid w:val="0075390B"/>
    <w:rsid w:val="0075445C"/>
    <w:rsid w:val="00760D0C"/>
    <w:rsid w:val="00760D27"/>
    <w:rsid w:val="0077001B"/>
    <w:rsid w:val="00771B20"/>
    <w:rsid w:val="00774697"/>
    <w:rsid w:val="00775A2C"/>
    <w:rsid w:val="00775FA0"/>
    <w:rsid w:val="00776307"/>
    <w:rsid w:val="007827DF"/>
    <w:rsid w:val="00783502"/>
    <w:rsid w:val="007A2F24"/>
    <w:rsid w:val="007A500E"/>
    <w:rsid w:val="007A6DC4"/>
    <w:rsid w:val="007A76D4"/>
    <w:rsid w:val="007B2CDB"/>
    <w:rsid w:val="007B2E89"/>
    <w:rsid w:val="007B67CF"/>
    <w:rsid w:val="007B7F0C"/>
    <w:rsid w:val="007C2CE9"/>
    <w:rsid w:val="007C4975"/>
    <w:rsid w:val="007C55C5"/>
    <w:rsid w:val="007D368E"/>
    <w:rsid w:val="007D51B1"/>
    <w:rsid w:val="007E1966"/>
    <w:rsid w:val="007E2184"/>
    <w:rsid w:val="007E3E22"/>
    <w:rsid w:val="007E45F3"/>
    <w:rsid w:val="007E642C"/>
    <w:rsid w:val="007F223B"/>
    <w:rsid w:val="007F240E"/>
    <w:rsid w:val="007F3C42"/>
    <w:rsid w:val="007F5B5E"/>
    <w:rsid w:val="007F6774"/>
    <w:rsid w:val="00806CF0"/>
    <w:rsid w:val="00811E43"/>
    <w:rsid w:val="00812A01"/>
    <w:rsid w:val="00815CCE"/>
    <w:rsid w:val="00821023"/>
    <w:rsid w:val="00832AC7"/>
    <w:rsid w:val="00834801"/>
    <w:rsid w:val="00841513"/>
    <w:rsid w:val="00856019"/>
    <w:rsid w:val="008630D1"/>
    <w:rsid w:val="00870676"/>
    <w:rsid w:val="00880737"/>
    <w:rsid w:val="00884D58"/>
    <w:rsid w:val="00891385"/>
    <w:rsid w:val="00891AB5"/>
    <w:rsid w:val="00897203"/>
    <w:rsid w:val="008A00E1"/>
    <w:rsid w:val="008A2C0E"/>
    <w:rsid w:val="008B3DF2"/>
    <w:rsid w:val="008D0763"/>
    <w:rsid w:val="008D583E"/>
    <w:rsid w:val="008E3234"/>
    <w:rsid w:val="008F677C"/>
    <w:rsid w:val="008F71FD"/>
    <w:rsid w:val="008F7A95"/>
    <w:rsid w:val="00904191"/>
    <w:rsid w:val="00907C7C"/>
    <w:rsid w:val="00907D57"/>
    <w:rsid w:val="00915BA1"/>
    <w:rsid w:val="009220A0"/>
    <w:rsid w:val="00924212"/>
    <w:rsid w:val="009255F7"/>
    <w:rsid w:val="00933E7A"/>
    <w:rsid w:val="009340A1"/>
    <w:rsid w:val="00937551"/>
    <w:rsid w:val="00941997"/>
    <w:rsid w:val="0094354A"/>
    <w:rsid w:val="00945AE2"/>
    <w:rsid w:val="00947069"/>
    <w:rsid w:val="00953892"/>
    <w:rsid w:val="00956CA5"/>
    <w:rsid w:val="00960B53"/>
    <w:rsid w:val="009676E3"/>
    <w:rsid w:val="00974BD2"/>
    <w:rsid w:val="0097657B"/>
    <w:rsid w:val="009837BD"/>
    <w:rsid w:val="0098492E"/>
    <w:rsid w:val="00985F77"/>
    <w:rsid w:val="00986751"/>
    <w:rsid w:val="00987592"/>
    <w:rsid w:val="009A328F"/>
    <w:rsid w:val="009A5B33"/>
    <w:rsid w:val="009A6601"/>
    <w:rsid w:val="009A7E6F"/>
    <w:rsid w:val="009B3B5C"/>
    <w:rsid w:val="009B7D15"/>
    <w:rsid w:val="009C2B28"/>
    <w:rsid w:val="009C4483"/>
    <w:rsid w:val="009D081E"/>
    <w:rsid w:val="009D37E9"/>
    <w:rsid w:val="009D4F8C"/>
    <w:rsid w:val="009D7E04"/>
    <w:rsid w:val="009E4D5C"/>
    <w:rsid w:val="009F1BF9"/>
    <w:rsid w:val="009F410F"/>
    <w:rsid w:val="009F6CA5"/>
    <w:rsid w:val="009F6D04"/>
    <w:rsid w:val="009F78C2"/>
    <w:rsid w:val="00A02050"/>
    <w:rsid w:val="00A021BB"/>
    <w:rsid w:val="00A03D18"/>
    <w:rsid w:val="00A17A81"/>
    <w:rsid w:val="00A20DA9"/>
    <w:rsid w:val="00A23F09"/>
    <w:rsid w:val="00A25070"/>
    <w:rsid w:val="00A25804"/>
    <w:rsid w:val="00A33F58"/>
    <w:rsid w:val="00A41BB5"/>
    <w:rsid w:val="00A4603D"/>
    <w:rsid w:val="00A47526"/>
    <w:rsid w:val="00A51599"/>
    <w:rsid w:val="00A526A8"/>
    <w:rsid w:val="00A53648"/>
    <w:rsid w:val="00A552EA"/>
    <w:rsid w:val="00A55DB2"/>
    <w:rsid w:val="00A56A51"/>
    <w:rsid w:val="00A674C9"/>
    <w:rsid w:val="00A8412F"/>
    <w:rsid w:val="00A8489C"/>
    <w:rsid w:val="00A85167"/>
    <w:rsid w:val="00A90658"/>
    <w:rsid w:val="00A914C7"/>
    <w:rsid w:val="00A9433A"/>
    <w:rsid w:val="00A95E58"/>
    <w:rsid w:val="00A970A7"/>
    <w:rsid w:val="00A972CD"/>
    <w:rsid w:val="00AA7013"/>
    <w:rsid w:val="00AB37B3"/>
    <w:rsid w:val="00AC17A0"/>
    <w:rsid w:val="00AC21FC"/>
    <w:rsid w:val="00AC3F4E"/>
    <w:rsid w:val="00AD3A8B"/>
    <w:rsid w:val="00AD58EC"/>
    <w:rsid w:val="00AF1313"/>
    <w:rsid w:val="00AF4627"/>
    <w:rsid w:val="00AF6283"/>
    <w:rsid w:val="00B00534"/>
    <w:rsid w:val="00B026D0"/>
    <w:rsid w:val="00B0583C"/>
    <w:rsid w:val="00B10272"/>
    <w:rsid w:val="00B12B98"/>
    <w:rsid w:val="00B12BEA"/>
    <w:rsid w:val="00B130D7"/>
    <w:rsid w:val="00B1507E"/>
    <w:rsid w:val="00B1525A"/>
    <w:rsid w:val="00B1622E"/>
    <w:rsid w:val="00B259D9"/>
    <w:rsid w:val="00B30149"/>
    <w:rsid w:val="00B337DB"/>
    <w:rsid w:val="00B36356"/>
    <w:rsid w:val="00B36406"/>
    <w:rsid w:val="00B37E9A"/>
    <w:rsid w:val="00B40A71"/>
    <w:rsid w:val="00B456B2"/>
    <w:rsid w:val="00B4729C"/>
    <w:rsid w:val="00B51DFF"/>
    <w:rsid w:val="00B55234"/>
    <w:rsid w:val="00B55E91"/>
    <w:rsid w:val="00B65F4C"/>
    <w:rsid w:val="00B75B47"/>
    <w:rsid w:val="00B76135"/>
    <w:rsid w:val="00B77CE9"/>
    <w:rsid w:val="00B84F69"/>
    <w:rsid w:val="00B862BD"/>
    <w:rsid w:val="00B962A8"/>
    <w:rsid w:val="00BC07D3"/>
    <w:rsid w:val="00BC3626"/>
    <w:rsid w:val="00BC757B"/>
    <w:rsid w:val="00BD47AA"/>
    <w:rsid w:val="00BE1ADD"/>
    <w:rsid w:val="00C01223"/>
    <w:rsid w:val="00C14CFB"/>
    <w:rsid w:val="00C175C9"/>
    <w:rsid w:val="00C20356"/>
    <w:rsid w:val="00C212F9"/>
    <w:rsid w:val="00C2326C"/>
    <w:rsid w:val="00C2723C"/>
    <w:rsid w:val="00C316FB"/>
    <w:rsid w:val="00C35514"/>
    <w:rsid w:val="00C40895"/>
    <w:rsid w:val="00C46783"/>
    <w:rsid w:val="00C53DAA"/>
    <w:rsid w:val="00C543AF"/>
    <w:rsid w:val="00C56A5A"/>
    <w:rsid w:val="00C611CB"/>
    <w:rsid w:val="00C64611"/>
    <w:rsid w:val="00C705E5"/>
    <w:rsid w:val="00C73AC3"/>
    <w:rsid w:val="00C76CE8"/>
    <w:rsid w:val="00C80EB9"/>
    <w:rsid w:val="00C80F6B"/>
    <w:rsid w:val="00C8303F"/>
    <w:rsid w:val="00C8700C"/>
    <w:rsid w:val="00C9318D"/>
    <w:rsid w:val="00C95AC7"/>
    <w:rsid w:val="00CA18B1"/>
    <w:rsid w:val="00CA3E08"/>
    <w:rsid w:val="00CB1F67"/>
    <w:rsid w:val="00CB6B64"/>
    <w:rsid w:val="00CB6DC1"/>
    <w:rsid w:val="00CB78E6"/>
    <w:rsid w:val="00CC028A"/>
    <w:rsid w:val="00CC3BEC"/>
    <w:rsid w:val="00CC7169"/>
    <w:rsid w:val="00CD1105"/>
    <w:rsid w:val="00CD23A9"/>
    <w:rsid w:val="00CD60F0"/>
    <w:rsid w:val="00CD6BBA"/>
    <w:rsid w:val="00CD7E5B"/>
    <w:rsid w:val="00CE2386"/>
    <w:rsid w:val="00CE6A76"/>
    <w:rsid w:val="00CE7388"/>
    <w:rsid w:val="00CE7630"/>
    <w:rsid w:val="00CF1E4E"/>
    <w:rsid w:val="00CF2E57"/>
    <w:rsid w:val="00D01E2C"/>
    <w:rsid w:val="00D03297"/>
    <w:rsid w:val="00D05CBF"/>
    <w:rsid w:val="00D05ED6"/>
    <w:rsid w:val="00D0739D"/>
    <w:rsid w:val="00D11588"/>
    <w:rsid w:val="00D1328D"/>
    <w:rsid w:val="00D13CF9"/>
    <w:rsid w:val="00D1648B"/>
    <w:rsid w:val="00D21AE6"/>
    <w:rsid w:val="00D27715"/>
    <w:rsid w:val="00D355FA"/>
    <w:rsid w:val="00D409CA"/>
    <w:rsid w:val="00D40F07"/>
    <w:rsid w:val="00D41CA4"/>
    <w:rsid w:val="00D51D0F"/>
    <w:rsid w:val="00D56C8A"/>
    <w:rsid w:val="00D63BA4"/>
    <w:rsid w:val="00D67BCD"/>
    <w:rsid w:val="00D707C6"/>
    <w:rsid w:val="00D85B2B"/>
    <w:rsid w:val="00D85DF0"/>
    <w:rsid w:val="00D87076"/>
    <w:rsid w:val="00D875D0"/>
    <w:rsid w:val="00D90267"/>
    <w:rsid w:val="00D9137E"/>
    <w:rsid w:val="00DA7869"/>
    <w:rsid w:val="00DB05DD"/>
    <w:rsid w:val="00DB0CBA"/>
    <w:rsid w:val="00DB2B18"/>
    <w:rsid w:val="00DB4245"/>
    <w:rsid w:val="00DC50B8"/>
    <w:rsid w:val="00DC7656"/>
    <w:rsid w:val="00DC76DB"/>
    <w:rsid w:val="00DC7C9F"/>
    <w:rsid w:val="00DD5C96"/>
    <w:rsid w:val="00DE2470"/>
    <w:rsid w:val="00DE56A3"/>
    <w:rsid w:val="00DE5A25"/>
    <w:rsid w:val="00DE7FF7"/>
    <w:rsid w:val="00DF110F"/>
    <w:rsid w:val="00DF5817"/>
    <w:rsid w:val="00E0430A"/>
    <w:rsid w:val="00E071D1"/>
    <w:rsid w:val="00E125C2"/>
    <w:rsid w:val="00E12707"/>
    <w:rsid w:val="00E129E5"/>
    <w:rsid w:val="00E16B92"/>
    <w:rsid w:val="00E25691"/>
    <w:rsid w:val="00E25B2F"/>
    <w:rsid w:val="00E270AA"/>
    <w:rsid w:val="00E35AA8"/>
    <w:rsid w:val="00E4014F"/>
    <w:rsid w:val="00E42AC5"/>
    <w:rsid w:val="00E43AF2"/>
    <w:rsid w:val="00E4689B"/>
    <w:rsid w:val="00E51AF5"/>
    <w:rsid w:val="00E53A1C"/>
    <w:rsid w:val="00E569B8"/>
    <w:rsid w:val="00E56FA9"/>
    <w:rsid w:val="00E679B3"/>
    <w:rsid w:val="00E74227"/>
    <w:rsid w:val="00E750F4"/>
    <w:rsid w:val="00E80FCD"/>
    <w:rsid w:val="00E84D56"/>
    <w:rsid w:val="00E879AC"/>
    <w:rsid w:val="00E90A3B"/>
    <w:rsid w:val="00E920AA"/>
    <w:rsid w:val="00EA7B1F"/>
    <w:rsid w:val="00EB18A6"/>
    <w:rsid w:val="00EB1EF0"/>
    <w:rsid w:val="00EB42A2"/>
    <w:rsid w:val="00EB73A0"/>
    <w:rsid w:val="00EB75FC"/>
    <w:rsid w:val="00EC0634"/>
    <w:rsid w:val="00EC70A2"/>
    <w:rsid w:val="00EC7F2B"/>
    <w:rsid w:val="00ED1B1D"/>
    <w:rsid w:val="00ED28FC"/>
    <w:rsid w:val="00ED7C10"/>
    <w:rsid w:val="00EE05EC"/>
    <w:rsid w:val="00EE477E"/>
    <w:rsid w:val="00EE52C4"/>
    <w:rsid w:val="00EF51FF"/>
    <w:rsid w:val="00EF6911"/>
    <w:rsid w:val="00F155B4"/>
    <w:rsid w:val="00F202A7"/>
    <w:rsid w:val="00F204B4"/>
    <w:rsid w:val="00F22D63"/>
    <w:rsid w:val="00F26D34"/>
    <w:rsid w:val="00F26E51"/>
    <w:rsid w:val="00F32855"/>
    <w:rsid w:val="00F34E30"/>
    <w:rsid w:val="00F40D5E"/>
    <w:rsid w:val="00F432F3"/>
    <w:rsid w:val="00F43C36"/>
    <w:rsid w:val="00F55C34"/>
    <w:rsid w:val="00F63C1B"/>
    <w:rsid w:val="00F653E2"/>
    <w:rsid w:val="00F6575F"/>
    <w:rsid w:val="00F70EEE"/>
    <w:rsid w:val="00F74D73"/>
    <w:rsid w:val="00F75FAE"/>
    <w:rsid w:val="00F7665A"/>
    <w:rsid w:val="00F8591C"/>
    <w:rsid w:val="00F864A2"/>
    <w:rsid w:val="00F866D0"/>
    <w:rsid w:val="00F87115"/>
    <w:rsid w:val="00F90D5F"/>
    <w:rsid w:val="00F93B04"/>
    <w:rsid w:val="00F93D20"/>
    <w:rsid w:val="00F9722A"/>
    <w:rsid w:val="00FA0E02"/>
    <w:rsid w:val="00FA1323"/>
    <w:rsid w:val="00FA3EF4"/>
    <w:rsid w:val="00FA5B07"/>
    <w:rsid w:val="00FB1BD0"/>
    <w:rsid w:val="00FB20FD"/>
    <w:rsid w:val="00FB2F5F"/>
    <w:rsid w:val="00FB5371"/>
    <w:rsid w:val="00FB733C"/>
    <w:rsid w:val="00FC419E"/>
    <w:rsid w:val="00FC6885"/>
    <w:rsid w:val="00FD4676"/>
    <w:rsid w:val="00FD555E"/>
    <w:rsid w:val="00FD5E42"/>
    <w:rsid w:val="00FE2CBC"/>
    <w:rsid w:val="00FE4795"/>
    <w:rsid w:val="00FE4F3D"/>
    <w:rsid w:val="00FE626F"/>
    <w:rsid w:val="00FE62BF"/>
    <w:rsid w:val="00FF4FA7"/>
    <w:rsid w:val="00FF6BEC"/>
    <w:rsid w:val="00FF7DA9"/>
    <w:rsid w:val="16CB0277"/>
    <w:rsid w:val="1CAC5F7E"/>
    <w:rsid w:val="1D30D66B"/>
    <w:rsid w:val="20D74E27"/>
    <w:rsid w:val="3035C3BA"/>
    <w:rsid w:val="383F14EF"/>
    <w:rsid w:val="45B530D3"/>
    <w:rsid w:val="518F4D8D"/>
    <w:rsid w:val="55E9480D"/>
    <w:rsid w:val="6D0B7ED0"/>
    <w:rsid w:val="7243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380DDB"/>
  <w15:docId w15:val="{9A1E889A-E347-4878-8B7B-18E7258B6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Theme="minorEastAsia" w:hAnsi="Microsoft YaHei" w:cs="Microsoft YaHei"/>
        <w:sz w:val="18"/>
        <w:szCs w:val="18"/>
        <w:lang w:val="en-US" w:eastAsia="zh-C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5F7"/>
    <w:pPr>
      <w:widowControl w:val="0"/>
    </w:pPr>
    <w:rPr>
      <w:rFonts w:eastAsia="Microsoft YaHei"/>
      <w:sz w:val="21"/>
    </w:rPr>
  </w:style>
  <w:style w:type="paragraph" w:styleId="Heading1">
    <w:name w:val="heading 1"/>
    <w:uiPriority w:val="9"/>
    <w:qFormat/>
    <w:rsid w:val="00C212F9"/>
    <w:pPr>
      <w:keepNext/>
      <w:numPr>
        <w:numId w:val="17"/>
      </w:numPr>
      <w:spacing w:before="240" w:after="200"/>
      <w:outlineLvl w:val="0"/>
    </w:pPr>
    <w:rPr>
      <w:rFonts w:eastAsia="Microsoft YaHei"/>
      <w:b/>
      <w:bCs/>
      <w:sz w:val="32"/>
      <w:szCs w:val="32"/>
    </w:rPr>
  </w:style>
  <w:style w:type="paragraph" w:styleId="Heading2">
    <w:name w:val="heading 2"/>
    <w:uiPriority w:val="9"/>
    <w:unhideWhenUsed/>
    <w:qFormat/>
    <w:rsid w:val="00C212F9"/>
    <w:pPr>
      <w:keepNext/>
      <w:numPr>
        <w:ilvl w:val="1"/>
        <w:numId w:val="17"/>
      </w:numPr>
      <w:spacing w:before="280" w:after="140"/>
      <w:outlineLvl w:val="1"/>
    </w:pPr>
    <w:rPr>
      <w:rFonts w:eastAsia="Microsoft YaHei"/>
      <w:b/>
      <w:bCs/>
      <w:sz w:val="28"/>
      <w:szCs w:val="28"/>
    </w:rPr>
  </w:style>
  <w:style w:type="paragraph" w:styleId="Heading3">
    <w:name w:val="heading 3"/>
    <w:link w:val="Heading3Char"/>
    <w:uiPriority w:val="9"/>
    <w:unhideWhenUsed/>
    <w:qFormat/>
    <w:rsid w:val="00C212F9"/>
    <w:pPr>
      <w:keepNext/>
      <w:numPr>
        <w:ilvl w:val="2"/>
        <w:numId w:val="17"/>
      </w:numPr>
      <w:spacing w:before="220" w:after="100"/>
      <w:outlineLvl w:val="2"/>
    </w:pPr>
    <w:rPr>
      <w:rFonts w:eastAsia="Microsoft YaHei"/>
      <w:b/>
      <w:bCs/>
      <w:sz w:val="24"/>
      <w:szCs w:val="24"/>
    </w:rPr>
  </w:style>
  <w:style w:type="paragraph" w:styleId="Heading4">
    <w:name w:val="heading 4"/>
    <w:uiPriority w:val="9"/>
    <w:unhideWhenUsed/>
    <w:qFormat/>
    <w:rsid w:val="00C212F9"/>
    <w:pPr>
      <w:keepNext/>
      <w:spacing w:before="160" w:after="80"/>
      <w:outlineLvl w:val="3"/>
    </w:pPr>
    <w:rPr>
      <w:rFonts w:eastAsia="Microsoft YaHei"/>
      <w:b/>
      <w:bCs/>
      <w:sz w:val="21"/>
      <w:szCs w:val="21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sid w:val="00456BB5"/>
    <w:rPr>
      <w:rFonts w:eastAsia="Microsoft YaHei"/>
      <w:b/>
      <w:sz w:val="3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sid w:val="009255F7"/>
    <w:rPr>
      <w:rFonts w:eastAsia="Microsoft YaHei"/>
      <w:sz w:val="21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6B2E"/>
    <w:pPr>
      <w:tabs>
        <w:tab w:val="center" w:pos="4153"/>
        <w:tab w:val="right" w:pos="8306"/>
      </w:tabs>
      <w:snapToGrid w:val="0"/>
      <w:spacing w:line="240" w:lineRule="auto"/>
      <w:jc w:val="center"/>
    </w:pPr>
  </w:style>
  <w:style w:type="character" w:customStyle="1" w:styleId="HeaderChar">
    <w:name w:val="Header Char"/>
    <w:basedOn w:val="DefaultParagraphFont"/>
    <w:link w:val="Header"/>
    <w:uiPriority w:val="99"/>
    <w:rsid w:val="000F6B2E"/>
  </w:style>
  <w:style w:type="paragraph" w:styleId="Footer">
    <w:name w:val="footer"/>
    <w:basedOn w:val="Normal"/>
    <w:link w:val="FooterChar"/>
    <w:uiPriority w:val="99"/>
    <w:unhideWhenUsed/>
    <w:rsid w:val="000F6B2E"/>
    <w:pPr>
      <w:tabs>
        <w:tab w:val="center" w:pos="4153"/>
        <w:tab w:val="right" w:pos="8306"/>
      </w:tabs>
      <w:snapToGrid w:val="0"/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B2E"/>
  </w:style>
  <w:style w:type="paragraph" w:styleId="TOC2">
    <w:name w:val="toc 2"/>
    <w:basedOn w:val="Normal"/>
    <w:next w:val="Normal"/>
    <w:autoRedefine/>
    <w:uiPriority w:val="39"/>
    <w:unhideWhenUsed/>
    <w:rsid w:val="000F6B2E"/>
    <w:pPr>
      <w:ind w:leftChars="200" w:left="420"/>
    </w:pPr>
  </w:style>
  <w:style w:type="paragraph" w:styleId="TOC1">
    <w:name w:val="toc 1"/>
    <w:basedOn w:val="Normal"/>
    <w:next w:val="Normal"/>
    <w:autoRedefine/>
    <w:uiPriority w:val="39"/>
    <w:unhideWhenUsed/>
    <w:rsid w:val="000F6B2E"/>
  </w:style>
  <w:style w:type="paragraph" w:styleId="TOC3">
    <w:name w:val="toc 3"/>
    <w:basedOn w:val="Normal"/>
    <w:next w:val="Normal"/>
    <w:autoRedefine/>
    <w:uiPriority w:val="39"/>
    <w:unhideWhenUsed/>
    <w:rsid w:val="000F6B2E"/>
    <w:pPr>
      <w:ind w:leftChars="400" w:left="840"/>
    </w:pPr>
  </w:style>
  <w:style w:type="paragraph" w:styleId="Revision">
    <w:name w:val="Revision"/>
    <w:hidden/>
    <w:uiPriority w:val="99"/>
    <w:semiHidden/>
    <w:rsid w:val="00C80EB9"/>
    <w:pPr>
      <w:spacing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105E6E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AC17A0"/>
    <w:rPr>
      <w:rFonts w:eastAsia="Microsoft YaHei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C17A0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AC17A0"/>
    <w:pPr>
      <w:widowControl/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C17A0"/>
    <w:rPr>
      <w:rFonts w:asciiTheme="minorHAnsi" w:hAnsiTheme="minorHAnsi" w:cstheme="minorBidi"/>
      <w:kern w:val="2"/>
      <w:sz w:val="24"/>
      <w:szCs w:val="24"/>
      <w14:ligatures w14:val="standardContextual"/>
    </w:rPr>
  </w:style>
  <w:style w:type="table" w:styleId="GridTable4">
    <w:name w:val="Grid Table 4"/>
    <w:basedOn w:val="TableNormal"/>
    <w:uiPriority w:val="49"/>
    <w:rsid w:val="00AC17A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AC17A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reak">
    <w:name w:val="&lt; Break &gt;"/>
    <w:basedOn w:val="Normal"/>
    <w:rsid w:val="001839F9"/>
    <w:pPr>
      <w:widowControl/>
      <w:spacing w:before="40" w:after="40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TitleChar">
    <w:name w:val="Title Char"/>
    <w:basedOn w:val="DefaultParagraphFont"/>
    <w:link w:val="Title"/>
    <w:rsid w:val="00456BB5"/>
    <w:rPr>
      <w:rFonts w:eastAsia="Microsoft YaHei"/>
      <w:b/>
      <w:sz w:val="36"/>
      <w:szCs w:val="56"/>
    </w:rPr>
  </w:style>
  <w:style w:type="table" w:styleId="GridTable5Dark-Accent3">
    <w:name w:val="Grid Table 5 Dark Accent 3"/>
    <w:basedOn w:val="TableNormal"/>
    <w:uiPriority w:val="50"/>
    <w:rsid w:val="001839F9"/>
    <w:pPr>
      <w:spacing w:line="240" w:lineRule="auto"/>
    </w:pPr>
    <w:rPr>
      <w:rFonts w:eastAsia="Microsoft YaHei"/>
      <w:sz w:val="20"/>
      <w:szCs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PlainTable1">
    <w:name w:val="Plain Table 1"/>
    <w:basedOn w:val="TableNormal"/>
    <w:uiPriority w:val="41"/>
    <w:rsid w:val="00B1525A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1">
    <w:name w:val="Grid Table 4 Accent 1"/>
    <w:basedOn w:val="TableNormal"/>
    <w:uiPriority w:val="49"/>
    <w:rsid w:val="00A9433A"/>
    <w:pPr>
      <w:spacing w:line="240" w:lineRule="auto"/>
    </w:pPr>
    <w:rPr>
      <w:rFonts w:eastAsia="Microsoft YaHei"/>
      <w:sz w:val="20"/>
      <w:szCs w:val="20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1C01"/>
    <w:pPr>
      <w:widowControl w:val="0"/>
      <w:spacing w:after="0" w:line="300" w:lineRule="auto"/>
    </w:pPr>
    <w:rPr>
      <w:rFonts w:ascii="Microsoft YaHei" w:eastAsia="Microsoft YaHei" w:hAnsi="Microsoft YaHei" w:cs="Microsoft YaHei"/>
      <w:b/>
      <w:bCs/>
      <w:kern w:val="0"/>
      <w:sz w:val="21"/>
      <w:szCs w:val="18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1C01"/>
    <w:rPr>
      <w:rFonts w:asciiTheme="minorHAnsi" w:eastAsia="Microsoft YaHei" w:hAnsiTheme="minorHAnsi" w:cstheme="minorBidi"/>
      <w:b/>
      <w:bCs/>
      <w:kern w:val="2"/>
      <w:sz w:val="21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2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63" Type="http://schemas.openxmlformats.org/officeDocument/2006/relationships/image" Target="media/image48.png"/><Relationship Id="rId84" Type="http://schemas.openxmlformats.org/officeDocument/2006/relationships/image" Target="media/image69.png"/><Relationship Id="rId138" Type="http://schemas.openxmlformats.org/officeDocument/2006/relationships/image" Target="media/image123.png"/><Relationship Id="rId107" Type="http://schemas.openxmlformats.org/officeDocument/2006/relationships/image" Target="media/image92.png"/><Relationship Id="rId11" Type="http://schemas.openxmlformats.org/officeDocument/2006/relationships/image" Target="media/image1.png"/><Relationship Id="rId32" Type="http://schemas.openxmlformats.org/officeDocument/2006/relationships/image" Target="media/image21.png"/><Relationship Id="rId53" Type="http://schemas.openxmlformats.org/officeDocument/2006/relationships/image" Target="media/image38.png"/><Relationship Id="rId74" Type="http://schemas.openxmlformats.org/officeDocument/2006/relationships/image" Target="media/image59.png"/><Relationship Id="rId128" Type="http://schemas.openxmlformats.org/officeDocument/2006/relationships/image" Target="media/image113.png"/><Relationship Id="rId149" Type="http://schemas.openxmlformats.org/officeDocument/2006/relationships/fontTable" Target="fontTable.xml"/><Relationship Id="rId5" Type="http://schemas.openxmlformats.org/officeDocument/2006/relationships/numbering" Target="numbering.xml"/><Relationship Id="rId95" Type="http://schemas.openxmlformats.org/officeDocument/2006/relationships/image" Target="media/image80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image" Target="media/image32.png"/><Relationship Id="rId48" Type="http://schemas.openxmlformats.org/officeDocument/2006/relationships/comments" Target="comments.xml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113" Type="http://schemas.openxmlformats.org/officeDocument/2006/relationships/image" Target="media/image98.png"/><Relationship Id="rId118" Type="http://schemas.openxmlformats.org/officeDocument/2006/relationships/image" Target="media/image103.png"/><Relationship Id="rId134" Type="http://schemas.openxmlformats.org/officeDocument/2006/relationships/image" Target="media/image119.png"/><Relationship Id="rId139" Type="http://schemas.openxmlformats.org/officeDocument/2006/relationships/image" Target="media/image124.png"/><Relationship Id="rId80" Type="http://schemas.openxmlformats.org/officeDocument/2006/relationships/image" Target="media/image65.png"/><Relationship Id="rId85" Type="http://schemas.openxmlformats.org/officeDocument/2006/relationships/image" Target="media/image70.png"/><Relationship Id="rId150" Type="http://schemas.microsoft.com/office/2011/relationships/people" Target="people.xml"/><Relationship Id="rId12" Type="http://schemas.openxmlformats.org/officeDocument/2006/relationships/image" Target="media/image2.png"/><Relationship Id="rId17" Type="http://schemas.openxmlformats.org/officeDocument/2006/relationships/oleObject" Target="embeddings/oleObject1.bin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59" Type="http://schemas.openxmlformats.org/officeDocument/2006/relationships/image" Target="media/image44.png"/><Relationship Id="rId103" Type="http://schemas.openxmlformats.org/officeDocument/2006/relationships/image" Target="media/image88.png"/><Relationship Id="rId108" Type="http://schemas.openxmlformats.org/officeDocument/2006/relationships/image" Target="media/image93.png"/><Relationship Id="rId124" Type="http://schemas.openxmlformats.org/officeDocument/2006/relationships/image" Target="media/image109.png"/><Relationship Id="rId129" Type="http://schemas.openxmlformats.org/officeDocument/2006/relationships/image" Target="media/image114.png"/><Relationship Id="rId54" Type="http://schemas.openxmlformats.org/officeDocument/2006/relationships/image" Target="media/image39.png"/><Relationship Id="rId70" Type="http://schemas.openxmlformats.org/officeDocument/2006/relationships/image" Target="media/image55.png"/><Relationship Id="rId75" Type="http://schemas.openxmlformats.org/officeDocument/2006/relationships/image" Target="media/image60.png"/><Relationship Id="rId91" Type="http://schemas.openxmlformats.org/officeDocument/2006/relationships/image" Target="media/image76.png"/><Relationship Id="rId96" Type="http://schemas.openxmlformats.org/officeDocument/2006/relationships/image" Target="media/image81.png"/><Relationship Id="rId140" Type="http://schemas.openxmlformats.org/officeDocument/2006/relationships/image" Target="media/image125.png"/><Relationship Id="rId145" Type="http://schemas.openxmlformats.org/officeDocument/2006/relationships/image" Target="media/image13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49" Type="http://schemas.microsoft.com/office/2011/relationships/commentsExtended" Target="commentsExtended.xml"/><Relationship Id="rId114" Type="http://schemas.openxmlformats.org/officeDocument/2006/relationships/image" Target="media/image99.png"/><Relationship Id="rId119" Type="http://schemas.openxmlformats.org/officeDocument/2006/relationships/image" Target="media/image104.png"/><Relationship Id="rId44" Type="http://schemas.openxmlformats.org/officeDocument/2006/relationships/image" Target="media/image33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81" Type="http://schemas.openxmlformats.org/officeDocument/2006/relationships/image" Target="media/image66.png"/><Relationship Id="rId86" Type="http://schemas.openxmlformats.org/officeDocument/2006/relationships/image" Target="media/image71.png"/><Relationship Id="rId130" Type="http://schemas.openxmlformats.org/officeDocument/2006/relationships/image" Target="media/image115.png"/><Relationship Id="rId135" Type="http://schemas.openxmlformats.org/officeDocument/2006/relationships/image" Target="media/image120.png"/><Relationship Id="rId151" Type="http://schemas.openxmlformats.org/officeDocument/2006/relationships/theme" Target="theme/theme1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109" Type="http://schemas.openxmlformats.org/officeDocument/2006/relationships/image" Target="media/image94.png"/><Relationship Id="rId34" Type="http://schemas.openxmlformats.org/officeDocument/2006/relationships/image" Target="media/image23.png"/><Relationship Id="rId50" Type="http://schemas.microsoft.com/office/2016/09/relationships/commentsIds" Target="commentsIds.xml"/><Relationship Id="rId55" Type="http://schemas.openxmlformats.org/officeDocument/2006/relationships/image" Target="media/image40.png"/><Relationship Id="rId76" Type="http://schemas.openxmlformats.org/officeDocument/2006/relationships/image" Target="media/image61.png"/><Relationship Id="rId97" Type="http://schemas.openxmlformats.org/officeDocument/2006/relationships/image" Target="media/image82.png"/><Relationship Id="rId104" Type="http://schemas.openxmlformats.org/officeDocument/2006/relationships/image" Target="media/image89.png"/><Relationship Id="rId120" Type="http://schemas.openxmlformats.org/officeDocument/2006/relationships/image" Target="media/image105.png"/><Relationship Id="rId125" Type="http://schemas.openxmlformats.org/officeDocument/2006/relationships/image" Target="media/image110.png"/><Relationship Id="rId141" Type="http://schemas.openxmlformats.org/officeDocument/2006/relationships/image" Target="media/image126.png"/><Relationship Id="rId146" Type="http://schemas.openxmlformats.org/officeDocument/2006/relationships/image" Target="media/image131.png"/><Relationship Id="rId7" Type="http://schemas.openxmlformats.org/officeDocument/2006/relationships/settings" Target="settings.xml"/><Relationship Id="rId71" Type="http://schemas.openxmlformats.org/officeDocument/2006/relationships/image" Target="media/image56.png"/><Relationship Id="rId92" Type="http://schemas.openxmlformats.org/officeDocument/2006/relationships/image" Target="media/image77.png"/><Relationship Id="rId2" Type="http://schemas.openxmlformats.org/officeDocument/2006/relationships/customXml" Target="../customXml/item2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1.png"/><Relationship Id="rId87" Type="http://schemas.openxmlformats.org/officeDocument/2006/relationships/image" Target="media/image72.png"/><Relationship Id="rId110" Type="http://schemas.openxmlformats.org/officeDocument/2006/relationships/image" Target="media/image95.png"/><Relationship Id="rId115" Type="http://schemas.openxmlformats.org/officeDocument/2006/relationships/image" Target="media/image100.png"/><Relationship Id="rId131" Type="http://schemas.openxmlformats.org/officeDocument/2006/relationships/image" Target="media/image116.png"/><Relationship Id="rId136" Type="http://schemas.openxmlformats.org/officeDocument/2006/relationships/image" Target="media/image121.png"/><Relationship Id="rId61" Type="http://schemas.openxmlformats.org/officeDocument/2006/relationships/image" Target="media/image46.png"/><Relationship Id="rId82" Type="http://schemas.openxmlformats.org/officeDocument/2006/relationships/image" Target="media/image67.png"/><Relationship Id="rId19" Type="http://schemas.openxmlformats.org/officeDocument/2006/relationships/image" Target="media/image8.png"/><Relationship Id="rId14" Type="http://schemas.openxmlformats.org/officeDocument/2006/relationships/image" Target="media/image4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56" Type="http://schemas.openxmlformats.org/officeDocument/2006/relationships/image" Target="media/image41.png"/><Relationship Id="rId77" Type="http://schemas.openxmlformats.org/officeDocument/2006/relationships/image" Target="media/image62.png"/><Relationship Id="rId100" Type="http://schemas.openxmlformats.org/officeDocument/2006/relationships/image" Target="media/image85.png"/><Relationship Id="rId105" Type="http://schemas.openxmlformats.org/officeDocument/2006/relationships/image" Target="media/image90.png"/><Relationship Id="rId126" Type="http://schemas.openxmlformats.org/officeDocument/2006/relationships/image" Target="media/image111.png"/><Relationship Id="rId147" Type="http://schemas.openxmlformats.org/officeDocument/2006/relationships/header" Target="header1.xml"/><Relationship Id="rId8" Type="http://schemas.openxmlformats.org/officeDocument/2006/relationships/webSettings" Target="webSettings.xml"/><Relationship Id="rId51" Type="http://schemas.microsoft.com/office/2018/08/relationships/commentsExtensible" Target="commentsExtensible.xml"/><Relationship Id="rId72" Type="http://schemas.openxmlformats.org/officeDocument/2006/relationships/image" Target="media/image57.png"/><Relationship Id="rId93" Type="http://schemas.openxmlformats.org/officeDocument/2006/relationships/image" Target="media/image78.png"/><Relationship Id="rId98" Type="http://schemas.openxmlformats.org/officeDocument/2006/relationships/image" Target="media/image83.png"/><Relationship Id="rId121" Type="http://schemas.openxmlformats.org/officeDocument/2006/relationships/image" Target="media/image106.png"/><Relationship Id="rId142" Type="http://schemas.openxmlformats.org/officeDocument/2006/relationships/image" Target="media/image127.png"/><Relationship Id="rId3" Type="http://schemas.openxmlformats.org/officeDocument/2006/relationships/customXml" Target="../customXml/item3.xml"/><Relationship Id="rId25" Type="http://schemas.openxmlformats.org/officeDocument/2006/relationships/image" Target="media/image14.png"/><Relationship Id="rId46" Type="http://schemas.openxmlformats.org/officeDocument/2006/relationships/image" Target="media/image35.png"/><Relationship Id="rId67" Type="http://schemas.openxmlformats.org/officeDocument/2006/relationships/image" Target="media/image52.png"/><Relationship Id="rId116" Type="http://schemas.openxmlformats.org/officeDocument/2006/relationships/image" Target="media/image101.png"/><Relationship Id="rId137" Type="http://schemas.openxmlformats.org/officeDocument/2006/relationships/image" Target="media/image122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62" Type="http://schemas.openxmlformats.org/officeDocument/2006/relationships/image" Target="media/image47.png"/><Relationship Id="rId83" Type="http://schemas.openxmlformats.org/officeDocument/2006/relationships/image" Target="media/image68.png"/><Relationship Id="rId88" Type="http://schemas.openxmlformats.org/officeDocument/2006/relationships/image" Target="media/image73.png"/><Relationship Id="rId111" Type="http://schemas.openxmlformats.org/officeDocument/2006/relationships/image" Target="media/image96.png"/><Relationship Id="rId132" Type="http://schemas.openxmlformats.org/officeDocument/2006/relationships/image" Target="media/image117.png"/><Relationship Id="rId15" Type="http://schemas.openxmlformats.org/officeDocument/2006/relationships/image" Target="media/image5.png"/><Relationship Id="rId36" Type="http://schemas.openxmlformats.org/officeDocument/2006/relationships/image" Target="media/image25.png"/><Relationship Id="rId57" Type="http://schemas.openxmlformats.org/officeDocument/2006/relationships/image" Target="media/image42.png"/><Relationship Id="rId106" Type="http://schemas.openxmlformats.org/officeDocument/2006/relationships/image" Target="media/image91.png"/><Relationship Id="rId127" Type="http://schemas.openxmlformats.org/officeDocument/2006/relationships/image" Target="media/image112.png"/><Relationship Id="rId10" Type="http://schemas.openxmlformats.org/officeDocument/2006/relationships/endnotes" Target="endnotes.xml"/><Relationship Id="rId31" Type="http://schemas.openxmlformats.org/officeDocument/2006/relationships/image" Target="media/image20.png"/><Relationship Id="rId52" Type="http://schemas.openxmlformats.org/officeDocument/2006/relationships/image" Target="media/image37.png"/><Relationship Id="rId73" Type="http://schemas.openxmlformats.org/officeDocument/2006/relationships/image" Target="media/image58.png"/><Relationship Id="rId78" Type="http://schemas.openxmlformats.org/officeDocument/2006/relationships/image" Target="media/image63.png"/><Relationship Id="rId94" Type="http://schemas.openxmlformats.org/officeDocument/2006/relationships/image" Target="media/image79.png"/><Relationship Id="rId99" Type="http://schemas.openxmlformats.org/officeDocument/2006/relationships/image" Target="media/image84.png"/><Relationship Id="rId101" Type="http://schemas.openxmlformats.org/officeDocument/2006/relationships/image" Target="media/image86.png"/><Relationship Id="rId122" Type="http://schemas.openxmlformats.org/officeDocument/2006/relationships/image" Target="media/image107.png"/><Relationship Id="rId143" Type="http://schemas.openxmlformats.org/officeDocument/2006/relationships/image" Target="media/image128.png"/><Relationship Id="rId148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6" Type="http://schemas.openxmlformats.org/officeDocument/2006/relationships/image" Target="media/image15.png"/><Relationship Id="rId47" Type="http://schemas.openxmlformats.org/officeDocument/2006/relationships/image" Target="media/image36.png"/><Relationship Id="rId68" Type="http://schemas.openxmlformats.org/officeDocument/2006/relationships/image" Target="media/image53.png"/><Relationship Id="rId89" Type="http://schemas.openxmlformats.org/officeDocument/2006/relationships/image" Target="media/image74.png"/><Relationship Id="rId112" Type="http://schemas.openxmlformats.org/officeDocument/2006/relationships/image" Target="media/image97.png"/><Relationship Id="rId133" Type="http://schemas.openxmlformats.org/officeDocument/2006/relationships/image" Target="media/image118.png"/><Relationship Id="rId16" Type="http://schemas.openxmlformats.org/officeDocument/2006/relationships/image" Target="media/image6.emf"/><Relationship Id="rId37" Type="http://schemas.openxmlformats.org/officeDocument/2006/relationships/image" Target="media/image26.png"/><Relationship Id="rId58" Type="http://schemas.openxmlformats.org/officeDocument/2006/relationships/image" Target="media/image43.png"/><Relationship Id="rId79" Type="http://schemas.openxmlformats.org/officeDocument/2006/relationships/image" Target="media/image64.png"/><Relationship Id="rId102" Type="http://schemas.openxmlformats.org/officeDocument/2006/relationships/image" Target="media/image87.png"/><Relationship Id="rId123" Type="http://schemas.openxmlformats.org/officeDocument/2006/relationships/image" Target="media/image108.png"/><Relationship Id="rId144" Type="http://schemas.openxmlformats.org/officeDocument/2006/relationships/image" Target="media/image129.png"/><Relationship Id="rId90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696A0AD5B715F54C8C2B7B67E88808CA" ma:contentTypeVersion="0" ma:contentTypeDescription="新建文档。" ma:contentTypeScope="" ma:versionID="e1b9a49dd7355ccb584299f4e1f385d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e78411db53ad265f06effec81d60ae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C2A320-103A-457F-8E2F-560584A658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E23D9A-9BC7-42AD-AEA2-E3D5839789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40FA175-7B99-4D06-8BF3-E809ACDB5951}"/>
</file>

<file path=customXml/itemProps4.xml><?xml version="1.0" encoding="utf-8"?>
<ds:datastoreItem xmlns:ds="http://schemas.openxmlformats.org/officeDocument/2006/customXml" ds:itemID="{0D34F7F2-05B2-49E4-BAE5-9D8541268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1286</TotalTime>
  <Pages>1</Pages>
  <Words>6647</Words>
  <Characters>37891</Characters>
  <Application>Microsoft Office Word</Application>
  <DocSecurity>4</DocSecurity>
  <Lines>315</Lines>
  <Paragraphs>88</Paragraphs>
  <ScaleCrop>false</ScaleCrop>
  <Company/>
  <LinksUpToDate>false</LinksUpToDate>
  <CharactersWithSpaces>44450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UC34 Case 3 · MBPLAP 发票和预报创建 — 产品需求文档</dc:title>
  <dc:subject/>
  <dc:creator>BA</dc:creator>
  <cp:keywords/>
  <cp:lastModifiedBy>Li, Chandler Changjun</cp:lastModifiedBy>
  <cp:revision>431</cp:revision>
  <cp:lastPrinted>2026-10-13T18:34:00Z</cp:lastPrinted>
  <dcterms:created xsi:type="dcterms:W3CDTF">2026-10-13T18:32:00Z</dcterms:created>
  <dcterms:modified xsi:type="dcterms:W3CDTF">2026-10-21T09:53:00Z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0x010100696A0AD5B715F54C8C2B7B67E88808CA</vt:lpwstr>
  </property>
</Properties>
</file>