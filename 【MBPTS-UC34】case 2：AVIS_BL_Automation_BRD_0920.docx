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8FFF" w14:textId="77777777" w:rsidR="00587A1F" w:rsidRDefault="00F933FE">
      <w:pPr>
        <w:spacing w:before="2000"/>
        <w:jc w:val="center"/>
        <w:rPr>
          <w:rFonts w:hint="eastAsia"/>
        </w:rPr>
      </w:pPr>
      <w:r>
        <w:rPr>
          <w:b/>
          <w:color w:val="17365D"/>
          <w:sz w:val="54"/>
        </w:rPr>
        <w:t>BUSINESS REQUIREMENTS DOCUMENT</w:t>
      </w:r>
      <w:r>
        <w:rPr>
          <w:b/>
          <w:color w:val="17365D"/>
          <w:sz w:val="54"/>
        </w:rPr>
        <w:br/>
        <w:t>业务需求文档</w:t>
      </w:r>
    </w:p>
    <w:p w14:paraId="4B28FA7C" w14:textId="77777777" w:rsidR="00587A1F" w:rsidRDefault="00F933FE">
      <w:pPr>
        <w:jc w:val="center"/>
        <w:rPr>
          <w:rFonts w:hint="eastAsia"/>
        </w:rPr>
      </w:pPr>
      <w:r>
        <w:rPr>
          <w:b/>
          <w:color w:val="5B9BD5"/>
          <w:sz w:val="36"/>
        </w:rPr>
        <w:t>AVIS and Bill of Lading Automation / AVIS及提单自动化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587A1F" w14:paraId="627A04B9" w14:textId="77777777">
        <w:trPr>
          <w:tblHeader/>
          <w:jc w:val="center"/>
        </w:trPr>
        <w:tc>
          <w:tcPr>
            <w:tcW w:w="31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1E4082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Document Field / 文档字段</w:t>
            </w:r>
          </w:p>
        </w:tc>
        <w:tc>
          <w:tcPr>
            <w:tcW w:w="61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9DB6C8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Value / 内容</w:t>
            </w:r>
          </w:p>
        </w:tc>
      </w:tr>
      <w:tr w:rsidR="00587A1F" w14:paraId="2D9BBCE7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426E3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Process ID / 流程编号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4D211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BRD-AVIS-BL-002</w:t>
            </w:r>
          </w:p>
        </w:tc>
      </w:tr>
      <w:tr w:rsidR="00587A1F" w14:paraId="564CAE8E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AC4E1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Status / 状态</w:t>
            </w:r>
          </w:p>
        </w:tc>
        <w:tc>
          <w:tcPr>
            <w:tcW w:w="61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FD936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Supplier design baseline / 供应商方案设计基线</w:t>
            </w:r>
          </w:p>
        </w:tc>
      </w:tr>
      <w:tr w:rsidR="00587A1F" w14:paraId="730F9333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1516E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Business Owner / 业务部门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DCC9E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SCM-IE / Import Operations</w:t>
            </w:r>
          </w:p>
        </w:tc>
      </w:tr>
      <w:tr w:rsidR="00587A1F" w14:paraId="727F0866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F0882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Version / 版本</w:t>
            </w:r>
          </w:p>
        </w:tc>
        <w:tc>
          <w:tcPr>
            <w:tcW w:w="61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63C2C" w14:textId="77777777" w:rsidR="00587A1F" w:rsidRDefault="00F933FE">
            <w:pPr>
              <w:rPr>
                <w:rFonts w:hint="eastAsia"/>
              </w:rPr>
            </w:pPr>
            <w:r>
              <w:t>V3 Refined / 第三版整理修订版</w:t>
            </w:r>
          </w:p>
        </w:tc>
      </w:tr>
      <w:tr w:rsidR="00587A1F" w14:paraId="2456C805" w14:textId="77777777">
        <w:trPr>
          <w:jc w:val="center"/>
        </w:trPr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21589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Document Principle / 文档原则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0F293" w14:textId="77777777" w:rsidR="00587A1F" w:rsidRDefault="00F933FE">
            <w:pPr>
              <w:rPr>
                <w:rFonts w:hint="eastAsia"/>
              </w:rPr>
            </w:pPr>
            <w:r>
              <w:t>The BRD requirements and the original step-by-step screenshot process are one implementation baseline. Neither part may be removed. / BRD需求与原始逐步截图流程共同构成实施基线，任何部分均不得删除。</w:t>
            </w:r>
          </w:p>
        </w:tc>
      </w:tr>
    </w:tbl>
    <w:p w14:paraId="304440C2" w14:textId="77777777" w:rsidR="00587A1F" w:rsidRDefault="00F933FE">
      <w:pPr>
        <w:rPr>
          <w:rFonts w:hint="eastAsia"/>
        </w:rPr>
      </w:pPr>
      <w:r>
        <w:br w:type="page"/>
      </w:r>
    </w:p>
    <w:p w14:paraId="45751D41" w14:textId="77777777" w:rsidR="00587A1F" w:rsidRDefault="00F933FE">
      <w:pPr>
        <w:pStyle w:val="1"/>
      </w:pPr>
      <w:r>
        <w:lastRenderedPageBreak/>
        <w:t xml:space="preserve">1. Executive Summary / </w:t>
      </w:r>
      <w:r>
        <w:t>执行摘要</w:t>
      </w:r>
    </w:p>
    <w:p w14:paraId="2C0D3B32" w14:textId="12A4ACA2" w:rsidR="009566E1" w:rsidRDefault="00F933FE">
      <w:pPr>
        <w:rPr>
          <w:rFonts w:hint="eastAsia"/>
        </w:rPr>
      </w:pPr>
      <w:r>
        <w:t xml:space="preserve">This document defines the supplier implementation baseline for collecting AVIS, shipper declaration and bill of lading documents, creating case folders and AVIS/BL templates, processing IES+, handling DG and discrepancies, and updating the status report. </w:t>
      </w:r>
    </w:p>
    <w:p w14:paraId="38F02B18" w14:textId="4A94083F" w:rsidR="00587A1F" w:rsidRDefault="00F933FE">
      <w:pPr>
        <w:rPr>
          <w:rFonts w:hint="eastAsia"/>
          <w:lang w:eastAsia="zh-CN"/>
        </w:rPr>
      </w:pPr>
      <w:r>
        <w:rPr>
          <w:lang w:eastAsia="zh-CN"/>
        </w:rPr>
        <w:t>本文档定义AVIS、Shipper及提单收集、文件夹和AVIS/BL模板制作、IES+处理、DG及差异处理和状态报告回写的供应商实施基线。</w:t>
      </w:r>
    </w:p>
    <w:p w14:paraId="70B20172" w14:textId="77777777" w:rsidR="00587A1F" w:rsidRDefault="00F933FE">
      <w:pPr>
        <w:pStyle w:val="1"/>
      </w:pPr>
      <w:r>
        <w:t xml:space="preserve">2. Scope / </w:t>
      </w:r>
      <w:r>
        <w:t>流程范围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87A1F" w14:paraId="0F27CFBF" w14:textId="77777777">
        <w:trPr>
          <w:tblHeader/>
          <w:jc w:val="center"/>
        </w:trPr>
        <w:tc>
          <w:tcPr>
            <w:tcW w:w="46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EE686C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In Scope / 范围内</w:t>
            </w:r>
          </w:p>
        </w:tc>
        <w:tc>
          <w:tcPr>
            <w:tcW w:w="46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28FABD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Out of Scope / 范围外</w:t>
            </w:r>
          </w:p>
        </w:tc>
      </w:tr>
      <w:tr w:rsidR="00587A1F" w14:paraId="1A45B594" w14:textId="77777777">
        <w:trPr>
          <w:jc w:val="center"/>
        </w:trPr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996E0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Search public mailboxes; download AVIS, Shipper and OOCL BL; create folders; populate AVIS and BL templates; process IES+; update report. / 搜索公邮、下载文件、创建文件夹、填写AVIS及BL模板、处理IES+并回写报告。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DC399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Shipping Log creation or upload; changes to source systems. / Shipping Log的创建或上传；源系统改造。</w:t>
            </w:r>
          </w:p>
        </w:tc>
      </w:tr>
    </w:tbl>
    <w:p w14:paraId="7F539EF1" w14:textId="77777777" w:rsidR="00587A1F" w:rsidRDefault="00F933FE">
      <w:pPr>
        <w:pStyle w:val="1"/>
      </w:pPr>
      <w:r>
        <w:t xml:space="preserve">3. Systems, Inputs and Outputs / </w:t>
      </w:r>
      <w:r>
        <w:t>系统、输入和输出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592"/>
        <w:gridCol w:w="5328"/>
      </w:tblGrid>
      <w:tr w:rsidR="00587A1F" w14:paraId="298A84DD" w14:textId="77777777">
        <w:trPr>
          <w:tblHeader/>
          <w:jc w:val="center"/>
        </w:trPr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057BE3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 / 类型</w:t>
            </w:r>
          </w:p>
        </w:tc>
        <w:tc>
          <w:tcPr>
            <w:tcW w:w="25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6E8283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Name / 名称</w:t>
            </w:r>
          </w:p>
        </w:tc>
        <w:tc>
          <w:tcPr>
            <w:tcW w:w="53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91CDA2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Requirement / 要求</w:t>
            </w:r>
          </w:p>
        </w:tc>
      </w:tr>
      <w:tr w:rsidR="00587A1F" w14:paraId="42481E9F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7D0ED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System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6E83E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Public mailboxes / 公邮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86BB0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Search AVIS, Shipper Declaration and BL.</w:t>
            </w:r>
          </w:p>
        </w:tc>
      </w:tr>
      <w:tr w:rsidR="00587A1F" w14:paraId="688A38F1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B91E0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System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82F98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T drive</w:t>
            </w:r>
          </w:p>
        </w:tc>
        <w:tc>
          <w:tcPr>
            <w:tcW w:w="53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69F4E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Store PDC case folders and files.</w:t>
            </w:r>
          </w:p>
        </w:tc>
      </w:tr>
      <w:tr w:rsidR="00587A1F" w14:paraId="14C745CF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76BF1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System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4AFBA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IES+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64EBC" w14:textId="08A70F0E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 xml:space="preserve">Query invoices, import AVIS, </w:t>
            </w:r>
            <w:r w:rsidR="0014152C">
              <w:rPr>
                <w:sz w:val="16"/>
              </w:rPr>
              <w:t>create pre-alert</w:t>
            </w:r>
            <w:r>
              <w:rPr>
                <w:sz w:val="16"/>
              </w:rPr>
              <w:t>, import BL/container data and upload files.</w:t>
            </w:r>
          </w:p>
        </w:tc>
      </w:tr>
      <w:tr w:rsidR="00587A1F" w14:paraId="73CDE84F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DE2ED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Input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777EF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AVIS PDF</w:t>
            </w:r>
          </w:p>
        </w:tc>
        <w:tc>
          <w:tcPr>
            <w:tcW w:w="53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103DC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Source for AVIS template and case data.</w:t>
            </w:r>
          </w:p>
        </w:tc>
      </w:tr>
      <w:tr w:rsidR="00587A1F" w14:paraId="1E30BEAF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6134A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Input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EC9A3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BL PDF</w:t>
            </w:r>
          </w:p>
        </w:tc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A3E31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Source for BL template and forecast data.</w:t>
            </w:r>
          </w:p>
        </w:tc>
      </w:tr>
      <w:tr w:rsidR="00587A1F" w14:paraId="758C4C45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01418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Control</w:t>
            </w:r>
          </w:p>
        </w:tc>
        <w:tc>
          <w:tcPr>
            <w:tcW w:w="25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FB25D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AVIS BL status report</w:t>
            </w:r>
          </w:p>
        </w:tc>
        <w:tc>
          <w:tcPr>
            <w:tcW w:w="532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A64DD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Registration, DG, mismatch, difference and completion status.</w:t>
            </w:r>
          </w:p>
        </w:tc>
      </w:tr>
    </w:tbl>
    <w:p w14:paraId="2256F90A" w14:textId="77777777" w:rsidR="00587A1F" w:rsidRDefault="00F933FE">
      <w:pPr>
        <w:pStyle w:val="1"/>
      </w:pPr>
      <w:r>
        <w:t xml:space="preserve">4. Confirmed Requirement Clarifications / </w:t>
      </w:r>
      <w:r>
        <w:t>已确认需求澄清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587A1F" w14:paraId="2BC103B6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9CC5C7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Item / 项目</w:t>
            </w:r>
          </w:p>
        </w:tc>
        <w:tc>
          <w:tcPr>
            <w:tcW w:w="69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5C58A3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Confirmed Requirement / 已确认要求</w:t>
            </w:r>
          </w:p>
        </w:tc>
      </w:tr>
      <w:tr w:rsidR="00587A1F" w14:paraId="09E35C91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E1B52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AVIS template / AVIS模板</w:t>
            </w:r>
          </w:p>
        </w:tc>
        <w:tc>
          <w:tcPr>
            <w:tcW w:w="691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ACD51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Populate from AVIS PDF; upload through Batch Import AVIS. / 根据AVIS PDF填写；通过批量导入AVIS上传。</w:t>
            </w:r>
          </w:p>
        </w:tc>
      </w:tr>
      <w:tr w:rsidR="00587A1F" w14:paraId="7AD03587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2ECBB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BL template / BL模板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0BBC4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Populate from BL PDF; import through Container Information. / 根据BL PDF填写；通过集装箱信息导入。</w:t>
            </w:r>
          </w:p>
        </w:tc>
      </w:tr>
    </w:tbl>
    <w:p w14:paraId="38E5AEE1" w14:textId="77777777" w:rsidR="00587A1F" w:rsidRDefault="00F933FE">
      <w:pPr>
        <w:pStyle w:val="1"/>
      </w:pPr>
      <w:r>
        <w:lastRenderedPageBreak/>
        <w:t xml:space="preserve">5. Business Rules / </w:t>
      </w:r>
      <w:r>
        <w:t>业务规则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8352"/>
      </w:tblGrid>
      <w:tr w:rsidR="00587A1F" w14:paraId="49B0F748" w14:textId="77777777">
        <w:trPr>
          <w:tblHeader/>
          <w:jc w:val="center"/>
        </w:trPr>
        <w:tc>
          <w:tcPr>
            <w:tcW w:w="10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72C6C0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835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3FABDB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Rule / 业务规则</w:t>
            </w:r>
          </w:p>
        </w:tc>
      </w:tr>
      <w:tr w:rsidR="00587A1F" w14:paraId="12EF5CD5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B4F6A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BR-01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24935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Search period is previous Monday to Sunday for a Monday run. / 周一运行时搜索上周一至周日。</w:t>
            </w:r>
          </w:p>
        </w:tc>
      </w:tr>
      <w:tr w:rsidR="00587A1F" w14:paraId="7FE1CE89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92469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BR-02</w:t>
            </w:r>
          </w:p>
        </w:tc>
        <w:tc>
          <w:tcPr>
            <w:tcW w:w="835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67921" w14:textId="72A73048" w:rsidR="00587A1F" w:rsidRDefault="00F933FE">
            <w:pPr>
              <w:rPr>
                <w:rFonts w:hint="eastAsia"/>
                <w:lang w:eastAsia="zh-CN"/>
              </w:rPr>
            </w:pPr>
            <w:r>
              <w:rPr>
                <w:sz w:val="16"/>
              </w:rPr>
              <w:t>Register every new AVIS before downstream matching. / 每个新AVIS须先登记再匹配</w:t>
            </w:r>
            <w:r w:rsidR="00622AFC">
              <w:rPr>
                <w:rFonts w:hint="eastAsia"/>
                <w:sz w:val="16"/>
                <w:lang w:eastAsia="zh-CN"/>
              </w:rPr>
              <w:t>。</w:t>
            </w:r>
          </w:p>
        </w:tc>
      </w:tr>
      <w:tr w:rsidR="00587A1F" w14:paraId="6E87D4B7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D5F06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BR-03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32965" w14:textId="5EEEEE50" w:rsidR="00587A1F" w:rsidRPr="00476405" w:rsidRDefault="00F933FE">
            <w:pPr>
              <w:rPr>
                <w:rFonts w:hint="eastAsia"/>
                <w:lang w:eastAsia="zh-CN"/>
              </w:rPr>
            </w:pPr>
            <w:r>
              <w:rPr>
                <w:sz w:val="16"/>
              </w:rPr>
              <w:t>Create the case under the mapped PDC using &lt;PDC&gt; / 按</w:t>
            </w:r>
            <w:r w:rsidR="00622AFC">
              <w:rPr>
                <w:rFonts w:hint="eastAsia"/>
                <w:sz w:val="16"/>
                <w:lang w:eastAsia="zh-CN"/>
              </w:rPr>
              <w:t>根据AVIS 上面显示的PDC</w:t>
            </w:r>
            <w:r w:rsidR="00BE4A9A">
              <w:rPr>
                <w:rFonts w:hint="eastAsia"/>
                <w:sz w:val="16"/>
                <w:lang w:eastAsia="zh-CN"/>
              </w:rPr>
              <w:t>存入</w:t>
            </w:r>
            <w:r>
              <w:rPr>
                <w:sz w:val="16"/>
              </w:rPr>
              <w:t>文件夹。</w:t>
            </w:r>
            <w:r w:rsidR="0025658F">
              <w:rPr>
                <w:rFonts w:hint="eastAsia"/>
                <w:sz w:val="16"/>
                <w:lang w:eastAsia="zh-CN"/>
              </w:rPr>
              <w:t>子文件夹</w:t>
            </w:r>
            <w:r w:rsidR="000542DB">
              <w:rPr>
                <w:rFonts w:hint="eastAsia"/>
                <w:sz w:val="16"/>
                <w:lang w:eastAsia="zh-CN"/>
              </w:rPr>
              <w:t>命名规则：</w:t>
            </w:r>
            <w:r w:rsidR="00476405" w:rsidRPr="00476405">
              <w:rPr>
                <w:sz w:val="16"/>
                <w:lang w:eastAsia="zh-CN"/>
              </w:rPr>
              <w:t>527452 OOLU2036726960 ETA 2026.08.17</w:t>
            </w:r>
            <w:r w:rsidR="00476405">
              <w:rPr>
                <w:rFonts w:hint="eastAsia"/>
                <w:sz w:val="16"/>
                <w:lang w:eastAsia="zh-CN"/>
              </w:rPr>
              <w:t xml:space="preserve">  AVIS+BL+ETA date</w:t>
            </w:r>
          </w:p>
        </w:tc>
      </w:tr>
      <w:tr w:rsidR="00587A1F" w14:paraId="36283088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86631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BR-04</w:t>
            </w:r>
          </w:p>
        </w:tc>
        <w:tc>
          <w:tcPr>
            <w:tcW w:w="835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54D6D" w14:textId="6E449E6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 Shipper Declaration match identifies DG; save it and mark folder/report. / 匹配到Shipper即为DG，须保存并标识。</w:t>
            </w:r>
            <w:r w:rsidR="00404F5F">
              <w:rPr>
                <w:rFonts w:hint="eastAsia"/>
                <w:sz w:val="16"/>
                <w:lang w:eastAsia="zh-CN"/>
              </w:rPr>
              <w:t>子文件夹命名规则：</w:t>
            </w:r>
            <w:r w:rsidR="00404F5F" w:rsidRPr="00476405">
              <w:rPr>
                <w:sz w:val="16"/>
                <w:lang w:eastAsia="zh-CN"/>
              </w:rPr>
              <w:t>527452 OOLU2036726960 ETA 2026.08.17</w:t>
            </w:r>
            <w:r w:rsidR="00404F5F">
              <w:rPr>
                <w:rFonts w:hint="eastAsia"/>
                <w:sz w:val="16"/>
                <w:lang w:eastAsia="zh-CN"/>
              </w:rPr>
              <w:t xml:space="preserve"> DG  AVIS+BL+ETA date+DG</w:t>
            </w:r>
          </w:p>
        </w:tc>
      </w:tr>
      <w:tr w:rsidR="00587A1F" w14:paraId="3D0F5BB0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A9464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BR-05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BA900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Match BL to registered AVIS using the AVIS reference in BL PDF. / 按BL PDF中的AVIS号匹配。</w:t>
            </w:r>
          </w:p>
        </w:tc>
      </w:tr>
      <w:tr w:rsidR="00587A1F" w14:paraId="458B0BDD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D3DFD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BR-06</w:t>
            </w:r>
          </w:p>
        </w:tc>
        <w:tc>
          <w:tcPr>
            <w:tcW w:w="835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FDE96" w14:textId="10041260" w:rsidR="00587A1F" w:rsidRDefault="00F933FE">
            <w:pPr>
              <w:rPr>
                <w:rFonts w:hint="eastAsia"/>
                <w:lang w:eastAsia="zh-CN"/>
              </w:rPr>
            </w:pPr>
            <w:r>
              <w:rPr>
                <w:sz w:val="16"/>
              </w:rPr>
              <w:t>If no AVIS match exists, create an exception and stop normal processing. / 未匹配到AVIS须报异常并停止正常处理。</w:t>
            </w:r>
            <w:r w:rsidR="00341E24">
              <w:rPr>
                <w:rFonts w:hint="eastAsia"/>
                <w:sz w:val="16"/>
                <w:lang w:eastAsia="zh-CN"/>
              </w:rPr>
              <w:t>未匹配</w:t>
            </w:r>
            <w:r w:rsidR="00A003B1">
              <w:rPr>
                <w:rFonts w:hint="eastAsia"/>
                <w:sz w:val="16"/>
                <w:lang w:eastAsia="zh-CN"/>
              </w:rPr>
              <w:t>到AVIS 的提单也需要登记到表中</w:t>
            </w:r>
          </w:p>
        </w:tc>
      </w:tr>
      <w:tr w:rsidR="00587A1F" w14:paraId="078D409B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3025E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BR-07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E84E6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AVIS fields come from AVIS PDF; BL fields come from BL PDF. / AVIS字段来自AVIS PDF，BL字段来自BL PDF。</w:t>
            </w:r>
          </w:p>
        </w:tc>
      </w:tr>
      <w:tr w:rsidR="00587A1F" w14:paraId="33C26E08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424A4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BR-08</w:t>
            </w:r>
          </w:p>
        </w:tc>
        <w:tc>
          <w:tcPr>
            <w:tcW w:w="835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E9978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For DG, verify FOB charge difference against invoice PDF and enter verified value in Others. / DG票核对FOB差异后填入Others。</w:t>
            </w:r>
          </w:p>
        </w:tc>
      </w:tr>
      <w:tr w:rsidR="00587A1F" w14:paraId="47EC1180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3EFCA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BR-09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2EBC7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Capture any BL import difference in the status report. / BL导入差异须回写状态报告。</w:t>
            </w:r>
          </w:p>
        </w:tc>
      </w:tr>
      <w:tr w:rsidR="00587A1F" w14:paraId="03D8A481" w14:textId="77777777">
        <w:trPr>
          <w:jc w:val="center"/>
        </w:trPr>
        <w:tc>
          <w:tcPr>
            <w:tcW w:w="100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83E08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BR-10</w:t>
            </w:r>
          </w:p>
        </w:tc>
        <w:tc>
          <w:tcPr>
            <w:tcW w:w="835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08D47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Completion requires IES+ save, supporting-file upload and status-report update. / IES+保存、附件上传和状态报告回写后方可完成。</w:t>
            </w:r>
          </w:p>
        </w:tc>
      </w:tr>
    </w:tbl>
    <w:p w14:paraId="292B95D2" w14:textId="77777777" w:rsidR="00587A1F" w:rsidRDefault="00F933FE">
      <w:pPr>
        <w:pStyle w:val="1"/>
      </w:pPr>
      <w:r>
        <w:t xml:space="preserve">6. End-to-End Workflow / </w:t>
      </w:r>
      <w:r>
        <w:t>端到端流程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800"/>
        <w:gridCol w:w="4464"/>
        <w:gridCol w:w="2304"/>
      </w:tblGrid>
      <w:tr w:rsidR="00587A1F" w14:paraId="40ECD8B0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1F7288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Step / 步骤</w:t>
            </w:r>
          </w:p>
        </w:tc>
        <w:tc>
          <w:tcPr>
            <w:tcW w:w="18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798BB2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Activity / 活动</w:t>
            </w:r>
          </w:p>
        </w:tc>
        <w:tc>
          <w:tcPr>
            <w:tcW w:w="446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F0FFAA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Automation Requirement / 自动化要求</w:t>
            </w:r>
          </w:p>
        </w:tc>
        <w:tc>
          <w:tcPr>
            <w:tcW w:w="230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8CC19F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Output or Gate / 输出或关口</w:t>
            </w:r>
          </w:p>
        </w:tc>
      </w:tr>
      <w:tr w:rsidR="00587A1F" w14:paraId="5721BFFC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1AF4D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F153B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Search AVIS / 搜索AVIS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E66BB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Search agreed mailboxes for AVIS in the weekly window. / 在规定周期搜索AVIS。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7D5CB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Candidate AVIS list / 候选清单</w:t>
            </w:r>
          </w:p>
        </w:tc>
      </w:tr>
      <w:tr w:rsidR="00587A1F" w14:paraId="6D37EF27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F0E53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54F95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Register and create folder / 登记并建文件夹</w:t>
            </w:r>
          </w:p>
        </w:tc>
        <w:tc>
          <w:tcPr>
            <w:tcW w:w="44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AE145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Prevent duplicate registration; extract PDC, BL and ETA; save AVIS PDF. / 防重、提取PDC/BL/ETA并保存。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0DB40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Registered case / 已登记票</w:t>
            </w:r>
          </w:p>
        </w:tc>
      </w:tr>
      <w:tr w:rsidR="00587A1F" w14:paraId="169FDD85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EA142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D1EA5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Search Shipper / 搜索Shipper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D6639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Search configured sender/title; if found mark DG and save attachment. / 搜索指定发件人和标题，找到则标记DG。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78115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DG decision / DG判断</w:t>
            </w:r>
          </w:p>
        </w:tc>
      </w:tr>
      <w:tr w:rsidR="00587A1F" w14:paraId="7C709887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1F775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F098F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Search and match BL / 搜索并匹配BL</w:t>
            </w:r>
          </w:p>
        </w:tc>
        <w:tc>
          <w:tcPr>
            <w:tcW w:w="44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EACC9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Extract AVIS reference from OOCL BL and match registered record. / 从OOCL BL提取AVIS号并匹配。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75BFB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Match or exception / 匹配或异常</w:t>
            </w:r>
          </w:p>
        </w:tc>
      </w:tr>
      <w:tr w:rsidR="00587A1F" w14:paraId="2FFF4EA7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865E9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A60A8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Prepare templates / 准备模板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ACBAD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Copy AVIS and BL templates only. Do not create Shipping Log. / 仅复制AVIS和BL模板，不创建Shipping Log。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459A1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Working files / 工作文件</w:t>
            </w:r>
          </w:p>
        </w:tc>
      </w:tr>
      <w:tr w:rsidR="00587A1F" w14:paraId="7E7C9B8E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93C59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6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D20CF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Populate AVIS / 填写AVIS</w:t>
            </w:r>
          </w:p>
        </w:tc>
        <w:tc>
          <w:tcPr>
            <w:tcW w:w="44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0966A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Extract required fields from AVIS PDF and validate. / 从AVIS PDF提取并校验。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74C08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Validated AVIS.xlsx</w:t>
            </w:r>
          </w:p>
        </w:tc>
      </w:tr>
      <w:tr w:rsidR="00587A1F" w14:paraId="73D2D284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88FD3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2413A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Query invoices and import AVIS / 查询发票并导入AVIS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D5B62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Query by MBZ/DN; import validated AVIS file after ready indicator. / 按MBZ/DN查询并在绿灯后上传。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7AE9F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AVIS imported</w:t>
            </w:r>
          </w:p>
        </w:tc>
      </w:tr>
      <w:tr w:rsidR="00587A1F" w14:paraId="3D353634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2FA1A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1A3DF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DG FOB handling / DG FOB处理</w:t>
            </w:r>
          </w:p>
        </w:tc>
        <w:tc>
          <w:tcPr>
            <w:tcW w:w="44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84F32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For DG, export invoice-level file, verify FOB difference, populate Others and save. / DG票核对并填写Others。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2F8F2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Verified adjustment</w:t>
            </w:r>
          </w:p>
        </w:tc>
      </w:tr>
      <w:tr w:rsidR="00587A1F" w14:paraId="57AC061E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D3E02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0B9C1" w14:textId="73C62BF5" w:rsidR="00587A1F" w:rsidRDefault="0014152C">
            <w:pPr>
              <w:rPr>
                <w:rFonts w:hint="eastAsia"/>
              </w:rPr>
            </w:pPr>
            <w:r>
              <w:rPr>
                <w:sz w:val="16"/>
              </w:rPr>
              <w:t>Create pre-alert</w:t>
            </w:r>
            <w:r w:rsidR="00F933FE">
              <w:rPr>
                <w:sz w:val="16"/>
              </w:rPr>
              <w:t xml:space="preserve"> / 生成预报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2F197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Select invoices and populate forecast data from BL. / 选择发票并按BL填写预报。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AE47A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Forecast created</w:t>
            </w:r>
          </w:p>
        </w:tc>
      </w:tr>
      <w:tr w:rsidR="00587A1F" w14:paraId="22D573F8" w14:textId="77777777">
        <w:trPr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39904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8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232C7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Populate and import BL / 填写并导入BL</w:t>
            </w:r>
          </w:p>
        </w:tc>
        <w:tc>
          <w:tcPr>
            <w:tcW w:w="44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2CDBD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Populate BL.xlsx from BL PDF and import at Container Information. / 从BL PDF填写并在集装箱信息导入。</w:t>
            </w:r>
          </w:p>
        </w:tc>
        <w:tc>
          <w:tcPr>
            <w:tcW w:w="230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BB683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Ledger success or difference</w:t>
            </w:r>
          </w:p>
        </w:tc>
      </w:tr>
      <w:tr w:rsidR="00587A1F" w14:paraId="37178483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EA34B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B68E9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Upload and close / 上传并完成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48572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Upload required files, save and update status report. / 上传文件、保存并回写状态。</w:t>
            </w:r>
          </w:p>
        </w:tc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00EE0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Completed case</w:t>
            </w:r>
          </w:p>
        </w:tc>
      </w:tr>
    </w:tbl>
    <w:p w14:paraId="1C4366F7" w14:textId="77777777" w:rsidR="00587A1F" w:rsidRDefault="00F933FE">
      <w:pPr>
        <w:pStyle w:val="1"/>
      </w:pPr>
      <w:r>
        <w:t xml:space="preserve">7. Data and File Requirements / </w:t>
      </w:r>
      <w:r>
        <w:t>数据与文件要求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587A1F" w14:paraId="1D86F1D7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D1CF3F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Object / 对象</w:t>
            </w:r>
          </w:p>
        </w:tc>
        <w:tc>
          <w:tcPr>
            <w:tcW w:w="69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088298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Requirement / 要求</w:t>
            </w:r>
          </w:p>
        </w:tc>
      </w:tr>
      <w:tr w:rsidR="00587A1F" w14:paraId="5F35E26C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878E1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Case folder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23D49" w14:textId="0F394119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&lt;PDC&gt;</w:t>
            </w:r>
            <w:r w:rsidR="003809F5">
              <w:rPr>
                <w:sz w:val="16"/>
                <w:lang w:eastAsia="zh-CN"/>
              </w:rPr>
              <w:t>”</w:t>
            </w:r>
            <w:r>
              <w:rPr>
                <w:sz w:val="16"/>
              </w:rPr>
              <w:t xml:space="preserve"> &lt;</w:t>
            </w:r>
            <w:r w:rsidR="003809F5">
              <w:rPr>
                <w:rFonts w:hint="eastAsia"/>
                <w:sz w:val="16"/>
                <w:lang w:eastAsia="zh-CN"/>
              </w:rPr>
              <w:t>AVIS+</w:t>
            </w:r>
            <w:r>
              <w:rPr>
                <w:sz w:val="16"/>
              </w:rPr>
              <w:t>OOLU BL number&gt; ETA &lt;YYYY.MM.DD&gt;</w:t>
            </w:r>
            <w:r w:rsidR="003809F5">
              <w:rPr>
                <w:sz w:val="16"/>
                <w:lang w:eastAsia="zh-CN"/>
              </w:rPr>
              <w:t>”</w:t>
            </w:r>
            <w:r>
              <w:rPr>
                <w:sz w:val="16"/>
              </w:rPr>
              <w:t>; include DG marker when applicable.</w:t>
            </w:r>
          </w:p>
        </w:tc>
      </w:tr>
      <w:tr w:rsidR="00587A1F" w14:paraId="53D00E92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C3F53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AVIS.xlsx</w:t>
            </w:r>
          </w:p>
        </w:tc>
        <w:tc>
          <w:tcPr>
            <w:tcW w:w="691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610D1" w14:textId="536E761C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Fields sourced from AVIS PDF.</w:t>
            </w:r>
          </w:p>
        </w:tc>
      </w:tr>
      <w:tr w:rsidR="00587A1F" w14:paraId="40D9BD41" w14:textId="77777777">
        <w:trPr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BDF90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BL.xlsx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C800F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Fields sourced from BL PDF for container import.</w:t>
            </w:r>
          </w:p>
        </w:tc>
      </w:tr>
      <w:tr w:rsidR="00587A1F" w14:paraId="0789D56B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E3F8D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Status report</w:t>
            </w:r>
          </w:p>
        </w:tc>
        <w:tc>
          <w:tcPr>
            <w:tcW w:w="691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8F55C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AVIS, BL match, DG, exception/difference and completion result.</w:t>
            </w:r>
          </w:p>
        </w:tc>
      </w:tr>
    </w:tbl>
    <w:p w14:paraId="4DCD1B40" w14:textId="77777777" w:rsidR="00587A1F" w:rsidRDefault="00F933FE">
      <w:pPr>
        <w:pStyle w:val="1"/>
      </w:pPr>
      <w:r>
        <w:t xml:space="preserve">8. Exception Handling and Controls / </w:t>
      </w:r>
      <w:r>
        <w:t>异常处理与控制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680"/>
        <w:gridCol w:w="2520"/>
      </w:tblGrid>
      <w:tr w:rsidR="00587A1F" w14:paraId="21A08507" w14:textId="77777777">
        <w:trPr>
          <w:tblHeader/>
          <w:jc w:val="center"/>
        </w:trPr>
        <w:tc>
          <w:tcPr>
            <w:tcW w:w="216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9B34A0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Exception / 异常</w:t>
            </w:r>
          </w:p>
        </w:tc>
        <w:tc>
          <w:tcPr>
            <w:tcW w:w="46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3EB7D0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 Behaviour / 必须执行</w:t>
            </w:r>
          </w:p>
        </w:tc>
        <w:tc>
          <w:tcPr>
            <w:tcW w:w="25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1E90AA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Decision / 处理</w:t>
            </w:r>
          </w:p>
        </w:tc>
      </w:tr>
      <w:tr w:rsidR="00587A1F" w14:paraId="3D952F0F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C2B05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Duplicate AVIS/BL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B319D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Do not create duplicate row, folder or upload. / 不重复创建。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B22DC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Skip or controlled rerun</w:t>
            </w:r>
          </w:p>
        </w:tc>
      </w:tr>
      <w:tr w:rsidR="00587A1F" w14:paraId="313D8222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B23D3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BL without AVIS match</w:t>
            </w:r>
          </w:p>
        </w:tc>
        <w:tc>
          <w:tcPr>
            <w:tcW w:w="46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A132B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Record exception and stop that case. / 记录异常并停止。</w:t>
            </w:r>
          </w:p>
        </w:tc>
        <w:tc>
          <w:tcPr>
            <w:tcW w:w="25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E3754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Business review</w:t>
            </w:r>
          </w:p>
        </w:tc>
      </w:tr>
      <w:tr w:rsidR="00587A1F" w14:paraId="098A512B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62C6B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Mandatory field missing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2C516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Do not upload incomplete template. / 不上传不完整模板。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FAA04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Manual validation</w:t>
            </w:r>
          </w:p>
        </w:tc>
      </w:tr>
      <w:tr w:rsidR="00587A1F" w14:paraId="0180436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89FE3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IES+ not ready</w:t>
            </w:r>
          </w:p>
        </w:tc>
        <w:tc>
          <w:tcPr>
            <w:tcW w:w="46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A82F5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Do not click Upload before ready indicator. / 绿灯前不得上传。</w:t>
            </w:r>
          </w:p>
        </w:tc>
        <w:tc>
          <w:tcPr>
            <w:tcW w:w="25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ED363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Retry then escalate</w:t>
            </w:r>
          </w:p>
        </w:tc>
      </w:tr>
      <w:tr w:rsidR="00587A1F" w14:paraId="5AC76691" w14:textId="77777777">
        <w:trPr>
          <w:jc w:val="center"/>
        </w:trPr>
        <w:tc>
          <w:tcPr>
            <w:tcW w:w="2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67001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Import difference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3A8EF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Capture exact difference and update report. / 保存差异并回写。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4C49B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Manual review</w:t>
            </w:r>
          </w:p>
        </w:tc>
      </w:tr>
    </w:tbl>
    <w:p w14:paraId="2EB6B70C" w14:textId="77777777" w:rsidR="00587A1F" w:rsidRDefault="00F933FE">
      <w:pPr>
        <w:pStyle w:val="1"/>
      </w:pPr>
      <w:r>
        <w:t xml:space="preserve">9. Functional Requirements / </w:t>
      </w:r>
      <w:r>
        <w:t>功能需求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8280"/>
      </w:tblGrid>
      <w:tr w:rsidR="00587A1F" w14:paraId="192F5FBD" w14:textId="77777777">
        <w:trPr>
          <w:tblHeader/>
          <w:jc w:val="center"/>
        </w:trPr>
        <w:tc>
          <w:tcPr>
            <w:tcW w:w="10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991031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82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0EF08F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Requirement / 要求</w:t>
            </w:r>
          </w:p>
        </w:tc>
      </w:tr>
      <w:tr w:rsidR="00587A1F" w14:paraId="7A7DD174" w14:textId="77777777">
        <w:trPr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89B91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FR-01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4F593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Configuration parameters shall not be hard-coded. / 邮箱、路径、重试、等待时间等配置不得硬编码。</w:t>
            </w:r>
          </w:p>
        </w:tc>
      </w:tr>
      <w:tr w:rsidR="00587A1F" w14:paraId="11BCA923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9532A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FR-02</w:t>
            </w:r>
          </w:p>
        </w:tc>
        <w:tc>
          <w:tcPr>
            <w:tcW w:w="82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84E31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Reruns shall not create duplicate rows, folders or uploads. / 重跑不得产生重复记录、文件夹或上传。</w:t>
            </w:r>
          </w:p>
        </w:tc>
      </w:tr>
      <w:tr w:rsidR="00587A1F" w14:paraId="13CCE039" w14:textId="77777777">
        <w:trPr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15698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FR-03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3C581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Mandatory data shall be validated before every system upload. / 每次系统上传前必须校验必填数据。</w:t>
            </w:r>
          </w:p>
        </w:tc>
      </w:tr>
      <w:tr w:rsidR="00587A1F" w14:paraId="37AD921E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2B5F0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FR-04</w:t>
            </w:r>
          </w:p>
        </w:tc>
        <w:tc>
          <w:tcPr>
            <w:tcW w:w="82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A79C1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Each case shall retain source files, outputs, timestamps, status and error details. / 每票保留源文件、输出、时间、状态及错误详情。</w:t>
            </w:r>
          </w:p>
        </w:tc>
      </w:tr>
      <w:tr w:rsidR="00587A1F" w14:paraId="2845C3DC" w14:textId="77777777">
        <w:trPr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B5ACC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FR-05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70C0A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 failed case shall support controlled restart from a defined checkpoint. / 失败票应支持从明确检查点受控续跑。</w:t>
            </w:r>
          </w:p>
        </w:tc>
      </w:tr>
      <w:tr w:rsidR="00587A1F" w14:paraId="4D4775E5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79BCD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FR-06</w:t>
            </w:r>
          </w:p>
        </w:tc>
        <w:tc>
          <w:tcPr>
            <w:tcW w:w="82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0C8E2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Credentials shall use approved secure storage and shall not appear in logs. / 凭证须安全存储且不得出现在日志中。</w:t>
            </w:r>
          </w:p>
        </w:tc>
      </w:tr>
    </w:tbl>
    <w:p w14:paraId="4982AC54" w14:textId="77777777" w:rsidR="00587A1F" w:rsidRDefault="00F933FE">
      <w:pPr>
        <w:pStyle w:val="1"/>
      </w:pPr>
      <w:r>
        <w:t xml:space="preserve">10. Acceptance Criteria / </w:t>
      </w:r>
      <w:r>
        <w:t>验收标准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8280"/>
      </w:tblGrid>
      <w:tr w:rsidR="00587A1F" w14:paraId="13EA1892" w14:textId="77777777">
        <w:trPr>
          <w:tblHeader/>
          <w:jc w:val="center"/>
        </w:trPr>
        <w:tc>
          <w:tcPr>
            <w:tcW w:w="10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1A0010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82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812EB8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Acceptance Criterion / 验收标准</w:t>
            </w:r>
          </w:p>
        </w:tc>
      </w:tr>
      <w:tr w:rsidR="00587A1F" w14:paraId="31D755A5" w14:textId="77777777">
        <w:trPr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D56B5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AC-01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42409" w14:textId="5F2D9696" w:rsidR="00587A1F" w:rsidRDefault="00F933FE">
            <w:pPr>
              <w:rPr>
                <w:rFonts w:hint="eastAsia"/>
                <w:lang w:eastAsia="zh-CN"/>
              </w:rPr>
            </w:pPr>
            <w:r>
              <w:rPr>
                <w:sz w:val="16"/>
              </w:rPr>
              <w:t>A new AVIS is registered once and correct folder is created. / 新AVIS仅登记一次并正确建文件夹</w:t>
            </w:r>
          </w:p>
        </w:tc>
      </w:tr>
      <w:tr w:rsidR="00587A1F" w14:paraId="591EB060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D75D5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AC-02</w:t>
            </w:r>
          </w:p>
        </w:tc>
        <w:tc>
          <w:tcPr>
            <w:tcW w:w="82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E2C85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DG is identified by Shipper match and is recorded. / 通过Shipper识别并记录DG。</w:t>
            </w:r>
          </w:p>
        </w:tc>
      </w:tr>
      <w:tr w:rsidR="00587A1F" w14:paraId="434B9ADA" w14:textId="77777777">
        <w:trPr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12659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AC-03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8E524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BL is matched by AVIS reference; unmatched BL stops with exception. / BL按AVIS号匹配，未匹配则停止并报异常。</w:t>
            </w:r>
          </w:p>
        </w:tc>
      </w:tr>
      <w:tr w:rsidR="00587A1F" w14:paraId="3A968760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071F0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AC-04</w:t>
            </w:r>
          </w:p>
        </w:tc>
        <w:tc>
          <w:tcPr>
            <w:tcW w:w="82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FEEBC" w14:textId="4349083D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AVIS.xlsx is populated from AVIS PDF and no Shipping Log file is created. / AVIS.xlsx来自AVIS PDF</w:t>
            </w:r>
          </w:p>
        </w:tc>
      </w:tr>
      <w:tr w:rsidR="00587A1F" w14:paraId="6FA8FEB2" w14:textId="77777777">
        <w:trPr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448FD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AC-05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0E6F4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DG FOB difference is verified and saved in Others. / DG FOB差异经核对后写入Others。</w:t>
            </w:r>
          </w:p>
        </w:tc>
      </w:tr>
      <w:tr w:rsidR="00587A1F" w14:paraId="29BC0EB4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FED9F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AC-06</w:t>
            </w:r>
          </w:p>
        </w:tc>
        <w:tc>
          <w:tcPr>
            <w:tcW w:w="82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BC973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BL.xlsx imports successfully or exact difference is captured. / BL导入成功或差异被准确记录。</w:t>
            </w:r>
          </w:p>
        </w:tc>
      </w:tr>
      <w:tr w:rsidR="00587A1F" w14:paraId="67796072" w14:textId="77777777">
        <w:trPr>
          <w:jc w:val="center"/>
        </w:trPr>
        <w:tc>
          <w:tcPr>
            <w:tcW w:w="10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CE5A2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AC-07</w:t>
            </w:r>
          </w:p>
        </w:tc>
        <w:tc>
          <w:tcPr>
            <w:tcW w:w="82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25450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Required files are uploaded and status report is updated. / 附件上传并回写状态报告。</w:t>
            </w:r>
          </w:p>
        </w:tc>
      </w:tr>
      <w:tr w:rsidR="00587A1F" w14:paraId="4D4B1302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5D818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AC-08</w:t>
            </w:r>
          </w:p>
        </w:tc>
        <w:tc>
          <w:tcPr>
            <w:tcW w:w="82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FF306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Rerun creates no duplicates. / 重跑无重复。</w:t>
            </w:r>
          </w:p>
        </w:tc>
      </w:tr>
    </w:tbl>
    <w:p w14:paraId="542507CC" w14:textId="77777777" w:rsidR="00587A1F" w:rsidRDefault="00F933FE">
      <w:pPr>
        <w:pStyle w:val="1"/>
      </w:pPr>
      <w:r>
        <w:t xml:space="preserve">11. Supplier Open Items / </w:t>
      </w:r>
      <w:r>
        <w:t>供应商待确认项</w:t>
      </w:r>
    </w:p>
    <w:p w14:paraId="2BA8EF4F" w14:textId="77777777" w:rsidR="00587A1F" w:rsidRDefault="00F933FE">
      <w:pPr>
        <w:pStyle w:val="a0"/>
        <w:rPr>
          <w:rFonts w:hint="eastAsia"/>
        </w:rPr>
      </w:pPr>
      <w:r>
        <w:t>Exact mailbox list, paths, template versions and field mappings. / 最终邮箱清单、路径、模板版本和字段映射。</w:t>
      </w:r>
    </w:p>
    <w:p w14:paraId="0AF16725" w14:textId="77777777" w:rsidR="00587A1F" w:rsidRDefault="00F933FE">
      <w:pPr>
        <w:pStyle w:val="a0"/>
        <w:rPr>
          <w:rFonts w:hint="eastAsia"/>
        </w:rPr>
      </w:pPr>
      <w:r>
        <w:t>Approved retry, rerun, overwrite and notification rules. / 经批准的重试、重跑、覆盖及通知规则。</w:t>
      </w:r>
    </w:p>
    <w:p w14:paraId="6A0EA7D1" w14:textId="77777777" w:rsidR="00587A1F" w:rsidRDefault="00F933FE">
      <w:pPr>
        <w:pStyle w:val="a0"/>
        <w:rPr>
          <w:rFonts w:hint="eastAsia"/>
        </w:rPr>
      </w:pPr>
      <w:r>
        <w:lastRenderedPageBreak/>
        <w:t>Test account, permissions, sample files and IES+ test environment. / 测试账号、权限、样本文件及IES+测试环境。</w:t>
      </w:r>
    </w:p>
    <w:p w14:paraId="4F48F1AA" w14:textId="77777777" w:rsidR="00587A1F" w:rsidRDefault="00F933FE">
      <w:pPr>
        <w:pStyle w:val="a0"/>
        <w:rPr>
          <w:rFonts w:hint="eastAsia"/>
        </w:rPr>
      </w:pPr>
      <w:r>
        <w:t>Screenshot and UI selector validation for all supported layouts. / 所有支持界面的截图和UI元素定位验证。</w:t>
      </w:r>
    </w:p>
    <w:p w14:paraId="3C6BE073" w14:textId="77777777" w:rsidR="00587A1F" w:rsidRDefault="00F933FE">
      <w:pPr>
        <w:pStyle w:val="1"/>
      </w:pPr>
      <w:r>
        <w:t xml:space="preserve">12. Supplier Deliverables / </w:t>
      </w:r>
      <w:r>
        <w:t>供应商交付物</w:t>
      </w:r>
    </w:p>
    <w:p w14:paraId="118E5F84" w14:textId="77777777" w:rsidR="00587A1F" w:rsidRDefault="00F933FE">
      <w:pPr>
        <w:pStyle w:val="a0"/>
        <w:rPr>
          <w:rFonts w:hint="eastAsia"/>
        </w:rPr>
      </w:pPr>
      <w:r>
        <w:t>Solution design mapped to BR/FR IDs / 对应BR和FR编号的方案设计</w:t>
      </w:r>
    </w:p>
    <w:p w14:paraId="1DF30639" w14:textId="77777777" w:rsidR="00587A1F" w:rsidRDefault="00F933FE">
      <w:pPr>
        <w:pStyle w:val="a0"/>
        <w:rPr>
          <w:rFonts w:hint="eastAsia"/>
        </w:rPr>
      </w:pPr>
      <w:r>
        <w:t>Field mapping and configuration catalogue / 字段映射及配置清单</w:t>
      </w:r>
    </w:p>
    <w:p w14:paraId="0F428630" w14:textId="77777777" w:rsidR="00587A1F" w:rsidRDefault="00F933FE">
      <w:pPr>
        <w:pStyle w:val="a0"/>
        <w:rPr>
          <w:rFonts w:hint="eastAsia"/>
        </w:rPr>
      </w:pPr>
      <w:r>
        <w:t>Exception, retry and restart design / 异常、重试及续跑设计</w:t>
      </w:r>
    </w:p>
    <w:p w14:paraId="06228BE0" w14:textId="77777777" w:rsidR="00587A1F" w:rsidRDefault="00F933FE">
      <w:pPr>
        <w:pStyle w:val="a0"/>
        <w:rPr>
          <w:rFonts w:hint="eastAsia"/>
        </w:rPr>
      </w:pPr>
      <w:r>
        <w:t>Test cases and evidence mapped to acceptance criteria / 对应验收标准的测试用例及证据</w:t>
      </w:r>
    </w:p>
    <w:p w14:paraId="765CB8D5" w14:textId="77777777" w:rsidR="00587A1F" w:rsidRDefault="00F933FE">
      <w:pPr>
        <w:pStyle w:val="a0"/>
        <w:rPr>
          <w:rFonts w:hint="eastAsia"/>
        </w:rPr>
      </w:pPr>
      <w:r>
        <w:t>Deployment, rollback, operations and support documents / 部署、回退、运行及支持文档</w:t>
      </w:r>
    </w:p>
    <w:p w14:paraId="5E2BC6E0" w14:textId="77777777" w:rsidR="00587A1F" w:rsidRDefault="00F933FE">
      <w:pPr>
        <w:rPr>
          <w:rFonts w:hint="eastAsia"/>
        </w:rPr>
      </w:pPr>
      <w:r>
        <w:br w:type="page"/>
      </w:r>
    </w:p>
    <w:p w14:paraId="5079772F" w14:textId="77777777" w:rsidR="00587A1F" w:rsidRDefault="00F933FE">
      <w:pPr>
        <w:pStyle w:val="1"/>
      </w:pPr>
      <w:r>
        <w:lastRenderedPageBreak/>
        <w:t xml:space="preserve">13. Detailed Visual Process / </w:t>
      </w:r>
      <w:r>
        <w:t>详细截图流程</w:t>
      </w:r>
    </w:p>
    <w:p w14:paraId="5EDE30EC" w14:textId="77777777" w:rsidR="00587A1F" w:rsidRDefault="00F933FE">
      <w:pPr>
        <w:rPr>
          <w:rFonts w:hint="eastAsia"/>
        </w:rPr>
      </w:pPr>
      <w:r>
        <w:rPr>
          <w:b/>
        </w:rPr>
        <w:t>This section preserves the original step-by-step process narrative and screenshots in their original sequence. It is an integral part of this BRD and shall not be treated as a detachable appendix.</w:t>
      </w:r>
      <w:r>
        <w:rPr>
          <w:b/>
        </w:rPr>
        <w:br/>
        <w:t>本章节按原始顺序保留逐步流程说明和全部截图，是本BRD不可分割的流程定义，不应作为可删除的普通附件。</w:t>
      </w:r>
    </w:p>
    <w:p w14:paraId="0D07A853" w14:textId="77777777" w:rsidR="00587A1F" w:rsidRDefault="00F933FE">
      <w:pPr>
        <w:spacing w:after="80"/>
        <w:rPr>
          <w:rFonts w:hint="eastAsia"/>
        </w:rPr>
      </w:pPr>
      <w:r>
        <w:rPr>
          <w:b/>
          <w:color w:val="17365D"/>
          <w:sz w:val="21"/>
        </w:rPr>
        <w:t>Process Overview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87A1F" w14:paraId="1E2B8C59" w14:textId="77777777">
        <w:trPr>
          <w:tblHeader/>
          <w:jc w:val="center"/>
        </w:trPr>
        <w:tc>
          <w:tcPr>
            <w:tcW w:w="31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D142C7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FBC932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31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627B93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587A1F" w14:paraId="67024420" w14:textId="77777777">
        <w:trPr>
          <w:jc w:val="center"/>
        </w:trPr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3F2ED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B113E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Process full name</w:t>
            </w:r>
          </w:p>
        </w:tc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13245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SF Avis/BL Template Creation &amp; Upload</w:t>
            </w:r>
          </w:p>
        </w:tc>
      </w:tr>
      <w:tr w:rsidR="00587A1F" w14:paraId="5DD41DEE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C6F44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57644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Process Area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7047E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Email box/IES/T drive</w:t>
            </w:r>
          </w:p>
        </w:tc>
      </w:tr>
      <w:tr w:rsidR="00587A1F" w14:paraId="7790CDCA" w14:textId="77777777">
        <w:trPr>
          <w:jc w:val="center"/>
        </w:trPr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D0A3B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E39F3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Department</w:t>
            </w:r>
          </w:p>
        </w:tc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1E1D1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SCM-IE</w:t>
            </w:r>
          </w:p>
        </w:tc>
      </w:tr>
      <w:tr w:rsidR="00587A1F" w14:paraId="69F60909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3A770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B25AB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 xml:space="preserve">Process short description </w:t>
            </w:r>
            <w:r>
              <w:rPr>
                <w:sz w:val="16"/>
              </w:rPr>
              <w:br/>
              <w:t>(operation, activity, outcome)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0CA84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AVIS &amp; BL download from mailbox, collect data, upload to IES, export report.</w:t>
            </w:r>
          </w:p>
        </w:tc>
      </w:tr>
      <w:tr w:rsidR="00587A1F" w14:paraId="548EF842" w14:textId="77777777">
        <w:trPr>
          <w:jc w:val="center"/>
        </w:trPr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58B5E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05A9C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Role(s) required for performing the process</w:t>
            </w:r>
          </w:p>
        </w:tc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0D4C3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IE operation colleagues</w:t>
            </w:r>
          </w:p>
        </w:tc>
      </w:tr>
      <w:tr w:rsidR="00587A1F" w14:paraId="34F044F1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6D765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1E1E2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Process schedule and frequency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36AAC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Weekly, Monday 8:00- 9:00</w:t>
            </w:r>
          </w:p>
        </w:tc>
      </w:tr>
      <w:tr w:rsidR="00587A1F" w14:paraId="2854717A" w14:textId="77777777">
        <w:trPr>
          <w:jc w:val="center"/>
        </w:trPr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1A014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6E087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Average handling time per item</w:t>
            </w:r>
          </w:p>
        </w:tc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07CE7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10 min</w:t>
            </w:r>
          </w:p>
        </w:tc>
      </w:tr>
    </w:tbl>
    <w:p w14:paraId="4A921AB4" w14:textId="77777777" w:rsidR="00587A1F" w:rsidRDefault="00F933FE">
      <w:pPr>
        <w:spacing w:after="80"/>
        <w:rPr>
          <w:ins w:id="0" w:author="Ji, Scarlett Qing" w:date="2026-09-17T11:00:00Z" w16du:dateUtc="2026-09-17T03:00:00Z"/>
          <w:rFonts w:hint="eastAsia"/>
        </w:rPr>
      </w:pPr>
      <w:r>
        <w:t>欧线：船公司OOCL</w:t>
      </w:r>
    </w:p>
    <w:p w14:paraId="25593517" w14:textId="63B69FD3" w:rsidR="003E29C3" w:rsidRPr="003E29C3" w:rsidRDefault="003E29C3">
      <w:pPr>
        <w:pStyle w:val="ae"/>
        <w:numPr>
          <w:ilvl w:val="0"/>
          <w:numId w:val="11"/>
        </w:numPr>
        <w:spacing w:after="80"/>
        <w:rPr>
          <w:ins w:id="1" w:author="Ji, Scarlett Qing" w:date="2026-09-17T11:00:00Z" w16du:dateUtc="2026-09-17T03:00:00Z"/>
          <w:rFonts w:hint="eastAsia"/>
          <w:b/>
          <w:color w:val="17365D"/>
          <w:sz w:val="21"/>
          <w:lang w:eastAsia="zh-CN"/>
          <w:rPrChange w:id="2" w:author="Ji, Scarlett Qing" w:date="2026-09-17T11:00:00Z" w16du:dateUtc="2026-09-17T03:00:00Z">
            <w:rPr>
              <w:ins w:id="3" w:author="Ji, Scarlett Qing" w:date="2026-09-17T11:00:00Z" w16du:dateUtc="2026-09-17T03:00:00Z"/>
              <w:rFonts w:hint="eastAsia"/>
              <w:lang w:eastAsia="zh-CN"/>
            </w:rPr>
          </w:rPrChange>
        </w:rPr>
        <w:pPrChange w:id="4" w:author="Ji, Scarlett Qing" w:date="2026-09-17T11:00:00Z" w16du:dateUtc="2026-09-17T03:00:00Z">
          <w:pPr>
            <w:spacing w:after="80"/>
          </w:pPr>
        </w:pPrChange>
      </w:pPr>
      <w:ins w:id="5" w:author="Ji, Scarlett Qing" w:date="2026-09-17T11:00:00Z" w16du:dateUtc="2026-09-17T03:00:00Z">
        <w:r w:rsidRPr="003E29C3">
          <w:rPr>
            <w:rFonts w:hint="eastAsia"/>
            <w:b/>
            <w:color w:val="17365D"/>
            <w:sz w:val="21"/>
            <w:lang w:eastAsia="zh-CN"/>
            <w:rPrChange w:id="6" w:author="Ji, Scarlett Qing" w:date="2026-09-17T11:00:00Z" w16du:dateUtc="2026-09-17T03:00:00Z">
              <w:rPr>
                <w:rFonts w:hint="eastAsia"/>
                <w:lang w:eastAsia="zh-CN"/>
              </w:rPr>
            </w:rPrChange>
          </w:rPr>
          <w:t>触发机制：</w:t>
        </w:r>
        <w:r w:rsidRPr="003E29C3">
          <w:rPr>
            <w:rFonts w:hint="eastAsia"/>
            <w:bCs/>
            <w:color w:val="17365D"/>
            <w:sz w:val="21"/>
            <w:lang w:eastAsia="zh-CN"/>
            <w:rPrChange w:id="7" w:author="Ji, Scarlett Qing" w:date="2026-09-17T11:01:00Z" w16du:dateUtc="2026-09-17T03:01:00Z">
              <w:rPr>
                <w:rFonts w:hint="eastAsia"/>
                <w:lang w:eastAsia="zh-CN"/>
              </w:rPr>
            </w:rPrChange>
          </w:rPr>
          <w:t>每周定时触发，每周一早上9点运行，运行上周一至周日的数据</w:t>
        </w:r>
      </w:ins>
    </w:p>
    <w:p w14:paraId="05510679" w14:textId="04D30BDD" w:rsidR="003E29C3" w:rsidRPr="003E29C3" w:rsidRDefault="003E29C3">
      <w:pPr>
        <w:pStyle w:val="ae"/>
        <w:numPr>
          <w:ilvl w:val="0"/>
          <w:numId w:val="11"/>
        </w:numPr>
        <w:spacing w:after="80"/>
        <w:rPr>
          <w:ins w:id="8" w:author="Ji, Scarlett Qing" w:date="2026-09-17T00:51:00Z" w16du:dateUtc="2026-09-16T16:51:00Z"/>
          <w:rFonts w:hint="eastAsia"/>
          <w:b/>
          <w:color w:val="17365D"/>
          <w:sz w:val="21"/>
          <w:lang w:eastAsia="zh-CN"/>
          <w:rPrChange w:id="9" w:author="Ji, Scarlett Qing" w:date="2026-09-17T11:00:00Z" w16du:dateUtc="2026-09-17T03:00:00Z">
            <w:rPr>
              <w:ins w:id="10" w:author="Ji, Scarlett Qing" w:date="2026-09-17T00:51:00Z" w16du:dateUtc="2026-09-16T16:51:00Z"/>
              <w:rFonts w:hint="eastAsia"/>
              <w:lang w:eastAsia="zh-CN"/>
            </w:rPr>
          </w:rPrChange>
        </w:rPr>
        <w:pPrChange w:id="11" w:author="Ji, Scarlett Qing" w:date="2026-09-17T11:00:00Z" w16du:dateUtc="2026-09-17T03:00:00Z">
          <w:pPr>
            <w:spacing w:after="80"/>
          </w:pPr>
        </w:pPrChange>
      </w:pPr>
      <w:ins w:id="12" w:author="Ji, Scarlett Qing" w:date="2026-09-17T11:00:00Z" w16du:dateUtc="2026-09-17T03:00:00Z">
        <w:r w:rsidRPr="003E29C3">
          <w:rPr>
            <w:rFonts w:hint="eastAsia"/>
            <w:b/>
            <w:color w:val="17365D"/>
            <w:sz w:val="21"/>
            <w:lang w:eastAsia="zh-CN"/>
            <w:rPrChange w:id="13" w:author="Ji, Scarlett Qing" w:date="2026-09-17T11:00:00Z" w16du:dateUtc="2026-09-17T03:00:00Z">
              <w:rPr>
                <w:rFonts w:hint="eastAsia"/>
                <w:lang w:eastAsia="zh-CN"/>
              </w:rPr>
            </w:rPrChange>
          </w:rPr>
          <w:t>业务流程：</w:t>
        </w:r>
      </w:ins>
    </w:p>
    <w:p w14:paraId="430796C3" w14:textId="16815BCA" w:rsidR="0024385C" w:rsidRPr="00384127" w:rsidRDefault="0024385C">
      <w:pPr>
        <w:pStyle w:val="ae"/>
        <w:numPr>
          <w:ilvl w:val="0"/>
          <w:numId w:val="10"/>
        </w:numPr>
        <w:spacing w:after="80"/>
        <w:rPr>
          <w:rFonts w:hint="eastAsia"/>
          <w:b/>
          <w:lang w:eastAsia="zh-CN"/>
          <w:rPrChange w:id="14" w:author="Ji, Scarlett Qing" w:date="2026-09-17T00:52:00Z" w16du:dateUtc="2026-09-16T16:52:00Z">
            <w:rPr>
              <w:rFonts w:hint="eastAsia"/>
            </w:rPr>
          </w:rPrChange>
        </w:rPr>
        <w:pPrChange w:id="15" w:author="Ji, Scarlett Qing" w:date="2026-09-17T00:51:00Z" w16du:dateUtc="2026-09-16T16:51:00Z">
          <w:pPr>
            <w:spacing w:after="80"/>
          </w:pPr>
        </w:pPrChange>
      </w:pPr>
      <w:ins w:id="16" w:author="Ji, Scarlett Qing" w:date="2026-09-17T00:51:00Z" w16du:dateUtc="2026-09-16T16:51:00Z">
        <w:r w:rsidRPr="00384127">
          <w:rPr>
            <w:rFonts w:hint="eastAsia"/>
            <w:b/>
            <w:bCs/>
            <w:lang w:eastAsia="zh-CN"/>
            <w:rPrChange w:id="17" w:author="Ji, Scarlett Qing" w:date="2026-09-17T00:52:00Z" w16du:dateUtc="2026-09-16T16:52:00Z">
              <w:rPr>
                <w:rFonts w:hint="eastAsia"/>
                <w:lang w:eastAsia="zh-CN"/>
              </w:rPr>
            </w:rPrChange>
          </w:rPr>
          <w:t>S</w:t>
        </w:r>
      </w:ins>
      <w:ins w:id="18" w:author="Ji, Scarlett Qing" w:date="2026-09-17T00:52:00Z" w16du:dateUtc="2026-09-16T16:52:00Z">
        <w:r w:rsidRPr="00384127">
          <w:rPr>
            <w:rFonts w:hint="eastAsia"/>
            <w:b/>
            <w:bCs/>
            <w:lang w:eastAsia="zh-CN"/>
            <w:rPrChange w:id="19" w:author="Ji, Scarlett Qing" w:date="2026-09-17T00:52:00Z" w16du:dateUtc="2026-09-16T16:52:00Z">
              <w:rPr>
                <w:rFonts w:hint="eastAsia"/>
                <w:lang w:eastAsia="zh-CN"/>
              </w:rPr>
            </w:rPrChange>
          </w:rPr>
          <w:t>tep 1：</w:t>
        </w:r>
        <w:r w:rsidR="00384127" w:rsidRPr="00384127">
          <w:rPr>
            <w:rFonts w:hint="eastAsia"/>
            <w:b/>
            <w:bCs/>
            <w:lang w:eastAsia="zh-CN"/>
            <w:rPrChange w:id="20" w:author="Ji, Scarlett Qing" w:date="2026-09-17T00:52:00Z" w16du:dateUtc="2026-09-16T16:52:00Z">
              <w:rPr>
                <w:rFonts w:hint="eastAsia"/>
                <w:lang w:eastAsia="zh-CN"/>
              </w:rPr>
            </w:rPrChange>
          </w:rPr>
          <w:t>下载AVIS，进行记录并归档</w:t>
        </w:r>
      </w:ins>
    </w:p>
    <w:p w14:paraId="62174CDF" w14:textId="1B71ED0F" w:rsidR="00587A1F" w:rsidRDefault="00F933FE">
      <w:pPr>
        <w:spacing w:after="80"/>
        <w:rPr>
          <w:rFonts w:hint="eastAsia"/>
          <w:b/>
          <w:color w:val="17365D"/>
          <w:sz w:val="21"/>
        </w:rPr>
      </w:pPr>
      <w:r>
        <w:rPr>
          <w:b/>
          <w:color w:val="17365D"/>
          <w:sz w:val="21"/>
        </w:rPr>
        <w:t>1 根据AVIS and detail list (sheet 2请参照最后一页附件), 依次打开</w:t>
      </w:r>
      <w:r w:rsidR="00CF7739" w:rsidRPr="00CF7739">
        <w:rPr>
          <w:b/>
          <w:color w:val="17365D"/>
          <w:sz w:val="21"/>
        </w:rPr>
        <w:t>接收</w:t>
      </w:r>
      <w:r w:rsidR="00CF7739">
        <w:rPr>
          <w:rFonts w:hint="eastAsia"/>
          <w:b/>
          <w:color w:val="17365D"/>
          <w:sz w:val="21"/>
          <w:lang w:eastAsia="zh-CN"/>
        </w:rPr>
        <w:t>文件中D列“</w:t>
      </w:r>
      <w:r w:rsidR="00CF7739" w:rsidRPr="00CF7739">
        <w:rPr>
          <w:b/>
          <w:color w:val="17365D"/>
          <w:sz w:val="21"/>
        </w:rPr>
        <w:t>AVIS对应口岸公邮</w:t>
      </w:r>
      <w:r w:rsidR="00CF7739">
        <w:rPr>
          <w:rFonts w:hint="eastAsia"/>
          <w:b/>
          <w:color w:val="17365D"/>
          <w:sz w:val="21"/>
          <w:lang w:eastAsia="zh-CN"/>
        </w:rPr>
        <w:t>”</w:t>
      </w:r>
      <w:r>
        <w:rPr>
          <w:b/>
          <w:color w:val="17365D"/>
          <w:sz w:val="21"/>
        </w:rPr>
        <w:t>Pubic mailbox 的INBOX.</w:t>
      </w:r>
    </w:p>
    <w:p w14:paraId="4A619903" w14:textId="7A233F52" w:rsidR="0035503B" w:rsidRDefault="00530124" w:rsidP="00530124">
      <w:pPr>
        <w:rPr>
          <w:ins w:id="21" w:author="Ji, Scarlett Qing" w:date="2026-09-20T19:42:00Z" w16du:dateUtc="2026-09-20T11:42:00Z"/>
          <w:lang w:eastAsia="zh-CN"/>
        </w:rPr>
      </w:pPr>
      <w:r>
        <w:rPr>
          <w:rFonts w:hint="eastAsia"/>
          <w:lang w:eastAsia="zh-CN"/>
        </w:rPr>
        <w:t>Sheet 2这个公邮清单做成可配置的形式</w:t>
      </w:r>
    </w:p>
    <w:p w14:paraId="758C57D8" w14:textId="7D804A57" w:rsidR="00855CE1" w:rsidRDefault="00C20273" w:rsidP="00530124">
      <w:pPr>
        <w:rPr>
          <w:ins w:id="22" w:author="Ji, Scarlett Qing" w:date="2026-09-20T11:37:00Z" w16du:dateUtc="2026-09-20T03:37:00Z"/>
          <w:rFonts w:hint="eastAsia"/>
          <w:lang w:eastAsia="zh-CN"/>
        </w:rPr>
      </w:pPr>
      <w:ins w:id="23" w:author="Ji, Scarlett Qing" w:date="2026-09-20T19:42:00Z" w16du:dateUtc="2026-09-20T11:42:00Z">
        <w:r>
          <w:rPr>
            <w:rFonts w:hint="eastAsia"/>
            <w:lang w:eastAsia="zh-CN"/>
          </w:rPr>
          <w:t>业务老师后面会把</w:t>
        </w:r>
        <w:r w:rsidR="00855CE1">
          <w:rPr>
            <w:rFonts w:hint="eastAsia"/>
            <w:lang w:eastAsia="zh-CN"/>
          </w:rPr>
          <w:t>这些公邮收到的相关邮件</w:t>
        </w:r>
      </w:ins>
      <w:ins w:id="24" w:author="Ji, Scarlett Qing" w:date="2026-09-20T19:43:00Z" w16du:dateUtc="2026-09-20T11:43:00Z">
        <w:r>
          <w:rPr>
            <w:rFonts w:hint="eastAsia"/>
            <w:lang w:eastAsia="zh-CN"/>
          </w:rPr>
          <w:t>配置成可</w:t>
        </w:r>
      </w:ins>
      <w:ins w:id="25" w:author="Ji, Scarlett Qing" w:date="2026-09-20T19:42:00Z" w16du:dateUtc="2026-09-20T11:42:00Z">
        <w:r w:rsidR="00855CE1">
          <w:rPr>
            <w:rFonts w:hint="eastAsia"/>
            <w:lang w:eastAsia="zh-CN"/>
          </w:rPr>
          <w:t>自动Forward给portal公邮</w:t>
        </w:r>
      </w:ins>
      <w:ins w:id="26" w:author="Ji, Scarlett Qing" w:date="2026-09-20T19:43:00Z" w16du:dateUtc="2026-09-20T11:43:00Z">
        <w:r>
          <w:rPr>
            <w:rFonts w:hint="eastAsia"/>
            <w:lang w:eastAsia="zh-CN"/>
          </w:rPr>
          <w:t>的形式</w:t>
        </w:r>
      </w:ins>
    </w:p>
    <w:p w14:paraId="68D87620" w14:textId="15AE0C1A" w:rsidR="005D5DBA" w:rsidRDefault="005D5DBA" w:rsidP="00530124">
      <w:pPr>
        <w:rPr>
          <w:ins w:id="27" w:author="Ji, Scarlett Qing" w:date="2026-09-20T11:38:00Z" w16du:dateUtc="2026-09-20T03:38:00Z"/>
          <w:lang w:eastAsia="zh-CN"/>
        </w:rPr>
      </w:pPr>
      <w:ins w:id="28" w:author="Ji, Scarlett Qing" w:date="2026-09-20T11:37:00Z" w16du:dateUtc="2026-09-20T03:37:00Z">
        <w:r>
          <w:rPr>
            <w:rFonts w:hint="eastAsia"/>
            <w:lang w:eastAsia="zh-CN"/>
          </w:rPr>
          <w:t>PDC取自</w:t>
        </w:r>
      </w:ins>
      <w:ins w:id="29" w:author="Ji, Scarlett Qing" w:date="2026-09-20T11:38:00Z" w16du:dateUtc="2026-09-20T03:38:00Z">
        <w:r>
          <w:rPr>
            <w:rFonts w:hint="eastAsia"/>
            <w:lang w:eastAsia="zh-CN"/>
          </w:rPr>
          <w:t>AVIS pdf里的Customer code，</w:t>
        </w:r>
        <w:r w:rsidR="00E95D9F">
          <w:rPr>
            <w:rFonts w:hint="eastAsia"/>
            <w:lang w:eastAsia="zh-CN"/>
          </w:rPr>
          <w:t>PDC和Customer Code</w:t>
        </w:r>
        <w:commentRangeStart w:id="30"/>
        <w:r w:rsidR="00E95D9F">
          <w:rPr>
            <w:rFonts w:hint="eastAsia"/>
            <w:lang w:eastAsia="zh-CN"/>
          </w:rPr>
          <w:t>的对应关系表如下</w:t>
        </w:r>
      </w:ins>
      <w:commentRangeEnd w:id="30"/>
      <w:r w:rsidR="00E95D9F">
        <w:rPr>
          <w:rStyle w:val="aff9"/>
          <w:rFonts w:hint="eastAsia"/>
          <w:sz w:val="18"/>
          <w:szCs w:val="22"/>
          <w:lang w:eastAsia="zh-CN"/>
        </w:rPr>
        <w:commentReference w:id="30"/>
      </w:r>
      <w:ins w:id="31" w:author="Ji, Scarlett Qing" w:date="2026-09-20T11:39:00Z" w16du:dateUtc="2026-09-20T03:39:00Z">
        <w:r w:rsidR="00E95D9F">
          <w:rPr>
            <w:rFonts w:hint="eastAsia"/>
            <w:lang w:eastAsia="zh-CN"/>
          </w:rPr>
          <w:t>（此对应关系表需做成可配置的形式，由业务老师后续维护），若</w:t>
        </w:r>
      </w:ins>
      <w:ins w:id="32" w:author="Ji, Scarlett Qing" w:date="2026-09-20T11:40:00Z" w16du:dateUtc="2026-09-20T03:40:00Z">
        <w:r w:rsidR="00E94B77">
          <w:rPr>
            <w:rFonts w:hint="eastAsia"/>
            <w:lang w:eastAsia="zh-CN"/>
          </w:rPr>
          <w:t>AVIS里的Customer code不存在于配置表中，则需另建一个“Other”的folder，同时继续下述流程，文件存在此Other的文件夹中，并</w:t>
        </w:r>
      </w:ins>
      <w:ins w:id="33" w:author="Ji, Scarlett Qing" w:date="2026-09-20T11:42:00Z" w16du:dateUtc="2026-09-20T03:42:00Z">
        <w:r w:rsidR="00BF59B7">
          <w:rPr>
            <w:rFonts w:hint="eastAsia"/>
            <w:lang w:eastAsia="zh-CN"/>
          </w:rPr>
          <w:t>在</w:t>
        </w:r>
      </w:ins>
      <w:ins w:id="34" w:author="Ji, Scarlett Qing" w:date="2026-09-20T11:41:00Z" w16du:dateUtc="2026-09-20T03:41:00Z">
        <w:r w:rsidR="001C43C8">
          <w:rPr>
            <w:rFonts w:hint="eastAsia"/>
            <w:lang w:eastAsia="zh-CN"/>
          </w:rPr>
          <w:t>“</w:t>
        </w:r>
        <w:r w:rsidR="00BF59B7">
          <w:rPr>
            <w:rFonts w:hint="eastAsia"/>
            <w:lang w:eastAsia="zh-CN"/>
          </w:rPr>
          <w:t>异常反馈”列记录</w:t>
        </w:r>
      </w:ins>
      <w:ins w:id="35" w:author="Ji, Scarlett Qing" w:date="2026-09-20T11:40:00Z" w16du:dateUtc="2026-09-20T03:40:00Z">
        <w:r w:rsidR="00E94B77">
          <w:rPr>
            <w:rFonts w:hint="eastAsia"/>
            <w:lang w:eastAsia="zh-CN"/>
          </w:rPr>
          <w:t>该错误</w:t>
        </w:r>
      </w:ins>
      <w:ins w:id="36" w:author="Ji, Scarlett Qing" w:date="2026-09-20T11:38:00Z" w16du:dateUtc="2026-09-20T03:38:00Z">
        <w:r w:rsidR="00E95D9F">
          <w:rPr>
            <w:rFonts w:hint="eastAsia"/>
            <w:lang w:eastAsia="zh-CN"/>
          </w:rPr>
          <w:t>：</w:t>
        </w:r>
      </w:ins>
    </w:p>
    <w:p w14:paraId="27D40D7A" w14:textId="315A5ECA" w:rsidR="00E95D9F" w:rsidRDefault="008A26DC" w:rsidP="00530124">
      <w:pPr>
        <w:rPr>
          <w:ins w:id="37" w:author="Ji, Scarlett Qing" w:date="2026-09-20T11:36:00Z" w16du:dateUtc="2026-09-20T03:36:00Z"/>
          <w:rFonts w:hint="eastAsia"/>
          <w:lang w:eastAsia="zh-CN"/>
        </w:rPr>
      </w:pPr>
      <w:ins w:id="38" w:author="Ji, Scarlett Qing" w:date="2026-09-20T18:10:00Z" w16du:dateUtc="2026-09-20T10:10:00Z">
        <w:r>
          <w:rPr>
            <w:rFonts w:hint="eastAsia"/>
            <w:lang w:eastAsia="zh-CN"/>
          </w:rPr>
          <w:object w:dxaOrig="1517" w:dyaOrig="1058" w14:anchorId="72F33BA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75.65pt;height:52.65pt" o:ole="">
              <v:imagedata r:id="rId15" o:title=""/>
            </v:shape>
            <o:OLEObject Type="Embed" ProgID="Excel.Sheet.12" ShapeID="_x0000_i1025" DrawAspect="Icon" ObjectID="_1851440937" r:id="rId16"/>
          </w:object>
        </w:r>
      </w:ins>
    </w:p>
    <w:p w14:paraId="04A65E23" w14:textId="5A3A5FCA" w:rsidR="00375547" w:rsidRDefault="00375547">
      <w:pPr>
        <w:spacing w:after="80"/>
        <w:rPr>
          <w:rFonts w:hint="eastAsia"/>
        </w:rPr>
      </w:pPr>
      <w:ins w:id="39" w:author="Ji, Scarlett Qing" w:date="2026-09-17T00:22:00Z" w16du:dateUtc="2026-09-16T16:22:00Z">
        <w:r>
          <w:rPr>
            <w:noProof/>
          </w:rPr>
          <w:lastRenderedPageBreak/>
          <w:drawing>
            <wp:inline distT="0" distB="0" distL="0" distR="0" wp14:anchorId="0C799D94" wp14:editId="13BEAFE2">
              <wp:extent cx="6332220" cy="2343150"/>
              <wp:effectExtent l="0" t="0" r="0" b="0"/>
              <wp:docPr id="1992053259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92053259" name="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23431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2ECECEA" w14:textId="3204E4D7" w:rsidR="00587A1F" w:rsidRDefault="00F933FE">
      <w:pPr>
        <w:spacing w:after="80"/>
        <w:rPr>
          <w:rFonts w:hint="eastAsia"/>
          <w:lang w:eastAsia="zh-CN"/>
        </w:rPr>
      </w:pPr>
      <w:r>
        <w:rPr>
          <w:lang w:eastAsia="zh-CN"/>
        </w:rPr>
        <w:t>打开</w:t>
      </w:r>
      <w:r w:rsidR="00CF7739">
        <w:rPr>
          <w:rFonts w:hint="eastAsia"/>
          <w:lang w:eastAsia="zh-CN"/>
        </w:rPr>
        <w:t>“</w:t>
      </w:r>
      <w:r w:rsidR="00CF7739" w:rsidRPr="00CF7739">
        <w:rPr>
          <w:lang w:eastAsia="zh-CN"/>
        </w:rPr>
        <w:t>接收AVIS对应口岸公邮</w:t>
      </w:r>
      <w:r w:rsidR="00CF7739">
        <w:rPr>
          <w:rFonts w:hint="eastAsia"/>
          <w:lang w:eastAsia="zh-CN"/>
        </w:rPr>
        <w:t>”</w:t>
      </w:r>
    </w:p>
    <w:p w14:paraId="4649A80C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7F708F" wp14:editId="7E0DF024">
            <wp:extent cx="5623560" cy="3341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2A71" w14:textId="545FEBFA" w:rsidR="00384127" w:rsidRDefault="00F933FE">
      <w:pPr>
        <w:spacing w:after="80"/>
        <w:rPr>
          <w:ins w:id="40" w:author="Ji, Scarlett Qing" w:date="2026-09-17T00:52:00Z" w16du:dateUtc="2026-09-16T16:52:00Z"/>
          <w:rFonts w:hint="eastAsia"/>
          <w:b/>
          <w:color w:val="17365D"/>
          <w:sz w:val="21"/>
          <w:lang w:eastAsia="zh-CN"/>
        </w:rPr>
      </w:pPr>
      <w:r>
        <w:rPr>
          <w:b/>
          <w:color w:val="17365D"/>
          <w:sz w:val="21"/>
        </w:rPr>
        <w:t xml:space="preserve">2 </w:t>
      </w:r>
      <w:ins w:id="41" w:author="Wang, Xinyi (369)" w:date="2026-09-03T22:37:00Z" w16du:dateUtc="2026-09-03T14:37:00Z">
        <w:r w:rsidR="00236B3B">
          <w:rPr>
            <w:rFonts w:hint="eastAsia"/>
            <w:b/>
            <w:color w:val="17365D"/>
            <w:sz w:val="21"/>
            <w:lang w:eastAsia="zh-CN"/>
          </w:rPr>
          <w:t>在对应“</w:t>
        </w:r>
        <w:r w:rsidR="00236B3B" w:rsidRPr="00236B3B">
          <w:rPr>
            <w:b/>
            <w:color w:val="17365D"/>
            <w:sz w:val="21"/>
            <w:lang w:eastAsia="zh-CN"/>
          </w:rPr>
          <w:t>接收AVIS对应口岸公邮</w:t>
        </w:r>
        <w:r w:rsidR="00236B3B">
          <w:rPr>
            <w:rFonts w:hint="eastAsia"/>
            <w:b/>
            <w:color w:val="17365D"/>
            <w:sz w:val="21"/>
            <w:lang w:eastAsia="zh-CN"/>
          </w:rPr>
          <w:t>”中</w:t>
        </w:r>
      </w:ins>
      <w:r>
        <w:rPr>
          <w:b/>
          <w:color w:val="17365D"/>
          <w:sz w:val="21"/>
        </w:rPr>
        <w:t xml:space="preserve">搜寻Subject “AVIS”, </w:t>
      </w:r>
    </w:p>
    <w:p w14:paraId="12C0A270" w14:textId="1C1B84CF" w:rsidR="00587A1F" w:rsidDel="003E29C3" w:rsidRDefault="00F933FE">
      <w:pPr>
        <w:spacing w:after="80"/>
        <w:rPr>
          <w:del w:id="42" w:author="Ji, Scarlett Qing" w:date="2026-09-17T11:01:00Z" w16du:dateUtc="2026-09-17T03:01:00Z"/>
          <w:rFonts w:hint="eastAsia"/>
          <w:lang w:eastAsia="zh-CN"/>
        </w:rPr>
      </w:pPr>
      <w:del w:id="43" w:author="Ji, Scarlett Qing" w:date="2026-09-17T11:01:00Z" w16du:dateUtc="2026-09-17T03:01:00Z">
        <w:r w:rsidDel="003E29C3">
          <w:rPr>
            <w:b/>
            <w:color w:val="17365D"/>
            <w:sz w:val="21"/>
            <w:lang w:eastAsia="zh-CN"/>
          </w:rPr>
          <w:delText>period:weekly  .如果是每周一</w:delText>
        </w:r>
      </w:del>
      <w:ins w:id="44" w:author="Wang, Xinyi (369)" w:date="2026-09-03T22:37:00Z" w16du:dateUtc="2026-09-03T14:37:00Z">
        <w:del w:id="45" w:author="Ji, Scarlett Qing" w:date="2026-09-17T11:01:00Z" w16du:dateUtc="2026-09-17T03:01:00Z">
          <w:r w:rsidR="00236B3B" w:rsidDel="003E29C3">
            <w:rPr>
              <w:rFonts w:hint="eastAsia"/>
              <w:b/>
              <w:color w:val="17365D"/>
              <w:sz w:val="21"/>
              <w:lang w:eastAsia="zh-CN"/>
            </w:rPr>
            <w:delText>早上8点</w:delText>
          </w:r>
        </w:del>
      </w:ins>
      <w:del w:id="46" w:author="Ji, Scarlett Qing" w:date="2026-09-17T11:01:00Z" w16du:dateUtc="2026-09-17T03:01:00Z">
        <w:r w:rsidDel="003E29C3">
          <w:rPr>
            <w:b/>
            <w:color w:val="17365D"/>
            <w:sz w:val="21"/>
            <w:lang w:eastAsia="zh-CN"/>
          </w:rPr>
          <w:delText>跑</w:delText>
        </w:r>
      </w:del>
      <w:ins w:id="47" w:author="Wang, Xinyi (369)" w:date="2026-09-03T22:37:00Z" w16du:dateUtc="2026-09-03T14:37:00Z">
        <w:del w:id="48" w:author="Ji, Scarlett Qing" w:date="2026-09-17T11:01:00Z" w16du:dateUtc="2026-09-17T03:01:00Z">
          <w:r w:rsidR="00236B3B" w:rsidDel="003E29C3">
            <w:rPr>
              <w:rFonts w:hint="eastAsia"/>
              <w:b/>
              <w:color w:val="17365D"/>
              <w:sz w:val="21"/>
              <w:lang w:eastAsia="zh-CN"/>
            </w:rPr>
            <w:delText>运行</w:delText>
          </w:r>
        </w:del>
      </w:ins>
      <w:del w:id="49" w:author="Ji, Scarlett Qing" w:date="2026-09-17T11:01:00Z" w16du:dateUtc="2026-09-17T03:01:00Z">
        <w:r w:rsidDel="003E29C3">
          <w:rPr>
            <w:b/>
            <w:color w:val="17365D"/>
            <w:sz w:val="21"/>
            <w:lang w:eastAsia="zh-CN"/>
          </w:rPr>
          <w:delText>机器人，时间就是上一周的周一到周日</w:delText>
        </w:r>
      </w:del>
    </w:p>
    <w:p w14:paraId="03246082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C29F3E" wp14:editId="00640BA2">
            <wp:extent cx="5623560" cy="3483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0916" w14:textId="3F630778" w:rsidR="00587A1F" w:rsidRDefault="00F933FE">
      <w:pPr>
        <w:spacing w:after="80"/>
        <w:rPr>
          <w:ins w:id="50" w:author="Wang, Xinyi (369)" w:date="2026-09-03T22:54:00Z" w16du:dateUtc="2026-09-03T14:54:00Z"/>
          <w:rFonts w:hint="eastAsia"/>
          <w:b/>
          <w:color w:val="17365D"/>
          <w:sz w:val="21"/>
          <w:lang w:eastAsia="zh-CN"/>
        </w:rPr>
      </w:pPr>
      <w:r>
        <w:rPr>
          <w:b/>
          <w:color w:val="17365D"/>
          <w:sz w:val="21"/>
        </w:rPr>
        <w:t xml:space="preserve">3 </w:t>
      </w:r>
      <w:r w:rsidRPr="005000A4">
        <w:rPr>
          <w:b/>
          <w:color w:val="17365D"/>
          <w:sz w:val="21"/>
          <w:highlight w:val="lightGray"/>
        </w:rPr>
        <w:t>根据搜索出的新的AVIS 存入</w:t>
      </w:r>
      <w:commentRangeStart w:id="51"/>
      <w:commentRangeStart w:id="52"/>
      <w:commentRangeStart w:id="53"/>
      <w:commentRangeStart w:id="54"/>
      <w:r w:rsidRPr="005000A4">
        <w:rPr>
          <w:b/>
          <w:color w:val="17365D"/>
          <w:sz w:val="21"/>
          <w:highlight w:val="lightGray"/>
        </w:rPr>
        <w:t xml:space="preserve">AVIS BL status report </w:t>
      </w:r>
      <w:ins w:id="55" w:author="Ji, Scarlett Qing" w:date="2026-09-17T00:24:00Z" w16du:dateUtc="2026-09-16T16:24:00Z">
        <w:r w:rsidR="00101E1E">
          <w:rPr>
            <w:rFonts w:hint="eastAsia"/>
            <w:b/>
            <w:color w:val="17365D"/>
            <w:sz w:val="21"/>
            <w:highlight w:val="lightGray"/>
            <w:lang w:eastAsia="zh-CN"/>
          </w:rPr>
          <w:t>即附件</w:t>
        </w:r>
      </w:ins>
      <w:r w:rsidR="00D76564">
        <w:rPr>
          <w:rFonts w:hint="eastAsia"/>
          <w:b/>
          <w:color w:val="17365D"/>
          <w:sz w:val="21"/>
          <w:highlight w:val="lightGray"/>
          <w:lang w:eastAsia="zh-CN"/>
        </w:rPr>
        <w:t>：</w:t>
      </w:r>
      <w:ins w:id="56" w:author="Ji, Scarlett Qing" w:date="2026-09-17T00:25:00Z" w16du:dateUtc="2026-09-16T16:25:00Z">
        <w:r w:rsidR="00101E1E">
          <w:rPr>
            <w:rFonts w:hint="eastAsia"/>
            <w:b/>
            <w:color w:val="17365D"/>
            <w:sz w:val="21"/>
            <w:highlight w:val="lightGray"/>
            <w:lang w:eastAsia="zh-CN"/>
          </w:rPr>
          <w:t>大表</w:t>
        </w:r>
      </w:ins>
      <w:r w:rsidRPr="005000A4">
        <w:rPr>
          <w:b/>
          <w:color w:val="17365D"/>
          <w:sz w:val="21"/>
          <w:highlight w:val="lightGray"/>
        </w:rPr>
        <w:t>(Sheet3)</w:t>
      </w:r>
      <w:commentRangeEnd w:id="51"/>
      <w:r w:rsidR="00FE1D08">
        <w:rPr>
          <w:rStyle w:val="aff9"/>
          <w:b/>
          <w:color w:val="17365D"/>
          <w:szCs w:val="22"/>
        </w:rPr>
        <w:commentReference w:id="51"/>
      </w:r>
      <w:commentRangeEnd w:id="52"/>
      <w:r>
        <w:rPr>
          <w:rStyle w:val="aff9"/>
          <w:b/>
          <w:color w:val="17365D"/>
          <w:szCs w:val="22"/>
        </w:rPr>
        <w:commentReference w:id="52"/>
      </w:r>
      <w:commentRangeEnd w:id="53"/>
      <w:r>
        <w:rPr>
          <w:rStyle w:val="aff9"/>
          <w:b/>
          <w:color w:val="17365D"/>
          <w:szCs w:val="22"/>
        </w:rPr>
        <w:commentReference w:id="53"/>
      </w:r>
      <w:commentRangeEnd w:id="54"/>
      <w:r w:rsidR="00DE63E9">
        <w:rPr>
          <w:rStyle w:val="aff9"/>
          <w:b/>
          <w:color w:val="17365D"/>
          <w:szCs w:val="22"/>
        </w:rPr>
        <w:commentReference w:id="54"/>
      </w:r>
      <w:r>
        <w:rPr>
          <w:b/>
          <w:color w:val="17365D"/>
          <w:sz w:val="21"/>
        </w:rPr>
        <w:t>中留作记录。</w:t>
      </w:r>
    </w:p>
    <w:p w14:paraId="19571EF5" w14:textId="77777777" w:rsidR="001B1624" w:rsidRDefault="006F1E98">
      <w:pPr>
        <w:spacing w:after="80"/>
        <w:rPr>
          <w:ins w:id="57" w:author="Ji, Scarlett Qing" w:date="2026-09-17T11:12:00Z" w16du:dateUtc="2026-09-17T03:12:00Z"/>
          <w:rFonts w:hint="eastAsia"/>
          <w:b/>
          <w:color w:val="17365D"/>
          <w:sz w:val="21"/>
          <w:lang w:eastAsia="zh-CN"/>
        </w:rPr>
      </w:pPr>
      <w:ins w:id="58" w:author="Ji, Scarlett Qing" w:date="2026-09-17T11:11:00Z" w16du:dateUtc="2026-09-17T03:11:00Z">
        <w:r>
          <w:rPr>
            <w:rFonts w:hint="eastAsia"/>
            <w:b/>
            <w:color w:val="17365D"/>
            <w:sz w:val="21"/>
            <w:lang w:eastAsia="zh-CN"/>
          </w:rPr>
          <w:t>记录字段：</w:t>
        </w:r>
      </w:ins>
    </w:p>
    <w:p w14:paraId="4DF873C7" w14:textId="77777777" w:rsidR="001B1624" w:rsidRDefault="001B1624">
      <w:pPr>
        <w:spacing w:after="80"/>
        <w:rPr>
          <w:ins w:id="59" w:author="Ji, Scarlett Qing" w:date="2026-09-17T11:12:00Z" w16du:dateUtc="2026-09-17T03:12:00Z"/>
          <w:rFonts w:hint="eastAsia"/>
          <w:b/>
          <w:color w:val="17365D"/>
          <w:sz w:val="21"/>
          <w:lang w:eastAsia="zh-CN"/>
        </w:rPr>
      </w:pPr>
      <w:ins w:id="60" w:author="Ji, Scarlett Qing" w:date="2026-09-17T11:12:00Z" w16du:dateUtc="2026-09-17T03:12:00Z">
        <w:r>
          <w:rPr>
            <w:noProof/>
          </w:rPr>
          <w:drawing>
            <wp:inline distT="0" distB="0" distL="0" distR="0" wp14:anchorId="0FCF059C" wp14:editId="3C4A01ED">
              <wp:extent cx="4233903" cy="782924"/>
              <wp:effectExtent l="0" t="0" r="0" b="0"/>
              <wp:docPr id="1784297789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84297789" name="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59139" cy="78759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A5ED8A0" w14:textId="328907AE" w:rsidR="00B7125B" w:rsidRDefault="00B7125B">
      <w:pPr>
        <w:spacing w:after="80"/>
        <w:rPr>
          <w:ins w:id="61" w:author="Ji, Scarlett Qing" w:date="2026-09-17T11:03:00Z" w16du:dateUtc="2026-09-17T03:03:00Z"/>
          <w:rFonts w:hint="eastAsia"/>
          <w:b/>
          <w:color w:val="17365D"/>
          <w:sz w:val="21"/>
          <w:lang w:eastAsia="zh-CN"/>
        </w:rPr>
      </w:pPr>
      <w:ins w:id="62" w:author="Wang, Xinyi (369)" w:date="2026-09-03T22:54:00Z" w16du:dateUtc="2026-09-03T14:54:00Z">
        <w:r>
          <w:rPr>
            <w:rFonts w:hint="eastAsia"/>
            <w:b/>
            <w:color w:val="17365D"/>
            <w:sz w:val="21"/>
            <w:lang w:eastAsia="zh-CN"/>
          </w:rPr>
          <w:t>AVIS 号码填入</w:t>
        </w:r>
        <w:r w:rsidRPr="005000A4">
          <w:rPr>
            <w:b/>
            <w:color w:val="17365D"/>
            <w:sz w:val="21"/>
            <w:highlight w:val="lightGray"/>
          </w:rPr>
          <w:t>AVIS BL status report</w:t>
        </w:r>
        <w:r>
          <w:rPr>
            <w:rFonts w:hint="eastAsia"/>
            <w:b/>
            <w:color w:val="17365D"/>
            <w:sz w:val="21"/>
            <w:highlight w:val="lightGray"/>
            <w:lang w:eastAsia="zh-CN"/>
          </w:rPr>
          <w:t>中</w:t>
        </w:r>
        <w:r>
          <w:rPr>
            <w:rFonts w:hint="eastAsia"/>
            <w:b/>
            <w:color w:val="17365D"/>
            <w:sz w:val="21"/>
            <w:lang w:eastAsia="zh-CN"/>
          </w:rPr>
          <w:t>E</w:t>
        </w:r>
        <w:r>
          <w:rPr>
            <w:rFonts w:hint="eastAsia"/>
            <w:b/>
            <w:color w:val="17365D"/>
            <w:sz w:val="21"/>
            <w:highlight w:val="lightGray"/>
            <w:lang w:eastAsia="zh-CN"/>
          </w:rPr>
          <w:t>列。</w:t>
        </w:r>
      </w:ins>
    </w:p>
    <w:p w14:paraId="7057EAB1" w14:textId="77777777" w:rsidR="004430D2" w:rsidRDefault="004430D2">
      <w:pPr>
        <w:spacing w:after="80"/>
        <w:rPr>
          <w:rFonts w:hint="eastAsia"/>
          <w:lang w:eastAsia="zh-CN"/>
        </w:rPr>
      </w:pPr>
    </w:p>
    <w:p w14:paraId="2E444AC4" w14:textId="77777777" w:rsidR="00587A1F" w:rsidRDefault="00F933FE">
      <w:pPr>
        <w:spacing w:after="80"/>
        <w:rPr>
          <w:rFonts w:hint="eastAsia"/>
        </w:rPr>
      </w:pPr>
      <w:r>
        <w:t>路径：T:\MBPTS\IE\11. RPA\10. AVIS Shipping log 海运进口预报创建</w:t>
      </w:r>
    </w:p>
    <w:p w14:paraId="0CF50D69" w14:textId="42F7818B" w:rsidR="00587A1F" w:rsidRDefault="00F933FE">
      <w:pPr>
        <w:spacing w:after="80"/>
        <w:rPr>
          <w:ins w:id="63" w:author="Wang, Xinyi (369)" w:date="2026-09-03T22:43:00Z" w16du:dateUtc="2026-09-03T14:43:00Z"/>
          <w:rFonts w:hint="eastAsia"/>
          <w:b/>
          <w:color w:val="17365D"/>
          <w:sz w:val="21"/>
          <w:lang w:eastAsia="zh-CN"/>
        </w:rPr>
      </w:pPr>
      <w:r>
        <w:rPr>
          <w:b/>
          <w:color w:val="17365D"/>
          <w:sz w:val="21"/>
          <w:lang w:eastAsia="zh-CN"/>
        </w:rPr>
        <w:t>4 在T盘文件夹中找到</w:t>
      </w:r>
      <w:commentRangeStart w:id="64"/>
      <w:commentRangeStart w:id="65"/>
      <w:r>
        <w:rPr>
          <w:b/>
          <w:color w:val="17365D"/>
          <w:sz w:val="21"/>
          <w:lang w:eastAsia="zh-CN"/>
        </w:rPr>
        <w:t>根据</w:t>
      </w:r>
      <w:ins w:id="66" w:author="Wang, Xinyi (369)" w:date="2026-09-03T22:38:00Z" w16du:dateUtc="2026-09-03T14:38:00Z">
        <w:r w:rsidR="00236B3B">
          <w:rPr>
            <w:rFonts w:hint="eastAsia"/>
            <w:b/>
            <w:color w:val="17365D"/>
            <w:sz w:val="21"/>
            <w:lang w:eastAsia="zh-CN"/>
          </w:rPr>
          <w:t>“</w:t>
        </w:r>
        <w:r w:rsidR="00236B3B" w:rsidRPr="00236B3B">
          <w:rPr>
            <w:b/>
            <w:color w:val="17365D"/>
            <w:sz w:val="21"/>
            <w:lang w:eastAsia="zh-CN"/>
          </w:rPr>
          <w:t>接收AVIS对应口岸公邮</w:t>
        </w:r>
        <w:r w:rsidR="00236B3B">
          <w:rPr>
            <w:rFonts w:hint="eastAsia"/>
            <w:b/>
            <w:color w:val="17365D"/>
            <w:sz w:val="21"/>
            <w:lang w:eastAsia="zh-CN"/>
          </w:rPr>
          <w:t>”</w:t>
        </w:r>
      </w:ins>
      <w:ins w:id="67" w:author="Wang, Xinyi (369)" w:date="2026-09-03T22:39:00Z" w16du:dateUtc="2026-09-03T14:39:00Z">
        <w:r w:rsidR="00236B3B">
          <w:rPr>
            <w:rFonts w:hint="eastAsia"/>
            <w:b/>
            <w:color w:val="17365D"/>
            <w:sz w:val="21"/>
            <w:lang w:eastAsia="zh-CN"/>
          </w:rPr>
          <w:t>所</w:t>
        </w:r>
      </w:ins>
      <w:del w:id="68" w:author="Wang, Xinyi (369)" w:date="2026-09-03T22:38:00Z" w16du:dateUtc="2026-09-03T14:38:00Z">
        <w:r w:rsidDel="00236B3B">
          <w:rPr>
            <w:b/>
            <w:color w:val="17365D"/>
            <w:sz w:val="21"/>
            <w:lang w:eastAsia="zh-CN"/>
          </w:rPr>
          <w:delText xml:space="preserve">mail box </w:delText>
        </w:r>
      </w:del>
      <w:r>
        <w:rPr>
          <w:b/>
          <w:color w:val="17365D"/>
          <w:sz w:val="21"/>
          <w:lang w:eastAsia="zh-CN"/>
        </w:rPr>
        <w:t>对应的PDC</w:t>
      </w:r>
      <w:commentRangeEnd w:id="64"/>
      <w:r w:rsidR="008336E4">
        <w:rPr>
          <w:rStyle w:val="aff9"/>
          <w:rFonts w:hint="eastAsia"/>
          <w:b/>
          <w:color w:val="17365D"/>
          <w:szCs w:val="22"/>
          <w:lang w:eastAsia="zh-CN"/>
        </w:rPr>
        <w:commentReference w:id="64"/>
      </w:r>
      <w:commentRangeEnd w:id="65"/>
      <w:r w:rsidR="00D87AB3">
        <w:rPr>
          <w:rStyle w:val="aff9"/>
          <w:rFonts w:hint="eastAsia"/>
          <w:b/>
          <w:color w:val="17365D"/>
          <w:szCs w:val="22"/>
          <w:lang w:eastAsia="zh-CN"/>
        </w:rPr>
        <w:commentReference w:id="65"/>
      </w:r>
      <w:ins w:id="69" w:author="Wang, Xinyi (369)" w:date="2026-09-03T22:39:00Z" w16du:dateUtc="2026-09-03T14:39:00Z">
        <w:r w:rsidR="00236B3B">
          <w:rPr>
            <w:rFonts w:hint="eastAsia"/>
            <w:b/>
            <w:color w:val="17365D"/>
            <w:sz w:val="21"/>
            <w:lang w:eastAsia="zh-CN"/>
          </w:rPr>
          <w:t>（B列）</w:t>
        </w:r>
      </w:ins>
      <w:r>
        <w:rPr>
          <w:b/>
          <w:color w:val="17365D"/>
          <w:sz w:val="21"/>
          <w:lang w:eastAsia="zh-CN"/>
        </w:rPr>
        <w:t xml:space="preserve"> ，创建新的文件夹</w:t>
      </w:r>
    </w:p>
    <w:p w14:paraId="6D75A242" w14:textId="40361BB9" w:rsidR="00236B3B" w:rsidRDefault="00236B3B">
      <w:pPr>
        <w:spacing w:after="80"/>
        <w:rPr>
          <w:ins w:id="70" w:author="Wang, Xinyi (369)" w:date="2026-09-03T22:43:00Z" w16du:dateUtc="2026-09-03T14:43:00Z"/>
          <w:rFonts w:hint="eastAsia"/>
          <w:b/>
          <w:color w:val="17365D"/>
          <w:sz w:val="21"/>
          <w:lang w:eastAsia="zh-CN"/>
        </w:rPr>
      </w:pPr>
      <w:ins w:id="71" w:author="Wang, Xinyi (369)" w:date="2026-09-03T22:43:00Z" w16du:dateUtc="2026-09-03T14:43:00Z">
        <w:r>
          <w:rPr>
            <w:rFonts w:hint="eastAsia"/>
            <w:b/>
            <w:color w:val="17365D"/>
            <w:sz w:val="21"/>
            <w:lang w:eastAsia="zh-CN"/>
          </w:rPr>
          <w:t>T盘文件夹如下：</w:t>
        </w:r>
      </w:ins>
    </w:p>
    <w:p w14:paraId="295D16FB" w14:textId="35B1E272" w:rsidR="00236B3B" w:rsidRDefault="00236B3B">
      <w:pPr>
        <w:spacing w:after="80"/>
        <w:rPr>
          <w:rFonts w:hint="eastAsia"/>
          <w:lang w:eastAsia="zh-CN"/>
        </w:rPr>
      </w:pPr>
      <w:ins w:id="72" w:author="Wang, Xinyi (369)" w:date="2026-09-03T22:43:00Z" w16du:dateUtc="2026-09-03T14:43:00Z">
        <w:r w:rsidRPr="00236B3B">
          <w:rPr>
            <w:noProof/>
            <w:lang w:eastAsia="zh-CN"/>
          </w:rPr>
          <w:lastRenderedPageBreak/>
          <w:drawing>
            <wp:inline distT="0" distB="0" distL="0" distR="0" wp14:anchorId="04490EF4" wp14:editId="0F974F3C">
              <wp:extent cx="5100768" cy="2887980"/>
              <wp:effectExtent l="0" t="0" r="5080" b="7620"/>
              <wp:docPr id="67489762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74897621" name="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04394" cy="289003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0101E35" w14:textId="77777777" w:rsidR="00587A1F" w:rsidRDefault="00F933FE">
      <w:pPr>
        <w:spacing w:after="80"/>
        <w:rPr>
          <w:ins w:id="73" w:author="Wang, Xinyi (369)" w:date="2026-09-04T16:52:00Z" w16du:dateUtc="2026-09-04T08:52:00Z"/>
          <w:rFonts w:hint="eastAsia"/>
          <w:lang w:eastAsia="zh-CN"/>
        </w:rPr>
      </w:pPr>
      <w:r>
        <w:rPr>
          <w:lang w:eastAsia="zh-CN"/>
        </w:rPr>
        <w:t>将PDF AVIS 存到对应的文件夹</w:t>
      </w:r>
    </w:p>
    <w:p w14:paraId="0751FDE2" w14:textId="60E91BD0" w:rsidR="007511F3" w:rsidRDefault="007511F3">
      <w:pPr>
        <w:spacing w:after="80"/>
        <w:rPr>
          <w:ins w:id="74" w:author="Wang, Xinyi (369)" w:date="2026-09-04T16:53:00Z" w16du:dateUtc="2026-09-04T08:53:00Z"/>
          <w:rFonts w:hint="eastAsia"/>
          <w:lang w:eastAsia="zh-CN"/>
        </w:rPr>
      </w:pPr>
      <w:ins w:id="75" w:author="Wang, Xinyi (369)" w:date="2026-09-04T16:52:00Z" w16du:dateUtc="2026-09-04T08:52:00Z">
        <w:r>
          <w:rPr>
            <w:rFonts w:hint="eastAsia"/>
            <w:lang w:eastAsia="zh-CN"/>
          </w:rPr>
          <w:t>为了区分MBUSI和GLC 不同的货物，我将每个PDC 再建立了子文件夹，命名为GLC 和Mbusi. 如下面截图。后续存档需要根据线路存到对应的文件夹中</w:t>
        </w:r>
      </w:ins>
    </w:p>
    <w:p w14:paraId="79478947" w14:textId="21D61B2D" w:rsidR="007511F3" w:rsidRDefault="007511F3">
      <w:pPr>
        <w:spacing w:after="80"/>
        <w:rPr>
          <w:ins w:id="76" w:author="Wang, Xinyi (369)" w:date="2026-09-04T16:52:00Z" w16du:dateUtc="2026-09-04T08:52:00Z"/>
          <w:rFonts w:hint="eastAsia"/>
          <w:lang w:eastAsia="zh-CN"/>
        </w:rPr>
      </w:pPr>
      <w:commentRangeStart w:id="77"/>
      <w:commentRangeStart w:id="78"/>
      <w:ins w:id="79" w:author="Wang, Xinyi (369)" w:date="2026-09-04T16:53:00Z" w16du:dateUtc="2026-09-04T08:53:00Z">
        <w:r w:rsidRPr="007511F3">
          <w:rPr>
            <w:rFonts w:hint="eastAsia"/>
            <w:highlight w:val="yellow"/>
            <w:lang w:eastAsia="zh-CN"/>
          </w:rPr>
          <w:t>这里我有一个疑问 ，因为后期我们会更换库房，所以对应库房的名称可能会换，此处是否可以处理？</w:t>
        </w:r>
      </w:ins>
      <w:commentRangeEnd w:id="77"/>
      <w:del w:id="80" w:author="Ji, Scarlett Qing" w:date="2026-09-20T19:40:00Z" w16du:dateUtc="2026-09-20T11:40:00Z">
        <w:r w:rsidDel="0003548B">
          <w:rPr>
            <w:rStyle w:val="aff9"/>
            <w:rFonts w:hint="eastAsia"/>
            <w:sz w:val="18"/>
            <w:szCs w:val="22"/>
            <w:highlight w:val="yellow"/>
            <w:lang w:eastAsia="zh-CN"/>
          </w:rPr>
          <w:commentReference w:id="77"/>
        </w:r>
        <w:commentRangeEnd w:id="78"/>
        <w:r w:rsidR="0078713C" w:rsidDel="0003548B">
          <w:rPr>
            <w:rStyle w:val="aff9"/>
            <w:rFonts w:hint="eastAsia"/>
            <w:sz w:val="18"/>
            <w:szCs w:val="22"/>
            <w:highlight w:val="yellow"/>
            <w:lang w:eastAsia="zh-CN"/>
          </w:rPr>
          <w:commentReference w:id="78"/>
        </w:r>
      </w:del>
      <w:ins w:id="81" w:author="Ji, Scarlett Qing" w:date="2026-09-20T19:40:00Z" w16du:dateUtc="2026-09-20T11:40:00Z">
        <w:r w:rsidR="0003548B">
          <w:rPr>
            <w:rFonts w:hint="eastAsia"/>
            <w:highlight w:val="yellow"/>
            <w:lang w:eastAsia="zh-CN"/>
          </w:rPr>
          <w:t>可配置</w:t>
        </w:r>
      </w:ins>
    </w:p>
    <w:p w14:paraId="0A31B1A1" w14:textId="63A8585F" w:rsidR="007511F3" w:rsidRDefault="007511F3">
      <w:pPr>
        <w:spacing w:after="80"/>
        <w:rPr>
          <w:rFonts w:hint="eastAsia"/>
          <w:lang w:eastAsia="zh-CN"/>
        </w:rPr>
      </w:pPr>
      <w:ins w:id="82" w:author="Wang, Xinyi (369)" w:date="2026-09-04T16:52:00Z" w16du:dateUtc="2026-09-04T08:52:00Z">
        <w:r w:rsidRPr="00E150CC">
          <w:rPr>
            <w:noProof/>
            <w:lang w:eastAsia="zh-CN"/>
          </w:rPr>
          <w:drawing>
            <wp:inline distT="0" distB="0" distL="0" distR="0" wp14:anchorId="4C530DC0" wp14:editId="7A350999">
              <wp:extent cx="6332220" cy="1816100"/>
              <wp:effectExtent l="0" t="0" r="0" b="0"/>
              <wp:docPr id="84367119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43671191" name="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1816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5639F68" w14:textId="38781C2F" w:rsidR="00587A1F" w:rsidRDefault="00F933FE">
      <w:pPr>
        <w:spacing w:after="80"/>
        <w:rPr>
          <w:rFonts w:hint="eastAsia"/>
          <w:lang w:eastAsia="zh-CN"/>
        </w:rPr>
      </w:pPr>
      <w:r w:rsidRPr="000B3A97">
        <w:rPr>
          <w:rFonts w:hint="eastAsia"/>
          <w:b/>
          <w:bCs/>
          <w:lang w:eastAsia="zh-CN"/>
          <w:rPrChange w:id="83" w:author="Ji, Scarlett Qing" w:date="2026-09-17T11:23:00Z" w16du:dateUtc="2026-09-17T03:23:00Z">
            <w:rPr>
              <w:rFonts w:hint="eastAsia"/>
            </w:rPr>
          </w:rPrChange>
        </w:rPr>
        <w:t>文件夹命名</w:t>
      </w:r>
      <w:r>
        <w:rPr>
          <w:lang w:eastAsia="zh-CN"/>
        </w:rPr>
        <w:t>示例如下：</w:t>
      </w:r>
      <w:ins w:id="84" w:author="Ji, Scarlett Qing" w:date="2026-09-17T11:24:00Z" w16du:dateUtc="2026-09-17T03:24:00Z">
        <w:r w:rsidR="0007364D">
          <w:rPr>
            <w:rFonts w:hint="eastAsia"/>
            <w:lang w:eastAsia="zh-CN"/>
          </w:rPr>
          <w:t>（在GLC或MBUSI的文件夹下再新建文件夹来存储</w:t>
        </w:r>
      </w:ins>
      <w:moveToRangeStart w:id="85" w:author="Ji, Scarlett Qing" w:date="2026-09-17T11:25:00Z" w:name="move240536761"/>
      <w:moveTo w:id="86" w:author="Ji, Scarlett Qing" w:date="2026-09-17T11:25:00Z" w16du:dateUtc="2026-09-17T03:25:00Z">
        <w:del w:id="87" w:author="Ji, Scarlett Qing" w:date="2026-09-17T11:25:00Z" w16du:dateUtc="2026-09-17T03:25:00Z">
          <w:r w:rsidR="004A5E3E" w:rsidDel="004A5E3E">
            <w:delText>PDF 文件包含：</w:delText>
          </w:r>
        </w:del>
        <w:r w:rsidR="004A5E3E">
          <w:t>AVIS/ BL/ Shipper</w:t>
        </w:r>
      </w:moveTo>
      <w:moveToRangeEnd w:id="85"/>
      <w:ins w:id="88" w:author="Ji, Scarlett Qing" w:date="2026-09-17T11:24:00Z" w16du:dateUtc="2026-09-17T03:24:00Z">
        <w:r w:rsidR="00BA5F18">
          <w:rPr>
            <w:rFonts w:hint="eastAsia"/>
            <w:lang w:eastAsia="zh-CN"/>
          </w:rPr>
          <w:t>等文件）</w:t>
        </w:r>
      </w:ins>
    </w:p>
    <w:p w14:paraId="465A0E99" w14:textId="2E9287EE" w:rsidR="00B4544C" w:rsidRDefault="00B4544C">
      <w:pPr>
        <w:spacing w:after="80"/>
        <w:rPr>
          <w:rFonts w:hint="eastAsia"/>
          <w:lang w:eastAsia="zh-CN"/>
        </w:rPr>
      </w:pPr>
      <w:r>
        <w:rPr>
          <w:rFonts w:hint="eastAsia"/>
          <w:lang w:eastAsia="zh-CN"/>
        </w:rPr>
        <w:t>命名格式：</w:t>
      </w:r>
      <w:r>
        <w:rPr>
          <w:rStyle w:val="cf01"/>
          <w:rFonts w:cs="Arial" w:hint="default"/>
        </w:rPr>
        <w:t>Shippers Ref+ +OOLU+AWB/B/L No.+ +ETA+</w:t>
      </w:r>
      <w:r>
        <w:rPr>
          <w:rStyle w:val="cf01"/>
          <w:rFonts w:cs="Arial" w:hint="default"/>
          <w:lang w:eastAsia="zh-CN"/>
        </w:rPr>
        <w:t>ETA日期</w:t>
      </w:r>
    </w:p>
    <w:p w14:paraId="5F8ECD19" w14:textId="045F225F" w:rsidR="00A22D03" w:rsidRDefault="00F933FE">
      <w:pPr>
        <w:spacing w:after="80"/>
        <w:rPr>
          <w:ins w:id="89" w:author="Wang, Xinyi (369)" w:date="2026-09-03T22:49:00Z" w16du:dateUtc="2026-09-03T14:49:00Z"/>
          <w:rFonts w:hint="eastAsia"/>
          <w:b/>
          <w:color w:val="17365D"/>
          <w:sz w:val="21"/>
          <w:lang w:eastAsia="zh-CN"/>
        </w:rPr>
      </w:pPr>
      <w:commentRangeStart w:id="90"/>
      <w:commentRangeStart w:id="91"/>
      <w:r>
        <w:rPr>
          <w:b/>
          <w:color w:val="17365D"/>
          <w:sz w:val="21"/>
        </w:rPr>
        <w:t xml:space="preserve">527452 OOLU2036726960 ETA </w:t>
      </w:r>
      <w:r w:rsidRPr="00E04533">
        <w:rPr>
          <w:b/>
          <w:color w:val="17365D"/>
          <w:sz w:val="21"/>
          <w:highlight w:val="yellow"/>
        </w:rPr>
        <w:t>2026.08.17</w:t>
      </w:r>
      <w:commentRangeEnd w:id="90"/>
      <w:r w:rsidR="00E04533">
        <w:rPr>
          <w:rStyle w:val="aff9"/>
          <w:rFonts w:hint="eastAsia"/>
          <w:b/>
          <w:color w:val="17365D"/>
          <w:szCs w:val="22"/>
          <w:lang w:eastAsia="zh-CN"/>
        </w:rPr>
        <w:commentReference w:id="90"/>
      </w:r>
      <w:commentRangeEnd w:id="91"/>
      <w:r>
        <w:rPr>
          <w:rStyle w:val="aff9"/>
          <w:rFonts w:hint="eastAsia"/>
          <w:b/>
          <w:color w:val="17365D"/>
          <w:szCs w:val="22"/>
          <w:lang w:eastAsia="zh-CN"/>
        </w:rPr>
        <w:commentReference w:id="91"/>
      </w:r>
    </w:p>
    <w:p w14:paraId="41379817" w14:textId="57C8AF03" w:rsidR="00A22D03" w:rsidRDefault="00A22D03">
      <w:pPr>
        <w:spacing w:after="80"/>
        <w:rPr>
          <w:rFonts w:hint="eastAsia"/>
        </w:rPr>
      </w:pPr>
      <w:ins w:id="92" w:author="Wang, Xinyi (369)" w:date="2026-09-03T22:49:00Z" w16du:dateUtc="2026-09-03T14:49:00Z">
        <w:r>
          <w:rPr>
            <w:noProof/>
          </w:rPr>
          <w:lastRenderedPageBreak/>
          <w:drawing>
            <wp:inline distT="0" distB="0" distL="0" distR="0" wp14:anchorId="6B35DBA3" wp14:editId="2A441A4B">
              <wp:extent cx="6035040" cy="3006626"/>
              <wp:effectExtent l="0" t="0" r="3810" b="3810"/>
              <wp:docPr id="1895870243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42807" cy="301049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AD7B2AD" w14:textId="414A6FDB" w:rsidR="00587A1F" w:rsidRDefault="00F933FE" w:rsidP="009E77B9">
      <w:pPr>
        <w:tabs>
          <w:tab w:val="left" w:pos="3847"/>
        </w:tabs>
        <w:spacing w:after="80"/>
        <w:rPr>
          <w:rFonts w:hint="eastAsia"/>
        </w:rPr>
      </w:pPr>
      <w:moveFromRangeStart w:id="93" w:author="Ji, Scarlett Qing" w:date="2026-09-17T11:25:00Z" w:name="move240536761"/>
      <w:moveFrom w:id="94" w:author="Ji, Scarlett Qing" w:date="2026-09-17T11:25:00Z" w16du:dateUtc="2026-09-17T03:25:00Z">
        <w:r w:rsidDel="004A5E3E">
          <w:t>PDF 文件包含：AVIS/ BL/ Shipper</w:t>
        </w:r>
      </w:moveFrom>
      <w:moveFromRangeEnd w:id="93"/>
      <w:r w:rsidR="009E77B9">
        <w:rPr>
          <w:rFonts w:hint="eastAsia"/>
        </w:rPr>
        <w:tab/>
      </w:r>
    </w:p>
    <w:p w14:paraId="0FEE40F6" w14:textId="7C234978" w:rsidR="00587A1F" w:rsidRDefault="00F933FE">
      <w:pPr>
        <w:spacing w:after="80"/>
        <w:rPr>
          <w:ins w:id="95" w:author="Wang, Xinyi (369)" w:date="2026-09-03T23:59:00Z" w16du:dateUtc="2026-09-03T15:59:00Z"/>
          <w:rFonts w:hint="eastAsia"/>
          <w:lang w:eastAsia="zh-CN"/>
        </w:rPr>
      </w:pPr>
      <w:commentRangeStart w:id="96"/>
      <w:r>
        <w:rPr>
          <w:lang w:eastAsia="zh-CN"/>
        </w:rPr>
        <w:t>ETA和BL号码 时间</w:t>
      </w:r>
      <w:commentRangeEnd w:id="96"/>
      <w:r w:rsidR="007709D0">
        <w:rPr>
          <w:rStyle w:val="aff9"/>
          <w:sz w:val="18"/>
          <w:szCs w:val="22"/>
          <w:lang w:eastAsia="zh-CN"/>
        </w:rPr>
        <w:commentReference w:id="96"/>
      </w:r>
      <w:r>
        <w:rPr>
          <w:lang w:eastAsia="zh-CN"/>
        </w:rPr>
        <w:t>从AVIS PDF 文件中获取， 提单No,要加”OOLU”4个字母。</w:t>
      </w:r>
      <w:ins w:id="97" w:author="Wang, Xinyi (369)" w:date="2026-09-03T22:50:00Z" w16du:dateUtc="2026-09-03T14:50:00Z">
        <w:r w:rsidR="00A22D03">
          <w:rPr>
            <w:rFonts w:hint="eastAsia"/>
            <w:lang w:eastAsia="zh-CN"/>
          </w:rPr>
          <w:t>见上图</w:t>
        </w:r>
      </w:ins>
    </w:p>
    <w:p w14:paraId="43632867" w14:textId="3BDB8888" w:rsidR="00AB61DF" w:rsidRDefault="00AB61DF">
      <w:pPr>
        <w:spacing w:after="80"/>
        <w:rPr>
          <w:ins w:id="98" w:author="Ji, Scarlett Qing" w:date="2026-09-17T11:27:00Z" w16du:dateUtc="2026-09-17T03:27:00Z"/>
          <w:rFonts w:hint="eastAsia"/>
          <w:lang w:eastAsia="zh-CN"/>
        </w:rPr>
      </w:pPr>
      <w:ins w:id="99" w:author="Wang, Xinyi (369)" w:date="2026-09-03T23:59:00Z" w16du:dateUtc="2026-09-03T15:59:00Z">
        <w:r>
          <w:rPr>
            <w:rFonts w:hint="eastAsia"/>
            <w:lang w:eastAsia="zh-CN"/>
          </w:rPr>
          <w:t>从PDF AVIS 中读取到</w:t>
        </w:r>
      </w:ins>
      <w:ins w:id="100" w:author="Wang, Xinyi (369)" w:date="2026-09-04T00:00:00Z" w16du:dateUtc="2026-09-03T16:00:00Z">
        <w:r>
          <w:rPr>
            <w:lang w:eastAsia="zh-CN"/>
          </w:rPr>
          <w:t>”</w:t>
        </w:r>
      </w:ins>
      <w:ins w:id="101" w:author="Wang, Xinyi (369)" w:date="2026-09-03T23:59:00Z" w16du:dateUtc="2026-09-03T15:59:00Z">
        <w:r>
          <w:rPr>
            <w:rFonts w:hint="eastAsia"/>
            <w:lang w:eastAsia="zh-CN"/>
          </w:rPr>
          <w:t>Arri</w:t>
        </w:r>
      </w:ins>
      <w:ins w:id="102" w:author="Wang, Xinyi (369)" w:date="2026-09-04T00:00:00Z" w16du:dateUtc="2026-09-03T16:00:00Z">
        <w:r>
          <w:rPr>
            <w:rFonts w:hint="eastAsia"/>
            <w:lang w:eastAsia="zh-CN"/>
          </w:rPr>
          <w:t>val</w:t>
        </w:r>
        <w:r>
          <w:rPr>
            <w:lang w:eastAsia="zh-CN"/>
          </w:rPr>
          <w:t>”</w:t>
        </w:r>
        <w:r>
          <w:rPr>
            <w:rFonts w:hint="eastAsia"/>
            <w:lang w:eastAsia="zh-CN"/>
          </w:rPr>
          <w:t>,填写到 AVIS BL status report D列。</w:t>
        </w:r>
      </w:ins>
    </w:p>
    <w:p w14:paraId="20266EE9" w14:textId="137A4CCA" w:rsidR="003C274C" w:rsidRDefault="003C274C">
      <w:pPr>
        <w:spacing w:after="80"/>
        <w:rPr>
          <w:ins w:id="103" w:author="Wang, Xinyi (369)" w:date="2026-09-04T00:00:00Z" w16du:dateUtc="2026-09-03T16:00:00Z"/>
          <w:rFonts w:hint="eastAsia"/>
          <w:lang w:eastAsia="zh-CN"/>
        </w:rPr>
      </w:pPr>
      <w:ins w:id="104" w:author="Ji, Scarlett Qing" w:date="2026-09-17T11:27:00Z" w16du:dateUtc="2026-09-17T03:27:00Z">
        <w:r>
          <w:rPr>
            <w:noProof/>
          </w:rPr>
          <w:drawing>
            <wp:inline distT="0" distB="0" distL="0" distR="0" wp14:anchorId="55E09EAC" wp14:editId="10C4A842">
              <wp:extent cx="6332220" cy="1379855"/>
              <wp:effectExtent l="0" t="0" r="0" b="0"/>
              <wp:docPr id="972876974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72876974" name="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13798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BBA559" w14:textId="4586E2E0" w:rsidR="00AB61DF" w:rsidRDefault="00AB61DF" w:rsidP="00AB61DF">
      <w:pPr>
        <w:spacing w:after="80"/>
        <w:rPr>
          <w:ins w:id="105" w:author="Ji, Scarlett Qing" w:date="2026-09-17T11:27:00Z" w16du:dateUtc="2026-09-17T03:27:00Z"/>
          <w:rFonts w:hint="eastAsia"/>
          <w:lang w:eastAsia="zh-CN"/>
        </w:rPr>
      </w:pPr>
      <w:ins w:id="106" w:author="Wang, Xinyi (369)" w:date="2026-09-04T00:00:00Z" w16du:dateUtc="2026-09-03T16:00:00Z">
        <w:r>
          <w:rPr>
            <w:rFonts w:hint="eastAsia"/>
            <w:lang w:eastAsia="zh-CN"/>
          </w:rPr>
          <w:t>从PDF AVIS 中读取到</w:t>
        </w:r>
        <w:r>
          <w:rPr>
            <w:lang w:eastAsia="zh-CN"/>
          </w:rPr>
          <w:t>”</w:t>
        </w:r>
        <w:r>
          <w:rPr>
            <w:rFonts w:hint="eastAsia"/>
            <w:lang w:eastAsia="zh-CN"/>
          </w:rPr>
          <w:t>E</w:t>
        </w:r>
      </w:ins>
      <w:ins w:id="107" w:author="Wang, Xinyi (369)" w:date="2026-09-04T00:01:00Z" w16du:dateUtc="2026-09-03T16:01:00Z">
        <w:r>
          <w:rPr>
            <w:rFonts w:hint="eastAsia"/>
            <w:lang w:eastAsia="zh-CN"/>
          </w:rPr>
          <w:t>stimated date of arrival</w:t>
        </w:r>
      </w:ins>
      <w:ins w:id="108" w:author="Wang, Xinyi (369)" w:date="2026-09-04T00:00:00Z" w16du:dateUtc="2026-09-03T16:00:00Z">
        <w:r>
          <w:rPr>
            <w:lang w:eastAsia="zh-CN"/>
          </w:rPr>
          <w:t>”</w:t>
        </w:r>
        <w:r>
          <w:rPr>
            <w:rFonts w:hint="eastAsia"/>
            <w:lang w:eastAsia="zh-CN"/>
          </w:rPr>
          <w:t xml:space="preserve">,填写到 AVIS BL status report </w:t>
        </w:r>
      </w:ins>
      <w:ins w:id="109" w:author="Wang, Xinyi (369)" w:date="2026-09-04T00:01:00Z" w16du:dateUtc="2026-09-03T16:01:00Z">
        <w:r>
          <w:rPr>
            <w:rFonts w:hint="eastAsia"/>
            <w:lang w:eastAsia="zh-CN"/>
          </w:rPr>
          <w:t>F</w:t>
        </w:r>
      </w:ins>
      <w:ins w:id="110" w:author="Wang, Xinyi (369)" w:date="2026-09-04T00:00:00Z" w16du:dateUtc="2026-09-03T16:00:00Z">
        <w:r>
          <w:rPr>
            <w:rFonts w:hint="eastAsia"/>
            <w:lang w:eastAsia="zh-CN"/>
          </w:rPr>
          <w:t>列。</w:t>
        </w:r>
      </w:ins>
    </w:p>
    <w:p w14:paraId="55396CD9" w14:textId="76223A99" w:rsidR="003C274C" w:rsidRDefault="000A5EF0" w:rsidP="00AB61DF">
      <w:pPr>
        <w:spacing w:after="80"/>
        <w:rPr>
          <w:ins w:id="111" w:author="Wang, Xinyi (369)" w:date="2026-09-04T00:00:00Z" w16du:dateUtc="2026-09-03T16:00:00Z"/>
          <w:rFonts w:hint="eastAsia"/>
          <w:lang w:eastAsia="zh-CN"/>
        </w:rPr>
      </w:pPr>
      <w:ins w:id="112" w:author="Ji, Scarlett Qing" w:date="2026-09-17T11:27:00Z" w16du:dateUtc="2026-09-17T03:27:00Z">
        <w:r>
          <w:rPr>
            <w:noProof/>
          </w:rPr>
          <w:drawing>
            <wp:inline distT="0" distB="0" distL="0" distR="0" wp14:anchorId="1A2EE5B6" wp14:editId="46CBF120">
              <wp:extent cx="6332220" cy="1249680"/>
              <wp:effectExtent l="0" t="0" r="0" b="7620"/>
              <wp:docPr id="1979796735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79796735" name="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12496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AE56562" w14:textId="77777777" w:rsidR="00AB61DF" w:rsidRDefault="00AB61DF">
      <w:pPr>
        <w:spacing w:after="80"/>
        <w:rPr>
          <w:ins w:id="113" w:author="Ji, Scarlett Qing" w:date="2026-09-17T00:53:00Z" w16du:dateUtc="2026-09-16T16:53:00Z"/>
          <w:rFonts w:hint="eastAsia"/>
          <w:lang w:eastAsia="zh-CN"/>
        </w:rPr>
      </w:pPr>
    </w:p>
    <w:p w14:paraId="1C7FD3B6" w14:textId="1EE04DAA" w:rsidR="00384127" w:rsidRPr="00384127" w:rsidRDefault="00384127">
      <w:pPr>
        <w:pStyle w:val="ae"/>
        <w:numPr>
          <w:ilvl w:val="0"/>
          <w:numId w:val="10"/>
        </w:numPr>
        <w:spacing w:after="80"/>
        <w:rPr>
          <w:rFonts w:hint="eastAsia"/>
          <w:b/>
          <w:bCs/>
          <w:lang w:eastAsia="zh-CN"/>
          <w:rPrChange w:id="114" w:author="Ji, Scarlett Qing" w:date="2026-09-17T00:53:00Z" w16du:dateUtc="2026-09-16T16:53:00Z">
            <w:rPr>
              <w:rFonts w:hint="eastAsia"/>
              <w:lang w:eastAsia="zh-CN"/>
            </w:rPr>
          </w:rPrChange>
        </w:rPr>
        <w:pPrChange w:id="115" w:author="Ji, Scarlett Qing" w:date="2026-09-17T00:53:00Z" w16du:dateUtc="2026-09-16T16:53:00Z">
          <w:pPr>
            <w:spacing w:after="80"/>
          </w:pPr>
        </w:pPrChange>
      </w:pPr>
      <w:ins w:id="116" w:author="Ji, Scarlett Qing" w:date="2026-09-17T00:53:00Z" w16du:dateUtc="2026-09-16T16:53:00Z">
        <w:r w:rsidRPr="00384127">
          <w:rPr>
            <w:rFonts w:hint="eastAsia"/>
            <w:b/>
            <w:bCs/>
            <w:lang w:eastAsia="zh-CN"/>
            <w:rPrChange w:id="117" w:author="Ji, Scarlett Qing" w:date="2026-09-17T00:53:00Z" w16du:dateUtc="2026-09-16T16:53:00Z">
              <w:rPr>
                <w:rFonts w:hint="eastAsia"/>
                <w:lang w:eastAsia="zh-CN"/>
              </w:rPr>
            </w:rPrChange>
          </w:rPr>
          <w:t>Step 2:下载shipper，进行记录并归档（确认是否DG货物的判断逻辑）</w:t>
        </w:r>
      </w:ins>
    </w:p>
    <w:p w14:paraId="423ED3FD" w14:textId="609BC028" w:rsidR="00587A1F" w:rsidRDefault="00587A1F">
      <w:pPr>
        <w:jc w:val="center"/>
        <w:rPr>
          <w:rFonts w:hint="eastAsia"/>
          <w:lang w:eastAsia="zh-CN"/>
        </w:rPr>
      </w:pPr>
    </w:p>
    <w:p w14:paraId="7F577AB5" w14:textId="5AA127EC" w:rsidR="00587A1F" w:rsidRDefault="00F933FE">
      <w:pPr>
        <w:spacing w:after="80"/>
        <w:rPr>
          <w:ins w:id="118" w:author="Wang, Xinyi (369)" w:date="2026-09-03T22:51:00Z" w16du:dateUtc="2026-09-03T14:51:00Z"/>
          <w:rFonts w:hint="eastAsia"/>
          <w:b/>
          <w:color w:val="17365D" w:themeColor="text2" w:themeShade="BF"/>
          <w:sz w:val="21"/>
          <w:szCs w:val="21"/>
          <w:lang w:eastAsia="zh-CN"/>
        </w:rPr>
      </w:pPr>
      <w:r w:rsidRPr="0750EE66">
        <w:rPr>
          <w:b/>
          <w:color w:val="17365D" w:themeColor="text2" w:themeShade="BF"/>
          <w:sz w:val="21"/>
          <w:szCs w:val="21"/>
        </w:rPr>
        <w:t xml:space="preserve">5 </w:t>
      </w:r>
      <w:commentRangeStart w:id="119"/>
      <w:r w:rsidRPr="0750EE66">
        <w:rPr>
          <w:b/>
          <w:color w:val="17365D" w:themeColor="text2" w:themeShade="BF"/>
          <w:sz w:val="21"/>
          <w:szCs w:val="21"/>
          <w:highlight w:val="lightGray"/>
        </w:rPr>
        <w:t>将搜索出来的新的AVIS 登记到AVIS BL status report 中</w:t>
      </w:r>
      <w:commentRangeEnd w:id="119"/>
      <w:r w:rsidR="005000A4" w:rsidRPr="0750EE66">
        <w:rPr>
          <w:rStyle w:val="aff9"/>
          <w:b/>
          <w:color w:val="17365D" w:themeColor="text2" w:themeShade="BF"/>
        </w:rPr>
        <w:commentReference w:id="119"/>
      </w:r>
      <w:r w:rsidRPr="0750EE66">
        <w:rPr>
          <w:b/>
          <w:color w:val="17365D" w:themeColor="text2" w:themeShade="BF"/>
          <w:sz w:val="21"/>
          <w:szCs w:val="21"/>
        </w:rPr>
        <w:t>，然后需要再各个</w:t>
      </w:r>
      <w:ins w:id="120" w:author="Wang, Xinyi (369)" w:date="2026-09-03T22:50:00Z" w16du:dateUtc="2026-09-03T14:50:00Z">
        <w:r w:rsidR="00A22D03">
          <w:rPr>
            <w:rFonts w:hint="eastAsia"/>
            <w:b/>
            <w:color w:val="17365D" w:themeColor="text2" w:themeShade="BF"/>
            <w:sz w:val="21"/>
            <w:szCs w:val="21"/>
            <w:lang w:eastAsia="zh-CN"/>
          </w:rPr>
          <w:t>“</w:t>
        </w:r>
        <w:r w:rsidR="00A22D03" w:rsidRPr="00A22D03">
          <w:rPr>
            <w:b/>
            <w:color w:val="17365D" w:themeColor="text2" w:themeShade="BF"/>
            <w:sz w:val="21"/>
            <w:szCs w:val="21"/>
          </w:rPr>
          <w:t>接收Shipper 公邮</w:t>
        </w:r>
      </w:ins>
      <w:ins w:id="121" w:author="Wang, Xinyi (369)" w:date="2026-09-03T22:51:00Z" w16du:dateUtc="2026-09-03T14:51:00Z">
        <w:r w:rsidR="00A22D03">
          <w:rPr>
            <w:rFonts w:hint="eastAsia"/>
            <w:b/>
            <w:color w:val="17365D" w:themeColor="text2" w:themeShade="BF"/>
            <w:sz w:val="21"/>
            <w:szCs w:val="21"/>
            <w:lang w:eastAsia="zh-CN"/>
          </w:rPr>
          <w:t>（sheet2）”</w:t>
        </w:r>
      </w:ins>
      <w:r w:rsidRPr="0750EE66">
        <w:rPr>
          <w:b/>
          <w:color w:val="17365D" w:themeColor="text2" w:themeShade="BF"/>
          <w:sz w:val="21"/>
          <w:szCs w:val="21"/>
        </w:rPr>
        <w:t>公邮里分别输入</w:t>
      </w:r>
      <w:commentRangeStart w:id="122"/>
      <w:r w:rsidRPr="0750EE66">
        <w:rPr>
          <w:b/>
          <w:color w:val="17365D" w:themeColor="text2" w:themeShade="BF"/>
          <w:sz w:val="21"/>
          <w:szCs w:val="21"/>
        </w:rPr>
        <w:t>AVIS</w:t>
      </w:r>
      <w:r w:rsidR="00994B6D">
        <w:rPr>
          <w:rFonts w:hint="eastAsia"/>
          <w:b/>
          <w:color w:val="17365D" w:themeColor="text2" w:themeShade="BF"/>
          <w:sz w:val="21"/>
          <w:szCs w:val="21"/>
          <w:lang w:eastAsia="zh-CN"/>
        </w:rPr>
        <w:t>号</w:t>
      </w:r>
      <w:r w:rsidRPr="0750EE66">
        <w:rPr>
          <w:b/>
          <w:color w:val="17365D" w:themeColor="text2" w:themeShade="BF"/>
          <w:sz w:val="21"/>
          <w:szCs w:val="21"/>
        </w:rPr>
        <w:t xml:space="preserve"> </w:t>
      </w:r>
      <w:commentRangeEnd w:id="122"/>
      <w:r w:rsidRPr="0750EE66">
        <w:rPr>
          <w:rStyle w:val="aff9"/>
          <w:b/>
          <w:color w:val="17365D" w:themeColor="text2" w:themeShade="BF"/>
        </w:rPr>
        <w:commentReference w:id="122"/>
      </w:r>
      <w:r w:rsidRPr="0750EE66">
        <w:rPr>
          <w:b/>
          <w:color w:val="17365D" w:themeColor="text2" w:themeShade="BF"/>
          <w:sz w:val="21"/>
          <w:szCs w:val="21"/>
        </w:rPr>
        <w:t>， 看是否能搜索出来对应的</w:t>
      </w:r>
      <w:commentRangeStart w:id="123"/>
      <w:commentRangeStart w:id="124"/>
      <w:commentRangeStart w:id="125"/>
      <w:r w:rsidRPr="0750EE66">
        <w:rPr>
          <w:b/>
          <w:color w:val="17365D" w:themeColor="text2" w:themeShade="BF"/>
          <w:sz w:val="21"/>
          <w:szCs w:val="21"/>
        </w:rPr>
        <w:t>shipper 文件。</w:t>
      </w:r>
      <w:commentRangeEnd w:id="123"/>
      <w:r w:rsidR="007E5B2E">
        <w:rPr>
          <w:rStyle w:val="aff9"/>
          <w:rFonts w:hint="eastAsia"/>
          <w:b/>
          <w:color w:val="17365D" w:themeColor="text2" w:themeShade="BF"/>
          <w:lang w:eastAsia="zh-CN"/>
        </w:rPr>
        <w:commentReference w:id="123"/>
      </w:r>
      <w:commentRangeEnd w:id="124"/>
      <w:r>
        <w:rPr>
          <w:rStyle w:val="aff9"/>
          <w:rFonts w:hint="eastAsia"/>
          <w:b/>
          <w:color w:val="17365D" w:themeColor="text2" w:themeShade="BF"/>
          <w:lang w:eastAsia="zh-CN"/>
        </w:rPr>
        <w:commentReference w:id="124"/>
      </w:r>
      <w:commentRangeEnd w:id="125"/>
      <w:r>
        <w:rPr>
          <w:rStyle w:val="aff9"/>
          <w:rFonts w:hint="eastAsia"/>
          <w:b/>
          <w:color w:val="17365D" w:themeColor="text2" w:themeShade="BF"/>
          <w:lang w:eastAsia="zh-CN"/>
        </w:rPr>
        <w:commentReference w:id="125"/>
      </w:r>
    </w:p>
    <w:p w14:paraId="5A4CDE57" w14:textId="5CE38166" w:rsidR="00A22D03" w:rsidRDefault="00A22D03">
      <w:pPr>
        <w:spacing w:after="80"/>
        <w:rPr>
          <w:rFonts w:hint="eastAsia"/>
          <w:lang w:eastAsia="zh-CN"/>
        </w:rPr>
      </w:pPr>
      <w:ins w:id="126" w:author="Wang, Xinyi (369)" w:date="2026-09-03T22:51:00Z" w16du:dateUtc="2026-09-03T14:51:00Z">
        <w:r>
          <w:rPr>
            <w:b/>
            <w:color w:val="17365D" w:themeColor="text2" w:themeShade="BF"/>
            <w:sz w:val="21"/>
            <w:szCs w:val="21"/>
            <w:lang w:eastAsia="zh-CN"/>
          </w:rPr>
          <w:lastRenderedPageBreak/>
          <w:t>S</w:t>
        </w:r>
        <w:r>
          <w:rPr>
            <w:rFonts w:hint="eastAsia"/>
            <w:b/>
            <w:color w:val="17365D" w:themeColor="text2" w:themeShade="BF"/>
            <w:sz w:val="21"/>
            <w:szCs w:val="21"/>
            <w:lang w:eastAsia="zh-CN"/>
          </w:rPr>
          <w:t xml:space="preserve">hipper 文件基本和AVIS </w:t>
        </w:r>
      </w:ins>
      <w:ins w:id="127" w:author="Wang, Xinyi (369)" w:date="2026-09-03T22:52:00Z" w16du:dateUtc="2026-09-03T14:52:00Z">
        <w:r>
          <w:rPr>
            <w:rFonts w:hint="eastAsia"/>
            <w:b/>
            <w:color w:val="17365D" w:themeColor="text2" w:themeShade="BF"/>
            <w:sz w:val="21"/>
            <w:szCs w:val="21"/>
            <w:lang w:eastAsia="zh-CN"/>
          </w:rPr>
          <w:t>同一天发送到对应的公邮。</w:t>
        </w:r>
      </w:ins>
    </w:p>
    <w:p w14:paraId="5A0B5DE0" w14:textId="0071B110" w:rsidR="00587A1F" w:rsidRDefault="00F933FE">
      <w:pPr>
        <w:spacing w:after="80"/>
        <w:rPr>
          <w:rFonts w:hint="eastAsia"/>
        </w:rPr>
      </w:pPr>
      <w:r>
        <w:t>Shipper 发件人：mbox-006-gsp-lsa-vds2@mercedes-benz.com</w:t>
      </w:r>
      <w:r w:rsidR="008336E4">
        <w:rPr>
          <w:noProof/>
        </w:rPr>
        <w:drawing>
          <wp:inline distT="0" distB="0" distL="0" distR="0" wp14:anchorId="24A2737A" wp14:editId="0734DFCC">
            <wp:extent cx="5623560" cy="3329607"/>
            <wp:effectExtent l="0" t="0" r="0" b="0"/>
            <wp:docPr id="413452000" name="_img_1327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37108" name="_img_1327_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2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386A" w14:textId="77777777" w:rsidR="00587A1F" w:rsidRDefault="00F933FE">
      <w:pPr>
        <w:spacing w:after="80"/>
        <w:rPr>
          <w:rFonts w:hint="eastAsia"/>
        </w:rPr>
      </w:pPr>
      <w:r>
        <w:t>邮件标题：Shippers_Decl_400759_1</w:t>
      </w:r>
    </w:p>
    <w:p w14:paraId="5909EC69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1682D1" wp14:editId="03A54AA5">
            <wp:extent cx="5623560" cy="47036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0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50EF" w14:textId="77777777" w:rsidR="00587A1F" w:rsidRDefault="00F933FE">
      <w:pPr>
        <w:spacing w:after="80"/>
        <w:rPr>
          <w:rFonts w:hint="eastAsia"/>
        </w:rPr>
      </w:pPr>
      <w:r>
        <w:t>如果可以搜索出来shipper, 需要将shipper 附件保存到对应的AVIS 文件夹里，并且将文件夹改名为527452 OOLU2036726960 ETA 2026.08.17</w:t>
      </w:r>
      <w:r w:rsidRPr="00384127">
        <w:rPr>
          <w:rFonts w:hint="eastAsia"/>
          <w:b/>
          <w:bCs/>
          <w:rPrChange w:id="128" w:author="Ji, Scarlett Qing" w:date="2026-09-17T00:54:00Z" w16du:dateUtc="2026-09-16T16:54:00Z">
            <w:rPr>
              <w:rFonts w:hint="eastAsia"/>
            </w:rPr>
          </w:rPrChange>
        </w:rPr>
        <w:t xml:space="preserve"> DG</w:t>
      </w:r>
      <w:r>
        <w:t>.</w:t>
      </w:r>
    </w:p>
    <w:p w14:paraId="0290CF7F" w14:textId="4EFBD00F" w:rsidR="00587A1F" w:rsidRDefault="00F933FE">
      <w:pPr>
        <w:spacing w:after="80"/>
        <w:rPr>
          <w:ins w:id="129" w:author="Ji, Scarlett Qing" w:date="2026-09-17T13:30:00Z" w16du:dateUtc="2026-09-17T05:30:00Z"/>
          <w:rFonts w:hint="eastAsia"/>
          <w:lang w:eastAsia="zh-CN"/>
        </w:rPr>
      </w:pPr>
      <w:r>
        <w:t>并且</w:t>
      </w:r>
      <w:r w:rsidRPr="17FA730F">
        <w:rPr>
          <w:highlight w:val="yellow"/>
        </w:rPr>
        <w:t>AVIS BL status report</w:t>
      </w:r>
      <w:commentRangeStart w:id="130"/>
      <w:commentRangeStart w:id="131"/>
      <w:r>
        <w:t xml:space="preserve"> </w:t>
      </w:r>
      <w:ins w:id="132" w:author="Ji, Scarlett Qing" w:date="2026-09-17T00:54:00Z" w16du:dateUtc="2026-09-16T16:54:00Z">
        <w:r w:rsidR="00FA40C6">
          <w:rPr>
            <w:rFonts w:hint="eastAsia"/>
            <w:lang w:eastAsia="zh-CN"/>
          </w:rPr>
          <w:t>即</w:t>
        </w:r>
      </w:ins>
      <w:ins w:id="133" w:author="Ji, Scarlett Qing" w:date="2026-09-17T00:55:00Z" w16du:dateUtc="2026-09-16T16:55:00Z">
        <w:r w:rsidR="00FA40C6">
          <w:rPr>
            <w:rFonts w:hint="eastAsia"/>
            <w:lang w:eastAsia="zh-CN"/>
          </w:rPr>
          <w:t>：大表</w:t>
        </w:r>
      </w:ins>
      <w:r>
        <w:t>上需要登记</w:t>
      </w:r>
      <w:commentRangeEnd w:id="130"/>
      <w:r w:rsidR="004D11EB">
        <w:rPr>
          <w:rStyle w:val="aff9"/>
          <w:rFonts w:hint="eastAsia"/>
          <w:sz w:val="18"/>
          <w:szCs w:val="22"/>
          <w:lang w:eastAsia="zh-CN"/>
        </w:rPr>
        <w:commentReference w:id="130"/>
      </w:r>
      <w:commentRangeEnd w:id="131"/>
      <w:r>
        <w:rPr>
          <w:rStyle w:val="aff9"/>
          <w:rFonts w:hint="eastAsia"/>
          <w:sz w:val="18"/>
          <w:szCs w:val="22"/>
          <w:lang w:eastAsia="zh-CN"/>
        </w:rPr>
        <w:commentReference w:id="131"/>
      </w:r>
      <w:ins w:id="134" w:author="Wang, Xinyi (369)" w:date="2026-09-03T22:55:00Z" w16du:dateUtc="2026-09-03T14:55:00Z">
        <w:r w:rsidR="00B7125B">
          <w:rPr>
            <w:rFonts w:hint="eastAsia"/>
            <w:lang w:eastAsia="zh-CN"/>
          </w:rPr>
          <w:t>，填写到M列</w:t>
        </w:r>
      </w:ins>
      <w:del w:id="135" w:author="Wang, Xinyi (369)" w:date="2026-09-03T22:55:00Z" w16du:dateUtc="2026-09-03T14:55:00Z">
        <w:r w:rsidDel="00B7125B">
          <w:delText>。</w:delText>
        </w:r>
      </w:del>
    </w:p>
    <w:p w14:paraId="1038EC1D" w14:textId="6B22F302" w:rsidR="00D76941" w:rsidRDefault="00D76941">
      <w:pPr>
        <w:spacing w:after="80"/>
        <w:rPr>
          <w:rFonts w:hint="eastAsia"/>
          <w:lang w:eastAsia="zh-CN"/>
        </w:rPr>
      </w:pPr>
      <w:ins w:id="136" w:author="Ji, Scarlett Qing" w:date="2026-09-17T13:30:00Z" w16du:dateUtc="2026-09-17T05:30:00Z">
        <w:r>
          <w:rPr>
            <w:noProof/>
          </w:rPr>
          <w:drawing>
            <wp:inline distT="0" distB="0" distL="0" distR="0" wp14:anchorId="36D17BA7" wp14:editId="4FD71AC9">
              <wp:extent cx="6332220" cy="1280160"/>
              <wp:effectExtent l="0" t="0" r="0" b="0"/>
              <wp:docPr id="238890677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8890677" name="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1280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874F98E" w14:textId="390E977A" w:rsidR="00587A1F" w:rsidRDefault="00F933FE">
      <w:pPr>
        <w:spacing w:after="80"/>
        <w:rPr>
          <w:ins w:id="137" w:author="Wang, Xinyi (369)" w:date="2026-09-09T17:38:00Z" w16du:dateUtc="2026-09-09T09:38:00Z"/>
          <w:rFonts w:hint="eastAsia"/>
          <w:lang w:eastAsia="zh-CN"/>
        </w:rPr>
      </w:pPr>
      <w:r>
        <w:rPr>
          <w:lang w:eastAsia="zh-CN"/>
        </w:rPr>
        <w:t>如果搜索出来是有shipper的，证明此票货物是DG 货物。 文件夹命名</w:t>
      </w:r>
      <w:r w:rsidR="00A64B91">
        <w:rPr>
          <w:rFonts w:hint="eastAsia"/>
          <w:lang w:eastAsia="zh-CN"/>
        </w:rPr>
        <w:t>后面</w:t>
      </w:r>
      <w:r>
        <w:rPr>
          <w:lang w:eastAsia="zh-CN"/>
        </w:rPr>
        <w:t>需要加”DG”</w:t>
      </w:r>
    </w:p>
    <w:p w14:paraId="7F887DBC" w14:textId="6B988099" w:rsidR="001F11F6" w:rsidRDefault="001F11F6">
      <w:pPr>
        <w:spacing w:after="80"/>
        <w:rPr>
          <w:ins w:id="138" w:author="Wang, Xinyi (369)" w:date="2026-09-09T17:38:00Z" w16du:dateUtc="2026-09-09T09:38:00Z"/>
          <w:rFonts w:hint="eastAsia"/>
          <w:lang w:eastAsia="zh-CN"/>
        </w:rPr>
      </w:pPr>
      <w:ins w:id="139" w:author="Wang, Xinyi (369)" w:date="2026-09-09T17:38:00Z" w16du:dateUtc="2026-09-09T09:38:00Z">
        <w:r w:rsidRPr="001F11F6">
          <w:rPr>
            <w:lang w:eastAsia="zh-CN"/>
          </w:rPr>
          <w:t>下载PDF版本的shippers_ Decl</w:t>
        </w:r>
        <w:r>
          <w:rPr>
            <w:rFonts w:hint="eastAsia"/>
            <w:lang w:eastAsia="zh-CN"/>
          </w:rPr>
          <w:t>需要重命名为</w:t>
        </w:r>
        <w:r w:rsidRPr="001F11F6">
          <w:rPr>
            <w:lang w:eastAsia="zh-CN"/>
          </w:rPr>
          <w:t>shippers_Decl_BL 进行命名上传</w:t>
        </w:r>
      </w:ins>
    </w:p>
    <w:p w14:paraId="61A5FD91" w14:textId="77777777" w:rsidR="001F11F6" w:rsidRDefault="001F11F6">
      <w:pPr>
        <w:spacing w:after="80"/>
        <w:rPr>
          <w:ins w:id="140" w:author="Ji, Scarlett Qing" w:date="2026-09-17T00:55:00Z" w16du:dateUtc="2026-09-16T16:55:00Z"/>
          <w:rFonts w:hint="eastAsia"/>
          <w:lang w:eastAsia="zh-CN"/>
        </w:rPr>
      </w:pPr>
    </w:p>
    <w:p w14:paraId="60085441" w14:textId="285DEDEC" w:rsidR="006A64AC" w:rsidRPr="006A64AC" w:rsidRDefault="006A64AC">
      <w:pPr>
        <w:pStyle w:val="ae"/>
        <w:numPr>
          <w:ilvl w:val="0"/>
          <w:numId w:val="10"/>
        </w:numPr>
        <w:spacing w:after="80"/>
        <w:rPr>
          <w:rFonts w:hint="eastAsia"/>
          <w:b/>
          <w:bCs/>
          <w:lang w:eastAsia="zh-CN"/>
          <w:rPrChange w:id="141" w:author="Ji, Scarlett Qing" w:date="2026-09-17T00:55:00Z" w16du:dateUtc="2026-09-16T16:55:00Z">
            <w:rPr>
              <w:rFonts w:hint="eastAsia"/>
              <w:lang w:eastAsia="zh-CN"/>
            </w:rPr>
          </w:rPrChange>
        </w:rPr>
        <w:pPrChange w:id="142" w:author="Ji, Scarlett Qing" w:date="2026-09-17T00:55:00Z" w16du:dateUtc="2026-09-16T16:55:00Z">
          <w:pPr>
            <w:spacing w:after="80"/>
          </w:pPr>
        </w:pPrChange>
      </w:pPr>
      <w:ins w:id="143" w:author="Ji, Scarlett Qing" w:date="2026-09-17T00:55:00Z" w16du:dateUtc="2026-09-16T16:55:00Z">
        <w:r w:rsidRPr="006A64AC">
          <w:rPr>
            <w:rFonts w:hint="eastAsia"/>
            <w:b/>
            <w:bCs/>
            <w:lang w:eastAsia="zh-CN"/>
            <w:rPrChange w:id="144" w:author="Ji, Scarlett Qing" w:date="2026-09-17T00:55:00Z" w16du:dateUtc="2026-09-16T16:55:00Z">
              <w:rPr>
                <w:rFonts w:hint="eastAsia"/>
                <w:lang w:eastAsia="zh-CN"/>
              </w:rPr>
            </w:rPrChange>
          </w:rPr>
          <w:t>Step 3:下载BL，进行记录并归档</w:t>
        </w:r>
      </w:ins>
    </w:p>
    <w:p w14:paraId="0A967BD5" w14:textId="7FD3DA0B" w:rsidR="00587A1F" w:rsidRDefault="00F933FE">
      <w:pPr>
        <w:spacing w:after="80"/>
        <w:rPr>
          <w:ins w:id="145" w:author="Ji, Scarlett Qing" w:date="2026-09-17T14:13:00Z" w16du:dateUtc="2026-09-17T06:13:00Z"/>
          <w:rFonts w:hint="eastAsia"/>
          <w:b/>
          <w:color w:val="17365D"/>
          <w:sz w:val="21"/>
          <w:lang w:eastAsia="zh-CN"/>
        </w:rPr>
      </w:pPr>
      <w:r>
        <w:rPr>
          <w:b/>
          <w:color w:val="17365D"/>
          <w:sz w:val="21"/>
        </w:rPr>
        <w:t>6搜索</w:t>
      </w:r>
      <w:commentRangeStart w:id="146"/>
      <w:commentRangeStart w:id="147"/>
      <w:r>
        <w:rPr>
          <w:b/>
          <w:color w:val="17365D"/>
          <w:sz w:val="21"/>
        </w:rPr>
        <w:t>每个</w:t>
      </w:r>
      <w:ins w:id="148" w:author="Wang, Xinyi (369)" w:date="2026-09-03T22:55:00Z" w16du:dateUtc="2026-09-03T14:55:00Z">
        <w:r w:rsidR="00CE4C28">
          <w:rPr>
            <w:rFonts w:hint="eastAsia"/>
            <w:b/>
            <w:color w:val="17365D"/>
            <w:sz w:val="21"/>
            <w:lang w:eastAsia="zh-CN"/>
          </w:rPr>
          <w:t>“</w:t>
        </w:r>
        <w:r w:rsidR="00CE4C28" w:rsidRPr="00CE4C28">
          <w:rPr>
            <w:b/>
            <w:color w:val="17365D"/>
            <w:sz w:val="21"/>
          </w:rPr>
          <w:t>接收AVIS对应口岸公邮</w:t>
        </w:r>
        <w:r w:rsidR="00CE4C28">
          <w:rPr>
            <w:rFonts w:hint="eastAsia"/>
            <w:b/>
            <w:color w:val="17365D"/>
            <w:sz w:val="21"/>
            <w:lang w:eastAsia="zh-CN"/>
          </w:rPr>
          <w:t>”</w:t>
        </w:r>
      </w:ins>
      <w:r>
        <w:rPr>
          <w:b/>
          <w:color w:val="17365D"/>
          <w:sz w:val="21"/>
        </w:rPr>
        <w:t>公邮</w:t>
      </w:r>
      <w:commentRangeEnd w:id="146"/>
      <w:r w:rsidR="00C56FAA">
        <w:rPr>
          <w:rStyle w:val="aff9"/>
          <w:b/>
          <w:color w:val="17365D"/>
          <w:szCs w:val="22"/>
        </w:rPr>
        <w:commentReference w:id="146"/>
      </w:r>
      <w:commentRangeEnd w:id="147"/>
      <w:r>
        <w:rPr>
          <w:rStyle w:val="aff9"/>
          <w:b/>
          <w:color w:val="17365D"/>
          <w:szCs w:val="22"/>
        </w:rPr>
        <w:commentReference w:id="147"/>
      </w:r>
      <w:r>
        <w:rPr>
          <w:b/>
          <w:color w:val="17365D"/>
          <w:sz w:val="21"/>
        </w:rPr>
        <w:t>，</w:t>
      </w:r>
      <w:del w:id="149" w:author="Ji, Scarlett Qing" w:date="2026-09-20T11:08:00Z" w16du:dateUtc="2026-09-20T03:08:00Z">
        <w:r w:rsidDel="00140B84">
          <w:rPr>
            <w:b/>
            <w:color w:val="17365D"/>
            <w:sz w:val="21"/>
          </w:rPr>
          <w:delText>查找发件人： OOCL Provided Documents/DO_NOT_REPLY_BL_ISSUE@oocl.com</w:delText>
        </w:r>
        <w:commentRangeStart w:id="150"/>
        <w:r w:rsidDel="00140B84">
          <w:rPr>
            <w:b/>
            <w:color w:val="17365D"/>
            <w:sz w:val="21"/>
          </w:rPr>
          <w:delText>发送的</w:delText>
        </w:r>
        <w:commentRangeEnd w:id="150"/>
        <w:r w:rsidR="00C56FAA" w:rsidDel="00140B84">
          <w:rPr>
            <w:rStyle w:val="aff9"/>
            <w:b/>
            <w:color w:val="17365D"/>
            <w:szCs w:val="22"/>
          </w:rPr>
          <w:commentReference w:id="150"/>
        </w:r>
        <w:commentRangeStart w:id="151"/>
        <w:commentRangeStart w:id="152"/>
        <w:r w:rsidDel="00140B84">
          <w:rPr>
            <w:b/>
            <w:color w:val="17365D"/>
            <w:sz w:val="21"/>
          </w:rPr>
          <w:delText xml:space="preserve">BL </w:delText>
        </w:r>
        <w:commentRangeEnd w:id="151"/>
        <w:r w:rsidR="00C56FAA" w:rsidDel="00140B84">
          <w:rPr>
            <w:rStyle w:val="aff9"/>
            <w:rFonts w:hint="eastAsia"/>
            <w:b/>
            <w:color w:val="17365D"/>
            <w:szCs w:val="22"/>
            <w:lang w:eastAsia="zh-CN"/>
          </w:rPr>
          <w:commentReference w:id="151"/>
        </w:r>
        <w:commentRangeEnd w:id="152"/>
        <w:r w:rsidDel="00140B84">
          <w:rPr>
            <w:rStyle w:val="aff9"/>
            <w:rFonts w:hint="eastAsia"/>
            <w:b/>
            <w:color w:val="17365D"/>
            <w:szCs w:val="22"/>
            <w:lang w:eastAsia="zh-CN"/>
          </w:rPr>
          <w:commentReference w:id="152"/>
        </w:r>
      </w:del>
      <w:ins w:id="153" w:author="Ji, Scarlett Qing" w:date="2026-09-17T00:57:00Z" w16du:dateUtc="2026-09-16T16:57:00Z">
        <w:r w:rsidR="00C56FAA">
          <w:rPr>
            <w:rFonts w:hint="eastAsia"/>
            <w:b/>
            <w:color w:val="17365D"/>
            <w:sz w:val="21"/>
            <w:lang w:eastAsia="zh-CN"/>
          </w:rPr>
          <w:t>限制邮件标题字段含有：</w:t>
        </w:r>
        <w:r w:rsidR="00C56FAA" w:rsidRPr="00C56FAA">
          <w:rPr>
            <w:b/>
            <w:color w:val="17365D"/>
            <w:sz w:val="21"/>
            <w:lang w:eastAsia="zh-CN"/>
          </w:rPr>
          <w:t xml:space="preserve">Bill of </w:t>
        </w:r>
        <w:r w:rsidR="00C56FAA" w:rsidRPr="00C56FAA">
          <w:rPr>
            <w:b/>
            <w:color w:val="17365D"/>
            <w:sz w:val="21"/>
            <w:lang w:eastAsia="zh-CN"/>
          </w:rPr>
          <w:lastRenderedPageBreak/>
          <w:t>landing</w:t>
        </w:r>
      </w:ins>
      <w:r>
        <w:rPr>
          <w:b/>
          <w:color w:val="17365D"/>
          <w:sz w:val="21"/>
        </w:rPr>
        <w:t>。</w:t>
      </w:r>
      <w:ins w:id="154" w:author="Wang, Xinyi (369)" w:date="2026-09-03T22:55:00Z" w16du:dateUtc="2026-09-03T14:55:00Z">
        <w:r w:rsidR="00CE4C28">
          <w:rPr>
            <w:rFonts w:hint="eastAsia"/>
            <w:b/>
            <w:color w:val="17365D"/>
            <w:sz w:val="21"/>
            <w:lang w:eastAsia="zh-CN"/>
          </w:rPr>
          <w:t>此处</w:t>
        </w:r>
      </w:ins>
      <w:ins w:id="155" w:author="Wang, Xinyi (369)" w:date="2026-09-03T22:58:00Z" w16du:dateUtc="2026-09-03T14:58:00Z">
        <w:r w:rsidR="001A07DF">
          <w:rPr>
            <w:rFonts w:hint="eastAsia"/>
            <w:b/>
            <w:color w:val="17365D"/>
            <w:sz w:val="21"/>
            <w:lang w:eastAsia="zh-CN"/>
          </w:rPr>
          <w:t>发件人</w:t>
        </w:r>
      </w:ins>
      <w:ins w:id="156" w:author="Wang, Xinyi (369)" w:date="2026-09-03T22:55:00Z" w16du:dateUtc="2026-09-03T14:55:00Z">
        <w:r w:rsidR="00CE4C28">
          <w:rPr>
            <w:rFonts w:hint="eastAsia"/>
            <w:b/>
            <w:color w:val="17365D"/>
            <w:sz w:val="21"/>
            <w:lang w:eastAsia="zh-CN"/>
          </w:rPr>
          <w:t>需要设置</w:t>
        </w:r>
        <w:del w:id="157" w:author="Ji, Scarlett Qing" w:date="2026-09-17T00:56:00Z" w16du:dateUtc="2026-09-16T16:56:00Z">
          <w:r w:rsidR="00CE4C28" w:rsidDel="00C56FAA">
            <w:rPr>
              <w:rFonts w:hint="eastAsia"/>
              <w:b/>
              <w:color w:val="17365D"/>
              <w:sz w:val="21"/>
              <w:lang w:eastAsia="zh-CN"/>
            </w:rPr>
            <w:delText>变量</w:delText>
          </w:r>
        </w:del>
      </w:ins>
      <w:ins w:id="158" w:author="Ji, Scarlett Qing" w:date="2026-09-17T00:56:00Z" w16du:dateUtc="2026-09-16T16:56:00Z">
        <w:r w:rsidR="00C56FAA">
          <w:rPr>
            <w:rFonts w:hint="eastAsia"/>
            <w:b/>
            <w:color w:val="17365D"/>
            <w:sz w:val="21"/>
            <w:lang w:eastAsia="zh-CN"/>
          </w:rPr>
          <w:t>成可配置的形式</w:t>
        </w:r>
      </w:ins>
      <w:ins w:id="159" w:author="Wang, Xinyi (369)" w:date="2026-09-03T22:56:00Z" w16du:dateUtc="2026-09-03T14:56:00Z">
        <w:r w:rsidR="00CE4C28">
          <w:rPr>
            <w:rFonts w:hint="eastAsia"/>
            <w:b/>
            <w:color w:val="17365D"/>
            <w:sz w:val="21"/>
            <w:lang w:eastAsia="zh-CN"/>
          </w:rPr>
          <w:t>，以防止更换船公司</w:t>
        </w:r>
      </w:ins>
      <w:ins w:id="160" w:author="Wang, Xinyi (369)" w:date="2026-09-03T22:58:00Z" w16du:dateUtc="2026-09-03T14:58:00Z">
        <w:r w:rsidR="001A07DF">
          <w:rPr>
            <w:rFonts w:hint="eastAsia"/>
            <w:b/>
            <w:color w:val="17365D"/>
            <w:sz w:val="21"/>
            <w:lang w:eastAsia="zh-CN"/>
          </w:rPr>
          <w:t>。搜索时间范围：Weekly. 上一周的周一到周日。</w:t>
        </w:r>
      </w:ins>
    </w:p>
    <w:p w14:paraId="27172260" w14:textId="2E853DCB" w:rsidR="00445752" w:rsidRDefault="00445752">
      <w:pPr>
        <w:spacing w:after="80"/>
        <w:rPr>
          <w:rFonts w:hint="eastAsia"/>
          <w:lang w:eastAsia="zh-CN"/>
        </w:rPr>
      </w:pPr>
      <w:ins w:id="161" w:author="Ji, Scarlett Qing" w:date="2026-09-17T14:13:00Z" w16du:dateUtc="2026-09-17T06:13:00Z">
        <w:r>
          <w:rPr>
            <w:rFonts w:hint="eastAsia"/>
            <w:b/>
            <w:color w:val="17365D"/>
            <w:sz w:val="21"/>
            <w:lang w:eastAsia="zh-CN"/>
          </w:rPr>
          <w:t>注：Avis和BL邮件存在时间差，BL在AVIS发送的</w:t>
        </w:r>
      </w:ins>
      <w:ins w:id="162" w:author="Ji, Scarlett Qing" w:date="2026-09-17T14:14:00Z" w16du:dateUtc="2026-09-17T06:14:00Z">
        <w:r>
          <w:rPr>
            <w:rFonts w:hint="eastAsia"/>
            <w:b/>
            <w:color w:val="17365D"/>
            <w:sz w:val="21"/>
            <w:lang w:eastAsia="zh-CN"/>
          </w:rPr>
          <w:t>两三周后才会收到。</w:t>
        </w:r>
      </w:ins>
    </w:p>
    <w:p w14:paraId="4A194A2C" w14:textId="4AED9313" w:rsidR="00587A1F" w:rsidRDefault="001A07DF">
      <w:pPr>
        <w:spacing w:after="80"/>
        <w:rPr>
          <w:ins w:id="163" w:author="Wang, Xinyi (369)" w:date="2026-09-03T23:03:00Z" w16du:dateUtc="2026-09-03T15:03:00Z"/>
          <w:rFonts w:hint="eastAsia"/>
          <w:lang w:eastAsia="zh-CN"/>
        </w:rPr>
      </w:pPr>
      <w:ins w:id="164" w:author="Wang, Xinyi (369)" w:date="2026-09-03T22:58:00Z" w16du:dateUtc="2026-09-03T14:58:00Z">
        <w:r>
          <w:rPr>
            <w:rFonts w:hint="eastAsia"/>
            <w:lang w:eastAsia="zh-CN"/>
          </w:rPr>
          <w:t>搜索到新的</w:t>
        </w:r>
      </w:ins>
      <w:ins w:id="165" w:author="Wang, Xinyi (369)" w:date="2026-09-03T22:59:00Z" w16du:dateUtc="2026-09-03T14:59:00Z">
        <w:r>
          <w:rPr>
            <w:rFonts w:hint="eastAsia"/>
            <w:lang w:eastAsia="zh-CN"/>
          </w:rPr>
          <w:t>提单，打开新提单，</w:t>
        </w:r>
      </w:ins>
      <w:commentRangeStart w:id="166"/>
      <w:commentRangeStart w:id="167"/>
      <w:del w:id="168" w:author="Wang, Xinyi (369)" w:date="2026-09-03T22:59:00Z" w16du:dateUtc="2026-09-03T14:59:00Z">
        <w:r w:rsidR="00F933FE" w:rsidDel="001A07DF">
          <w:delText>打开PDF 找到</w:delText>
        </w:r>
      </w:del>
      <w:ins w:id="169" w:author="Wang, Xinyi (369)" w:date="2026-09-03T22:59:00Z" w16du:dateUtc="2026-09-03T14:59:00Z">
        <w:r>
          <w:rPr>
            <w:rFonts w:hint="eastAsia"/>
            <w:lang w:eastAsia="zh-CN"/>
          </w:rPr>
          <w:t>读取</w:t>
        </w:r>
      </w:ins>
      <w:r w:rsidR="00F933FE">
        <w:t>对应的</w:t>
      </w:r>
      <w:r w:rsidR="00F933FE" w:rsidRPr="00922C50">
        <w:rPr>
          <w:highlight w:val="yellow"/>
        </w:rPr>
        <w:t>AVIS 号码</w:t>
      </w:r>
      <w:r w:rsidR="00F933FE">
        <w:t>，然后需要跟AVIS BL status report 的已经登记的AVIS 做</w:t>
      </w:r>
      <w:r w:rsidR="00F933FE" w:rsidRPr="003A428C">
        <w:rPr>
          <w:highlight w:val="yellow"/>
        </w:rPr>
        <w:t>匹配</w:t>
      </w:r>
      <w:r w:rsidR="00F933FE">
        <w:t>。</w:t>
      </w:r>
      <w:commentRangeEnd w:id="166"/>
      <w:del w:id="170" w:author="Wang, Xinyi (369)" w:date="2026-09-03T22:59:00Z" w16du:dateUtc="2026-09-03T14:59:00Z">
        <w:r w:rsidDel="001A07DF">
          <w:rPr>
            <w:rStyle w:val="aff9"/>
            <w:rFonts w:hint="eastAsia"/>
            <w:sz w:val="18"/>
            <w:szCs w:val="22"/>
            <w:lang w:eastAsia="zh-CN"/>
          </w:rPr>
          <w:commentReference w:id="166"/>
        </w:r>
        <w:commentRangeEnd w:id="167"/>
        <w:r w:rsidR="00F933FE" w:rsidDel="001A07DF">
          <w:rPr>
            <w:rStyle w:val="aff9"/>
            <w:rFonts w:hint="eastAsia"/>
            <w:sz w:val="18"/>
            <w:szCs w:val="22"/>
            <w:lang w:eastAsia="zh-CN"/>
          </w:rPr>
          <w:commentReference w:id="167"/>
        </w:r>
      </w:del>
      <w:ins w:id="171" w:author="Wang, Xinyi (369)" w:date="2026-09-03T22:59:00Z" w16du:dateUtc="2026-09-03T14:59:00Z">
        <w:r>
          <w:rPr>
            <w:rFonts w:hint="eastAsia"/>
            <w:lang w:eastAsia="zh-CN"/>
          </w:rPr>
          <w:t>并且确认此行对应的</w:t>
        </w:r>
      </w:ins>
      <w:ins w:id="172" w:author="Wang, Xinyi (369)" w:date="2026-09-03T23:00:00Z" w16du:dateUtc="2026-09-03T15:00:00Z">
        <w:r>
          <w:rPr>
            <w:rFonts w:hint="eastAsia"/>
            <w:lang w:eastAsia="zh-CN"/>
          </w:rPr>
          <w:t>BL No列为空。证明没有创建过此提单。</w:t>
        </w:r>
      </w:ins>
    </w:p>
    <w:p w14:paraId="4EA34525" w14:textId="2042F531" w:rsidR="001A07DF" w:rsidRDefault="001A07DF">
      <w:pPr>
        <w:spacing w:after="80"/>
        <w:rPr>
          <w:rFonts w:hint="eastAsia"/>
          <w:lang w:eastAsia="zh-CN"/>
        </w:rPr>
      </w:pPr>
      <w:ins w:id="173" w:author="Wang, Xinyi (369)" w:date="2026-09-03T23:03:00Z" w16du:dateUtc="2026-09-03T15:03:00Z">
        <w:r>
          <w:rPr>
            <w:rFonts w:hint="eastAsia"/>
            <w:noProof/>
            <w:lang w:eastAsia="zh-CN"/>
          </w:rPr>
          <w:drawing>
            <wp:inline distT="0" distB="0" distL="0" distR="0" wp14:anchorId="0C03A40B" wp14:editId="3EECDF65">
              <wp:extent cx="6324600" cy="2057400"/>
              <wp:effectExtent l="0" t="0" r="0" b="0"/>
              <wp:docPr id="564858589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2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324600" cy="205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473F6695" w14:textId="59A87C17" w:rsidR="00587A1F" w:rsidRDefault="00F933FE">
      <w:pPr>
        <w:spacing w:after="80"/>
        <w:rPr>
          <w:rFonts w:hint="eastAsia"/>
          <w:color w:val="FFC000"/>
          <w:lang w:eastAsia="zh-CN"/>
        </w:rPr>
      </w:pPr>
      <w:commentRangeStart w:id="174"/>
      <w:r w:rsidRPr="21A801EC">
        <w:rPr>
          <w:lang w:eastAsia="zh-CN"/>
        </w:rPr>
        <w:t>如果没有找到之前登记过的Avis, 则单独列一行，然</w:t>
      </w:r>
      <w:commentRangeStart w:id="175"/>
      <w:r w:rsidRPr="21A801EC">
        <w:rPr>
          <w:lang w:eastAsia="zh-CN"/>
        </w:rPr>
        <w:t>后</w:t>
      </w:r>
      <w:ins w:id="176" w:author="Wang, Xinyi (369)" w:date="2026-09-03T23:00:00Z" w16du:dateUtc="2026-09-03T15:00:00Z">
        <w:r w:rsidR="001A07DF">
          <w:rPr>
            <w:rFonts w:hint="eastAsia"/>
            <w:lang w:eastAsia="zh-CN"/>
          </w:rPr>
          <w:t>在P列</w:t>
        </w:r>
      </w:ins>
      <w:del w:id="177" w:author="Wang, Xinyi (369)" w:date="2026-09-03T23:00:00Z" w16du:dateUtc="2026-09-03T15:00:00Z">
        <w:r w:rsidRPr="21A801EC" w:rsidDel="001A07DF">
          <w:rPr>
            <w:lang w:eastAsia="zh-CN"/>
          </w:rPr>
          <w:delText>再</w:delText>
        </w:r>
      </w:del>
      <w:ins w:id="178" w:author="Wang, Xinyi (369)" w:date="2026-09-03T23:01:00Z" w16du:dateUtc="2026-09-03T15:01:00Z">
        <w:r w:rsidR="001A07DF" w:rsidRPr="001A07DF">
          <w:rPr>
            <w:lang w:eastAsia="zh-CN"/>
          </w:rPr>
          <w:t>异常情况反馈</w:t>
        </w:r>
      </w:ins>
      <w:del w:id="179" w:author="Wang, Xinyi (369)" w:date="2026-09-03T23:01:00Z" w16du:dateUtc="2026-09-03T15:01:00Z">
        <w:r w:rsidRPr="21A801EC" w:rsidDel="001A07DF">
          <w:rPr>
            <w:lang w:eastAsia="zh-CN"/>
          </w:rPr>
          <w:delText>异常情况栏</w:delText>
        </w:r>
      </w:del>
      <w:r w:rsidRPr="21A801EC">
        <w:rPr>
          <w:lang w:eastAsia="zh-CN"/>
        </w:rPr>
        <w:t>里标记，可能是国外漏发AVIS 情况</w:t>
      </w:r>
      <w:commentRangeStart w:id="180"/>
      <w:r w:rsidRPr="21A801EC">
        <w:rPr>
          <w:lang w:eastAsia="zh-CN"/>
        </w:rPr>
        <w:t>。</w:t>
      </w:r>
      <w:commentRangeEnd w:id="175"/>
      <w:del w:id="181" w:author="Wang, Xinyi (369)" w:date="2026-09-03T23:01:00Z" w16du:dateUtc="2026-09-03T15:01:00Z">
        <w:r w:rsidR="00C02C41" w:rsidDel="001A07DF">
          <w:rPr>
            <w:rStyle w:val="aff9"/>
            <w:rFonts w:hint="eastAsia"/>
            <w:sz w:val="18"/>
            <w:szCs w:val="22"/>
            <w:lang w:eastAsia="zh-CN"/>
          </w:rPr>
          <w:commentReference w:id="175"/>
        </w:r>
        <w:commentRangeEnd w:id="174"/>
        <w:r w:rsidDel="001A07DF">
          <w:rPr>
            <w:rStyle w:val="aff9"/>
            <w:rFonts w:hint="eastAsia"/>
            <w:sz w:val="18"/>
            <w:szCs w:val="22"/>
            <w:lang w:eastAsia="zh-CN"/>
          </w:rPr>
          <w:commentReference w:id="174"/>
        </w:r>
      </w:del>
      <w:ins w:id="182" w:author="Wang, Xinyi (369)" w:date="2026-09-03T23:01:00Z" w16du:dateUtc="2026-09-03T15:01:00Z">
        <w:r w:rsidR="001A07DF">
          <w:rPr>
            <w:rFonts w:hint="eastAsia"/>
            <w:lang w:eastAsia="zh-CN"/>
          </w:rPr>
          <w:t>找不到AVIS 的此提单就可以先跳过，</w:t>
        </w:r>
      </w:ins>
      <w:commentRangeEnd w:id="180"/>
      <w:r w:rsidR="00BE7705">
        <w:rPr>
          <w:rStyle w:val="aff9"/>
          <w:rFonts w:hint="eastAsia"/>
          <w:sz w:val="18"/>
          <w:szCs w:val="22"/>
          <w:lang w:eastAsia="zh-CN"/>
        </w:rPr>
        <w:commentReference w:id="180"/>
      </w:r>
      <w:ins w:id="183" w:author="Wang, Xinyi (369)" w:date="2026-09-03T23:01:00Z" w16du:dateUtc="2026-09-03T15:01:00Z">
        <w:r w:rsidR="001A07DF">
          <w:rPr>
            <w:rFonts w:hint="eastAsia"/>
            <w:lang w:eastAsia="zh-CN"/>
          </w:rPr>
          <w:t>继续下一条。 人工确认后再跑</w:t>
        </w:r>
      </w:ins>
      <w:ins w:id="184" w:author="Wang, Xinyi (369)" w:date="2026-09-03T23:04:00Z" w16du:dateUtc="2026-09-03T15:04:00Z">
        <w:r w:rsidR="001A07DF">
          <w:rPr>
            <w:rFonts w:hint="eastAsia"/>
            <w:lang w:eastAsia="zh-CN"/>
          </w:rPr>
          <w:t>。 异常情况反馈里可以填写“未找到对应AVIS，请确认是否漏发”</w:t>
        </w:r>
      </w:ins>
    </w:p>
    <w:p w14:paraId="664F4AF4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lang w:eastAsia="zh-CN"/>
        </w:rPr>
        <w:t>如果找到AVIS, 则可以继续创建BL。</w:t>
      </w:r>
    </w:p>
    <w:p w14:paraId="0AFB50E7" w14:textId="0EBD622C" w:rsidR="00587A1F" w:rsidRDefault="00F933FE">
      <w:pPr>
        <w:spacing w:after="80"/>
        <w:rPr>
          <w:rFonts w:hint="eastAsia"/>
          <w:lang w:eastAsia="zh-CN"/>
        </w:rPr>
      </w:pPr>
      <w:r>
        <w:rPr>
          <w:lang w:eastAsia="zh-CN"/>
        </w:rPr>
        <w:t>将</w:t>
      </w:r>
      <w:r w:rsidR="00780015">
        <w:rPr>
          <w:rFonts w:hint="eastAsia"/>
          <w:lang w:eastAsia="zh-CN"/>
        </w:rPr>
        <w:t>邮件附件中的</w:t>
      </w:r>
      <w:r>
        <w:rPr>
          <w:lang w:eastAsia="zh-CN"/>
        </w:rPr>
        <w:t>提单先保存到对应的文件夹中。</w:t>
      </w:r>
    </w:p>
    <w:p w14:paraId="665B74B9" w14:textId="77777777" w:rsidR="00587A1F" w:rsidRDefault="00F933FE">
      <w:pPr>
        <w:spacing w:after="80"/>
        <w:rPr>
          <w:rFonts w:hint="eastAsia"/>
          <w:lang w:eastAsia="zh-CN"/>
        </w:rPr>
      </w:pPr>
      <w:commentRangeStart w:id="185"/>
      <w:commentRangeStart w:id="186"/>
      <w:r>
        <w:rPr>
          <w:lang w:eastAsia="zh-CN"/>
        </w:rPr>
        <w:t>BL 提单示例： 圈出来的是AVIS 号码。</w:t>
      </w:r>
      <w:commentRangeEnd w:id="185"/>
      <w:r w:rsidR="00FB2421">
        <w:rPr>
          <w:rStyle w:val="aff9"/>
          <w:rFonts w:hint="eastAsia"/>
          <w:sz w:val="18"/>
          <w:szCs w:val="22"/>
          <w:lang w:eastAsia="zh-CN"/>
        </w:rPr>
        <w:commentReference w:id="185"/>
      </w:r>
      <w:commentRangeEnd w:id="186"/>
      <w:r>
        <w:rPr>
          <w:rStyle w:val="aff9"/>
          <w:rFonts w:hint="eastAsia"/>
          <w:sz w:val="18"/>
          <w:szCs w:val="22"/>
          <w:lang w:eastAsia="zh-CN"/>
        </w:rPr>
        <w:commentReference w:id="186"/>
      </w:r>
    </w:p>
    <w:p w14:paraId="5D99CFFF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2D50B0" wp14:editId="207D6B59">
            <wp:extent cx="5623560" cy="33111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1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4DF7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8BEF1B" wp14:editId="41609402">
            <wp:extent cx="5623560" cy="33902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9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DEE4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1AE938" wp14:editId="7071D0AC">
            <wp:extent cx="5623560" cy="33089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8281" w14:textId="5AE83F6A" w:rsidR="00587A1F" w:rsidRDefault="00F933FE">
      <w:pPr>
        <w:spacing w:after="80"/>
        <w:rPr>
          <w:ins w:id="187" w:author="Wang, Xinyi (369)" w:date="2026-09-03T23:05:00Z" w16du:dateUtc="2026-09-03T15:05:00Z"/>
          <w:rFonts w:hint="eastAsia"/>
          <w:lang w:eastAsia="zh-CN"/>
        </w:rPr>
      </w:pPr>
      <w:r>
        <w:t>将文件保存到文件夹后，将上传到IES +</w:t>
      </w:r>
      <w:commentRangeStart w:id="188"/>
      <w:commentRangeStart w:id="189"/>
      <w:r>
        <w:t>系统中的AVIS 及BL 的模板（Sheet0 and1 ）</w:t>
      </w:r>
      <w:commentRangeEnd w:id="188"/>
      <w:r w:rsidR="00A34AAE">
        <w:rPr>
          <w:rStyle w:val="aff9"/>
          <w:sz w:val="18"/>
          <w:szCs w:val="22"/>
        </w:rPr>
        <w:commentReference w:id="188"/>
      </w:r>
      <w:commentRangeEnd w:id="189"/>
      <w:r>
        <w:rPr>
          <w:rStyle w:val="aff9"/>
          <w:sz w:val="18"/>
          <w:szCs w:val="22"/>
        </w:rPr>
        <w:commentReference w:id="189"/>
      </w:r>
      <w:r>
        <w:t>保存进文件夹里</w:t>
      </w:r>
      <w:ins w:id="190" w:author="Ji, Scarlett Qing" w:date="2026-09-17T14:18:00Z" w16du:dateUtc="2026-09-17T06:18:00Z">
        <w:r w:rsidR="002261CC">
          <w:rPr>
            <w:rFonts w:hint="eastAsia"/>
            <w:lang w:eastAsia="zh-CN"/>
          </w:rPr>
          <w:t>（准备文件模板）</w:t>
        </w:r>
      </w:ins>
      <w:r>
        <w:t>。</w:t>
      </w:r>
    </w:p>
    <w:p w14:paraId="286AE459" w14:textId="0D7C5FF9" w:rsidR="001A07DF" w:rsidRDefault="001A07DF">
      <w:pPr>
        <w:spacing w:after="80"/>
        <w:rPr>
          <w:ins w:id="191" w:author="Wang, Xinyi (369)" w:date="2026-09-03T23:06:00Z" w16du:dateUtc="2026-09-03T15:06:00Z"/>
          <w:rFonts w:hint="eastAsia"/>
          <w:lang w:eastAsia="zh-CN"/>
        </w:rPr>
      </w:pPr>
      <w:ins w:id="192" w:author="Wang, Xinyi (369)" w:date="2026-09-03T23:05:00Z" w16du:dateUtc="2026-09-03T15:05:00Z">
        <w:r>
          <w:rPr>
            <w:rFonts w:hint="eastAsia"/>
            <w:lang w:eastAsia="zh-CN"/>
          </w:rPr>
          <w:t>提单文件保存后，需要更改命名：BL_</w:t>
        </w:r>
      </w:ins>
      <w:ins w:id="193" w:author="Wang, Xinyi (369)" w:date="2026-09-03T23:05:00Z">
        <w:r w:rsidRPr="001A07DF">
          <w:rPr>
            <w:lang w:eastAsia="zh-CN"/>
          </w:rPr>
          <w:t>OOLU2038969910</w:t>
        </w:r>
      </w:ins>
      <w:ins w:id="194" w:author="Wang, Xinyi (369)" w:date="2026-09-03T23:05:00Z" w16du:dateUtc="2026-09-03T15:05:00Z">
        <w:r>
          <w:rPr>
            <w:rFonts w:hint="eastAsia"/>
            <w:lang w:eastAsia="zh-CN"/>
          </w:rPr>
          <w:t xml:space="preserve"> </w:t>
        </w:r>
      </w:ins>
    </w:p>
    <w:p w14:paraId="48B7BC7D" w14:textId="58CB7E84" w:rsidR="001A07DF" w:rsidRDefault="001A07DF">
      <w:pPr>
        <w:spacing w:after="80"/>
        <w:rPr>
          <w:ins w:id="195" w:author="Wang, Xinyi (369)" w:date="2026-09-03T23:05:00Z" w16du:dateUtc="2026-09-03T15:05:00Z"/>
          <w:rFonts w:hint="eastAsia"/>
          <w:lang w:eastAsia="zh-CN"/>
        </w:rPr>
      </w:pPr>
      <w:ins w:id="196" w:author="Wang, Xinyi (369)" w:date="2026-09-03T23:06:00Z" w16du:dateUtc="2026-09-03T15:06:00Z">
        <w:r>
          <w:rPr>
            <w:rFonts w:hint="eastAsia"/>
            <w:lang w:eastAsia="zh-CN"/>
          </w:rPr>
          <w:t>原下载的PDF BL 命名如下图，需要规范更改。</w:t>
        </w:r>
      </w:ins>
    </w:p>
    <w:p w14:paraId="11B3C39C" w14:textId="1D5C2A56" w:rsidR="001A07DF" w:rsidRDefault="001A07DF">
      <w:pPr>
        <w:spacing w:after="80"/>
        <w:rPr>
          <w:rFonts w:hint="eastAsia"/>
          <w:lang w:eastAsia="zh-CN"/>
        </w:rPr>
      </w:pPr>
      <w:ins w:id="197" w:author="Wang, Xinyi (369)" w:date="2026-09-03T23:06:00Z" w16du:dateUtc="2026-09-03T15:06:00Z">
        <w:r w:rsidRPr="001A07DF">
          <w:rPr>
            <w:noProof/>
            <w:lang w:eastAsia="zh-CN"/>
          </w:rPr>
          <w:lastRenderedPageBreak/>
          <w:drawing>
            <wp:inline distT="0" distB="0" distL="0" distR="0" wp14:anchorId="73D0DA5D" wp14:editId="4CCC1107">
              <wp:extent cx="4497799" cy="3624580"/>
              <wp:effectExtent l="0" t="0" r="0" b="0"/>
              <wp:docPr id="205137015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51370159" name=""/>
                      <pic:cNvPicPr/>
                    </pic:nvPicPr>
                    <pic:blipFill>
                      <a:blip r:embed="rId3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0656" cy="362688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A36791D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lang w:eastAsia="zh-CN"/>
        </w:rPr>
        <w:t>正常文件夹里面应包含以下文件：</w:t>
      </w:r>
    </w:p>
    <w:p w14:paraId="66D116E3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5F53B0" wp14:editId="391A74DC">
            <wp:extent cx="5623560" cy="14174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1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FBFF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lang w:eastAsia="zh-CN"/>
        </w:rPr>
        <w:t>将文件夹中的文件全部打开</w:t>
      </w:r>
    </w:p>
    <w:p w14:paraId="763B574D" w14:textId="168C281E" w:rsidR="00587A1F" w:rsidRDefault="00F933FE">
      <w:pPr>
        <w:spacing w:after="80"/>
        <w:rPr>
          <w:rFonts w:hint="eastAsia"/>
        </w:rPr>
      </w:pPr>
      <w:r>
        <w:t>将AVIS PDF 文件打开， 将AVIS 模板中对应的字段从AVIS 中提取出来。</w:t>
      </w:r>
      <w:ins w:id="198" w:author="Wang, Xinyi (369)" w:date="2026-09-03T23:25:00Z" w16du:dateUtc="2026-09-03T15:25:00Z">
        <w:r w:rsidR="00072388">
          <w:rPr>
            <w:rFonts w:hint="eastAsia"/>
            <w:lang w:eastAsia="zh-CN"/>
          </w:rPr>
          <w:t>注意点保存。</w:t>
        </w:r>
      </w:ins>
    </w:p>
    <w:p w14:paraId="5D9113F1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01E14E" wp14:editId="2E2D4ED2">
            <wp:extent cx="5623560" cy="31062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0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DED7" w14:textId="77777777" w:rsidR="00587A1F" w:rsidRDefault="00F933FE">
      <w:pPr>
        <w:jc w:val="center"/>
        <w:rPr>
          <w:ins w:id="199" w:author="Wang, Xinyi (369)" w:date="2026-09-03T23:18:00Z" w16du:dateUtc="2026-09-03T15:18:00Z"/>
          <w:rFonts w:hint="eastAsia"/>
          <w:lang w:eastAsia="zh-CN"/>
        </w:rPr>
      </w:pPr>
      <w:commentRangeStart w:id="200"/>
      <w:commentRangeStart w:id="201"/>
      <w:r>
        <w:rPr>
          <w:noProof/>
        </w:rPr>
        <w:drawing>
          <wp:inline distT="0" distB="0" distL="0" distR="0" wp14:anchorId="1B358DD5" wp14:editId="708ED90D">
            <wp:extent cx="5623560" cy="34148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1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00"/>
      <w:r>
        <w:rPr>
          <w:rStyle w:val="aff9"/>
          <w:rFonts w:hint="eastAsia"/>
          <w:sz w:val="18"/>
          <w:szCs w:val="22"/>
          <w:lang w:eastAsia="zh-CN"/>
        </w:rPr>
        <w:commentReference w:id="200"/>
      </w:r>
      <w:commentRangeEnd w:id="201"/>
      <w:r>
        <w:rPr>
          <w:rStyle w:val="aff9"/>
          <w:rFonts w:hint="eastAsia"/>
          <w:sz w:val="18"/>
          <w:szCs w:val="22"/>
          <w:lang w:eastAsia="zh-CN"/>
        </w:rPr>
        <w:commentReference w:id="201"/>
      </w:r>
    </w:p>
    <w:p w14:paraId="15EA2165" w14:textId="682F7E90" w:rsidR="00D4238A" w:rsidRDefault="00D4238A">
      <w:pPr>
        <w:jc w:val="center"/>
        <w:rPr>
          <w:ins w:id="202" w:author="Wang, Xinyi (369)" w:date="2026-09-03T23:18:00Z" w16du:dateUtc="2026-09-03T15:18:00Z"/>
          <w:rFonts w:hint="eastAsia"/>
          <w:lang w:eastAsia="zh-CN"/>
        </w:rPr>
      </w:pPr>
      <w:ins w:id="203" w:author="Wang, Xinyi (369)" w:date="2026-09-03T23:18:00Z" w16du:dateUtc="2026-09-03T15:18:00Z">
        <w:r>
          <w:rPr>
            <w:rFonts w:hint="eastAsia"/>
            <w:lang w:eastAsia="zh-CN"/>
          </w:rPr>
          <w:t>新增</w:t>
        </w:r>
      </w:ins>
      <w:ins w:id="204" w:author="Wang, Xinyi (369)" w:date="2026-09-03T23:24:00Z" w16du:dateUtc="2026-09-03T15:24:00Z">
        <w:r>
          <w:rPr>
            <w:rFonts w:hint="eastAsia"/>
            <w:lang w:eastAsia="zh-CN"/>
          </w:rPr>
          <w:t>如下提示</w:t>
        </w:r>
      </w:ins>
      <w:ins w:id="205" w:author="Wang, Xinyi (369)" w:date="2026-09-03T23:18:00Z" w16du:dateUtc="2026-09-03T15:18:00Z">
        <w:r>
          <w:rPr>
            <w:rFonts w:hint="eastAsia"/>
            <w:lang w:eastAsia="zh-CN"/>
          </w:rPr>
          <w:t>：</w:t>
        </w:r>
      </w:ins>
      <w:ins w:id="206" w:author="Wang, Xinyi (369)" w:date="2026-09-03T23:24:00Z" w16du:dateUtc="2026-09-03T15:24:00Z">
        <w:r>
          <w:rPr>
            <w:rFonts w:hint="eastAsia"/>
            <w:lang w:eastAsia="zh-CN"/>
          </w:rPr>
          <w:t>填入</w:t>
        </w:r>
      </w:ins>
      <w:ins w:id="207" w:author="Wang, Xinyi (369)" w:date="2026-09-03T23:25:00Z" w16du:dateUtc="2026-09-03T15:25:00Z">
        <w:r>
          <w:rPr>
            <w:rFonts w:hint="eastAsia"/>
            <w:lang w:eastAsia="zh-CN"/>
          </w:rPr>
          <w:t>“</w:t>
        </w:r>
        <w:r w:rsidRPr="00D4238A">
          <w:rPr>
            <w:lang w:eastAsia="zh-CN"/>
          </w:rPr>
          <w:t>导入模板-AVIS</w:t>
        </w:r>
        <w:r>
          <w:rPr>
            <w:rFonts w:hint="eastAsia"/>
            <w:lang w:eastAsia="zh-CN"/>
          </w:rPr>
          <w:t>”对应关系如下图标注：</w:t>
        </w:r>
      </w:ins>
    </w:p>
    <w:p w14:paraId="6A130CB8" w14:textId="268F4AD7" w:rsidR="00D4238A" w:rsidRDefault="00D4238A">
      <w:pPr>
        <w:jc w:val="center"/>
        <w:rPr>
          <w:ins w:id="208" w:author="Wang, Xinyi (369)" w:date="2026-09-03T23:19:00Z" w16du:dateUtc="2026-09-03T15:19:00Z"/>
          <w:rFonts w:hint="eastAsia"/>
          <w:lang w:eastAsia="zh-CN"/>
        </w:rPr>
      </w:pPr>
      <w:ins w:id="209" w:author="Wang, Xinyi (369)" w:date="2026-09-03T23:24:00Z" w16du:dateUtc="2026-09-03T15:24:00Z">
        <w:r w:rsidRPr="00D4238A">
          <w:rPr>
            <w:noProof/>
            <w:lang w:eastAsia="zh-CN"/>
          </w:rPr>
          <w:lastRenderedPageBreak/>
          <w:drawing>
            <wp:inline distT="0" distB="0" distL="0" distR="0" wp14:anchorId="6236F37E" wp14:editId="21BE5C7F">
              <wp:extent cx="6332220" cy="4616450"/>
              <wp:effectExtent l="0" t="0" r="0" b="0"/>
              <wp:docPr id="206235693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62356934" name=""/>
                      <pic:cNvPicPr/>
                    </pic:nvPicPr>
                    <pic:blipFill>
                      <a:blip r:embed="rId3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4616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E16F597" w14:textId="6C1ADCC2" w:rsidR="00D4238A" w:rsidRDefault="00D4238A">
      <w:pPr>
        <w:jc w:val="center"/>
        <w:rPr>
          <w:rFonts w:hint="eastAsia"/>
          <w:lang w:eastAsia="zh-CN"/>
        </w:rPr>
      </w:pPr>
      <w:ins w:id="210" w:author="Wang, Xinyi (369)" w:date="2026-09-03T23:24:00Z" w16du:dateUtc="2026-09-03T15:24:00Z">
        <w:r w:rsidRPr="00D4238A">
          <w:rPr>
            <w:noProof/>
            <w:lang w:eastAsia="zh-CN"/>
          </w:rPr>
          <w:lastRenderedPageBreak/>
          <w:drawing>
            <wp:inline distT="0" distB="0" distL="0" distR="0" wp14:anchorId="5D93E7F9" wp14:editId="45A43362">
              <wp:extent cx="6332220" cy="4326890"/>
              <wp:effectExtent l="0" t="0" r="0" b="0"/>
              <wp:docPr id="86350510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63505108" name=""/>
                      <pic:cNvPicPr/>
                    </pic:nvPicPr>
                    <pic:blipFill>
                      <a:blip r:embed="rId3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43268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F8FB338" w14:textId="77777777" w:rsidR="00587A1F" w:rsidRDefault="00F933FE">
      <w:pPr>
        <w:spacing w:after="80"/>
        <w:rPr>
          <w:rFonts w:hint="eastAsia"/>
        </w:rPr>
      </w:pPr>
      <w:r>
        <w:t>AVIS 模板字段，均可以从AVIS 中获取</w:t>
      </w:r>
    </w:p>
    <w:p w14:paraId="46DB78BC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29BC2A" wp14:editId="63245539">
            <wp:extent cx="5623560" cy="17751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7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94D8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b/>
          <w:color w:val="17365D"/>
          <w:sz w:val="21"/>
          <w:lang w:eastAsia="zh-CN"/>
        </w:rPr>
        <w:t>11 登陆IES+, 点击进口管理，发票信息，点击右上角“点击查询”</w:t>
      </w:r>
    </w:p>
    <w:p w14:paraId="4062066C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E64DDE" wp14:editId="3545EF2D">
            <wp:extent cx="5623560" cy="29913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9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4311" w14:textId="77777777" w:rsidR="00587A1F" w:rsidRDefault="00F933FE">
      <w:pPr>
        <w:spacing w:after="80"/>
        <w:rPr>
          <w:ins w:id="211" w:author="Wang, Xinyi (369)" w:date="2026-09-03T23:25:00Z" w16du:dateUtc="2026-09-03T15:25:00Z"/>
          <w:rFonts w:hint="eastAsia"/>
          <w:b/>
          <w:color w:val="17365D"/>
          <w:sz w:val="21"/>
          <w:lang w:eastAsia="zh-CN"/>
        </w:rPr>
      </w:pPr>
      <w:r>
        <w:rPr>
          <w:b/>
          <w:color w:val="17365D"/>
          <w:sz w:val="21"/>
          <w:lang w:eastAsia="zh-CN"/>
        </w:rPr>
        <w:t>12：将MBZ 全部复制到查询栏MBZ/DN：</w:t>
      </w:r>
    </w:p>
    <w:p w14:paraId="794303EB" w14:textId="392FFAFC" w:rsidR="00072388" w:rsidRDefault="00072388">
      <w:pPr>
        <w:spacing w:after="80"/>
        <w:rPr>
          <w:rFonts w:hint="eastAsia"/>
          <w:lang w:eastAsia="zh-CN"/>
        </w:rPr>
      </w:pPr>
      <w:ins w:id="212" w:author="Wang, Xinyi (369)" w:date="2026-09-03T23:25:00Z" w16du:dateUtc="2026-09-03T15:25:00Z">
        <w:r>
          <w:rPr>
            <w:rFonts w:hint="eastAsia"/>
            <w:b/>
            <w:color w:val="17365D"/>
            <w:sz w:val="21"/>
            <w:lang w:eastAsia="zh-CN"/>
          </w:rPr>
          <w:t>MBZ 可以直接复制，空格在系统中直接自动加上。</w:t>
        </w:r>
      </w:ins>
    </w:p>
    <w:p w14:paraId="2B2290E2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F56DA9" wp14:editId="207CBDD8">
            <wp:extent cx="5623560" cy="301286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1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004C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lang w:eastAsia="zh-CN"/>
        </w:rPr>
        <w:t>点击确定后，系统会出现对应的发票。</w:t>
      </w:r>
    </w:p>
    <w:p w14:paraId="3BA1476A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8BCBF3" wp14:editId="4A1C2A3B">
            <wp:extent cx="5623560" cy="292063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2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540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lang w:eastAsia="zh-CN"/>
        </w:rPr>
        <w:t>此处已经显示对应的22张发票。</w:t>
      </w:r>
    </w:p>
    <w:p w14:paraId="142DB6A1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b/>
          <w:color w:val="17365D"/>
          <w:sz w:val="21"/>
          <w:lang w:eastAsia="zh-CN"/>
        </w:rPr>
        <w:t>13点击左上“导入”， 选择“批量导入AVIS”</w:t>
      </w:r>
    </w:p>
    <w:p w14:paraId="38C3F1D1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8CE423" wp14:editId="7918F039">
            <wp:extent cx="5623560" cy="303531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3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A2A9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b/>
          <w:color w:val="17365D"/>
          <w:sz w:val="21"/>
          <w:lang w:eastAsia="zh-CN"/>
        </w:rPr>
        <w:t>14 点击选择文件，打开对应的文件夹</w:t>
      </w:r>
    </w:p>
    <w:p w14:paraId="0F0D0F08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C4AEEC" wp14:editId="30776316">
            <wp:extent cx="5623560" cy="29652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4D06" w14:textId="77777777" w:rsidR="00587A1F" w:rsidRDefault="00F933FE">
      <w:pPr>
        <w:spacing w:after="80"/>
        <w:rPr>
          <w:rFonts w:hint="eastAsia"/>
        </w:rPr>
      </w:pPr>
      <w:r>
        <w:t>选中avis Excel 文件， 点open,</w:t>
      </w:r>
    </w:p>
    <w:p w14:paraId="23C58B9D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21042D" wp14:editId="60AA3399">
            <wp:extent cx="5623560" cy="316129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D4DC" w14:textId="77777777" w:rsidR="00587A1F" w:rsidRDefault="00F933FE">
      <w:pPr>
        <w:spacing w:after="80"/>
        <w:rPr>
          <w:rFonts w:hint="eastAsia"/>
        </w:rPr>
      </w:pPr>
      <w:r>
        <w:t>等待绿灯后，点击上传</w:t>
      </w:r>
    </w:p>
    <w:p w14:paraId="7EB7F00F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8A5B28" wp14:editId="62D800EB">
            <wp:extent cx="5623560" cy="24083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0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5E44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b/>
          <w:color w:val="17365D"/>
          <w:sz w:val="21"/>
          <w:lang w:eastAsia="zh-CN"/>
        </w:rPr>
        <w:t>15 上传完成后会自动退回到这个界面</w:t>
      </w:r>
    </w:p>
    <w:p w14:paraId="0B0A496C" w14:textId="77777777" w:rsidR="00587A1F" w:rsidRDefault="00F933FE">
      <w:pPr>
        <w:jc w:val="center"/>
        <w:rPr>
          <w:ins w:id="213" w:author="Wang, Xinyi (369)" w:date="2026-09-03T23:56:00Z" w16du:dateUtc="2026-09-03T15:56:00Z"/>
          <w:rFonts w:hint="eastAsia"/>
          <w:lang w:eastAsia="zh-CN"/>
        </w:rPr>
      </w:pPr>
      <w:r>
        <w:rPr>
          <w:noProof/>
        </w:rPr>
        <w:drawing>
          <wp:inline distT="0" distB="0" distL="0" distR="0" wp14:anchorId="13A82D16" wp14:editId="35D6662E">
            <wp:extent cx="5623560" cy="337413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5BFF" w14:textId="21027FD7" w:rsidR="00520B59" w:rsidRDefault="00520B59">
      <w:pPr>
        <w:jc w:val="center"/>
        <w:rPr>
          <w:rFonts w:hint="eastAsia"/>
          <w:lang w:eastAsia="zh-CN"/>
        </w:rPr>
      </w:pPr>
      <w:ins w:id="214" w:author="Wang, Xinyi (369)" w:date="2026-09-03T23:57:00Z" w16du:dateUtc="2026-09-03T15:57:00Z">
        <w:r>
          <w:rPr>
            <w:rFonts w:hint="eastAsia"/>
            <w:lang w:eastAsia="zh-CN"/>
          </w:rPr>
          <w:t>上传成功后，，回写到</w:t>
        </w:r>
      </w:ins>
      <w:ins w:id="215" w:author="Wang, Xinyi (369)" w:date="2026-09-03T23:58:00Z" w16du:dateUtc="2026-09-03T15:58:00Z">
        <w:r w:rsidR="00241888">
          <w:t>AVIS BL status report 报告中</w:t>
        </w:r>
        <w:r w:rsidR="00241888">
          <w:rPr>
            <w:rFonts w:hint="eastAsia"/>
            <w:lang w:eastAsia="zh-CN"/>
          </w:rPr>
          <w:t>的</w:t>
        </w:r>
      </w:ins>
      <w:ins w:id="216" w:author="Wang, Xinyi (369)" w:date="2026-09-03T23:57:00Z" w16du:dateUtc="2026-09-03T15:57:00Z">
        <w:r>
          <w:rPr>
            <w:rFonts w:hint="eastAsia"/>
            <w:lang w:eastAsia="zh-CN"/>
          </w:rPr>
          <w:t>G列</w:t>
        </w:r>
      </w:ins>
    </w:p>
    <w:p w14:paraId="24AF6B4F" w14:textId="77777777" w:rsidR="00587A1F" w:rsidRDefault="00F933FE">
      <w:pPr>
        <w:spacing w:after="80"/>
        <w:rPr>
          <w:ins w:id="217" w:author="Wang, Xinyi (369)" w:date="2026-09-03T23:26:00Z" w16du:dateUtc="2026-09-03T15:26:00Z"/>
          <w:rFonts w:hint="eastAsia"/>
          <w:b/>
          <w:color w:val="17365D"/>
          <w:sz w:val="21"/>
          <w:lang w:eastAsia="zh-CN"/>
        </w:rPr>
      </w:pPr>
      <w:r>
        <w:rPr>
          <w:b/>
          <w:color w:val="17365D"/>
          <w:sz w:val="21"/>
          <w:lang w:eastAsia="zh-CN"/>
        </w:rPr>
        <w:t>16  此时，</w:t>
      </w:r>
      <w:r w:rsidRPr="00663768">
        <w:rPr>
          <w:b/>
          <w:color w:val="17365D"/>
          <w:sz w:val="21"/>
          <w:highlight w:val="yellow"/>
          <w:lang w:eastAsia="zh-CN"/>
        </w:rPr>
        <w:t>如果是DG 货物</w:t>
      </w:r>
      <w:r>
        <w:rPr>
          <w:b/>
          <w:color w:val="17365D"/>
          <w:sz w:val="21"/>
          <w:lang w:eastAsia="zh-CN"/>
        </w:rPr>
        <w:t>,(前面搜索AVIS 的时候会带出来Shipper,用来识别是不是DG 货物)， 需要点击“导出”， 点击按invoice 级别模板全部</w:t>
      </w:r>
      <w:commentRangeStart w:id="218"/>
      <w:commentRangeStart w:id="219"/>
      <w:r>
        <w:rPr>
          <w:b/>
          <w:color w:val="17365D"/>
          <w:sz w:val="21"/>
          <w:lang w:eastAsia="zh-CN"/>
        </w:rPr>
        <w:t>导出</w:t>
      </w:r>
      <w:commentRangeEnd w:id="218"/>
      <w:r w:rsidR="00663768">
        <w:rPr>
          <w:rStyle w:val="aff9"/>
          <w:b/>
          <w:color w:val="17365D"/>
          <w:szCs w:val="22"/>
          <w:lang w:eastAsia="zh-CN"/>
        </w:rPr>
        <w:commentReference w:id="218"/>
      </w:r>
      <w:commentRangeEnd w:id="219"/>
      <w:r>
        <w:rPr>
          <w:rStyle w:val="aff9"/>
          <w:b/>
          <w:color w:val="17365D"/>
          <w:szCs w:val="22"/>
          <w:lang w:eastAsia="zh-CN"/>
        </w:rPr>
        <w:commentReference w:id="219"/>
      </w:r>
      <w:r>
        <w:rPr>
          <w:b/>
          <w:color w:val="17365D"/>
          <w:sz w:val="21"/>
          <w:lang w:eastAsia="zh-CN"/>
        </w:rPr>
        <w:t>。</w:t>
      </w:r>
    </w:p>
    <w:p w14:paraId="31824B11" w14:textId="1F61C460" w:rsidR="00072388" w:rsidRPr="00072388" w:rsidRDefault="00072388">
      <w:pPr>
        <w:spacing w:after="80"/>
        <w:rPr>
          <w:rFonts w:hint="eastAsia"/>
          <w:lang w:eastAsia="zh-CN"/>
        </w:rPr>
      </w:pPr>
      <w:ins w:id="220" w:author="Wang, Xinyi (369)" w:date="2026-09-03T23:26:00Z" w16du:dateUtc="2026-09-03T15:26:00Z">
        <w:r>
          <w:rPr>
            <w:rFonts w:hint="eastAsia"/>
            <w:b/>
            <w:color w:val="17365D"/>
            <w:sz w:val="21"/>
            <w:lang w:eastAsia="zh-CN"/>
          </w:rPr>
          <w:t>此处在最开始搜索Shipper处就记录下是否是</w:t>
        </w:r>
        <w:r>
          <w:rPr>
            <w:b/>
            <w:color w:val="17365D"/>
            <w:sz w:val="21"/>
            <w:lang w:eastAsia="zh-CN"/>
          </w:rPr>
          <w:t>”</w:t>
        </w:r>
        <w:r>
          <w:rPr>
            <w:rFonts w:hint="eastAsia"/>
            <w:b/>
            <w:color w:val="17365D"/>
            <w:sz w:val="21"/>
            <w:lang w:eastAsia="zh-CN"/>
          </w:rPr>
          <w:t>DG</w:t>
        </w:r>
        <w:r>
          <w:rPr>
            <w:b/>
            <w:color w:val="17365D"/>
            <w:sz w:val="21"/>
            <w:lang w:eastAsia="zh-CN"/>
          </w:rPr>
          <w:t>”</w:t>
        </w:r>
      </w:ins>
      <w:ins w:id="221" w:author="Wang, Xinyi (369)" w:date="2026-09-03T23:27:00Z" w16du:dateUtc="2026-09-03T15:27:00Z">
        <w:r>
          <w:rPr>
            <w:rFonts w:hint="eastAsia"/>
            <w:b/>
            <w:color w:val="17365D"/>
            <w:sz w:val="21"/>
            <w:lang w:eastAsia="zh-CN"/>
          </w:rPr>
          <w:t>货物。</w:t>
        </w:r>
      </w:ins>
    </w:p>
    <w:p w14:paraId="78B47C94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1ACD98" wp14:editId="084E4D16">
            <wp:extent cx="5623560" cy="305125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3386" w14:textId="5A625535" w:rsidR="00587A1F" w:rsidRDefault="00F933FE">
      <w:pPr>
        <w:spacing w:after="80"/>
        <w:rPr>
          <w:rFonts w:hint="eastAsia"/>
        </w:rPr>
      </w:pPr>
      <w:r>
        <w:t xml:space="preserve">打开excel后， </w:t>
      </w:r>
      <w:ins w:id="222" w:author="Wang, Xinyi (369)" w:date="2026-09-03T23:27:00Z" w16du:dateUtc="2026-09-03T15:27:00Z">
        <w:r w:rsidR="00072388">
          <w:rPr>
            <w:rFonts w:hint="eastAsia"/>
            <w:lang w:eastAsia="zh-CN"/>
          </w:rPr>
          <w:t>加filter小按钮</w:t>
        </w:r>
      </w:ins>
      <w:del w:id="223" w:author="Wang, Xinyi (369)" w:date="2026-09-03T23:27:00Z" w16du:dateUtc="2026-09-03T15:27:00Z">
        <w:r w:rsidDel="00072388">
          <w:delText>增加筛选条件</w:delText>
        </w:r>
      </w:del>
      <w:r>
        <w:t>后，在total amount 后面</w:t>
      </w:r>
      <w:commentRangeStart w:id="224"/>
      <w:r>
        <w:t>加一列</w:t>
      </w:r>
      <w:commentRangeEnd w:id="224"/>
      <w:r w:rsidR="00425A93">
        <w:rPr>
          <w:rStyle w:val="aff9"/>
          <w:sz w:val="18"/>
          <w:szCs w:val="22"/>
        </w:rPr>
        <w:commentReference w:id="224"/>
      </w:r>
      <w:r>
        <w:t>：</w:t>
      </w:r>
      <w:commentRangeStart w:id="225"/>
      <w:r>
        <w:t>增加公式（如下）</w:t>
      </w:r>
      <w:commentRangeEnd w:id="225"/>
      <w:r w:rsidR="00E74FB5">
        <w:rPr>
          <w:rStyle w:val="aff9"/>
          <w:rFonts w:hint="eastAsia"/>
          <w:sz w:val="18"/>
          <w:szCs w:val="22"/>
        </w:rPr>
        <w:commentReference w:id="225"/>
      </w:r>
    </w:p>
    <w:p w14:paraId="37F17BF7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F00B0D" wp14:editId="19E4C532">
            <wp:extent cx="5623560" cy="325468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5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75DE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6DCFF9" wp14:editId="27D0883B">
            <wp:extent cx="5623560" cy="156191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6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95E5" w14:textId="723FB10E" w:rsidR="00587A1F" w:rsidRDefault="00F933FE">
      <w:pPr>
        <w:spacing w:after="80"/>
        <w:rPr>
          <w:rFonts w:hint="eastAsia"/>
          <w:lang w:eastAsia="zh-CN"/>
        </w:rPr>
      </w:pPr>
      <w:r>
        <w:rPr>
          <w:lang w:eastAsia="zh-CN"/>
        </w:rPr>
        <w:lastRenderedPageBreak/>
        <w:t>寻找差异</w:t>
      </w:r>
      <w:ins w:id="226" w:author="Ji, Scarlett Qing" w:date="2026-09-17T01:04:00Z" w16du:dateUtc="2026-09-16T17:04:00Z">
        <w:r w:rsidR="003C7E4C">
          <w:rPr>
            <w:rFonts w:hint="eastAsia"/>
            <w:lang w:eastAsia="zh-CN"/>
          </w:rPr>
          <w:t>，价格差异不为0则视为有差异。</w:t>
        </w:r>
      </w:ins>
    </w:p>
    <w:p w14:paraId="45F660A3" w14:textId="77777777" w:rsidR="00587A1F" w:rsidRDefault="00F933FE">
      <w:pPr>
        <w:spacing w:after="80"/>
        <w:rPr>
          <w:rFonts w:hint="eastAsia"/>
          <w:lang w:eastAsia="zh-CN"/>
        </w:rPr>
      </w:pPr>
      <w:commentRangeStart w:id="227"/>
      <w:commentRangeStart w:id="228"/>
      <w:commentRangeStart w:id="229"/>
      <w:r>
        <w:rPr>
          <w:lang w:eastAsia="zh-CN"/>
        </w:rPr>
        <w:t>根据差异找到，此差异为PDF 发票中对应的FOB charges。</w:t>
      </w:r>
      <w:commentRangeEnd w:id="227"/>
      <w:r w:rsidR="00F8668B">
        <w:rPr>
          <w:rStyle w:val="aff9"/>
          <w:rFonts w:hint="eastAsia"/>
          <w:sz w:val="18"/>
          <w:szCs w:val="22"/>
          <w:lang w:eastAsia="zh-CN"/>
        </w:rPr>
        <w:commentReference w:id="227"/>
      </w:r>
      <w:commentRangeEnd w:id="228"/>
      <w:r>
        <w:rPr>
          <w:rStyle w:val="aff9"/>
          <w:rFonts w:hint="eastAsia"/>
          <w:sz w:val="18"/>
          <w:szCs w:val="22"/>
          <w:lang w:eastAsia="zh-CN"/>
        </w:rPr>
        <w:commentReference w:id="228"/>
      </w:r>
      <w:commentRangeEnd w:id="229"/>
      <w:r>
        <w:rPr>
          <w:rStyle w:val="aff9"/>
          <w:rFonts w:hint="eastAsia"/>
          <w:sz w:val="18"/>
          <w:szCs w:val="22"/>
          <w:lang w:eastAsia="zh-CN"/>
        </w:rPr>
        <w:commentReference w:id="229"/>
      </w:r>
    </w:p>
    <w:p w14:paraId="17E61D04" w14:textId="77777777" w:rsidR="00587A1F" w:rsidRDefault="00F933FE">
      <w:pPr>
        <w:spacing w:after="80"/>
        <w:rPr>
          <w:ins w:id="230" w:author="Wang, Xinyi (369)" w:date="2026-09-03T23:29:00Z" w16du:dateUtc="2026-09-03T15:29:00Z"/>
          <w:rFonts w:hint="eastAsia"/>
          <w:lang w:eastAsia="zh-CN"/>
        </w:rPr>
      </w:pPr>
      <w:r>
        <w:rPr>
          <w:lang w:eastAsia="zh-CN"/>
        </w:rPr>
        <w:t>然后对应的发票，点击批量下载，下载附件。</w:t>
      </w:r>
    </w:p>
    <w:p w14:paraId="40A06FB1" w14:textId="6D0970A8" w:rsidR="000949BD" w:rsidRDefault="000949BD">
      <w:pPr>
        <w:spacing w:after="80"/>
        <w:rPr>
          <w:ins w:id="231" w:author="Wang, Xinyi (369)" w:date="2026-09-03T23:28:00Z" w16du:dateUtc="2026-09-03T15:28:00Z"/>
          <w:rFonts w:hint="eastAsia"/>
          <w:lang w:eastAsia="zh-CN"/>
        </w:rPr>
      </w:pPr>
      <w:ins w:id="232" w:author="Wang, Xinyi (369)" w:date="2026-09-03T23:29:00Z" w16du:dateUtc="2026-09-03T15:29:00Z">
        <w:r>
          <w:rPr>
            <w:lang w:eastAsia="zh-CN"/>
          </w:rPr>
          <w:t>Rem</w:t>
        </w:r>
        <w:r>
          <w:rPr>
            <w:rFonts w:hint="eastAsia"/>
            <w:lang w:eastAsia="zh-CN"/>
          </w:rPr>
          <w:t xml:space="preserve">ark：在Invoice No </w:t>
        </w:r>
      </w:ins>
      <w:ins w:id="233" w:author="Wang, Xinyi (369)" w:date="2026-09-03T23:30:00Z" w16du:dateUtc="2026-09-03T15:30:00Z">
        <w:r>
          <w:rPr>
            <w:rFonts w:hint="eastAsia"/>
            <w:lang w:eastAsia="zh-CN"/>
          </w:rPr>
          <w:t>输入invoice号码可以找到对应发票。</w:t>
        </w:r>
      </w:ins>
    </w:p>
    <w:p w14:paraId="4392D4E1" w14:textId="5D8792F4" w:rsidR="00072388" w:rsidRDefault="000949BD">
      <w:pPr>
        <w:spacing w:after="80"/>
        <w:rPr>
          <w:rFonts w:hint="eastAsia"/>
          <w:lang w:eastAsia="zh-CN"/>
        </w:rPr>
      </w:pPr>
      <w:ins w:id="234" w:author="Wang, Xinyi (369)" w:date="2026-09-03T23:29:00Z" w16du:dateUtc="2026-09-03T15:29:00Z">
        <w:r w:rsidRPr="000949BD">
          <w:rPr>
            <w:noProof/>
            <w:lang w:eastAsia="zh-CN"/>
          </w:rPr>
          <w:drawing>
            <wp:inline distT="0" distB="0" distL="0" distR="0" wp14:anchorId="093A8F1B" wp14:editId="3BB311ED">
              <wp:extent cx="6332220" cy="3242310"/>
              <wp:effectExtent l="0" t="0" r="0" b="0"/>
              <wp:docPr id="53164334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31643347" name=""/>
                      <pic:cNvPicPr/>
                    </pic:nvPicPr>
                    <pic:blipFill>
                      <a:blip r:embed="rId5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32423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1F3E716" w14:textId="77777777" w:rsidR="00587A1F" w:rsidRDefault="00F933FE">
      <w:pPr>
        <w:jc w:val="center"/>
        <w:rPr>
          <w:rFonts w:hint="eastAsia"/>
        </w:rPr>
      </w:pPr>
      <w:commentRangeStart w:id="235"/>
      <w:commentRangeStart w:id="236"/>
      <w:r>
        <w:rPr>
          <w:noProof/>
        </w:rPr>
        <w:drawing>
          <wp:inline distT="0" distB="0" distL="0" distR="0" wp14:anchorId="0607142E" wp14:editId="589DECE5">
            <wp:extent cx="5623560" cy="328518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35"/>
      <w:r>
        <w:rPr>
          <w:rStyle w:val="aff9"/>
          <w:rFonts w:hint="eastAsia"/>
          <w:sz w:val="18"/>
          <w:szCs w:val="22"/>
        </w:rPr>
        <w:commentReference w:id="235"/>
      </w:r>
      <w:commentRangeEnd w:id="236"/>
      <w:r w:rsidR="003559C2">
        <w:rPr>
          <w:rStyle w:val="aff9"/>
          <w:rFonts w:hint="eastAsia"/>
          <w:sz w:val="18"/>
          <w:szCs w:val="22"/>
        </w:rPr>
        <w:commentReference w:id="236"/>
      </w:r>
    </w:p>
    <w:p w14:paraId="34F51F85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95F245" wp14:editId="3C7C1C2E">
            <wp:extent cx="5623560" cy="17386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3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F3C7" w14:textId="77777777" w:rsidR="00587A1F" w:rsidRDefault="00F933FE">
      <w:pPr>
        <w:spacing w:after="80"/>
        <w:rPr>
          <w:rFonts w:hint="eastAsia"/>
          <w:lang w:eastAsia="zh-CN"/>
        </w:rPr>
      </w:pPr>
      <w:commentRangeStart w:id="237"/>
      <w:r>
        <w:rPr>
          <w:lang w:eastAsia="zh-CN"/>
        </w:rPr>
        <w:t>点击download 的附件，</w:t>
      </w:r>
      <w:commentRangeEnd w:id="237"/>
      <w:r w:rsidR="00862BFD">
        <w:rPr>
          <w:rStyle w:val="aff9"/>
          <w:sz w:val="18"/>
          <w:szCs w:val="22"/>
          <w:lang w:eastAsia="zh-CN"/>
        </w:rPr>
        <w:commentReference w:id="237"/>
      </w:r>
      <w:r>
        <w:rPr>
          <w:lang w:eastAsia="zh-CN"/>
        </w:rPr>
        <w:t>点击打开。</w:t>
      </w:r>
    </w:p>
    <w:commentRangeStart w:id="238"/>
    <w:commentRangeStart w:id="239"/>
    <w:commentRangeStart w:id="240"/>
    <w:p w14:paraId="7D82F78D" w14:textId="0BD3109A" w:rsidR="00587A1F" w:rsidRDefault="009B1650">
      <w:pPr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30A2E3" wp14:editId="3350D13C">
                <wp:simplePos x="0" y="0"/>
                <wp:positionH relativeFrom="column">
                  <wp:posOffset>3398943</wp:posOffset>
                </wp:positionH>
                <wp:positionV relativeFrom="paragraph">
                  <wp:posOffset>1992418</wp:posOffset>
                </wp:positionV>
                <wp:extent cx="2264834" cy="139700"/>
                <wp:effectExtent l="57150" t="19050" r="78740" b="88900"/>
                <wp:wrapNone/>
                <wp:docPr id="143503552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834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20A312E7" id="矩形 1" o:spid="_x0000_s1026" style="position:absolute;margin-left:267.65pt;margin-top:156.9pt;width:178.35pt;height:1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commentRangeEnd w:id="238"/>
      <w:r>
        <w:rPr>
          <w:rStyle w:val="aff9"/>
          <w:noProof/>
          <w:sz w:val="18"/>
          <w:szCs w:val="22"/>
        </w:rPr>
        <w:commentReference w:id="238"/>
      </w:r>
      <w:commentRangeEnd w:id="239"/>
      <w:r>
        <w:rPr>
          <w:rStyle w:val="aff9"/>
          <w:noProof/>
          <w:sz w:val="18"/>
          <w:szCs w:val="22"/>
        </w:rPr>
        <w:commentReference w:id="239"/>
      </w:r>
      <w:commentRangeEnd w:id="240"/>
      <w:r>
        <w:rPr>
          <w:rStyle w:val="aff9"/>
          <w:noProof/>
          <w:sz w:val="18"/>
          <w:szCs w:val="22"/>
        </w:rPr>
        <w:commentReference w:id="240"/>
      </w:r>
      <w:r w:rsidR="00F933FE">
        <w:rPr>
          <w:noProof/>
        </w:rPr>
        <w:drawing>
          <wp:inline distT="0" distB="0" distL="0" distR="0" wp14:anchorId="0051E5C2" wp14:editId="60E7FD2B">
            <wp:extent cx="5623560" cy="325804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5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C965" w14:textId="3425FE41" w:rsidR="00587A1F" w:rsidDel="004B251B" w:rsidRDefault="00F933FE">
      <w:pPr>
        <w:spacing w:after="80"/>
        <w:rPr>
          <w:ins w:id="241" w:author="Wang, Xinyi (369)" w:date="2026-09-03T23:30:00Z" w16du:dateUtc="2026-09-03T15:30:00Z"/>
          <w:del w:id="242" w:author="Ji, Scarlett Qing" w:date="2026-09-17T01:05:00Z" w16du:dateUtc="2026-09-16T17:05:00Z"/>
          <w:rFonts w:hint="eastAsia"/>
          <w:lang w:eastAsia="zh-CN"/>
        </w:rPr>
      </w:pPr>
      <w:r>
        <w:rPr>
          <w:lang w:eastAsia="zh-CN"/>
        </w:rPr>
        <w:t>核对PDF 发票中Fob charge 和刚才excel 表中的差异值，核对，核对无误后。</w:t>
      </w:r>
      <w:commentRangeStart w:id="243"/>
      <w:ins w:id="244" w:author="Ji, Scarlett Qing" w:date="2026-09-17T14:21:00Z" w16du:dateUtc="2026-09-17T06:21:00Z">
        <w:r w:rsidR="00EA4DDF">
          <w:rPr>
            <w:rFonts w:hint="eastAsia"/>
            <w:lang w:eastAsia="zh-CN"/>
          </w:rPr>
          <w:t>如果有这个PDF发票但金额不一致以IES导出的FOB值为准</w:t>
        </w:r>
      </w:ins>
      <w:ins w:id="245" w:author="Ji, Scarlett Qing" w:date="2026-09-19T23:53:00Z" w16du:dateUtc="2026-09-19T15:53:00Z">
        <w:r w:rsidR="00A62D93">
          <w:rPr>
            <w:rFonts w:hint="eastAsia"/>
            <w:lang w:eastAsia="zh-CN"/>
          </w:rPr>
          <w:t>，同时</w:t>
        </w:r>
        <w:r w:rsidR="00FB2394">
          <w:rPr>
            <w:rFonts w:hint="eastAsia"/>
            <w:lang w:eastAsia="zh-CN"/>
          </w:rPr>
          <w:t>在“异常反馈”列进行记录</w:t>
        </w:r>
      </w:ins>
      <w:ins w:id="246" w:author="Ji, Scarlett Qing" w:date="2026-09-17T14:21:00Z" w16du:dateUtc="2026-09-17T06:21:00Z">
        <w:r w:rsidR="00EA4DDF">
          <w:rPr>
            <w:rFonts w:hint="eastAsia"/>
            <w:lang w:eastAsia="zh-CN"/>
          </w:rPr>
          <w:t>。</w:t>
        </w:r>
      </w:ins>
      <w:commentRangeEnd w:id="243"/>
      <w:del w:id="247" w:author="Ji, Scarlett Qing" w:date="2026-09-17T21:33:00Z" w16du:dateUtc="2026-09-17T13:33:00Z">
        <w:r w:rsidR="00EA4DDF" w:rsidDel="002F4A8B">
          <w:rPr>
            <w:rStyle w:val="aff9"/>
            <w:rFonts w:hint="eastAsia"/>
            <w:sz w:val="18"/>
            <w:szCs w:val="22"/>
            <w:lang w:eastAsia="zh-CN"/>
          </w:rPr>
          <w:commentReference w:id="243"/>
        </w:r>
      </w:del>
    </w:p>
    <w:p w14:paraId="63B1DB81" w14:textId="2AA51FB2" w:rsidR="000949BD" w:rsidDel="004B251B" w:rsidRDefault="000949BD">
      <w:pPr>
        <w:spacing w:after="80"/>
        <w:rPr>
          <w:moveFrom w:id="248" w:author="Ji, Scarlett Qing" w:date="2026-09-17T01:05:00Z" w16du:dateUtc="2026-09-16T17:05:00Z"/>
          <w:rFonts w:hint="eastAsia"/>
          <w:lang w:eastAsia="zh-CN"/>
        </w:rPr>
      </w:pPr>
      <w:moveFromRangeStart w:id="249" w:author="Ji, Scarlett Qing" w:date="2026-09-17T01:05:00Z" w:name="move240499565"/>
      <w:moveFrom w:id="250" w:author="Ji, Scarlett Qing" w:date="2026-09-17T01:05:00Z" w16du:dateUtc="2026-09-16T17:05:00Z">
        <w:ins w:id="251" w:author="Wang, Xinyi (369)" w:date="2026-09-03T23:30:00Z" w16du:dateUtc="2026-09-03T15:30:00Z">
          <w:del w:id="252" w:author="Ji, Scarlett Qing" w:date="2026-09-17T01:05:00Z" w16du:dateUtc="2026-09-16T17:05:00Z">
            <w:r w:rsidDel="004B251B">
              <w:rPr>
                <w:rFonts w:hint="eastAsia"/>
                <w:lang w:eastAsia="zh-CN"/>
              </w:rPr>
              <w:delText>如果</w:delText>
            </w:r>
          </w:del>
          <w:r w:rsidDel="004B251B">
            <w:rPr>
              <w:rFonts w:hint="eastAsia"/>
              <w:lang w:eastAsia="zh-CN"/>
            </w:rPr>
            <w:t xml:space="preserve">没有下载到对应的发票，可能是还未来得及上传，那就先按照EXCEL </w:t>
          </w:r>
        </w:ins>
        <w:ins w:id="253" w:author="Wang, Xinyi (369)" w:date="2026-09-03T23:31:00Z" w16du:dateUtc="2026-09-03T15:31:00Z">
          <w:r w:rsidDel="004B251B">
            <w:rPr>
              <w:rFonts w:hint="eastAsia"/>
              <w:lang w:eastAsia="zh-CN"/>
            </w:rPr>
            <w:t>中的价格差异值填写。但是需要在异常结果反馈里记录下，“未找到</w:t>
          </w:r>
          <w:r w:rsidRPr="000949BD" w:rsidDel="004B251B">
            <w:rPr>
              <w:lang w:eastAsia="zh-CN"/>
            </w:rPr>
            <w:t>1063098768</w:t>
          </w:r>
          <w:r w:rsidDel="004B251B">
            <w:rPr>
              <w:rFonts w:hint="eastAsia"/>
              <w:lang w:eastAsia="zh-CN"/>
            </w:rPr>
            <w:t>发票”</w:t>
          </w:r>
        </w:ins>
      </w:moveFrom>
    </w:p>
    <w:moveFromRangeEnd w:id="249"/>
    <w:p w14:paraId="09BDF432" w14:textId="77777777" w:rsidR="00587A1F" w:rsidRDefault="00F933FE">
      <w:pPr>
        <w:spacing w:after="80"/>
        <w:rPr>
          <w:ins w:id="254" w:author="Ji, Scarlett Qing" w:date="2026-09-17T01:05:00Z" w16du:dateUtc="2026-09-16T17:05:00Z"/>
          <w:rFonts w:hint="eastAsia"/>
          <w:lang w:eastAsia="zh-CN"/>
        </w:rPr>
      </w:pPr>
      <w:r>
        <w:rPr>
          <w:lang w:eastAsia="zh-CN"/>
        </w:rPr>
        <w:t>回到IES 界面，点击对应发票的修改按钮。</w:t>
      </w:r>
    </w:p>
    <w:p w14:paraId="415B8725" w14:textId="77777777" w:rsidR="004B251B" w:rsidRDefault="004B251B" w:rsidP="004B251B">
      <w:pPr>
        <w:spacing w:after="80"/>
        <w:rPr>
          <w:moveTo w:id="255" w:author="Ji, Scarlett Qing" w:date="2026-09-17T01:05:00Z" w16du:dateUtc="2026-09-16T17:05:00Z"/>
          <w:rFonts w:hint="eastAsia"/>
          <w:lang w:eastAsia="zh-CN"/>
        </w:rPr>
      </w:pPr>
      <w:moveToRangeStart w:id="256" w:author="Ji, Scarlett Qing" w:date="2026-09-17T01:05:00Z" w:name="move240499565"/>
      <w:moveTo w:id="257" w:author="Ji, Scarlett Qing" w:date="2026-09-17T01:05:00Z" w16du:dateUtc="2026-09-16T17:05:00Z">
        <w:r>
          <w:rPr>
            <w:rFonts w:hint="eastAsia"/>
            <w:lang w:eastAsia="zh-CN"/>
          </w:rPr>
          <w:t>如果没有下载到对应的发票，可能是还未来得及上传，那就先按照EXCEL 中的价格差异值填写。但是需要在异常结果反馈里记录下，“未找到</w:t>
        </w:r>
        <w:r w:rsidRPr="000949BD">
          <w:rPr>
            <w:lang w:eastAsia="zh-CN"/>
          </w:rPr>
          <w:t>1063098768</w:t>
        </w:r>
        <w:r>
          <w:rPr>
            <w:rFonts w:hint="eastAsia"/>
            <w:lang w:eastAsia="zh-CN"/>
          </w:rPr>
          <w:t>发票”</w:t>
        </w:r>
      </w:moveTo>
    </w:p>
    <w:moveToRangeEnd w:id="256"/>
    <w:p w14:paraId="530C9AA0" w14:textId="77777777" w:rsidR="004B251B" w:rsidRPr="004B251B" w:rsidRDefault="004B251B">
      <w:pPr>
        <w:spacing w:after="80"/>
        <w:rPr>
          <w:rFonts w:hint="eastAsia"/>
          <w:lang w:eastAsia="zh-CN"/>
        </w:rPr>
      </w:pPr>
    </w:p>
    <w:p w14:paraId="574DE719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E85595" wp14:editId="7227F9C3">
            <wp:extent cx="5623560" cy="97537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6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7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881E" w14:textId="77777777" w:rsidR="00587A1F" w:rsidRDefault="00F933FE">
      <w:pPr>
        <w:spacing w:after="80"/>
        <w:rPr>
          <w:rFonts w:hint="eastAsia"/>
        </w:rPr>
      </w:pPr>
      <w:r>
        <w:lastRenderedPageBreak/>
        <w:t>将FOB charge 填入others，点击保存。</w:t>
      </w:r>
    </w:p>
    <w:p w14:paraId="501DBF2A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A5965E" wp14:editId="2586569D">
            <wp:extent cx="5623560" cy="29364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870D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lang w:eastAsia="zh-CN"/>
        </w:rPr>
        <w:t>同理，将涉及到FOB charges 费用全部填写完成后，点击保存。</w:t>
      </w:r>
    </w:p>
    <w:p w14:paraId="26B8BA91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b/>
          <w:color w:val="17365D"/>
          <w:sz w:val="21"/>
          <w:lang w:eastAsia="zh-CN"/>
        </w:rPr>
        <w:t>18 进入到制作预报界面：点击全选，然后点击 生成预报</w:t>
      </w:r>
    </w:p>
    <w:p w14:paraId="17DA1309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B57CEF" wp14:editId="2686BAA3">
            <wp:extent cx="5623560" cy="313543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8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3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0940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lang w:eastAsia="zh-CN"/>
        </w:rPr>
        <w:t>弹出下面选择框，需要根据红字部分进行选择和输入。</w:t>
      </w:r>
    </w:p>
    <w:p w14:paraId="6F84B2F1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lang w:eastAsia="zh-CN"/>
        </w:rPr>
        <w:t>信息均来源于</w:t>
      </w:r>
      <w:r w:rsidRPr="009B1650">
        <w:rPr>
          <w:highlight w:val="yellow"/>
          <w:lang w:eastAsia="zh-CN"/>
        </w:rPr>
        <w:t>提单</w:t>
      </w:r>
      <w:r>
        <w:rPr>
          <w:lang w:eastAsia="zh-CN"/>
        </w:rPr>
        <w:t>。完成后点击</w:t>
      </w:r>
      <w:commentRangeStart w:id="258"/>
      <w:commentRangeStart w:id="259"/>
      <w:commentRangeStart w:id="260"/>
      <w:commentRangeStart w:id="261"/>
      <w:r>
        <w:rPr>
          <w:lang w:eastAsia="zh-CN"/>
        </w:rPr>
        <w:t>确定</w:t>
      </w:r>
      <w:commentRangeEnd w:id="258"/>
      <w:r w:rsidR="00AB1975">
        <w:rPr>
          <w:rStyle w:val="aff9"/>
          <w:sz w:val="18"/>
          <w:szCs w:val="22"/>
          <w:lang w:eastAsia="zh-CN"/>
        </w:rPr>
        <w:commentReference w:id="258"/>
      </w:r>
      <w:commentRangeEnd w:id="259"/>
      <w:r>
        <w:rPr>
          <w:rStyle w:val="aff9"/>
          <w:sz w:val="18"/>
          <w:szCs w:val="22"/>
          <w:lang w:eastAsia="zh-CN"/>
        </w:rPr>
        <w:commentReference w:id="259"/>
      </w:r>
      <w:commentRangeEnd w:id="260"/>
      <w:r>
        <w:rPr>
          <w:rStyle w:val="aff9"/>
          <w:sz w:val="18"/>
          <w:szCs w:val="22"/>
          <w:lang w:eastAsia="zh-CN"/>
        </w:rPr>
        <w:commentReference w:id="260"/>
      </w:r>
      <w:commentRangeEnd w:id="261"/>
      <w:r w:rsidR="003559C2">
        <w:rPr>
          <w:rStyle w:val="aff9"/>
          <w:sz w:val="18"/>
          <w:szCs w:val="22"/>
          <w:lang w:eastAsia="zh-CN"/>
        </w:rPr>
        <w:commentReference w:id="261"/>
      </w:r>
      <w:r>
        <w:rPr>
          <w:lang w:eastAsia="zh-CN"/>
        </w:rPr>
        <w:t>。</w:t>
      </w:r>
    </w:p>
    <w:p w14:paraId="50D1A775" w14:textId="77777777" w:rsidR="00587A1F" w:rsidRDefault="00F933FE">
      <w:pPr>
        <w:jc w:val="center"/>
        <w:rPr>
          <w:ins w:id="262" w:author="Ji, Scarlett Qing" w:date="2026-09-17T01:07:00Z" w16du:dateUtc="2026-09-16T17:07:00Z"/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19B2C294" wp14:editId="79DF668D">
            <wp:extent cx="5623560" cy="232663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9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2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6A73" w14:textId="3E08B89E" w:rsidR="00B1724D" w:rsidRDefault="00B1724D">
      <w:pPr>
        <w:jc w:val="center"/>
        <w:rPr>
          <w:rFonts w:hint="eastAsia"/>
          <w:lang w:eastAsia="zh-CN"/>
        </w:rPr>
      </w:pPr>
      <w:ins w:id="263" w:author="Ji, Scarlett Qing" w:date="2026-09-17T01:07:00Z" w16du:dateUtc="2026-09-16T17:07:00Z">
        <w:r w:rsidRPr="00D4238A">
          <w:rPr>
            <w:noProof/>
            <w:lang w:eastAsia="zh-CN"/>
          </w:rPr>
          <w:drawing>
            <wp:inline distT="0" distB="0" distL="0" distR="0" wp14:anchorId="6F9F6694" wp14:editId="63738B77">
              <wp:extent cx="6332220" cy="4616450"/>
              <wp:effectExtent l="0" t="0" r="0" b="0"/>
              <wp:docPr id="36028639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62356934" name=""/>
                      <pic:cNvPicPr/>
                    </pic:nvPicPr>
                    <pic:blipFill>
                      <a:blip r:embed="rId3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4616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6122087" w14:textId="77777777" w:rsidR="00587A1F" w:rsidRDefault="00F933FE">
      <w:pPr>
        <w:jc w:val="center"/>
        <w:rPr>
          <w:ins w:id="264" w:author="Wang, Xinyi (369)" w:date="2026-09-03T23:40:00Z" w16du:dateUtc="2026-09-03T15:40:00Z"/>
          <w:rFonts w:hint="eastAsia"/>
          <w:lang w:eastAsia="zh-CN"/>
        </w:rPr>
      </w:pPr>
      <w:commentRangeStart w:id="265"/>
      <w:commentRangeStart w:id="266"/>
      <w:commentRangeStart w:id="267"/>
      <w:r>
        <w:rPr>
          <w:noProof/>
        </w:rPr>
        <w:lastRenderedPageBreak/>
        <w:drawing>
          <wp:inline distT="0" distB="0" distL="0" distR="0" wp14:anchorId="0A6E37AC" wp14:editId="415A6C1E">
            <wp:extent cx="5623560" cy="31982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65"/>
      <w:r w:rsidR="00A619B5">
        <w:rPr>
          <w:rStyle w:val="aff9"/>
          <w:rFonts w:hint="eastAsia"/>
          <w:sz w:val="18"/>
          <w:szCs w:val="22"/>
          <w:lang w:eastAsia="zh-CN"/>
        </w:rPr>
        <w:commentReference w:id="265"/>
      </w:r>
      <w:commentRangeEnd w:id="266"/>
      <w:r>
        <w:rPr>
          <w:rStyle w:val="aff9"/>
          <w:rFonts w:hint="eastAsia"/>
          <w:sz w:val="18"/>
          <w:szCs w:val="22"/>
          <w:lang w:eastAsia="zh-CN"/>
        </w:rPr>
        <w:commentReference w:id="266"/>
      </w:r>
      <w:commentRangeEnd w:id="267"/>
      <w:r w:rsidR="00A44A3D">
        <w:rPr>
          <w:rStyle w:val="aff9"/>
          <w:rFonts w:hint="eastAsia"/>
          <w:sz w:val="18"/>
          <w:szCs w:val="22"/>
          <w:lang w:eastAsia="zh-CN"/>
        </w:rPr>
        <w:commentReference w:id="267"/>
      </w:r>
    </w:p>
    <w:p w14:paraId="5B3BC391" w14:textId="43CEFAF7" w:rsidR="009111BF" w:rsidRDefault="009111BF">
      <w:pPr>
        <w:jc w:val="center"/>
        <w:rPr>
          <w:ins w:id="268" w:author="Wang, Xinyi (369)" w:date="2026-09-03T23:42:00Z" w16du:dateUtc="2026-09-03T15:42:00Z"/>
          <w:rFonts w:hint="eastAsia"/>
          <w:lang w:eastAsia="zh-CN"/>
        </w:rPr>
      </w:pPr>
      <w:ins w:id="269" w:author="Wang, Xinyi (369)" w:date="2026-09-03T23:40:00Z" w16du:dateUtc="2026-09-03T15:40:00Z">
        <w:r>
          <w:rPr>
            <w:rFonts w:hint="eastAsia"/>
            <w:lang w:eastAsia="zh-CN"/>
          </w:rPr>
          <w:t>请看下图BL 中字段对应IES 描述：</w:t>
        </w:r>
      </w:ins>
    </w:p>
    <w:p w14:paraId="396C4308" w14:textId="5FCD849A" w:rsidR="003559C2" w:rsidRDefault="003559C2">
      <w:pPr>
        <w:jc w:val="center"/>
        <w:rPr>
          <w:ins w:id="270" w:author="Wang, Xinyi (369)" w:date="2026-09-03T23:40:00Z" w16du:dateUtc="2026-09-03T15:40:00Z"/>
          <w:rFonts w:hint="eastAsia"/>
          <w:lang w:eastAsia="zh-CN"/>
        </w:rPr>
      </w:pPr>
      <w:ins w:id="271" w:author="Wang, Xinyi (369)" w:date="2026-09-03T23:42:00Z" w16du:dateUtc="2026-09-03T15:42:00Z">
        <w:r>
          <w:rPr>
            <w:rFonts w:hint="eastAsia"/>
            <w:lang w:eastAsia="zh-CN"/>
          </w:rPr>
          <w:t>船名航次直接COPY 即可。</w:t>
        </w:r>
      </w:ins>
    </w:p>
    <w:p w14:paraId="4703F1E8" w14:textId="49AD9D9E" w:rsidR="009111BF" w:rsidRDefault="009111BF">
      <w:pPr>
        <w:jc w:val="center"/>
        <w:rPr>
          <w:rFonts w:hint="eastAsia"/>
          <w:lang w:eastAsia="zh-CN"/>
        </w:rPr>
      </w:pPr>
      <w:ins w:id="272" w:author="Wang, Xinyi (369)" w:date="2026-09-03T23:40:00Z" w16du:dateUtc="2026-09-03T15:40:00Z">
        <w:r w:rsidRPr="009111BF">
          <w:rPr>
            <w:noProof/>
            <w:lang w:eastAsia="zh-CN"/>
          </w:rPr>
          <w:drawing>
            <wp:inline distT="0" distB="0" distL="0" distR="0" wp14:anchorId="2484A0A6" wp14:editId="7BF385FC">
              <wp:extent cx="6332220" cy="3670300"/>
              <wp:effectExtent l="0" t="0" r="0" b="6350"/>
              <wp:docPr id="80846091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8460913" name=""/>
                      <pic:cNvPicPr/>
                    </pic:nvPicPr>
                    <pic:blipFill>
                      <a:blip r:embed="rId6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3670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0769988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b/>
          <w:color w:val="17365D"/>
          <w:sz w:val="21"/>
          <w:lang w:eastAsia="zh-CN"/>
        </w:rPr>
        <w:t>19 回到IES 进口管理，点击进口预报界面，选择“点击查询”</w:t>
      </w:r>
    </w:p>
    <w:p w14:paraId="70ECE2FA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4F2A24D" wp14:editId="2B4930ED">
            <wp:extent cx="5623560" cy="293690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723A" w14:textId="77777777" w:rsidR="00587A1F" w:rsidRDefault="6043AB41" w:rsidP="08E94563">
      <w:pPr>
        <w:spacing w:after="80"/>
        <w:rPr>
          <w:rFonts w:hint="eastAsia"/>
          <w:lang w:eastAsia="zh-CN"/>
        </w:rPr>
      </w:pPr>
      <w:r w:rsidRPr="08E94563">
        <w:rPr>
          <w:b/>
          <w:bCs/>
          <w:color w:val="17365D" w:themeColor="text2" w:themeShade="BF"/>
          <w:sz w:val="21"/>
          <w:szCs w:val="21"/>
          <w:lang w:eastAsia="zh-CN"/>
        </w:rPr>
        <w:t>20 输入提单号后点击确定。</w:t>
      </w:r>
      <w:commentRangeStart w:id="273"/>
      <w:commentRangeStart w:id="274"/>
      <w:r w:rsidRPr="08E94563">
        <w:rPr>
          <w:b/>
          <w:bCs/>
          <w:color w:val="17365D" w:themeColor="text2" w:themeShade="BF"/>
          <w:sz w:val="21"/>
          <w:szCs w:val="21"/>
          <w:lang w:eastAsia="zh-CN"/>
        </w:rPr>
        <w:t>预报界面会出现对应的提单</w:t>
      </w:r>
      <w:commentRangeEnd w:id="273"/>
      <w:r w:rsidR="00F933FE" w:rsidRPr="08E94563">
        <w:rPr>
          <w:rStyle w:val="aff9"/>
          <w:b/>
          <w:bCs/>
          <w:color w:val="17365D" w:themeColor="text2" w:themeShade="BF"/>
          <w:lang w:eastAsia="zh-CN"/>
        </w:rPr>
        <w:commentReference w:id="273"/>
      </w:r>
      <w:commentRangeEnd w:id="274"/>
      <w:r w:rsidR="003559C2" w:rsidRPr="08E94563">
        <w:rPr>
          <w:rStyle w:val="aff9"/>
          <w:b/>
          <w:bCs/>
          <w:color w:val="17365D" w:themeColor="text2" w:themeShade="BF"/>
          <w:lang w:eastAsia="zh-CN"/>
        </w:rPr>
        <w:commentReference w:id="274"/>
      </w:r>
      <w:r w:rsidRPr="08E94563">
        <w:rPr>
          <w:b/>
          <w:bCs/>
          <w:color w:val="17365D" w:themeColor="text2" w:themeShade="BF"/>
          <w:sz w:val="21"/>
          <w:szCs w:val="21"/>
          <w:lang w:eastAsia="zh-CN"/>
        </w:rPr>
        <w:t>。</w:t>
      </w:r>
    </w:p>
    <w:p w14:paraId="2046FA02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E6BC7B" wp14:editId="7BD97FFD">
            <wp:extent cx="5623560" cy="294342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D785" w14:textId="77777777" w:rsidR="00587A1F" w:rsidRDefault="00F933FE">
      <w:pPr>
        <w:spacing w:after="80"/>
        <w:rPr>
          <w:rFonts w:hint="eastAsia"/>
        </w:rPr>
      </w:pPr>
      <w:r>
        <w:rPr>
          <w:b/>
          <w:color w:val="17365D"/>
          <w:sz w:val="21"/>
        </w:rPr>
        <w:t>21 打开PDF 提单，和excel BL 文件</w:t>
      </w:r>
    </w:p>
    <w:p w14:paraId="21E5FD62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100DC9" wp14:editId="1CEDC20C">
            <wp:extent cx="5623560" cy="33024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59F1" w14:textId="77777777" w:rsidR="00587A1F" w:rsidRDefault="00F933FE">
      <w:pPr>
        <w:spacing w:after="80"/>
        <w:rPr>
          <w:rFonts w:hint="eastAsia"/>
        </w:rPr>
      </w:pPr>
      <w:r>
        <w:t xml:space="preserve">将BL_Excel </w:t>
      </w:r>
      <w:commentRangeStart w:id="275"/>
      <w:r>
        <w:t>所需提取的字段从BL 中找到，并填写。</w:t>
      </w:r>
      <w:commentRangeEnd w:id="275"/>
      <w:r w:rsidR="00BE4917">
        <w:rPr>
          <w:rStyle w:val="aff9"/>
          <w:rFonts w:hint="eastAsia"/>
          <w:sz w:val="18"/>
          <w:szCs w:val="22"/>
        </w:rPr>
        <w:commentReference w:id="275"/>
      </w:r>
    </w:p>
    <w:p w14:paraId="33253503" w14:textId="77777777" w:rsidR="00587A1F" w:rsidRDefault="00F933FE">
      <w:pPr>
        <w:jc w:val="center"/>
        <w:rPr>
          <w:ins w:id="276" w:author="Wang, Xinyi (369)" w:date="2026-09-03T23:52:00Z" w16du:dateUtc="2026-09-03T15:52:00Z"/>
          <w:rFonts w:hint="eastAsia"/>
          <w:lang w:eastAsia="zh-CN"/>
        </w:rPr>
      </w:pPr>
      <w:r>
        <w:rPr>
          <w:noProof/>
        </w:rPr>
        <w:drawing>
          <wp:inline distT="0" distB="0" distL="0" distR="0" wp14:anchorId="6839FAA8" wp14:editId="1351F6FF">
            <wp:extent cx="5623560" cy="14322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8F3D" w14:textId="29B9452A" w:rsidR="00996829" w:rsidRDefault="008C78FC" w:rsidP="00996829">
      <w:pPr>
        <w:jc w:val="center"/>
        <w:rPr>
          <w:ins w:id="277" w:author="Ji, Scarlett Qing" w:date="2026-09-19T23:55:00Z" w16du:dateUtc="2026-09-19T15:55:00Z"/>
          <w:lang w:eastAsia="zh-CN"/>
        </w:rPr>
      </w:pPr>
      <w:ins w:id="278" w:author="Wang, Xinyi (369)" w:date="2026-09-03T23:52:00Z" w16du:dateUtc="2026-09-03T15:52:00Z">
        <w:r>
          <w:rPr>
            <w:rFonts w:hint="eastAsia"/>
            <w:lang w:eastAsia="zh-CN"/>
          </w:rPr>
          <w:t>新增导入的</w:t>
        </w:r>
      </w:ins>
      <w:ins w:id="279" w:author="Wang, Xinyi (369)" w:date="2026-09-03T23:53:00Z" w16du:dateUtc="2026-09-03T15:53:00Z">
        <w:r>
          <w:rPr>
            <w:rFonts w:hint="eastAsia"/>
            <w:lang w:eastAsia="zh-CN"/>
          </w:rPr>
          <w:t>对应关系如下</w:t>
        </w:r>
      </w:ins>
    </w:p>
    <w:p w14:paraId="054CF005" w14:textId="5F382EE5" w:rsidR="00996829" w:rsidRPr="0003548B" w:rsidRDefault="00996829" w:rsidP="00996829">
      <w:pPr>
        <w:rPr>
          <w:ins w:id="280" w:author="Wang, Xinyi (369)" w:date="2026-09-03T23:53:00Z" w16du:dateUtc="2026-09-03T15:53:00Z"/>
          <w:rFonts w:hint="eastAsia"/>
          <w:b/>
          <w:bCs/>
          <w:lang w:eastAsia="zh-CN"/>
          <w:rPrChange w:id="281" w:author="Ji, Scarlett Qing" w:date="2026-09-20T19:41:00Z" w16du:dateUtc="2026-09-20T11:41:00Z">
            <w:rPr>
              <w:ins w:id="282" w:author="Wang, Xinyi (369)" w:date="2026-09-03T23:53:00Z" w16du:dateUtc="2026-09-03T15:53:00Z"/>
              <w:rFonts w:hint="eastAsia"/>
              <w:lang w:eastAsia="zh-CN"/>
            </w:rPr>
          </w:rPrChange>
        </w:rPr>
        <w:pPrChange w:id="283" w:author="Ji, Scarlett Qing" w:date="2026-09-19T23:55:00Z" w16du:dateUtc="2026-09-19T15:55:00Z">
          <w:pPr>
            <w:jc w:val="center"/>
          </w:pPr>
        </w:pPrChange>
      </w:pPr>
      <w:ins w:id="284" w:author="Ji, Scarlett Qing" w:date="2026-09-19T23:56:00Z" w16du:dateUtc="2026-09-19T15:56:00Z">
        <w:r w:rsidRPr="0003548B">
          <w:rPr>
            <w:rFonts w:hint="eastAsia"/>
            <w:b/>
            <w:bCs/>
            <w:lang w:eastAsia="zh-CN"/>
            <w:rPrChange w:id="285" w:author="Ji, Scarlett Qing" w:date="2026-09-20T19:41:00Z" w16du:dateUtc="2026-09-20T11:41:00Z">
              <w:rPr>
                <w:rFonts w:hint="eastAsia"/>
                <w:lang w:eastAsia="zh-CN"/>
              </w:rPr>
            </w:rPrChange>
          </w:rPr>
          <w:t>注：Container Type需改成单位“‘”</w:t>
        </w:r>
      </w:ins>
    </w:p>
    <w:p w14:paraId="1F5685FA" w14:textId="016A928E" w:rsidR="008C78FC" w:rsidRDefault="008C78FC">
      <w:pPr>
        <w:jc w:val="center"/>
        <w:rPr>
          <w:ins w:id="286" w:author="Wang, Xinyi (369)" w:date="2026-09-03T23:52:00Z" w16du:dateUtc="2026-09-03T15:52:00Z"/>
          <w:rFonts w:hint="eastAsia"/>
          <w:lang w:eastAsia="zh-CN"/>
        </w:rPr>
      </w:pPr>
      <w:ins w:id="287" w:author="Wang, Xinyi (369)" w:date="2026-09-03T23:53:00Z" w16du:dateUtc="2026-09-03T15:53:00Z">
        <w:r w:rsidRPr="008C78FC">
          <w:rPr>
            <w:noProof/>
            <w:lang w:eastAsia="zh-CN"/>
          </w:rPr>
          <w:drawing>
            <wp:inline distT="0" distB="0" distL="0" distR="0" wp14:anchorId="7085091B" wp14:editId="7A93C0FD">
              <wp:extent cx="6332220" cy="1933575"/>
              <wp:effectExtent l="0" t="0" r="0" b="9525"/>
              <wp:docPr id="58294988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82949882" name=""/>
                      <pic:cNvPicPr/>
                    </pic:nvPicPr>
                    <pic:blipFill>
                      <a:blip r:embed="rId6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2220" cy="1933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7F0E43C" w14:textId="4A763208" w:rsidR="008C78FC" w:rsidRDefault="008C78FC">
      <w:pPr>
        <w:jc w:val="center"/>
        <w:rPr>
          <w:rFonts w:hint="eastAsia"/>
          <w:lang w:eastAsia="zh-CN"/>
        </w:rPr>
      </w:pPr>
      <w:commentRangeStart w:id="288"/>
      <w:commentRangeStart w:id="289"/>
      <w:ins w:id="290" w:author="Wang, Xinyi (369)" w:date="2026-09-03T23:52:00Z" w16du:dateUtc="2026-09-03T15:52:00Z">
        <w:r>
          <w:rPr>
            <w:rFonts w:hint="eastAsia"/>
            <w:noProof/>
            <w:lang w:eastAsia="zh-CN"/>
          </w:rPr>
          <w:lastRenderedPageBreak/>
          <w:drawing>
            <wp:inline distT="0" distB="0" distL="0" distR="0" wp14:anchorId="3EE7519B" wp14:editId="36A747B1">
              <wp:extent cx="6332220" cy="2644140"/>
              <wp:effectExtent l="0" t="0" r="0" b="3810"/>
              <wp:docPr id="1980399307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6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332220" cy="2644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commentRangeEnd w:id="288"/>
      <w:r w:rsidR="009F29E5">
        <w:rPr>
          <w:rStyle w:val="aff9"/>
          <w:rFonts w:hint="eastAsia"/>
          <w:sz w:val="18"/>
          <w:szCs w:val="22"/>
          <w:lang w:eastAsia="zh-CN"/>
        </w:rPr>
        <w:commentReference w:id="288"/>
      </w:r>
      <w:commentRangeEnd w:id="289"/>
      <w:r w:rsidR="00996829">
        <w:rPr>
          <w:rStyle w:val="aff9"/>
          <w:rFonts w:hint="eastAsia"/>
          <w:sz w:val="18"/>
          <w:szCs w:val="22"/>
          <w:lang w:eastAsia="zh-CN"/>
        </w:rPr>
        <w:commentReference w:id="289"/>
      </w:r>
    </w:p>
    <w:p w14:paraId="356F925A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b/>
          <w:color w:val="17365D"/>
          <w:sz w:val="21"/>
          <w:lang w:eastAsia="zh-CN"/>
        </w:rPr>
        <w:t>22回到IES +界面， 点击修改。</w:t>
      </w:r>
    </w:p>
    <w:p w14:paraId="144E4D81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7D40B2" wp14:editId="4227BF03">
            <wp:extent cx="5623560" cy="184036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4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1A4B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b/>
          <w:color w:val="17365D"/>
          <w:sz w:val="21"/>
          <w:lang w:eastAsia="zh-CN"/>
        </w:rPr>
        <w:t>23进入后，往下拉找到集装箱信息，点击导入</w:t>
      </w:r>
    </w:p>
    <w:p w14:paraId="6DFD6D36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D7A179" wp14:editId="305A4818">
            <wp:extent cx="5623560" cy="319132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9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92C6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8C8FD9" wp14:editId="3577241E">
            <wp:extent cx="5623560" cy="300771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0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8DF8" w14:textId="77777777" w:rsidR="00587A1F" w:rsidRDefault="00F933FE">
      <w:pPr>
        <w:spacing w:after="80"/>
        <w:rPr>
          <w:rFonts w:hint="eastAsia"/>
        </w:rPr>
      </w:pPr>
      <w:r>
        <w:t>选择刚才做好的BL excel 文件，点击open</w:t>
      </w:r>
    </w:p>
    <w:p w14:paraId="497D4D58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B153CA" wp14:editId="4BE82B66">
            <wp:extent cx="5623560" cy="359126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9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F22C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D5B8AE" wp14:editId="361AAFC5">
            <wp:extent cx="5623560" cy="237336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9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7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6D94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lang w:eastAsia="zh-CN"/>
        </w:rPr>
        <w:t>出现绿灯之后，点击上传。</w:t>
      </w:r>
    </w:p>
    <w:p w14:paraId="5C7FC0AC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lang w:eastAsia="zh-CN"/>
        </w:rPr>
        <w:t>如果提单和发票没有差异，会出现导入成功，生成台账成功的字样。</w:t>
      </w:r>
    </w:p>
    <w:p w14:paraId="2C0F74B5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D5FA20" wp14:editId="03E96423">
            <wp:extent cx="5623560" cy="218119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0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8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FEA5" w14:textId="77AD63B9" w:rsidR="00587A1F" w:rsidRDefault="00F933FE">
      <w:pPr>
        <w:spacing w:after="80"/>
        <w:rPr>
          <w:ins w:id="291" w:author="Wang, Xinyi (369)" w:date="2026-09-04T22:34:00Z" w16du:dateUtc="2026-09-04T14:34:00Z"/>
          <w:rFonts w:hint="eastAsia"/>
        </w:rPr>
      </w:pPr>
      <w:commentRangeStart w:id="292"/>
      <w:commentRangeStart w:id="293"/>
      <w:r>
        <w:t>如果系统弹出来一个框，显示有差异，</w:t>
      </w:r>
      <w:commentRangeStart w:id="294"/>
      <w:r>
        <w:t>需要保存文件框里的差异，</w:t>
      </w:r>
      <w:commentRangeEnd w:id="292"/>
      <w:r w:rsidR="00302BFE">
        <w:rPr>
          <w:rStyle w:val="aff9"/>
          <w:sz w:val="18"/>
          <w:szCs w:val="22"/>
        </w:rPr>
        <w:commentReference w:id="292"/>
      </w:r>
      <w:commentRangeEnd w:id="293"/>
      <w:r>
        <w:rPr>
          <w:rStyle w:val="aff9"/>
          <w:sz w:val="18"/>
          <w:szCs w:val="22"/>
        </w:rPr>
        <w:commentReference w:id="293"/>
      </w:r>
      <w:commentRangeEnd w:id="294"/>
      <w:r w:rsidR="00C9319E">
        <w:rPr>
          <w:rStyle w:val="aff9"/>
          <w:sz w:val="18"/>
          <w:szCs w:val="22"/>
        </w:rPr>
        <w:commentReference w:id="294"/>
      </w:r>
      <w:r>
        <w:t>回写到AVIS BL status report 报告中</w:t>
      </w:r>
      <w:ins w:id="295" w:author="Wang, Xinyi (369)" w:date="2026-09-03T23:56:00Z" w16du:dateUtc="2026-09-03T15:56:00Z">
        <w:r w:rsidR="00520B59">
          <w:rPr>
            <w:rFonts w:hint="eastAsia"/>
            <w:lang w:eastAsia="zh-CN"/>
          </w:rPr>
          <w:t>的L列“</w:t>
        </w:r>
        <w:r w:rsidR="00520B59" w:rsidRPr="00520B59">
          <w:rPr>
            <w:lang w:eastAsia="zh-CN"/>
          </w:rPr>
          <w:t>BL different</w:t>
        </w:r>
        <w:r w:rsidR="00520B59">
          <w:rPr>
            <w:rFonts w:hint="eastAsia"/>
            <w:lang w:eastAsia="zh-CN"/>
          </w:rPr>
          <w:t>”</w:t>
        </w:r>
      </w:ins>
      <w:r>
        <w:t>。</w:t>
      </w:r>
    </w:p>
    <w:p w14:paraId="0B948617" w14:textId="784B5498" w:rsidR="00DF4C62" w:rsidRDefault="00DF4C62">
      <w:pPr>
        <w:spacing w:after="80"/>
        <w:rPr>
          <w:ins w:id="296" w:author="Wang, Xinyi (369)" w:date="2026-09-04T22:34:00Z" w16du:dateUtc="2026-09-04T14:34:00Z"/>
          <w:rFonts w:hint="eastAsia"/>
          <w:lang w:eastAsia="zh-CN"/>
        </w:rPr>
      </w:pPr>
      <w:ins w:id="297" w:author="Wang, Xinyi (369)" w:date="2026-09-04T22:34:00Z" w16du:dateUtc="2026-09-04T14:34:00Z">
        <w:r>
          <w:rPr>
            <w:rFonts w:hint="eastAsia"/>
            <w:lang w:eastAsia="zh-CN"/>
          </w:rPr>
          <w:t>下图为差异项弹窗。请参考。</w:t>
        </w:r>
      </w:ins>
    </w:p>
    <w:p w14:paraId="6D0B0A80" w14:textId="1AE393AF" w:rsidR="00DF4C62" w:rsidRPr="00DF4C62" w:rsidRDefault="00DF4C62" w:rsidP="00DF4C62">
      <w:pPr>
        <w:spacing w:after="80"/>
        <w:rPr>
          <w:ins w:id="298" w:author="Wang, Xinyi (369)" w:date="2026-09-04T22:34:00Z"/>
          <w:rFonts w:hint="eastAsia"/>
        </w:rPr>
      </w:pPr>
      <w:ins w:id="299" w:author="Wang, Xinyi (369)" w:date="2026-09-04T22:34:00Z">
        <w:r w:rsidRPr="00DF4C62">
          <w:rPr>
            <w:noProof/>
          </w:rPr>
          <w:lastRenderedPageBreak/>
          <w:drawing>
            <wp:inline distT="0" distB="0" distL="0" distR="0" wp14:anchorId="77A0C0A2" wp14:editId="1768647B">
              <wp:extent cx="6332220" cy="3479800"/>
              <wp:effectExtent l="0" t="0" r="0" b="6350"/>
              <wp:docPr id="496308659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7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332220" cy="3479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11B794C1" w14:textId="77777777" w:rsidR="00DF4C62" w:rsidRDefault="00DF4C62">
      <w:pPr>
        <w:spacing w:after="80"/>
        <w:rPr>
          <w:ins w:id="300" w:author="Wang, Xinyi (369)" w:date="2026-09-04T22:34:00Z" w16du:dateUtc="2026-09-04T14:34:00Z"/>
          <w:rFonts w:hint="eastAsia"/>
        </w:rPr>
      </w:pPr>
    </w:p>
    <w:p w14:paraId="2A41CEA4" w14:textId="6D2F4900" w:rsidR="00DF4C62" w:rsidRPr="00DF4C62" w:rsidRDefault="00DF4C62" w:rsidP="00DF4C62">
      <w:pPr>
        <w:spacing w:after="80"/>
        <w:rPr>
          <w:ins w:id="301" w:author="Wang, Xinyi (369)" w:date="2026-09-04T22:34:00Z"/>
          <w:rFonts w:hint="eastAsia"/>
        </w:rPr>
      </w:pPr>
      <w:ins w:id="302" w:author="Wang, Xinyi (369)" w:date="2026-09-04T22:34:00Z">
        <w:r w:rsidRPr="00DF4C62">
          <w:rPr>
            <w:noProof/>
          </w:rPr>
          <w:drawing>
            <wp:inline distT="0" distB="0" distL="0" distR="0" wp14:anchorId="59298E38" wp14:editId="14B5B14C">
              <wp:extent cx="6035040" cy="3398795"/>
              <wp:effectExtent l="0" t="0" r="3810" b="0"/>
              <wp:docPr id="1964058530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3"/>
                      <pic:cNvPicPr>
                        <a:picLocks noChangeAspect="1" noChangeArrowheads="1"/>
                      </pic:cNvPicPr>
                    </pic:nvPicPr>
                    <pic:blipFill>
                      <a:blip r:embed="rId7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44691" cy="3404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2E6EE95F" w14:textId="77777777" w:rsidR="00DF4C62" w:rsidRDefault="00DF4C62">
      <w:pPr>
        <w:spacing w:after="80"/>
        <w:rPr>
          <w:rFonts w:hint="eastAsia"/>
        </w:rPr>
      </w:pPr>
    </w:p>
    <w:p w14:paraId="6FC1F74D" w14:textId="77777777" w:rsidR="00587A1F" w:rsidRDefault="6043AB41" w:rsidP="08E94563">
      <w:pPr>
        <w:spacing w:after="80"/>
        <w:rPr>
          <w:rFonts w:hint="eastAsia"/>
          <w:b/>
          <w:bCs/>
          <w:color w:val="17365D" w:themeColor="text2" w:themeShade="BF"/>
          <w:sz w:val="21"/>
          <w:szCs w:val="21"/>
          <w:lang w:eastAsia="zh-CN"/>
        </w:rPr>
      </w:pPr>
      <w:r w:rsidRPr="08E94563">
        <w:rPr>
          <w:b/>
          <w:bCs/>
          <w:color w:val="17365D" w:themeColor="text2" w:themeShade="BF"/>
          <w:sz w:val="21"/>
          <w:szCs w:val="21"/>
          <w:lang w:eastAsia="zh-CN"/>
        </w:rPr>
        <w:t>24然后往下拉</w:t>
      </w:r>
      <w:commentRangeStart w:id="303"/>
      <w:r w:rsidRPr="08E94563">
        <w:rPr>
          <w:b/>
          <w:bCs/>
          <w:color w:val="17365D" w:themeColor="text2" w:themeShade="BF"/>
          <w:sz w:val="21"/>
          <w:szCs w:val="21"/>
          <w:lang w:eastAsia="zh-CN"/>
        </w:rPr>
        <w:t>，上传文件。</w:t>
      </w:r>
      <w:commentRangeEnd w:id="303"/>
      <w:r w:rsidR="00F933FE">
        <w:rPr>
          <w:rStyle w:val="aff9"/>
          <w:rFonts w:hint="eastAsia"/>
          <w:b/>
          <w:bCs/>
          <w:color w:val="17365D" w:themeColor="text2" w:themeShade="BF"/>
          <w:lang w:eastAsia="zh-CN"/>
        </w:rPr>
        <w:commentReference w:id="303"/>
      </w:r>
    </w:p>
    <w:p w14:paraId="7F392C5F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B34345" wp14:editId="17287C85">
            <wp:extent cx="5623560" cy="154174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4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2BD3" w14:textId="77777777" w:rsidR="00587A1F" w:rsidRDefault="00F933FE">
      <w:pPr>
        <w:spacing w:after="80"/>
        <w:rPr>
          <w:rFonts w:hint="eastAsia"/>
        </w:rPr>
      </w:pPr>
      <w:r>
        <w:t>点击上传按钮，</w:t>
      </w:r>
    </w:p>
    <w:p w14:paraId="6A662C78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3DB49D" wp14:editId="6546AAA6">
            <wp:extent cx="5623560" cy="225144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5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EA3B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lang w:eastAsia="zh-CN"/>
        </w:rPr>
        <w:t>根据上传的文件，选择文件类别，然后选择文件，点击保存</w:t>
      </w:r>
    </w:p>
    <w:p w14:paraId="595AD630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0D844F" wp14:editId="1899BB05">
            <wp:extent cx="5623560" cy="295833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5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D9EA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CA86D01" wp14:editId="446AB66D">
            <wp:extent cx="5623560" cy="364771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4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9DC1" w14:textId="77777777" w:rsidR="00587A1F" w:rsidRDefault="00F933FE">
      <w:pPr>
        <w:spacing w:after="80"/>
        <w:rPr>
          <w:rFonts w:hint="eastAsia"/>
        </w:rPr>
      </w:pPr>
      <w:r>
        <w:t>AVIS 选择other -文件类别</w:t>
      </w:r>
    </w:p>
    <w:p w14:paraId="6AE3D458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E53F20" wp14:editId="11B38C10">
            <wp:extent cx="5623560" cy="337665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5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2F00" w14:textId="77777777" w:rsidR="00587A1F" w:rsidRDefault="00F933FE">
      <w:pPr>
        <w:spacing w:after="80"/>
        <w:rPr>
          <w:rFonts w:hint="eastAsia"/>
          <w:lang w:eastAsia="zh-CN"/>
        </w:rPr>
      </w:pPr>
      <w:r>
        <w:rPr>
          <w:lang w:eastAsia="zh-CN"/>
        </w:rPr>
        <w:t>都上传完毕后，点击保存。</w:t>
      </w:r>
    </w:p>
    <w:p w14:paraId="2255F6BB" w14:textId="77777777" w:rsidR="00587A1F" w:rsidRDefault="00F933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1108B2" wp14:editId="18876810">
            <wp:extent cx="5623560" cy="305356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6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34B5" w14:textId="21DD508B" w:rsidR="00587A1F" w:rsidRDefault="00F933FE">
      <w:pPr>
        <w:spacing w:after="80"/>
        <w:rPr>
          <w:ins w:id="304" w:author="Wang, Xinyi (369)" w:date="2026-09-03T23:55:00Z" w16du:dateUtc="2026-09-03T15:55:00Z"/>
          <w:rFonts w:hint="eastAsia"/>
          <w:lang w:eastAsia="zh-CN"/>
        </w:rPr>
      </w:pPr>
      <w:r>
        <w:t>此票提单创建完成，然后</w:t>
      </w:r>
      <w:commentRangeStart w:id="305"/>
      <w:commentRangeStart w:id="306"/>
      <w:r>
        <w:t>回写AVIS BL status report 报告</w:t>
      </w:r>
      <w:commentRangeEnd w:id="305"/>
      <w:r w:rsidR="0024146F">
        <w:rPr>
          <w:rStyle w:val="aff9"/>
          <w:sz w:val="18"/>
          <w:szCs w:val="22"/>
        </w:rPr>
        <w:commentReference w:id="305"/>
      </w:r>
      <w:commentRangeEnd w:id="306"/>
      <w:r>
        <w:rPr>
          <w:rStyle w:val="aff9"/>
          <w:sz w:val="18"/>
          <w:szCs w:val="22"/>
        </w:rPr>
        <w:commentReference w:id="306"/>
      </w:r>
      <w:r>
        <w:t>。</w:t>
      </w:r>
      <w:ins w:id="307" w:author="Wang, Xinyi (369)" w:date="2026-09-03T23:54:00Z" w16du:dateUtc="2026-09-03T15:54:00Z">
        <w:r w:rsidR="00520B59">
          <w:rPr>
            <w:rFonts w:hint="eastAsia"/>
            <w:lang w:eastAsia="zh-CN"/>
          </w:rPr>
          <w:t>如果</w:t>
        </w:r>
      </w:ins>
      <w:ins w:id="308" w:author="Wang, Xinyi (369)" w:date="2026-09-03T23:55:00Z" w16du:dateUtc="2026-09-03T15:55:00Z">
        <w:r w:rsidR="00520B59">
          <w:rPr>
            <w:rFonts w:hint="eastAsia"/>
            <w:lang w:eastAsia="zh-CN"/>
          </w:rPr>
          <w:t>PDF 均上传成功，则回写到</w:t>
        </w:r>
      </w:ins>
      <w:ins w:id="309" w:author="Wang, Xinyi (369)" w:date="2026-09-03T23:54:00Z" w16du:dateUtc="2026-09-03T15:54:00Z">
        <w:r w:rsidR="00520B59">
          <w:rPr>
            <w:rFonts w:hint="eastAsia"/>
            <w:lang w:eastAsia="zh-CN"/>
          </w:rPr>
          <w:t>HKN列</w:t>
        </w:r>
      </w:ins>
      <w:ins w:id="310" w:author="Wang, Xinyi (369)" w:date="2026-09-03T23:55:00Z" w16du:dateUtc="2026-09-03T15:55:00Z">
        <w:r w:rsidR="00520B59">
          <w:rPr>
            <w:rFonts w:hint="eastAsia"/>
            <w:lang w:eastAsia="zh-CN"/>
          </w:rPr>
          <w:t>，回写Y 。</w:t>
        </w:r>
      </w:ins>
    </w:p>
    <w:p w14:paraId="26687212" w14:textId="4E6AB8B5" w:rsidR="00520B59" w:rsidRDefault="00520B59">
      <w:pPr>
        <w:spacing w:after="80"/>
        <w:rPr>
          <w:rFonts w:hint="eastAsia"/>
          <w:lang w:eastAsia="zh-CN"/>
        </w:rPr>
      </w:pPr>
      <w:ins w:id="311" w:author="Wang, Xinyi (369)" w:date="2026-09-03T23:55:00Z" w16du:dateUtc="2026-09-03T15:55:00Z">
        <w:r>
          <w:rPr>
            <w:rFonts w:hint="eastAsia"/>
            <w:lang w:eastAsia="zh-CN"/>
          </w:rPr>
          <w:t xml:space="preserve">此票提单全部创建完成回写到J“ </w:t>
        </w:r>
        <w:r w:rsidRPr="00520B59">
          <w:rPr>
            <w:lang w:eastAsia="zh-CN"/>
          </w:rPr>
          <w:t>BL Creation</w:t>
        </w:r>
        <w:r>
          <w:rPr>
            <w:rFonts w:hint="eastAsia"/>
            <w:lang w:eastAsia="zh-CN"/>
          </w:rPr>
          <w:t>”</w:t>
        </w:r>
      </w:ins>
    </w:p>
    <w:p w14:paraId="7EDDD63F" w14:textId="77777777" w:rsidR="00587A1F" w:rsidRDefault="00F933FE">
      <w:pPr>
        <w:spacing w:after="80"/>
        <w:rPr>
          <w:rFonts w:hint="eastAsia"/>
        </w:rPr>
      </w:pPr>
      <w:r>
        <w:rPr>
          <w:b/>
          <w:color w:val="17365D"/>
          <w:sz w:val="21"/>
        </w:rPr>
        <w:t>25 对应附件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87A1F" w14:paraId="2D0BEDA2" w14:textId="77777777">
        <w:trPr>
          <w:tblHeader/>
          <w:jc w:val="center"/>
        </w:trPr>
        <w:tc>
          <w:tcPr>
            <w:tcW w:w="31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712E91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Documentation Name</w:t>
            </w:r>
          </w:p>
        </w:tc>
        <w:tc>
          <w:tcPr>
            <w:tcW w:w="31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1437EF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Content</w:t>
            </w:r>
          </w:p>
        </w:tc>
        <w:tc>
          <w:tcPr>
            <w:tcW w:w="31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B29BB3" w14:textId="77777777" w:rsidR="00587A1F" w:rsidRDefault="00F933F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Remark</w:t>
            </w:r>
          </w:p>
        </w:tc>
      </w:tr>
      <w:tr w:rsidR="00587A1F" w14:paraId="08D368FC" w14:textId="77777777">
        <w:trPr>
          <w:jc w:val="center"/>
        </w:trPr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81DE5" w14:textId="77777777" w:rsidR="00587A1F" w:rsidRDefault="00F933FE">
            <w:pPr>
              <w:rPr>
                <w:rFonts w:hint="eastAsia"/>
              </w:rPr>
            </w:pPr>
            <w:r>
              <w:rPr>
                <w:sz w:val="16"/>
              </w:rPr>
              <w:t>AVIS BL import report template (sheet 0&amp; 1)</w:t>
            </w:r>
          </w:p>
        </w:tc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F9CF3" w14:textId="77777777" w:rsidR="00587A1F" w:rsidRDefault="00587A1F">
            <w:pPr>
              <w:rPr>
                <w:rFonts w:hint="eastAsia"/>
              </w:rPr>
            </w:pPr>
          </w:p>
        </w:tc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5106A" w14:textId="77777777" w:rsidR="00587A1F" w:rsidRDefault="00587A1F">
            <w:pPr>
              <w:rPr>
                <w:rFonts w:hint="eastAsia"/>
              </w:rPr>
            </w:pPr>
          </w:p>
        </w:tc>
      </w:tr>
      <w:tr w:rsidR="00587A1F" w14:paraId="49949C31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F410C" w14:textId="296EAF73" w:rsidR="00587A1F" w:rsidRDefault="00885031">
            <w:pPr>
              <w:rPr>
                <w:rFonts w:hint="eastAsia"/>
              </w:rPr>
            </w:pPr>
            <w:ins w:id="312" w:author="Wang, Xinyi (369)" w:date="2026-09-04T16:44:00Z" w16du:dateUtc="2026-09-04T08:44:00Z">
              <w:r w:rsidRPr="00885031">
                <w:rPr>
                  <w:sz w:val="16"/>
                </w:rPr>
                <w:t>AVIS detail list (Sheet2)</w:t>
              </w:r>
            </w:ins>
            <w:del w:id="313" w:author="Wang, Xinyi (369)" w:date="2026-09-04T16:44:00Z" w16du:dateUtc="2026-09-04T08:44:00Z">
              <w:r w:rsidR="00F933FE" w:rsidDel="00885031">
                <w:rPr>
                  <w:sz w:val="16"/>
                </w:rPr>
                <w:delText>Mail list in agreed public folder (sheet 2)</w:delText>
              </w:r>
            </w:del>
          </w:p>
        </w:tc>
        <w:tc>
          <w:tcPr>
            <w:tcW w:w="31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F375D" w14:textId="77777777" w:rsidR="00587A1F" w:rsidRDefault="00587A1F">
            <w:pPr>
              <w:rPr>
                <w:rFonts w:hint="eastAsia"/>
              </w:rPr>
            </w:pPr>
          </w:p>
        </w:tc>
        <w:tc>
          <w:tcPr>
            <w:tcW w:w="312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BA1A3" w14:textId="77777777" w:rsidR="00587A1F" w:rsidRDefault="00587A1F">
            <w:pPr>
              <w:rPr>
                <w:rFonts w:hint="eastAsia"/>
              </w:rPr>
            </w:pPr>
          </w:p>
        </w:tc>
      </w:tr>
      <w:tr w:rsidR="00587A1F" w14:paraId="202A6FD3" w14:textId="77777777">
        <w:trPr>
          <w:jc w:val="center"/>
        </w:trPr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8E38F" w14:textId="3E4022DB" w:rsidR="00587A1F" w:rsidRDefault="00885031">
            <w:pPr>
              <w:rPr>
                <w:rFonts w:hint="eastAsia"/>
              </w:rPr>
            </w:pPr>
            <w:ins w:id="314" w:author="Wang, Xinyi (369)" w:date="2026-09-04T16:44:00Z" w16du:dateUtc="2026-09-04T08:44:00Z">
              <w:r w:rsidRPr="00885031">
                <w:rPr>
                  <w:sz w:val="16"/>
                </w:rPr>
                <w:t>AVIS BL status report (Sheet3)</w:t>
              </w:r>
            </w:ins>
            <w:del w:id="315" w:author="Wang, Xinyi (369)" w:date="2026-09-04T16:44:00Z" w16du:dateUtc="2026-09-04T08:44:00Z">
              <w:r w:rsidR="00F933FE" w:rsidDel="00885031">
                <w:rPr>
                  <w:sz w:val="16"/>
                </w:rPr>
                <w:delText>AVIS status report (sheet 3)</w:delText>
              </w:r>
            </w:del>
          </w:p>
        </w:tc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EC408" w14:textId="77777777" w:rsidR="00587A1F" w:rsidRDefault="00587A1F">
            <w:pPr>
              <w:rPr>
                <w:rFonts w:hint="eastAsia"/>
              </w:rPr>
            </w:pPr>
          </w:p>
        </w:tc>
        <w:tc>
          <w:tcPr>
            <w:tcW w:w="31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35400" w14:textId="77777777" w:rsidR="00587A1F" w:rsidRDefault="00587A1F">
            <w:pPr>
              <w:rPr>
                <w:rFonts w:hint="eastAsia"/>
              </w:rPr>
            </w:pPr>
          </w:p>
        </w:tc>
      </w:tr>
    </w:tbl>
    <w:p w14:paraId="574E719B" w14:textId="77777777" w:rsidR="00F933FE" w:rsidRDefault="00F933FE">
      <w:pPr>
        <w:rPr>
          <w:rFonts w:hint="eastAsia"/>
        </w:rPr>
      </w:pPr>
    </w:p>
    <w:sectPr w:rsidR="00F933FE" w:rsidSect="00034616">
      <w:headerReference w:type="default" r:id="rId81"/>
      <w:footerReference w:type="default" r:id="rId82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0" w:author="Ji, Scarlett Qing" w:date="2026-09-20T11:38:00Z" w:initials="SJ">
    <w:p w14:paraId="160DF405" w14:textId="77777777" w:rsidR="00E95D9F" w:rsidRDefault="00E95D9F" w:rsidP="00E95D9F">
      <w:pPr>
        <w:pStyle w:val="affa"/>
      </w:pPr>
      <w:r>
        <w:rPr>
          <w:rStyle w:val="aff9"/>
          <w:rFonts w:hint="eastAsia"/>
        </w:rPr>
        <w:annotationRef/>
      </w:r>
      <w:r>
        <w:rPr>
          <w:rFonts w:hint="eastAsia"/>
        </w:rPr>
        <w:t>待业务老师帮忙补充</w:t>
      </w:r>
    </w:p>
  </w:comment>
  <w:comment w:id="51" w:author="Ji, Scarlett Qing" w:date="2026-09-03T00:27:00Z" w:initials="SJ">
    <w:p w14:paraId="69FCF1AD" w14:textId="77777777" w:rsidR="00CD19F4" w:rsidRDefault="00FE1D08" w:rsidP="00CD19F4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 w:rsidR="00CD19F4">
        <w:rPr>
          <w:rFonts w:hint="eastAsia"/>
        </w:rPr>
        <w:t>此附件暂未提供？</w:t>
      </w:r>
    </w:p>
  </w:comment>
  <w:comment w:id="52" w:author="Ji, Scarlett Qing" w:date="2026-09-03T10:28:00Z" w:initials="SJ">
    <w:p w14:paraId="7BCA4113" w14:textId="77777777" w:rsidR="00F17D3A" w:rsidRDefault="00D305CA" w:rsidP="00F17D3A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 w:rsidR="00F17D3A">
        <w:rPr>
          <w:rFonts w:hint="eastAsia"/>
        </w:rPr>
        <w:t>大表？大表中表头提到要从Mail中提取字段信息，请提供邮件的Sample，以及需明确大表需要填写的字段是哪些，这些字段具体来自于哪个地方的对应逻辑。</w:t>
      </w:r>
    </w:p>
  </w:comment>
  <w:comment w:id="53" w:author="Zou, John Jiahong" w:date="2026-09-03T16:23:00Z" w:initials="ZJ">
    <w:p w14:paraId="4BCDAC78" w14:textId="41D12C3B" w:rsidR="00CA5237" w:rsidRDefault="00CA5237">
      <w:pPr>
        <w:pStyle w:val="affa"/>
        <w:rPr>
          <w:rFonts w:hint="eastAsia"/>
        </w:rPr>
      </w:pPr>
      <w:r>
        <w:rPr>
          <w:rStyle w:val="aff9"/>
        </w:rPr>
        <w:annotationRef/>
      </w:r>
      <w:r w:rsidRPr="6A996832">
        <w:t>确认为大表</w:t>
      </w:r>
    </w:p>
  </w:comment>
  <w:comment w:id="54" w:author="Ji, Scarlett Qing" w:date="2026-09-17T00:26:00Z" w:initials="SJ">
    <w:p w14:paraId="00692605" w14:textId="77777777" w:rsidR="00DE63E9" w:rsidRDefault="00DE63E9" w:rsidP="00DE63E9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已解决Close</w:t>
      </w:r>
    </w:p>
  </w:comment>
  <w:comment w:id="64" w:author="Ji, Scarlett Qing" w:date="2026-09-03T00:39:00Z" w:initials="SJ">
    <w:p w14:paraId="7FBEC491" w14:textId="2A395D65" w:rsidR="008336E4" w:rsidRDefault="008336E4" w:rsidP="008336E4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T盘目前是按PDC区分文件夹的对嘛，此处是指搜到Avis的公邮，在“公邮信息”sheet中找到对应的PDC，存入T盘的这个PDC文件夹下对嘛？</w:t>
      </w:r>
    </w:p>
  </w:comment>
  <w:comment w:id="65" w:author="Ji, Scarlett Qing" w:date="2026-09-17T00:32:00Z" w:initials="SJ">
    <w:p w14:paraId="09C5F3AF" w14:textId="77777777" w:rsidR="00D87AB3" w:rsidRDefault="00D87AB3" w:rsidP="00D87AB3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对的</w:t>
      </w:r>
    </w:p>
  </w:comment>
  <w:comment w:id="77" w:author="Wang, Xinyi (369)" w:date="2026-09-04T16:54:00Z" w:initials="XW">
    <w:p w14:paraId="4D194F60" w14:textId="77777777" w:rsidR="007511F3" w:rsidRDefault="007511F3" w:rsidP="007511F3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后期更换库房，名称也会改变，可否灵活处理？</w:t>
      </w:r>
    </w:p>
  </w:comment>
  <w:comment w:id="78" w:author="Ji, Scarlett Qing" w:date="2026-09-17T00:33:00Z" w:initials="SJ">
    <w:p w14:paraId="6CFE4055" w14:textId="77777777" w:rsidR="00E34C6C" w:rsidRDefault="0078713C" w:rsidP="00E34C6C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 w:rsidR="00E34C6C">
        <w:rPr>
          <w:rFonts w:hint="eastAsia"/>
        </w:rPr>
        <w:t>邮箱清单可做成可配置的形式，按照这张配置表的PDC字段命名文件夹</w:t>
      </w:r>
    </w:p>
  </w:comment>
  <w:comment w:id="90" w:author="Ji, Scarlett Qing" w:date="2026-09-03T00:41:00Z" w:initials="SJ">
    <w:p w14:paraId="0409B9DA" w14:textId="77777777" w:rsidR="00E04533" w:rsidRDefault="00E04533" w:rsidP="00E04533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Shippers Ref+ +OOLU+AWB/B/L No.+ +ETA+这是什么的日期？</w:t>
      </w:r>
    </w:p>
  </w:comment>
  <w:comment w:id="91" w:author="Hou, Amalia Yifan" w:date="2026-09-03T13:35:00Z" w:initials="AH">
    <w:p w14:paraId="1EB022C2" w14:textId="77777777" w:rsidR="00222441" w:rsidRDefault="00222441" w:rsidP="00222441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最后的时间是date还是eta，文件名里的eta就写“ETA”吗</w:t>
      </w:r>
    </w:p>
  </w:comment>
  <w:comment w:id="96" w:author="Hou, Amalia Yifan" w:date="2026-09-03T11:48:00Z" w:initials="AH">
    <w:p w14:paraId="533D21D2" w14:textId="77777777" w:rsidR="007709D0" w:rsidRDefault="007709D0" w:rsidP="007709D0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 xml:space="preserve">对应PDF里的Estimated date of arrival；AWB / B/L No. ；Date </w:t>
      </w:r>
    </w:p>
  </w:comment>
  <w:comment w:id="119" w:author="Ji, Scarlett Qing" w:date="2026-09-03T00:43:00Z" w:initials="SJ">
    <w:p w14:paraId="5761CA74" w14:textId="77777777" w:rsidR="005000A4" w:rsidRDefault="005000A4" w:rsidP="005000A4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是否与3重复</w:t>
      </w:r>
    </w:p>
  </w:comment>
  <w:comment w:id="122" w:author="Zou, John Jiahong" w:date="2026-09-03T16:14:00Z" w:initials="ZJ">
    <w:p w14:paraId="378B1069" w14:textId="081E8E10" w:rsidR="00980203" w:rsidRDefault="00980203">
      <w:pPr>
        <w:pStyle w:val="affa"/>
        <w:rPr>
          <w:rFonts w:hint="eastAsia"/>
        </w:rPr>
      </w:pPr>
      <w:r>
        <w:rPr>
          <w:rStyle w:val="aff9"/>
        </w:rPr>
        <w:annotationRef/>
      </w:r>
      <w:r w:rsidRPr="13F35563">
        <w:t>shipper公邮下输入AVIS具体编号进行查下</w:t>
      </w:r>
    </w:p>
  </w:comment>
  <w:comment w:id="123" w:author="Ji, Scarlett Qing" w:date="2026-09-03T12:45:00Z" w:initials="SJ">
    <w:p w14:paraId="00FECC74" w14:textId="217695BC" w:rsidR="007E5B2E" w:rsidRDefault="007E5B2E" w:rsidP="007E5B2E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待确认是否可以搜索AVIS号，限制①发件人②邮件标题含“Shippers"字段去看是否能找到邮件</w:t>
      </w:r>
    </w:p>
  </w:comment>
  <w:comment w:id="124" w:author="Hou, Amalia Yifan" w:date="2026-09-03T13:29:00Z" w:initials="AH">
    <w:p w14:paraId="017C8FFD" w14:textId="77777777" w:rsidR="00893A51" w:rsidRDefault="00893A51" w:rsidP="00893A51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是否每个都要搜索还是搜该AVIS对应的共邮</w:t>
      </w:r>
    </w:p>
  </w:comment>
  <w:comment w:id="125" w:author="Hou, Amalia Yifan" w:date="2026-09-03T16:14:00Z" w:initials="AH">
    <w:p w14:paraId="431DD883" w14:textId="77777777" w:rsidR="00677518" w:rsidRDefault="00677518" w:rsidP="00677518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搜索Shipper号</w:t>
      </w:r>
    </w:p>
  </w:comment>
  <w:comment w:id="130" w:author="Hou, Amalia Yifan" w:date="2026-09-03T13:38:00Z" w:initials="AH">
    <w:p w14:paraId="34ABCBF1" w14:textId="77777777" w:rsidR="004D11EB" w:rsidRDefault="004D11EB" w:rsidP="004D11EB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具体登记什么内容</w:t>
      </w:r>
    </w:p>
  </w:comment>
  <w:comment w:id="131" w:author="Zou, John Jiahong" w:date="2026-09-03T18:23:00Z" w:initials="ZJ">
    <w:p w14:paraId="04D1AC93" w14:textId="548F956F" w:rsidR="00946346" w:rsidRDefault="00946346">
      <w:pPr>
        <w:pStyle w:val="affa"/>
        <w:rPr>
          <w:rFonts w:hint="eastAsia"/>
        </w:rPr>
      </w:pPr>
      <w:r>
        <w:rPr>
          <w:rStyle w:val="aff9"/>
        </w:rPr>
        <w:annotationRef/>
      </w:r>
      <w:r w:rsidRPr="08C91265">
        <w:t>大表中登记 shipper是否存在状态</w:t>
      </w:r>
    </w:p>
  </w:comment>
  <w:comment w:id="146" w:author="Hou, Amalia Yifan" w:date="2026-09-03T13:28:00Z" w:initials="AH">
    <w:p w14:paraId="13357AAD" w14:textId="77777777" w:rsidR="004F146C" w:rsidRDefault="004F146C" w:rsidP="004F146C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是搜索AVIS对应的各 还是每个都要搜索</w:t>
      </w:r>
    </w:p>
  </w:comment>
  <w:comment w:id="147" w:author="Zou, John Jiahong" w:date="2026-09-03T17:51:00Z" w:initials="ZJ">
    <w:p w14:paraId="0F57D2F2" w14:textId="2101B2D2" w:rsidR="00CB1EBD" w:rsidRDefault="00CB1EBD">
      <w:pPr>
        <w:pStyle w:val="affa"/>
        <w:rPr>
          <w:rFonts w:hint="eastAsia"/>
        </w:rPr>
      </w:pPr>
      <w:r>
        <w:rPr>
          <w:rStyle w:val="aff9"/>
        </w:rPr>
        <w:annotationRef/>
      </w:r>
      <w:r w:rsidRPr="3303DEF7">
        <w:t>仅AVIS公邮</w:t>
      </w:r>
    </w:p>
  </w:comment>
  <w:comment w:id="150" w:author="Hou, Amalia Yifan" w:date="2026-09-03T16:18:00Z" w:initials="AH">
    <w:p w14:paraId="740FCD0A" w14:textId="77777777" w:rsidR="00480013" w:rsidRDefault="00480013" w:rsidP="00480013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存在时间差。先跑AVIS，BL在两三周后才能获得</w:t>
      </w:r>
    </w:p>
  </w:comment>
  <w:comment w:id="151" w:author="Ji, Scarlett Qing" w:date="2026-09-03T00:44:00Z" w:initials="SJ">
    <w:p w14:paraId="3CC554C1" w14:textId="77777777" w:rsidR="00DD75E9" w:rsidRDefault="00DD75E9" w:rsidP="00DD75E9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此处是否需要限制邮件标题含特定字段，例如“BL”？</w:t>
      </w:r>
    </w:p>
  </w:comment>
  <w:comment w:id="152" w:author="Zou, John Jiahong" w:date="2026-09-03T18:19:00Z" w:initials="ZJ">
    <w:p w14:paraId="38B31B7B" w14:textId="38697089" w:rsidR="00623877" w:rsidRDefault="00623877">
      <w:pPr>
        <w:pStyle w:val="affa"/>
        <w:rPr>
          <w:rFonts w:hint="eastAsia"/>
        </w:rPr>
      </w:pPr>
      <w:r>
        <w:rPr>
          <w:rStyle w:val="aff9"/>
        </w:rPr>
        <w:annotationRef/>
      </w:r>
      <w:r w:rsidRPr="3740309E">
        <w:t>增加搜索：Bill of landing</w:t>
      </w:r>
    </w:p>
  </w:comment>
  <w:comment w:id="166" w:author="Ji, Scarlett Qing" w:date="2026-09-03T09:35:00Z" w:initials="SJ">
    <w:p w14:paraId="60BCBF9F" w14:textId="77777777" w:rsidR="005E41F7" w:rsidRDefault="005E41F7" w:rsidP="005E41F7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是否可提供Sample，待明确依据Avis号匹配什么内容</w:t>
      </w:r>
    </w:p>
  </w:comment>
  <w:comment w:id="167" w:author="Zou, John Jiahong" w:date="2026-09-03T18:27:00Z" w:initials="ZJ">
    <w:p w14:paraId="0C41771A" w14:textId="4913AC4B" w:rsidR="00F1261E" w:rsidRDefault="00F1261E">
      <w:pPr>
        <w:pStyle w:val="affa"/>
        <w:rPr>
          <w:rFonts w:hint="eastAsia"/>
        </w:rPr>
      </w:pPr>
      <w:r>
        <w:rPr>
          <w:rStyle w:val="aff9"/>
        </w:rPr>
        <w:annotationRef/>
      </w:r>
      <w:r w:rsidRPr="433738A0">
        <w:t>按实际问题描述即可。</w:t>
      </w:r>
    </w:p>
  </w:comment>
  <w:comment w:id="175" w:author="Ji, Scarlett Qing" w:date="2026-09-03T09:58:00Z" w:initials="SJ">
    <w:p w14:paraId="2CDFF844" w14:textId="77777777" w:rsidR="00A626C3" w:rsidRDefault="00C02C41" w:rsidP="00A626C3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 w:rsidR="00A626C3">
        <w:rPr>
          <w:rFonts w:hint="eastAsia"/>
        </w:rPr>
        <w:t>异常情况栏具体需要填什么内容</w:t>
      </w:r>
    </w:p>
  </w:comment>
  <w:comment w:id="174" w:author="Zou, John Jiahong" w:date="2026-09-03T16:25:00Z" w:initials="ZJ">
    <w:p w14:paraId="0EAD318A" w14:textId="26BEE55E" w:rsidR="00653564" w:rsidRDefault="00653564">
      <w:pPr>
        <w:pStyle w:val="affa"/>
        <w:rPr>
          <w:rFonts w:hint="eastAsia"/>
        </w:rPr>
      </w:pPr>
      <w:r>
        <w:rPr>
          <w:rStyle w:val="aff9"/>
        </w:rPr>
        <w:annotationRef/>
      </w:r>
      <w:r w:rsidRPr="69DC0119">
        <w:rPr>
          <w:highlight w:val="yellow"/>
        </w:rPr>
        <w:t>该场景需要待业务同事进一步澄清。目前场景描述不清。</w:t>
      </w:r>
    </w:p>
  </w:comment>
  <w:comment w:id="180" w:author="Ji, Scarlett Qing" w:date="2026-09-19T23:52:00Z" w:initials="SJ">
    <w:p w14:paraId="7582D82C" w14:textId="77777777" w:rsidR="00BE7705" w:rsidRDefault="00BE7705" w:rsidP="00BE7705">
      <w:pPr>
        <w:pStyle w:val="affa"/>
      </w:pPr>
      <w:r>
        <w:rPr>
          <w:rStyle w:val="aff9"/>
          <w:rFonts w:hint="eastAsia"/>
        </w:rPr>
        <w:annotationRef/>
      </w:r>
      <w:r>
        <w:rPr>
          <w:rFonts w:hint="eastAsia"/>
        </w:rPr>
        <w:t>目前存在大表记录是吗，可否提供这个表格</w:t>
      </w:r>
    </w:p>
  </w:comment>
  <w:comment w:id="185" w:author="Hou, Amalia Yifan" w:date="2026-09-03T13:42:00Z" w:initials="AH">
    <w:p w14:paraId="6E641A97" w14:textId="77777777" w:rsidR="00FB2421" w:rsidRDefault="00FB2421" w:rsidP="00FB2421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是否存在其他格式的BL提单</w:t>
      </w:r>
    </w:p>
  </w:comment>
  <w:comment w:id="186" w:author="Zou, John Jiahong" w:date="2026-09-03T18:28:00Z" w:initials="ZJ">
    <w:p w14:paraId="7ED83C4A" w14:textId="140D7553" w:rsidR="00E44EB1" w:rsidRDefault="00E44EB1">
      <w:pPr>
        <w:pStyle w:val="affa"/>
        <w:rPr>
          <w:rFonts w:hint="eastAsia"/>
        </w:rPr>
      </w:pPr>
      <w:r>
        <w:rPr>
          <w:rStyle w:val="aff9"/>
        </w:rPr>
        <w:annotationRef/>
      </w:r>
      <w:r w:rsidRPr="415D9BE3">
        <w:t>无</w:t>
      </w:r>
    </w:p>
  </w:comment>
  <w:comment w:id="188" w:author="Hou, Amalia Yifan" w:date="2026-09-03T13:49:00Z" w:initials="AH">
    <w:p w14:paraId="39E4F7A0" w14:textId="77777777" w:rsidR="0047421D" w:rsidRDefault="00A34AAE" w:rsidP="0047421D">
      <w:pPr>
        <w:pStyle w:val="affa"/>
        <w:rPr>
          <w:rFonts w:hint="eastAsia"/>
        </w:rPr>
      </w:pPr>
      <w:r>
        <w:rPr>
          <w:rStyle w:val="aff9"/>
        </w:rPr>
        <w:annotationRef/>
      </w:r>
      <w:r w:rsidR="0047421D">
        <w:t>系统中的AVIS模板是否就是shippinglog模板</w:t>
      </w:r>
    </w:p>
  </w:comment>
  <w:comment w:id="189" w:author="Zou, John Jiahong" w:date="2026-09-03T18:29:00Z" w:initials="ZJ">
    <w:p w14:paraId="16B75D52" w14:textId="5AFA3DF1" w:rsidR="0023520C" w:rsidRDefault="0023520C">
      <w:pPr>
        <w:pStyle w:val="affa"/>
        <w:rPr>
          <w:rFonts w:hint="eastAsia"/>
        </w:rPr>
      </w:pPr>
      <w:r>
        <w:rPr>
          <w:rStyle w:val="aff9"/>
        </w:rPr>
        <w:annotationRef/>
      </w:r>
      <w:r w:rsidRPr="2188D19F">
        <w:t>是</w:t>
      </w:r>
    </w:p>
  </w:comment>
  <w:comment w:id="200" w:author="Liu, Lyra Xinyu" w:date="2026-09-03T13:49:00Z" w:initials="LL">
    <w:p w14:paraId="3749B7D8" w14:textId="3E96C2FC" w:rsidR="00A80D13" w:rsidRDefault="00A80D13">
      <w:pPr>
        <w:pStyle w:val="affa"/>
        <w:rPr>
          <w:rFonts w:hint="eastAsia"/>
        </w:rPr>
      </w:pPr>
      <w:r>
        <w:rPr>
          <w:rStyle w:val="aff9"/>
        </w:rPr>
        <w:annotationRef/>
      </w:r>
      <w:r w:rsidRPr="01876FD0">
        <w:t>是否需要总件数，下列表格没有对应</w:t>
      </w:r>
    </w:p>
  </w:comment>
  <w:comment w:id="201" w:author="Zou, John Jiahong" w:date="2026-09-03T18:30:00Z" w:initials="ZJ">
    <w:p w14:paraId="56798644" w14:textId="155E0E63" w:rsidR="001A1EA6" w:rsidRDefault="001A1EA6">
      <w:pPr>
        <w:pStyle w:val="affa"/>
        <w:rPr>
          <w:rFonts w:hint="eastAsia"/>
        </w:rPr>
      </w:pPr>
      <w:r>
        <w:rPr>
          <w:rStyle w:val="aff9"/>
        </w:rPr>
        <w:annotationRef/>
      </w:r>
      <w:r w:rsidRPr="277DF431">
        <w:t>是</w:t>
      </w:r>
    </w:p>
  </w:comment>
  <w:comment w:id="218" w:author="Ji, Scarlett Qing" w:date="2026-09-03T14:54:00Z" w:initials="SJ">
    <w:p w14:paraId="740A180A" w14:textId="77777777" w:rsidR="00663768" w:rsidRDefault="00663768" w:rsidP="00663768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此处前面缺少一步筛选逻辑，请补充</w:t>
      </w:r>
    </w:p>
  </w:comment>
  <w:comment w:id="219" w:author="Hou, Amalia Yifan" w:date="2026-09-03T16:35:00Z" w:initials="AH">
    <w:p w14:paraId="58D534D3" w14:textId="77777777" w:rsidR="008426BA" w:rsidRDefault="008426BA" w:rsidP="008426BA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Shipper存在就是DG货物</w:t>
      </w:r>
    </w:p>
  </w:comment>
  <w:comment w:id="224" w:author="Hou, Amalia Yifan" w:date="2026-09-03T14:24:00Z" w:initials="AH">
    <w:p w14:paraId="6F96799E" w14:textId="77777777" w:rsidR="00425A93" w:rsidRDefault="00425A93" w:rsidP="00425A93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名为价格差异吗</w:t>
      </w:r>
    </w:p>
  </w:comment>
  <w:comment w:id="225" w:author="Hou, Amalia Yifan" w:date="2026-09-03T14:24:00Z" w:initials="AH">
    <w:p w14:paraId="7BC403E8" w14:textId="77777777" w:rsidR="00E74FB5" w:rsidRDefault="00E74FB5" w:rsidP="00E74FB5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=P2-I2-J2-L2-M2-N2</w:t>
      </w:r>
    </w:p>
  </w:comment>
  <w:comment w:id="227" w:author="Ji, Scarlett Qing" w:date="2026-09-03T15:01:00Z" w:initials="SJ">
    <w:p w14:paraId="3FC1E53D" w14:textId="77777777" w:rsidR="001F1BA0" w:rsidRDefault="00F8668B" w:rsidP="001F1BA0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 w:rsidR="001F1BA0">
        <w:rPr>
          <w:rFonts w:hint="eastAsia"/>
        </w:rPr>
        <w:t>这里具体寻找的逻辑是什么</w:t>
      </w:r>
    </w:p>
  </w:comment>
  <w:comment w:id="228" w:author="Ji, Scarlett Qing" w:date="2026-09-03T15:05:00Z" w:initials="SJ">
    <w:p w14:paraId="5D20C43A" w14:textId="77777777" w:rsidR="009B1650" w:rsidRDefault="009B1650" w:rsidP="009B1650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即差异不为0的，根据AVIS号搜索吗？</w:t>
      </w:r>
    </w:p>
  </w:comment>
  <w:comment w:id="229" w:author="Hou, Amalia Yifan" w:date="2026-09-03T16:37:00Z" w:initials="AH">
    <w:p w14:paraId="142EBDCF" w14:textId="77777777" w:rsidR="003F7B09" w:rsidRDefault="00A515F0" w:rsidP="003F7B09">
      <w:pPr>
        <w:pStyle w:val="affa"/>
        <w:rPr>
          <w:rFonts w:hint="eastAsia"/>
        </w:rPr>
      </w:pPr>
      <w:r>
        <w:rPr>
          <w:rStyle w:val="aff9"/>
        </w:rPr>
        <w:annotationRef/>
      </w:r>
      <w:r w:rsidR="003F7B09">
        <w:t>金额差异发票查找方法：PDF发票在系统里看（原表里找发票号，对应InvoiceID里的不算日期的前几位）</w:t>
      </w:r>
    </w:p>
  </w:comment>
  <w:comment w:id="235" w:author="Zou, John Jiahong" w:date="2026-09-03T18:49:00Z" w:initials="ZJ">
    <w:p w14:paraId="21F63188" w14:textId="74877D53" w:rsidR="000249E3" w:rsidRDefault="000249E3">
      <w:pPr>
        <w:pStyle w:val="affa"/>
        <w:rPr>
          <w:rFonts w:hint="eastAsia"/>
        </w:rPr>
      </w:pPr>
      <w:r>
        <w:rPr>
          <w:rStyle w:val="aff9"/>
        </w:rPr>
        <w:annotationRef/>
      </w:r>
      <w:r w:rsidRPr="7EE83342">
        <w:t>请业务老师确认此处按照Invoice NO.字段能否查询到准确的发票信息？</w:t>
      </w:r>
    </w:p>
    <w:p w14:paraId="1233B85B" w14:textId="70E31143" w:rsidR="000249E3" w:rsidRDefault="000249E3">
      <w:pPr>
        <w:pStyle w:val="affa"/>
        <w:rPr>
          <w:rFonts w:hint="eastAsia"/>
        </w:rPr>
      </w:pPr>
      <w:r w:rsidRPr="22E50113">
        <w:t>@wang xinyi</w:t>
      </w:r>
    </w:p>
  </w:comment>
  <w:comment w:id="236" w:author="Wang, Xinyi (369)" w:date="2026-09-03T23:41:00Z" w:initials="XW">
    <w:p w14:paraId="2401F65E" w14:textId="77777777" w:rsidR="003559C2" w:rsidRDefault="003559C2" w:rsidP="003559C2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可以查到，但是如果在这个地方输入完发票号后，记得在后面创建预报时们还要重新输入全部的MBZ 号码，筛选出全部的invoice.可以看截图</w:t>
      </w:r>
    </w:p>
  </w:comment>
  <w:comment w:id="237" w:author="Hou, Amalia Yifan" w:date="2026-09-03T16:39:00Z" w:initials="AH">
    <w:p w14:paraId="1CED1B9B" w14:textId="4ADCC97E" w:rsidR="00862BFD" w:rsidRDefault="00862BFD" w:rsidP="00862BFD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有可能下载下来有PDF缺失</w:t>
      </w:r>
    </w:p>
  </w:comment>
  <w:comment w:id="238" w:author="Ji, Scarlett Qing" w:date="2026-09-03T15:07:00Z" w:initials="SJ">
    <w:p w14:paraId="3E77C396" w14:textId="77777777" w:rsidR="00E71DCD" w:rsidRDefault="009B1650" w:rsidP="00E71DCD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 w:rsidR="00E71DCD">
        <w:rPr>
          <w:rFonts w:hint="eastAsia"/>
        </w:rPr>
        <w:t>是红框框出的FOB CHARGES与计算差异对比</w:t>
      </w:r>
    </w:p>
  </w:comment>
  <w:comment w:id="239" w:author="Hou, Amalia Yifan" w:date="2026-09-03T16:37:00Z" w:initials="AH">
    <w:p w14:paraId="0638B31E" w14:textId="77777777" w:rsidR="00272DAC" w:rsidRDefault="00272DAC" w:rsidP="00272DAC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和计算所得对比</w:t>
      </w:r>
    </w:p>
  </w:comment>
  <w:comment w:id="240" w:author="Zou, John Jiahong" w:date="2026-09-03T18:53:00Z" w:initials="ZJ">
    <w:p w14:paraId="17535765" w14:textId="603746D0" w:rsidR="008B65B9" w:rsidRDefault="008B65B9">
      <w:pPr>
        <w:pStyle w:val="affa"/>
        <w:rPr>
          <w:rFonts w:hint="eastAsia"/>
        </w:rPr>
      </w:pPr>
      <w:r>
        <w:rPr>
          <w:rStyle w:val="aff9"/>
        </w:rPr>
        <w:annotationRef/>
      </w:r>
      <w:r w:rsidRPr="6EA92E51">
        <w:t>以IES导出FOB数值为准。</w:t>
      </w:r>
    </w:p>
  </w:comment>
  <w:comment w:id="243" w:author="Ji, Scarlett Qing" w:date="2026-09-17T14:21:00Z" w:initials="SJ">
    <w:p w14:paraId="757AE42E" w14:textId="77777777" w:rsidR="00EA4DDF" w:rsidRDefault="00EA4DDF" w:rsidP="00EA4DDF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待确认此处是否需要异常记录？</w:t>
      </w:r>
    </w:p>
  </w:comment>
  <w:comment w:id="258" w:author="Hou, Amalia Yifan" w:date="2026-09-03T16:41:00Z" w:initials="AH">
    <w:p w14:paraId="3995D4EA" w14:textId="77777777" w:rsidR="00AB1975" w:rsidRDefault="00AB1975" w:rsidP="00AB1975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提单号：OOLU……</w:t>
      </w:r>
    </w:p>
    <w:p w14:paraId="0C5DFB22" w14:textId="77777777" w:rsidR="00AB1975" w:rsidRDefault="00AB1975" w:rsidP="00AB1975">
      <w:pPr>
        <w:pStyle w:val="affa"/>
        <w:rPr>
          <w:rFonts w:hint="eastAsia"/>
        </w:rPr>
      </w:pPr>
      <w:r>
        <w:t>航次：CSCL……</w:t>
      </w:r>
    </w:p>
  </w:comment>
  <w:comment w:id="259" w:author="Hou, Amalia Yifan" w:date="2026-09-03T16:42:00Z" w:initials="AH">
    <w:p w14:paraId="43D9AA70" w14:textId="77777777" w:rsidR="00EF5765" w:rsidRDefault="00EF5765" w:rsidP="00EF5765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根据对应港口信息</w:t>
      </w:r>
    </w:p>
  </w:comment>
  <w:comment w:id="260" w:author="Hou, Amalia Yifan" w:date="2026-09-03T16:43:00Z" w:initials="AH">
    <w:p w14:paraId="1019E21E" w14:textId="77777777" w:rsidR="006229C8" w:rsidRDefault="006229C8" w:rsidP="006229C8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港口是下拉选项</w:t>
      </w:r>
    </w:p>
  </w:comment>
  <w:comment w:id="261" w:author="Wang, Xinyi (369)" w:date="2026-09-03T23:41:00Z" w:initials="XW">
    <w:p w14:paraId="48FD1B7D" w14:textId="77777777" w:rsidR="003559C2" w:rsidRDefault="003559C2" w:rsidP="003559C2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港口也可以通过输入找到对应港口</w:t>
      </w:r>
    </w:p>
  </w:comment>
  <w:comment w:id="265" w:author="Ji, Scarlett Qing" w:date="2026-09-03T15:20:00Z" w:initials="SJ">
    <w:p w14:paraId="0C2ECB8A" w14:textId="31DE6C69" w:rsidR="00A619B5" w:rsidRDefault="00A619B5" w:rsidP="00A619B5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涉及到英文转中文吗？看BL里全是英文</w:t>
      </w:r>
    </w:p>
  </w:comment>
  <w:comment w:id="266" w:author="Zou, John Jiahong" w:date="2026-09-03T18:54:00Z" w:initials="ZJ">
    <w:p w14:paraId="22FE58E9" w14:textId="61C054DE" w:rsidR="008B65B9" w:rsidRDefault="008B65B9">
      <w:pPr>
        <w:pStyle w:val="affa"/>
        <w:rPr>
          <w:rFonts w:hint="eastAsia"/>
        </w:rPr>
      </w:pPr>
      <w:r>
        <w:rPr>
          <w:rStyle w:val="aff9"/>
        </w:rPr>
        <w:annotationRef/>
      </w:r>
      <w:r w:rsidRPr="20939F8C">
        <w:t>业务提供港口名称的中英文对照码表</w:t>
      </w:r>
    </w:p>
  </w:comment>
  <w:comment w:id="267" w:author="Ji, Scarlett Qing" w:date="2026-09-17T14:23:00Z" w:initials="SJ">
    <w:p w14:paraId="03A0347D" w14:textId="77777777" w:rsidR="00A44A3D" w:rsidRDefault="00A44A3D" w:rsidP="00A44A3D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暂未提供？</w:t>
      </w:r>
    </w:p>
  </w:comment>
  <w:comment w:id="273" w:author="Hou, Amalia Yifan" w:date="2026-09-03T16:49:00Z" w:initials="AH">
    <w:p w14:paraId="13146D55" w14:textId="77777777" w:rsidR="00BC10DE" w:rsidRDefault="00BC10DE" w:rsidP="00BC10DE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目前一个一个操作，但可以批量搜索</w:t>
      </w:r>
    </w:p>
  </w:comment>
  <w:comment w:id="274" w:author="Wang, Xinyi (369)" w:date="2026-09-03T23:42:00Z" w:initials="XW">
    <w:p w14:paraId="6A64FAA9" w14:textId="77777777" w:rsidR="003559C2" w:rsidRDefault="003559C2" w:rsidP="003559C2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也可以把本次需要处理的BL 全部搜索出来，然后挨个点击修改</w:t>
      </w:r>
    </w:p>
  </w:comment>
  <w:comment w:id="275" w:author="Ji, Scarlett Qing" w:date="2026-09-03T15:23:00Z" w:initials="SJ">
    <w:p w14:paraId="46A160E7" w14:textId="77777777" w:rsidR="00BE4917" w:rsidRDefault="00BE4917" w:rsidP="00BE4917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待明确具体对应逻辑</w:t>
      </w:r>
    </w:p>
  </w:comment>
  <w:comment w:id="288" w:author="Ji, Scarlett Qing" w:date="2026-09-17T14:30:00Z" w:initials="SJ">
    <w:p w14:paraId="1DB6B8C7" w14:textId="77777777" w:rsidR="009F29E5" w:rsidRDefault="009F29E5" w:rsidP="009F29E5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Container Type这个需要改单位为‘吗</w:t>
      </w:r>
    </w:p>
  </w:comment>
  <w:comment w:id="289" w:author="Ji, Scarlett Qing" w:date="2026-09-19T23:56:00Z" w:initials="SJ">
    <w:p w14:paraId="2637B29F" w14:textId="77777777" w:rsidR="00996829" w:rsidRDefault="00996829" w:rsidP="00996829">
      <w:pPr>
        <w:pStyle w:val="affa"/>
      </w:pPr>
      <w:r>
        <w:rPr>
          <w:rStyle w:val="aff9"/>
          <w:rFonts w:hint="eastAsia"/>
        </w:rPr>
        <w:annotationRef/>
      </w:r>
      <w:r>
        <w:rPr>
          <w:rFonts w:hint="eastAsia"/>
        </w:rPr>
        <w:t>需要</w:t>
      </w:r>
    </w:p>
  </w:comment>
  <w:comment w:id="292" w:author="Hou, Amalia Yifan" w:date="2026-09-03T14:38:00Z" w:initials="AH">
    <w:p w14:paraId="6D23D01C" w14:textId="77777777" w:rsidR="00302BFE" w:rsidRDefault="00302BFE" w:rsidP="00302BFE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框长什么样呢 保存差异如何操作</w:t>
      </w:r>
    </w:p>
  </w:comment>
  <w:comment w:id="293" w:author="Hou, Amalia Yifan" w:date="2026-09-03T16:51:00Z" w:initials="AH">
    <w:p w14:paraId="5C4EBDF1" w14:textId="77777777" w:rsidR="00BE145B" w:rsidRDefault="00BE145B" w:rsidP="00BE145B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截图提供 在BL different写</w:t>
      </w:r>
    </w:p>
  </w:comment>
  <w:comment w:id="294" w:author="Ji, Scarlett Qing" w:date="2026-09-17T14:32:00Z" w:initials="SJ">
    <w:p w14:paraId="071F03D5" w14:textId="77777777" w:rsidR="00C9319E" w:rsidRDefault="00C9319E" w:rsidP="00C9319E">
      <w:pPr>
        <w:pStyle w:val="affa"/>
        <w:rPr>
          <w:rFonts w:hint="eastAsia"/>
        </w:rPr>
      </w:pPr>
      <w:r>
        <w:rPr>
          <w:rStyle w:val="aff9"/>
          <w:rFonts w:hint="eastAsia"/>
        </w:rPr>
        <w:annotationRef/>
      </w:r>
      <w:r>
        <w:rPr>
          <w:rFonts w:hint="eastAsia"/>
        </w:rPr>
        <w:t>如何保存，是否只需记录BL Difference即可</w:t>
      </w:r>
    </w:p>
  </w:comment>
  <w:comment w:id="303" w:author="Zou, John Jiahong" w:date="2026-09-03T16:56:00Z" w:initials="ZJ">
    <w:p w14:paraId="6BB9E942" w14:textId="0A2C0786" w:rsidR="003513E0" w:rsidRDefault="003513E0">
      <w:pPr>
        <w:pStyle w:val="affa"/>
        <w:rPr>
          <w:rFonts w:hint="eastAsia"/>
        </w:rPr>
      </w:pPr>
      <w:r>
        <w:rPr>
          <w:rStyle w:val="aff9"/>
        </w:rPr>
        <w:annotationRef/>
      </w:r>
      <w:r w:rsidRPr="396EF5E7">
        <w:t>这里指上传所有提单涉及的所有 PDF附件。</w:t>
      </w:r>
    </w:p>
  </w:comment>
  <w:comment w:id="305" w:author="Hou, Amalia Yifan" w:date="2026-09-03T14:40:00Z" w:initials="AH">
    <w:p w14:paraId="28F79D4A" w14:textId="77777777" w:rsidR="0024146F" w:rsidRDefault="0024146F" w:rsidP="0024146F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此处补充填写什么呢</w:t>
      </w:r>
    </w:p>
  </w:comment>
  <w:comment w:id="306" w:author="Hou, Amalia Yifan" w:date="2026-09-03T16:51:00Z" w:initials="AH">
    <w:p w14:paraId="003B0FAB" w14:textId="77777777" w:rsidR="00C222A0" w:rsidRDefault="00C222A0" w:rsidP="00C222A0">
      <w:pPr>
        <w:pStyle w:val="affa"/>
        <w:rPr>
          <w:rFonts w:hint="eastAsia"/>
        </w:rPr>
      </w:pPr>
      <w:r>
        <w:rPr>
          <w:rStyle w:val="aff9"/>
        </w:rPr>
        <w:annotationRef/>
      </w:r>
      <w:r>
        <w:t>创建完的就写Y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0DF405" w15:done="1"/>
  <w15:commentEx w15:paraId="69FCF1AD" w15:done="1"/>
  <w15:commentEx w15:paraId="7BCA4113" w15:paraIdParent="69FCF1AD" w15:done="1"/>
  <w15:commentEx w15:paraId="4BCDAC78" w15:paraIdParent="69FCF1AD" w15:done="1"/>
  <w15:commentEx w15:paraId="00692605" w15:paraIdParent="69FCF1AD" w15:done="1"/>
  <w15:commentEx w15:paraId="7FBEC491" w15:done="1"/>
  <w15:commentEx w15:paraId="09C5F3AF" w15:paraIdParent="7FBEC491" w15:done="1"/>
  <w15:commentEx w15:paraId="4D194F60" w15:done="1"/>
  <w15:commentEx w15:paraId="6CFE4055" w15:paraIdParent="4D194F60" w15:done="1"/>
  <w15:commentEx w15:paraId="0409B9DA" w15:done="1"/>
  <w15:commentEx w15:paraId="1EB022C2" w15:paraIdParent="0409B9DA" w15:done="1"/>
  <w15:commentEx w15:paraId="533D21D2" w15:done="1"/>
  <w15:commentEx w15:paraId="5761CA74" w15:done="1"/>
  <w15:commentEx w15:paraId="378B1069" w15:done="1"/>
  <w15:commentEx w15:paraId="00FECC74" w15:done="1"/>
  <w15:commentEx w15:paraId="017C8FFD" w15:paraIdParent="00FECC74" w15:done="1"/>
  <w15:commentEx w15:paraId="431DD883" w15:paraIdParent="00FECC74" w15:done="1"/>
  <w15:commentEx w15:paraId="34ABCBF1" w15:done="1"/>
  <w15:commentEx w15:paraId="04D1AC93" w15:paraIdParent="34ABCBF1" w15:done="1"/>
  <w15:commentEx w15:paraId="13357AAD" w15:done="1"/>
  <w15:commentEx w15:paraId="0F57D2F2" w15:paraIdParent="13357AAD" w15:done="1"/>
  <w15:commentEx w15:paraId="740FCD0A" w15:done="1"/>
  <w15:commentEx w15:paraId="3CC554C1" w15:done="1"/>
  <w15:commentEx w15:paraId="38B31B7B" w15:paraIdParent="3CC554C1" w15:done="1"/>
  <w15:commentEx w15:paraId="60BCBF9F" w15:done="1"/>
  <w15:commentEx w15:paraId="0C41771A" w15:paraIdParent="60BCBF9F" w15:done="1"/>
  <w15:commentEx w15:paraId="2CDFF844" w15:done="1"/>
  <w15:commentEx w15:paraId="0EAD318A" w15:done="1"/>
  <w15:commentEx w15:paraId="7582D82C" w15:done="1"/>
  <w15:commentEx w15:paraId="6E641A97" w15:done="1"/>
  <w15:commentEx w15:paraId="7ED83C4A" w15:paraIdParent="6E641A97" w15:done="1"/>
  <w15:commentEx w15:paraId="39E4F7A0" w15:done="1"/>
  <w15:commentEx w15:paraId="16B75D52" w15:paraIdParent="39E4F7A0" w15:done="1"/>
  <w15:commentEx w15:paraId="3749B7D8" w15:done="1"/>
  <w15:commentEx w15:paraId="56798644" w15:paraIdParent="3749B7D8" w15:done="1"/>
  <w15:commentEx w15:paraId="740A180A" w15:done="1"/>
  <w15:commentEx w15:paraId="58D534D3" w15:paraIdParent="740A180A" w15:done="1"/>
  <w15:commentEx w15:paraId="6F96799E" w15:done="1"/>
  <w15:commentEx w15:paraId="7BC403E8" w15:done="1"/>
  <w15:commentEx w15:paraId="3FC1E53D" w15:done="1"/>
  <w15:commentEx w15:paraId="5D20C43A" w15:paraIdParent="3FC1E53D" w15:done="1"/>
  <w15:commentEx w15:paraId="142EBDCF" w15:paraIdParent="3FC1E53D" w15:done="1"/>
  <w15:commentEx w15:paraId="1233B85B" w15:done="1"/>
  <w15:commentEx w15:paraId="2401F65E" w15:paraIdParent="1233B85B" w15:done="1"/>
  <w15:commentEx w15:paraId="1CED1B9B" w15:done="1"/>
  <w15:commentEx w15:paraId="3E77C396" w15:done="1"/>
  <w15:commentEx w15:paraId="0638B31E" w15:paraIdParent="3E77C396" w15:done="1"/>
  <w15:commentEx w15:paraId="17535765" w15:paraIdParent="3E77C396" w15:done="1"/>
  <w15:commentEx w15:paraId="757AE42E" w15:done="1"/>
  <w15:commentEx w15:paraId="0C5DFB22" w15:done="1"/>
  <w15:commentEx w15:paraId="43D9AA70" w15:paraIdParent="0C5DFB22" w15:done="1"/>
  <w15:commentEx w15:paraId="1019E21E" w15:paraIdParent="0C5DFB22" w15:done="1"/>
  <w15:commentEx w15:paraId="48FD1B7D" w15:paraIdParent="0C5DFB22" w15:done="1"/>
  <w15:commentEx w15:paraId="0C2ECB8A" w15:done="1"/>
  <w15:commentEx w15:paraId="22FE58E9" w15:paraIdParent="0C2ECB8A" w15:done="1"/>
  <w15:commentEx w15:paraId="03A0347D" w15:paraIdParent="0C2ECB8A" w15:done="1"/>
  <w15:commentEx w15:paraId="13146D55" w15:done="1"/>
  <w15:commentEx w15:paraId="6A64FAA9" w15:paraIdParent="13146D55" w15:done="1"/>
  <w15:commentEx w15:paraId="46A160E7" w15:done="1"/>
  <w15:commentEx w15:paraId="1DB6B8C7" w15:done="1"/>
  <w15:commentEx w15:paraId="2637B29F" w15:paraIdParent="1DB6B8C7" w15:done="1"/>
  <w15:commentEx w15:paraId="6D23D01C" w15:done="1"/>
  <w15:commentEx w15:paraId="5C4EBDF1" w15:paraIdParent="6D23D01C" w15:done="1"/>
  <w15:commentEx w15:paraId="071F03D5" w15:done="1"/>
  <w15:commentEx w15:paraId="6BB9E942" w15:done="1"/>
  <w15:commentEx w15:paraId="28F79D4A" w15:done="1"/>
  <w15:commentEx w15:paraId="003B0FAB" w15:paraIdParent="28F79D4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1E2149" w16cex:dateUtc="2026-09-20T03:38:00Z"/>
  <w16cex:commentExtensible w16cex:durableId="471D8E1B" w16cex:dateUtc="2026-09-02T16:27:00Z"/>
  <w16cex:commentExtensible w16cex:durableId="404E2E4F" w16cex:dateUtc="2026-09-03T02:28:00Z"/>
  <w16cex:commentExtensible w16cex:durableId="1E57516C" w16cex:dateUtc="2026-09-03T08:23:00Z"/>
  <w16cex:commentExtensible w16cex:durableId="2D6ADF01" w16cex:dateUtc="2026-09-16T16:26:00Z"/>
  <w16cex:commentExtensible w16cex:durableId="54E74309" w16cex:dateUtc="2026-09-02T16:39:00Z"/>
  <w16cex:commentExtensible w16cex:durableId="3097C8AC" w16cex:dateUtc="2026-09-16T16:32:00Z"/>
  <w16cex:commentExtensible w16cex:durableId="59BFD28A" w16cex:dateUtc="2026-09-04T08:54:00Z"/>
  <w16cex:commentExtensible w16cex:durableId="6ACFB6F9" w16cex:dateUtc="2026-09-16T16:33:00Z"/>
  <w16cex:commentExtensible w16cex:durableId="5850ED44" w16cex:dateUtc="2026-09-02T16:41:00Z"/>
  <w16cex:commentExtensible w16cex:durableId="31F9FA49" w16cex:dateUtc="2026-09-03T05:35:00Z"/>
  <w16cex:commentExtensible w16cex:durableId="5070B121" w16cex:dateUtc="2026-09-03T03:48:00Z"/>
  <w16cex:commentExtensible w16cex:durableId="659DF3BA" w16cex:dateUtc="2026-09-02T16:43:00Z"/>
  <w16cex:commentExtensible w16cex:durableId="0BB68C29" w16cex:dateUtc="2026-09-03T08:14:00Z"/>
  <w16cex:commentExtensible w16cex:durableId="3BD6AE2F" w16cex:dateUtc="2026-09-03T04:45:00Z"/>
  <w16cex:commentExtensible w16cex:durableId="1EA40672" w16cex:dateUtc="2026-09-03T05:29:00Z"/>
  <w16cex:commentExtensible w16cex:durableId="237652F4" w16cex:dateUtc="2026-09-03T08:14:00Z"/>
  <w16cex:commentExtensible w16cex:durableId="1EBEADF1" w16cex:dateUtc="2026-09-03T05:38:00Z"/>
  <w16cex:commentExtensible w16cex:durableId="33F5BDC4" w16cex:dateUtc="2026-09-03T10:23:00Z"/>
  <w16cex:commentExtensible w16cex:durableId="6C812086" w16cex:dateUtc="2026-09-03T05:28:00Z"/>
  <w16cex:commentExtensible w16cex:durableId="173ECF1A" w16cex:dateUtc="2026-09-03T09:51:00Z"/>
  <w16cex:commentExtensible w16cex:durableId="4A0D46E4" w16cex:dateUtc="2026-09-03T08:18:00Z"/>
  <w16cex:commentExtensible w16cex:durableId="4C31F893" w16cex:dateUtc="2026-09-02T16:44:00Z"/>
  <w16cex:commentExtensible w16cex:durableId="38B743DE" w16cex:dateUtc="2026-09-03T10:19:00Z"/>
  <w16cex:commentExtensible w16cex:durableId="5F7E0AEF" w16cex:dateUtc="2026-09-03T01:35:00Z"/>
  <w16cex:commentExtensible w16cex:durableId="0F58836B" w16cex:dateUtc="2026-09-03T10:27:00Z"/>
  <w16cex:commentExtensible w16cex:durableId="343497A5" w16cex:dateUtc="2026-09-03T01:58:00Z"/>
  <w16cex:commentExtensible w16cex:durableId="5021C879" w16cex:dateUtc="2026-09-03T08:25:00Z"/>
  <w16cex:commentExtensible w16cex:durableId="52BCBBAC" w16cex:dateUtc="2026-09-19T15:52:00Z"/>
  <w16cex:commentExtensible w16cex:durableId="3F616721" w16cex:dateUtc="2026-09-03T05:42:00Z"/>
  <w16cex:commentExtensible w16cex:durableId="11CB1C83" w16cex:dateUtc="2026-09-03T10:28:00Z"/>
  <w16cex:commentExtensible w16cex:durableId="39B9DFA9" w16cex:dateUtc="2026-09-03T05:49:00Z"/>
  <w16cex:commentExtensible w16cex:durableId="4421901A" w16cex:dateUtc="2026-09-03T10:29:00Z"/>
  <w16cex:commentExtensible w16cex:durableId="4552F4B7" w16cex:dateUtc="2026-09-03T05:49:00Z">
    <w16cex:extLst>
      <w16:ext w16:uri="{CE6994B0-6A32-4C9F-8C6B-6E91EDA988CE}">
        <cr:reactions xmlns:cr="http://schemas.microsoft.com/office/comments/2020/reactions">
          <cr:reaction reactionType="1">
            <cr:reactionInfo dateUtc="2026-09-03T06:42:45Z">
              <cr:user userId="S::scaji@deloittecn.com.cn::e5845594-986b-4298-9403-9eb1aff46810" userProvider="AD" userName="Ji, Scarlett Qing"/>
            </cr:reactionInfo>
          </cr:reaction>
        </cr:reactions>
      </w16:ext>
    </w16cex:extLst>
  </w16cex:commentExtensible>
  <w16cex:commentExtensible w16cex:durableId="2CB40C7F" w16cex:dateUtc="2026-09-03T10:30:00Z"/>
  <w16cex:commentExtensible w16cex:durableId="2D141802" w16cex:dateUtc="2026-09-03T06:54:00Z"/>
  <w16cex:commentExtensible w16cex:durableId="796BA9C0" w16cex:dateUtc="2026-09-03T08:35:00Z"/>
  <w16cex:commentExtensible w16cex:durableId="1C3A8310" w16cex:dateUtc="2026-09-03T06:24:00Z"/>
  <w16cex:commentExtensible w16cex:durableId="4086F4D5" w16cex:dateUtc="2026-09-03T06:24:00Z"/>
  <w16cex:commentExtensible w16cex:durableId="4078854B" w16cex:dateUtc="2026-09-03T07:01:00Z"/>
  <w16cex:commentExtensible w16cex:durableId="0ADE7EA1" w16cex:dateUtc="2026-09-03T07:05:00Z"/>
  <w16cex:commentExtensible w16cex:durableId="3CB6FEFB" w16cex:dateUtc="2026-09-03T08:37:00Z"/>
  <w16cex:commentExtensible w16cex:durableId="64751F47" w16cex:dateUtc="2026-09-03T10:49:00Z"/>
  <w16cex:commentExtensible w16cex:durableId="5CEF9298" w16cex:dateUtc="2026-09-03T15:41:00Z"/>
  <w16cex:commentExtensible w16cex:durableId="387A82C6" w16cex:dateUtc="2026-09-03T08:39:00Z"/>
  <w16cex:commentExtensible w16cex:durableId="36B9D548" w16cex:dateUtc="2026-09-03T07:07:00Z"/>
  <w16cex:commentExtensible w16cex:durableId="13025995" w16cex:dateUtc="2026-09-03T08:37:00Z"/>
  <w16cex:commentExtensible w16cex:durableId="45EBF779" w16cex:dateUtc="2026-09-03T10:53:00Z"/>
  <w16cex:commentExtensible w16cex:durableId="197CD1E0" w16cex:dateUtc="2026-09-17T06:21:00Z"/>
  <w16cex:commentExtensible w16cex:durableId="6CA88754" w16cex:dateUtc="2026-09-03T08:41:00Z"/>
  <w16cex:commentExtensible w16cex:durableId="55D00433" w16cex:dateUtc="2026-09-03T08:42:00Z"/>
  <w16cex:commentExtensible w16cex:durableId="1EFF22B7" w16cex:dateUtc="2026-09-03T08:43:00Z"/>
  <w16cex:commentExtensible w16cex:durableId="787E6FDB" w16cex:dateUtc="2026-09-03T15:41:00Z"/>
  <w16cex:commentExtensible w16cex:durableId="3EB5AF06" w16cex:dateUtc="2026-09-03T07:20:00Z"/>
  <w16cex:commentExtensible w16cex:durableId="39363066" w16cex:dateUtc="2026-09-03T10:54:00Z"/>
  <w16cex:commentExtensible w16cex:durableId="50C14E8E" w16cex:dateUtc="2026-09-17T06:23:00Z"/>
  <w16cex:commentExtensible w16cex:durableId="79DD28DF" w16cex:dateUtc="2026-09-03T08:49:00Z"/>
  <w16cex:commentExtensible w16cex:durableId="49A1315D" w16cex:dateUtc="2026-09-03T15:42:00Z"/>
  <w16cex:commentExtensible w16cex:durableId="76CDC9F3" w16cex:dateUtc="2026-09-03T07:23:00Z"/>
  <w16cex:commentExtensible w16cex:durableId="670C67E6" w16cex:dateUtc="2026-09-17T06:30:00Z"/>
  <w16cex:commentExtensible w16cex:durableId="0BDE3F34" w16cex:dateUtc="2026-09-19T15:56:00Z"/>
  <w16cex:commentExtensible w16cex:durableId="05511908" w16cex:dateUtc="2026-09-03T06:38:00Z"/>
  <w16cex:commentExtensible w16cex:durableId="6A45DD11" w16cex:dateUtc="2026-09-03T08:51:00Z"/>
  <w16cex:commentExtensible w16cex:durableId="2308D5AD" w16cex:dateUtc="2026-09-17T06:32:00Z"/>
  <w16cex:commentExtensible w16cex:durableId="5D79CEE4" w16cex:dateUtc="2026-09-03T08:56:00Z"/>
  <w16cex:commentExtensible w16cex:durableId="00C3EEF1" w16cex:dateUtc="2026-09-03T06:40:00Z"/>
  <w16cex:commentExtensible w16cex:durableId="6A168F26" w16cex:dateUtc="2026-09-03T08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0DF405" w16cid:durableId="241E2149"/>
  <w16cid:commentId w16cid:paraId="69FCF1AD" w16cid:durableId="471D8E1B"/>
  <w16cid:commentId w16cid:paraId="7BCA4113" w16cid:durableId="404E2E4F"/>
  <w16cid:commentId w16cid:paraId="4BCDAC78" w16cid:durableId="1E57516C"/>
  <w16cid:commentId w16cid:paraId="00692605" w16cid:durableId="2D6ADF01"/>
  <w16cid:commentId w16cid:paraId="7FBEC491" w16cid:durableId="54E74309"/>
  <w16cid:commentId w16cid:paraId="09C5F3AF" w16cid:durableId="3097C8AC"/>
  <w16cid:commentId w16cid:paraId="4D194F60" w16cid:durableId="59BFD28A"/>
  <w16cid:commentId w16cid:paraId="6CFE4055" w16cid:durableId="6ACFB6F9"/>
  <w16cid:commentId w16cid:paraId="0409B9DA" w16cid:durableId="5850ED44"/>
  <w16cid:commentId w16cid:paraId="1EB022C2" w16cid:durableId="31F9FA49"/>
  <w16cid:commentId w16cid:paraId="533D21D2" w16cid:durableId="5070B121"/>
  <w16cid:commentId w16cid:paraId="5761CA74" w16cid:durableId="659DF3BA"/>
  <w16cid:commentId w16cid:paraId="378B1069" w16cid:durableId="0BB68C29"/>
  <w16cid:commentId w16cid:paraId="00FECC74" w16cid:durableId="3BD6AE2F"/>
  <w16cid:commentId w16cid:paraId="017C8FFD" w16cid:durableId="1EA40672"/>
  <w16cid:commentId w16cid:paraId="431DD883" w16cid:durableId="237652F4"/>
  <w16cid:commentId w16cid:paraId="34ABCBF1" w16cid:durableId="1EBEADF1"/>
  <w16cid:commentId w16cid:paraId="04D1AC93" w16cid:durableId="33F5BDC4"/>
  <w16cid:commentId w16cid:paraId="13357AAD" w16cid:durableId="6C812086"/>
  <w16cid:commentId w16cid:paraId="0F57D2F2" w16cid:durableId="173ECF1A"/>
  <w16cid:commentId w16cid:paraId="740FCD0A" w16cid:durableId="4A0D46E4"/>
  <w16cid:commentId w16cid:paraId="3CC554C1" w16cid:durableId="4C31F893"/>
  <w16cid:commentId w16cid:paraId="38B31B7B" w16cid:durableId="38B743DE"/>
  <w16cid:commentId w16cid:paraId="60BCBF9F" w16cid:durableId="5F7E0AEF"/>
  <w16cid:commentId w16cid:paraId="0C41771A" w16cid:durableId="0F58836B"/>
  <w16cid:commentId w16cid:paraId="2CDFF844" w16cid:durableId="343497A5"/>
  <w16cid:commentId w16cid:paraId="0EAD318A" w16cid:durableId="5021C879"/>
  <w16cid:commentId w16cid:paraId="7582D82C" w16cid:durableId="52BCBBAC"/>
  <w16cid:commentId w16cid:paraId="6E641A97" w16cid:durableId="3F616721"/>
  <w16cid:commentId w16cid:paraId="7ED83C4A" w16cid:durableId="11CB1C83"/>
  <w16cid:commentId w16cid:paraId="39E4F7A0" w16cid:durableId="39B9DFA9"/>
  <w16cid:commentId w16cid:paraId="16B75D52" w16cid:durableId="4421901A"/>
  <w16cid:commentId w16cid:paraId="3749B7D8" w16cid:durableId="4552F4B7"/>
  <w16cid:commentId w16cid:paraId="56798644" w16cid:durableId="2CB40C7F"/>
  <w16cid:commentId w16cid:paraId="740A180A" w16cid:durableId="2D141802"/>
  <w16cid:commentId w16cid:paraId="58D534D3" w16cid:durableId="796BA9C0"/>
  <w16cid:commentId w16cid:paraId="6F96799E" w16cid:durableId="1C3A8310"/>
  <w16cid:commentId w16cid:paraId="7BC403E8" w16cid:durableId="4086F4D5"/>
  <w16cid:commentId w16cid:paraId="3FC1E53D" w16cid:durableId="4078854B"/>
  <w16cid:commentId w16cid:paraId="5D20C43A" w16cid:durableId="0ADE7EA1"/>
  <w16cid:commentId w16cid:paraId="142EBDCF" w16cid:durableId="3CB6FEFB"/>
  <w16cid:commentId w16cid:paraId="1233B85B" w16cid:durableId="64751F47"/>
  <w16cid:commentId w16cid:paraId="2401F65E" w16cid:durableId="5CEF9298"/>
  <w16cid:commentId w16cid:paraId="1CED1B9B" w16cid:durableId="387A82C6"/>
  <w16cid:commentId w16cid:paraId="3E77C396" w16cid:durableId="36B9D548"/>
  <w16cid:commentId w16cid:paraId="0638B31E" w16cid:durableId="13025995"/>
  <w16cid:commentId w16cid:paraId="17535765" w16cid:durableId="45EBF779"/>
  <w16cid:commentId w16cid:paraId="757AE42E" w16cid:durableId="197CD1E0"/>
  <w16cid:commentId w16cid:paraId="0C5DFB22" w16cid:durableId="6CA88754"/>
  <w16cid:commentId w16cid:paraId="43D9AA70" w16cid:durableId="55D00433"/>
  <w16cid:commentId w16cid:paraId="1019E21E" w16cid:durableId="1EFF22B7"/>
  <w16cid:commentId w16cid:paraId="48FD1B7D" w16cid:durableId="787E6FDB"/>
  <w16cid:commentId w16cid:paraId="0C2ECB8A" w16cid:durableId="3EB5AF06"/>
  <w16cid:commentId w16cid:paraId="22FE58E9" w16cid:durableId="39363066"/>
  <w16cid:commentId w16cid:paraId="03A0347D" w16cid:durableId="50C14E8E"/>
  <w16cid:commentId w16cid:paraId="13146D55" w16cid:durableId="79DD28DF"/>
  <w16cid:commentId w16cid:paraId="6A64FAA9" w16cid:durableId="49A1315D"/>
  <w16cid:commentId w16cid:paraId="46A160E7" w16cid:durableId="76CDC9F3"/>
  <w16cid:commentId w16cid:paraId="1DB6B8C7" w16cid:durableId="670C67E6"/>
  <w16cid:commentId w16cid:paraId="2637B29F" w16cid:durableId="0BDE3F34"/>
  <w16cid:commentId w16cid:paraId="6D23D01C" w16cid:durableId="05511908"/>
  <w16cid:commentId w16cid:paraId="5C4EBDF1" w16cid:durableId="6A45DD11"/>
  <w16cid:commentId w16cid:paraId="071F03D5" w16cid:durableId="2308D5AD"/>
  <w16cid:commentId w16cid:paraId="6BB9E942" w16cid:durableId="5D79CEE4"/>
  <w16cid:commentId w16cid:paraId="28F79D4A" w16cid:durableId="00C3EEF1"/>
  <w16cid:commentId w16cid:paraId="003B0FAB" w16cid:durableId="6A168F2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53473" w14:textId="77777777" w:rsidR="00C3532C" w:rsidRDefault="00C3532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861109" w14:textId="77777777" w:rsidR="00C3532C" w:rsidRDefault="00C3532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BD562" w14:textId="77777777" w:rsidR="00587A1F" w:rsidRDefault="00F933FE">
    <w:pPr>
      <w:pStyle w:val="a7"/>
      <w:jc w:val="center"/>
      <w:rPr>
        <w:rFonts w:hint="eastAsia"/>
      </w:rPr>
    </w:pPr>
    <w:r>
      <w:t>Supplier Implementation Copy | 中英文完整截图版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953C4" w14:textId="77777777" w:rsidR="00C3532C" w:rsidRDefault="00C3532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3C2848" w14:textId="77777777" w:rsidR="00C3532C" w:rsidRDefault="00C3532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8F297" w14:textId="77777777" w:rsidR="00587A1F" w:rsidRDefault="00F933FE">
    <w:pPr>
      <w:pStyle w:val="a5"/>
      <w:jc w:val="right"/>
      <w:rPr>
        <w:rFonts w:hint="eastAsia"/>
      </w:rPr>
    </w:pPr>
    <w:r>
      <w:t>Business Requirements Document | BRD-AVIS-BL-002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43E0B"/>
    <w:multiLevelType w:val="hybridMultilevel"/>
    <w:tmpl w:val="63F05D00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9C66EA6"/>
    <w:multiLevelType w:val="hybridMultilevel"/>
    <w:tmpl w:val="D80012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52016350">
    <w:abstractNumId w:val="8"/>
  </w:num>
  <w:num w:numId="2" w16cid:durableId="1654989282">
    <w:abstractNumId w:val="6"/>
  </w:num>
  <w:num w:numId="3" w16cid:durableId="1720468882">
    <w:abstractNumId w:val="5"/>
  </w:num>
  <w:num w:numId="4" w16cid:durableId="635842562">
    <w:abstractNumId w:val="4"/>
  </w:num>
  <w:num w:numId="5" w16cid:durableId="906762361">
    <w:abstractNumId w:val="7"/>
  </w:num>
  <w:num w:numId="6" w16cid:durableId="1821074097">
    <w:abstractNumId w:val="3"/>
  </w:num>
  <w:num w:numId="7" w16cid:durableId="1529683598">
    <w:abstractNumId w:val="2"/>
  </w:num>
  <w:num w:numId="8" w16cid:durableId="711079421">
    <w:abstractNumId w:val="1"/>
  </w:num>
  <w:num w:numId="9" w16cid:durableId="1596594195">
    <w:abstractNumId w:val="0"/>
  </w:num>
  <w:num w:numId="10" w16cid:durableId="747653301">
    <w:abstractNumId w:val="9"/>
  </w:num>
  <w:num w:numId="11" w16cid:durableId="495925258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, Scarlett Qing">
    <w15:presenceInfo w15:providerId="AD" w15:userId="S::scaji@deloittecn.com.cn::e5845594-986b-4298-9403-9eb1aff46810"/>
  </w15:person>
  <w15:person w15:author="Wang, Xinyi (369)">
    <w15:presenceInfo w15:providerId="AD" w15:userId="S::xinyiwa@apac.corpdir.net::219b73ee-347d-4c07-bd98-5a7c47d3d972"/>
  </w15:person>
  <w15:person w15:author="Zou, John Jiahong">
    <w15:presenceInfo w15:providerId="AD" w15:userId="S::johzou@deloittecn.com.cn::d78903e4-367f-4cd8-9a1d-75897d33b003"/>
  </w15:person>
  <w15:person w15:author="Hou, Amalia Yifan">
    <w15:presenceInfo w15:providerId="AD" w15:userId="S::amhou@deloittecn.com.cn::db6af17d-73ce-4cab-aa27-d877c1d4d848"/>
  </w15:person>
  <w15:person w15:author="Liu, Lyra Xinyu">
    <w15:presenceInfo w15:providerId="AD" w15:userId="S::lyraliu@deloittecn.com.cn::28a72496-bc38-4f32-90eb-630468f496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6C"/>
    <w:rsid w:val="00002B46"/>
    <w:rsid w:val="00007205"/>
    <w:rsid w:val="00012C33"/>
    <w:rsid w:val="00015C56"/>
    <w:rsid w:val="00017369"/>
    <w:rsid w:val="00020A09"/>
    <w:rsid w:val="00021B7A"/>
    <w:rsid w:val="0002365A"/>
    <w:rsid w:val="000249E3"/>
    <w:rsid w:val="00030612"/>
    <w:rsid w:val="00032476"/>
    <w:rsid w:val="00034616"/>
    <w:rsid w:val="0003548B"/>
    <w:rsid w:val="00037907"/>
    <w:rsid w:val="00041B26"/>
    <w:rsid w:val="000440FD"/>
    <w:rsid w:val="00053E0F"/>
    <w:rsid w:val="000542DB"/>
    <w:rsid w:val="0006063C"/>
    <w:rsid w:val="00062B82"/>
    <w:rsid w:val="00062FE8"/>
    <w:rsid w:val="0006461F"/>
    <w:rsid w:val="0006649F"/>
    <w:rsid w:val="00072388"/>
    <w:rsid w:val="0007364D"/>
    <w:rsid w:val="000742B4"/>
    <w:rsid w:val="000949BD"/>
    <w:rsid w:val="000A3D59"/>
    <w:rsid w:val="000A5EF0"/>
    <w:rsid w:val="000B2528"/>
    <w:rsid w:val="000B26AE"/>
    <w:rsid w:val="000B3A97"/>
    <w:rsid w:val="000B63B8"/>
    <w:rsid w:val="000D4714"/>
    <w:rsid w:val="000D62B6"/>
    <w:rsid w:val="000E011D"/>
    <w:rsid w:val="00101E1E"/>
    <w:rsid w:val="00102D23"/>
    <w:rsid w:val="00117443"/>
    <w:rsid w:val="00123E56"/>
    <w:rsid w:val="00126E5E"/>
    <w:rsid w:val="0013451F"/>
    <w:rsid w:val="0013473E"/>
    <w:rsid w:val="00140A00"/>
    <w:rsid w:val="00140B84"/>
    <w:rsid w:val="0014152C"/>
    <w:rsid w:val="001442E0"/>
    <w:rsid w:val="0014475E"/>
    <w:rsid w:val="0015074B"/>
    <w:rsid w:val="001564FE"/>
    <w:rsid w:val="00161287"/>
    <w:rsid w:val="00193B46"/>
    <w:rsid w:val="001A07DF"/>
    <w:rsid w:val="001A14E3"/>
    <w:rsid w:val="001A1EA6"/>
    <w:rsid w:val="001B0A8D"/>
    <w:rsid w:val="001B1624"/>
    <w:rsid w:val="001B1CF4"/>
    <w:rsid w:val="001C43C8"/>
    <w:rsid w:val="001D0256"/>
    <w:rsid w:val="001F11F6"/>
    <w:rsid w:val="001F199C"/>
    <w:rsid w:val="001F1BA0"/>
    <w:rsid w:val="0021595F"/>
    <w:rsid w:val="00220352"/>
    <w:rsid w:val="00221BE7"/>
    <w:rsid w:val="00222441"/>
    <w:rsid w:val="002261CC"/>
    <w:rsid w:val="002337C9"/>
    <w:rsid w:val="0023520C"/>
    <w:rsid w:val="00236742"/>
    <w:rsid w:val="00236B3B"/>
    <w:rsid w:val="00237EA7"/>
    <w:rsid w:val="0024146F"/>
    <w:rsid w:val="00241888"/>
    <w:rsid w:val="0024385C"/>
    <w:rsid w:val="0024534B"/>
    <w:rsid w:val="002461D0"/>
    <w:rsid w:val="00253E3C"/>
    <w:rsid w:val="0025658F"/>
    <w:rsid w:val="002650B3"/>
    <w:rsid w:val="0026777D"/>
    <w:rsid w:val="00270AA6"/>
    <w:rsid w:val="00272DAC"/>
    <w:rsid w:val="00276FC0"/>
    <w:rsid w:val="00277477"/>
    <w:rsid w:val="00282519"/>
    <w:rsid w:val="00287A6D"/>
    <w:rsid w:val="0029639D"/>
    <w:rsid w:val="002A7694"/>
    <w:rsid w:val="002B084F"/>
    <w:rsid w:val="002B65C6"/>
    <w:rsid w:val="002C06A3"/>
    <w:rsid w:val="002D5FA9"/>
    <w:rsid w:val="002E27F0"/>
    <w:rsid w:val="002E5867"/>
    <w:rsid w:val="002F16B1"/>
    <w:rsid w:val="002F352F"/>
    <w:rsid w:val="002F4A8B"/>
    <w:rsid w:val="002F703E"/>
    <w:rsid w:val="00302BFE"/>
    <w:rsid w:val="00304341"/>
    <w:rsid w:val="00326F90"/>
    <w:rsid w:val="00341E24"/>
    <w:rsid w:val="003513E0"/>
    <w:rsid w:val="0035503B"/>
    <w:rsid w:val="003559C2"/>
    <w:rsid w:val="00372E52"/>
    <w:rsid w:val="00375547"/>
    <w:rsid w:val="0038066F"/>
    <w:rsid w:val="003809F5"/>
    <w:rsid w:val="00384127"/>
    <w:rsid w:val="0039781B"/>
    <w:rsid w:val="003A2811"/>
    <w:rsid w:val="003A428C"/>
    <w:rsid w:val="003A4425"/>
    <w:rsid w:val="003C13AE"/>
    <w:rsid w:val="003C274C"/>
    <w:rsid w:val="003C4246"/>
    <w:rsid w:val="003C7E4C"/>
    <w:rsid w:val="003D7E1F"/>
    <w:rsid w:val="003E29C3"/>
    <w:rsid w:val="003F1058"/>
    <w:rsid w:val="003F111C"/>
    <w:rsid w:val="003F435A"/>
    <w:rsid w:val="003F4B9F"/>
    <w:rsid w:val="003F7B09"/>
    <w:rsid w:val="00404F5F"/>
    <w:rsid w:val="0040589D"/>
    <w:rsid w:val="00425A93"/>
    <w:rsid w:val="00431CC3"/>
    <w:rsid w:val="004430D2"/>
    <w:rsid w:val="0044352A"/>
    <w:rsid w:val="00445752"/>
    <w:rsid w:val="0044790A"/>
    <w:rsid w:val="00450EEC"/>
    <w:rsid w:val="00453F84"/>
    <w:rsid w:val="00455B6B"/>
    <w:rsid w:val="004570FE"/>
    <w:rsid w:val="00461538"/>
    <w:rsid w:val="00463749"/>
    <w:rsid w:val="0047421D"/>
    <w:rsid w:val="0047596E"/>
    <w:rsid w:val="00476405"/>
    <w:rsid w:val="00480013"/>
    <w:rsid w:val="004851DE"/>
    <w:rsid w:val="0049105A"/>
    <w:rsid w:val="004A08D3"/>
    <w:rsid w:val="004A0AB8"/>
    <w:rsid w:val="004A4267"/>
    <w:rsid w:val="004A46C1"/>
    <w:rsid w:val="004A5E3E"/>
    <w:rsid w:val="004A6219"/>
    <w:rsid w:val="004B2201"/>
    <w:rsid w:val="004B251B"/>
    <w:rsid w:val="004B2671"/>
    <w:rsid w:val="004B2A56"/>
    <w:rsid w:val="004B5617"/>
    <w:rsid w:val="004C0227"/>
    <w:rsid w:val="004C1047"/>
    <w:rsid w:val="004C7C46"/>
    <w:rsid w:val="004D11EB"/>
    <w:rsid w:val="004D16F3"/>
    <w:rsid w:val="004D463D"/>
    <w:rsid w:val="004E6B5A"/>
    <w:rsid w:val="004E6BC7"/>
    <w:rsid w:val="004F146C"/>
    <w:rsid w:val="004F1598"/>
    <w:rsid w:val="004F4770"/>
    <w:rsid w:val="005000A4"/>
    <w:rsid w:val="00520B59"/>
    <w:rsid w:val="005229A5"/>
    <w:rsid w:val="00530124"/>
    <w:rsid w:val="00533479"/>
    <w:rsid w:val="00537D11"/>
    <w:rsid w:val="005458B6"/>
    <w:rsid w:val="00546C9D"/>
    <w:rsid w:val="00547154"/>
    <w:rsid w:val="00552FF8"/>
    <w:rsid w:val="00556657"/>
    <w:rsid w:val="005635CD"/>
    <w:rsid w:val="00571B9F"/>
    <w:rsid w:val="00573E95"/>
    <w:rsid w:val="005873A8"/>
    <w:rsid w:val="00587A1F"/>
    <w:rsid w:val="00590EE5"/>
    <w:rsid w:val="00594697"/>
    <w:rsid w:val="005950BB"/>
    <w:rsid w:val="00596E89"/>
    <w:rsid w:val="005A2646"/>
    <w:rsid w:val="005B03A2"/>
    <w:rsid w:val="005B1201"/>
    <w:rsid w:val="005C3938"/>
    <w:rsid w:val="005C6F63"/>
    <w:rsid w:val="005D1742"/>
    <w:rsid w:val="005D2F94"/>
    <w:rsid w:val="005D46B3"/>
    <w:rsid w:val="005D4DD1"/>
    <w:rsid w:val="005D5DBA"/>
    <w:rsid w:val="005D6D10"/>
    <w:rsid w:val="005E41F7"/>
    <w:rsid w:val="005F0821"/>
    <w:rsid w:val="005F7434"/>
    <w:rsid w:val="0060395D"/>
    <w:rsid w:val="006211A0"/>
    <w:rsid w:val="00622254"/>
    <w:rsid w:val="006229C8"/>
    <w:rsid w:val="00622AFC"/>
    <w:rsid w:val="00623877"/>
    <w:rsid w:val="00625612"/>
    <w:rsid w:val="00653564"/>
    <w:rsid w:val="00663441"/>
    <w:rsid w:val="00663768"/>
    <w:rsid w:val="00665613"/>
    <w:rsid w:val="00674C09"/>
    <w:rsid w:val="00677518"/>
    <w:rsid w:val="00682A4C"/>
    <w:rsid w:val="006A0184"/>
    <w:rsid w:val="006A0767"/>
    <w:rsid w:val="006A112D"/>
    <w:rsid w:val="006A64AC"/>
    <w:rsid w:val="006B4B08"/>
    <w:rsid w:val="006B5394"/>
    <w:rsid w:val="006C210C"/>
    <w:rsid w:val="006D0D73"/>
    <w:rsid w:val="006E0457"/>
    <w:rsid w:val="006F1E98"/>
    <w:rsid w:val="00716584"/>
    <w:rsid w:val="00716DA8"/>
    <w:rsid w:val="00723046"/>
    <w:rsid w:val="0072379C"/>
    <w:rsid w:val="007256F4"/>
    <w:rsid w:val="00741C5B"/>
    <w:rsid w:val="007505CF"/>
    <w:rsid w:val="007511F3"/>
    <w:rsid w:val="00751210"/>
    <w:rsid w:val="00751440"/>
    <w:rsid w:val="007579F8"/>
    <w:rsid w:val="00761F7F"/>
    <w:rsid w:val="007709D0"/>
    <w:rsid w:val="00780015"/>
    <w:rsid w:val="0078179B"/>
    <w:rsid w:val="00784B04"/>
    <w:rsid w:val="0078713C"/>
    <w:rsid w:val="007871C3"/>
    <w:rsid w:val="00795526"/>
    <w:rsid w:val="00797B92"/>
    <w:rsid w:val="007E5B2E"/>
    <w:rsid w:val="007E7355"/>
    <w:rsid w:val="007F3A58"/>
    <w:rsid w:val="007F7C9D"/>
    <w:rsid w:val="00807E71"/>
    <w:rsid w:val="00810CFB"/>
    <w:rsid w:val="0081156D"/>
    <w:rsid w:val="008158D9"/>
    <w:rsid w:val="00820206"/>
    <w:rsid w:val="00824937"/>
    <w:rsid w:val="008336E4"/>
    <w:rsid w:val="00834756"/>
    <w:rsid w:val="00836B40"/>
    <w:rsid w:val="008426BA"/>
    <w:rsid w:val="0084437A"/>
    <w:rsid w:val="00855CE1"/>
    <w:rsid w:val="00862BFD"/>
    <w:rsid w:val="0086500E"/>
    <w:rsid w:val="0088024B"/>
    <w:rsid w:val="008805C6"/>
    <w:rsid w:val="008848A0"/>
    <w:rsid w:val="00885031"/>
    <w:rsid w:val="00893A51"/>
    <w:rsid w:val="008A26DC"/>
    <w:rsid w:val="008B65B9"/>
    <w:rsid w:val="008C1CD0"/>
    <w:rsid w:val="008C6C99"/>
    <w:rsid w:val="008C78FC"/>
    <w:rsid w:val="008D308A"/>
    <w:rsid w:val="008D4BD4"/>
    <w:rsid w:val="008E62D7"/>
    <w:rsid w:val="008F0D99"/>
    <w:rsid w:val="008F2428"/>
    <w:rsid w:val="008F3F54"/>
    <w:rsid w:val="008F5312"/>
    <w:rsid w:val="00903176"/>
    <w:rsid w:val="009069AF"/>
    <w:rsid w:val="009111BF"/>
    <w:rsid w:val="00916AAF"/>
    <w:rsid w:val="00922C50"/>
    <w:rsid w:val="0093012C"/>
    <w:rsid w:val="009418D3"/>
    <w:rsid w:val="00946267"/>
    <w:rsid w:val="00946346"/>
    <w:rsid w:val="009566E1"/>
    <w:rsid w:val="00962B18"/>
    <w:rsid w:val="00964C79"/>
    <w:rsid w:val="009749EC"/>
    <w:rsid w:val="0097729A"/>
    <w:rsid w:val="00980203"/>
    <w:rsid w:val="00982892"/>
    <w:rsid w:val="00982F39"/>
    <w:rsid w:val="00994B6D"/>
    <w:rsid w:val="00996829"/>
    <w:rsid w:val="009A2B88"/>
    <w:rsid w:val="009B1650"/>
    <w:rsid w:val="009C220F"/>
    <w:rsid w:val="009C27BE"/>
    <w:rsid w:val="009C2E80"/>
    <w:rsid w:val="009C618A"/>
    <w:rsid w:val="009D1BE3"/>
    <w:rsid w:val="009D5113"/>
    <w:rsid w:val="009E1B92"/>
    <w:rsid w:val="009E77B9"/>
    <w:rsid w:val="009E7E2D"/>
    <w:rsid w:val="009E7F92"/>
    <w:rsid w:val="009F0CE0"/>
    <w:rsid w:val="009F29E5"/>
    <w:rsid w:val="00A003B1"/>
    <w:rsid w:val="00A00F9D"/>
    <w:rsid w:val="00A04CBE"/>
    <w:rsid w:val="00A072DB"/>
    <w:rsid w:val="00A22D03"/>
    <w:rsid w:val="00A22F78"/>
    <w:rsid w:val="00A30AA2"/>
    <w:rsid w:val="00A323D3"/>
    <w:rsid w:val="00A33BE9"/>
    <w:rsid w:val="00A34274"/>
    <w:rsid w:val="00A34AAE"/>
    <w:rsid w:val="00A41D92"/>
    <w:rsid w:val="00A44A3D"/>
    <w:rsid w:val="00A515F0"/>
    <w:rsid w:val="00A563D3"/>
    <w:rsid w:val="00A619B5"/>
    <w:rsid w:val="00A626C3"/>
    <w:rsid w:val="00A62D93"/>
    <w:rsid w:val="00A64B91"/>
    <w:rsid w:val="00A66792"/>
    <w:rsid w:val="00A66A3A"/>
    <w:rsid w:val="00A80D13"/>
    <w:rsid w:val="00A97712"/>
    <w:rsid w:val="00A97FDB"/>
    <w:rsid w:val="00AA1AB7"/>
    <w:rsid w:val="00AA1D8D"/>
    <w:rsid w:val="00AA2ACC"/>
    <w:rsid w:val="00AA46EC"/>
    <w:rsid w:val="00AA7D8B"/>
    <w:rsid w:val="00AB1975"/>
    <w:rsid w:val="00AB5ED8"/>
    <w:rsid w:val="00AB61DF"/>
    <w:rsid w:val="00AC0FD0"/>
    <w:rsid w:val="00AC4425"/>
    <w:rsid w:val="00AD72B3"/>
    <w:rsid w:val="00AF362A"/>
    <w:rsid w:val="00B0055F"/>
    <w:rsid w:val="00B02DC2"/>
    <w:rsid w:val="00B07BBE"/>
    <w:rsid w:val="00B115F9"/>
    <w:rsid w:val="00B156CA"/>
    <w:rsid w:val="00B1724D"/>
    <w:rsid w:val="00B4544C"/>
    <w:rsid w:val="00B47730"/>
    <w:rsid w:val="00B47745"/>
    <w:rsid w:val="00B57159"/>
    <w:rsid w:val="00B619B2"/>
    <w:rsid w:val="00B7125B"/>
    <w:rsid w:val="00B74BAC"/>
    <w:rsid w:val="00B96086"/>
    <w:rsid w:val="00BA5F18"/>
    <w:rsid w:val="00BC10DE"/>
    <w:rsid w:val="00BC6733"/>
    <w:rsid w:val="00BD1F0D"/>
    <w:rsid w:val="00BD2C4D"/>
    <w:rsid w:val="00BE145B"/>
    <w:rsid w:val="00BE4917"/>
    <w:rsid w:val="00BE4A9A"/>
    <w:rsid w:val="00BE7705"/>
    <w:rsid w:val="00BF59B7"/>
    <w:rsid w:val="00BF5BCA"/>
    <w:rsid w:val="00C02C41"/>
    <w:rsid w:val="00C051B5"/>
    <w:rsid w:val="00C069AC"/>
    <w:rsid w:val="00C07A38"/>
    <w:rsid w:val="00C10599"/>
    <w:rsid w:val="00C1280C"/>
    <w:rsid w:val="00C13DE5"/>
    <w:rsid w:val="00C20273"/>
    <w:rsid w:val="00C222A0"/>
    <w:rsid w:val="00C3532C"/>
    <w:rsid w:val="00C56FAA"/>
    <w:rsid w:val="00C6237C"/>
    <w:rsid w:val="00C67C88"/>
    <w:rsid w:val="00C91869"/>
    <w:rsid w:val="00C91FFA"/>
    <w:rsid w:val="00C9319E"/>
    <w:rsid w:val="00C9670C"/>
    <w:rsid w:val="00C97F82"/>
    <w:rsid w:val="00CA1A2A"/>
    <w:rsid w:val="00CA5237"/>
    <w:rsid w:val="00CA6A91"/>
    <w:rsid w:val="00CB0664"/>
    <w:rsid w:val="00CB0B9C"/>
    <w:rsid w:val="00CB1EBD"/>
    <w:rsid w:val="00CB27D5"/>
    <w:rsid w:val="00CC415C"/>
    <w:rsid w:val="00CD19F4"/>
    <w:rsid w:val="00CD5827"/>
    <w:rsid w:val="00CD7266"/>
    <w:rsid w:val="00CE0492"/>
    <w:rsid w:val="00CE32A8"/>
    <w:rsid w:val="00CE4C28"/>
    <w:rsid w:val="00CE66FA"/>
    <w:rsid w:val="00CE6E19"/>
    <w:rsid w:val="00CF008F"/>
    <w:rsid w:val="00CF0EA0"/>
    <w:rsid w:val="00CF7739"/>
    <w:rsid w:val="00D16353"/>
    <w:rsid w:val="00D305CA"/>
    <w:rsid w:val="00D4238A"/>
    <w:rsid w:val="00D456A1"/>
    <w:rsid w:val="00D53589"/>
    <w:rsid w:val="00D6759A"/>
    <w:rsid w:val="00D733D5"/>
    <w:rsid w:val="00D76564"/>
    <w:rsid w:val="00D76941"/>
    <w:rsid w:val="00D7796D"/>
    <w:rsid w:val="00D8313F"/>
    <w:rsid w:val="00D85CE2"/>
    <w:rsid w:val="00D87AB3"/>
    <w:rsid w:val="00D95A20"/>
    <w:rsid w:val="00D97294"/>
    <w:rsid w:val="00DC214C"/>
    <w:rsid w:val="00DD65A5"/>
    <w:rsid w:val="00DD65E4"/>
    <w:rsid w:val="00DD75E9"/>
    <w:rsid w:val="00DE2B07"/>
    <w:rsid w:val="00DE63E9"/>
    <w:rsid w:val="00DE70C4"/>
    <w:rsid w:val="00DF4652"/>
    <w:rsid w:val="00DF4C62"/>
    <w:rsid w:val="00E012A3"/>
    <w:rsid w:val="00E04533"/>
    <w:rsid w:val="00E1180F"/>
    <w:rsid w:val="00E1452A"/>
    <w:rsid w:val="00E147CD"/>
    <w:rsid w:val="00E14C7C"/>
    <w:rsid w:val="00E15A31"/>
    <w:rsid w:val="00E2722B"/>
    <w:rsid w:val="00E33F91"/>
    <w:rsid w:val="00E34C6C"/>
    <w:rsid w:val="00E44EB1"/>
    <w:rsid w:val="00E501F8"/>
    <w:rsid w:val="00E55827"/>
    <w:rsid w:val="00E56379"/>
    <w:rsid w:val="00E57CEC"/>
    <w:rsid w:val="00E60486"/>
    <w:rsid w:val="00E60547"/>
    <w:rsid w:val="00E6482D"/>
    <w:rsid w:val="00E652DA"/>
    <w:rsid w:val="00E71DCD"/>
    <w:rsid w:val="00E74772"/>
    <w:rsid w:val="00E74FB5"/>
    <w:rsid w:val="00E7555C"/>
    <w:rsid w:val="00E8677B"/>
    <w:rsid w:val="00E94B77"/>
    <w:rsid w:val="00E95D9F"/>
    <w:rsid w:val="00EA2650"/>
    <w:rsid w:val="00EA4DDF"/>
    <w:rsid w:val="00EA790F"/>
    <w:rsid w:val="00EB3D19"/>
    <w:rsid w:val="00EB490B"/>
    <w:rsid w:val="00ED234C"/>
    <w:rsid w:val="00EE2351"/>
    <w:rsid w:val="00EE3A40"/>
    <w:rsid w:val="00EE6962"/>
    <w:rsid w:val="00EF3C83"/>
    <w:rsid w:val="00EF5765"/>
    <w:rsid w:val="00EF6812"/>
    <w:rsid w:val="00F06226"/>
    <w:rsid w:val="00F1261E"/>
    <w:rsid w:val="00F17D3A"/>
    <w:rsid w:val="00F2365D"/>
    <w:rsid w:val="00F23A41"/>
    <w:rsid w:val="00F25EE6"/>
    <w:rsid w:val="00F42148"/>
    <w:rsid w:val="00F52630"/>
    <w:rsid w:val="00F529F5"/>
    <w:rsid w:val="00F60113"/>
    <w:rsid w:val="00F64740"/>
    <w:rsid w:val="00F8668B"/>
    <w:rsid w:val="00F933FE"/>
    <w:rsid w:val="00F958FF"/>
    <w:rsid w:val="00F96946"/>
    <w:rsid w:val="00F97F6D"/>
    <w:rsid w:val="00FA01DD"/>
    <w:rsid w:val="00FA40C6"/>
    <w:rsid w:val="00FB2394"/>
    <w:rsid w:val="00FB2421"/>
    <w:rsid w:val="00FC693F"/>
    <w:rsid w:val="00FD4426"/>
    <w:rsid w:val="00FE1D08"/>
    <w:rsid w:val="00FE7FE9"/>
    <w:rsid w:val="00FF1CF5"/>
    <w:rsid w:val="00FF204A"/>
    <w:rsid w:val="00FF6B15"/>
    <w:rsid w:val="0242BA2B"/>
    <w:rsid w:val="0750EE66"/>
    <w:rsid w:val="08E94563"/>
    <w:rsid w:val="13FA8AF3"/>
    <w:rsid w:val="17FA730F"/>
    <w:rsid w:val="1AA56F94"/>
    <w:rsid w:val="1B5B57B7"/>
    <w:rsid w:val="1EF47AB4"/>
    <w:rsid w:val="208651DB"/>
    <w:rsid w:val="21A801EC"/>
    <w:rsid w:val="25F82EE7"/>
    <w:rsid w:val="2AAD2B4E"/>
    <w:rsid w:val="32845D54"/>
    <w:rsid w:val="346D24E0"/>
    <w:rsid w:val="3D8C1C20"/>
    <w:rsid w:val="4F653B59"/>
    <w:rsid w:val="5D8026D3"/>
    <w:rsid w:val="5EB8F1D6"/>
    <w:rsid w:val="6043AB41"/>
    <w:rsid w:val="64DB48C6"/>
    <w:rsid w:val="693DC65F"/>
    <w:rsid w:val="6FD90FCF"/>
    <w:rsid w:val="731F6573"/>
    <w:rsid w:val="735B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32AB09A6-957C-4522-824B-027BC7813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FE1D08"/>
    <w:rPr>
      <w:sz w:val="21"/>
      <w:szCs w:val="21"/>
    </w:rPr>
  </w:style>
  <w:style w:type="paragraph" w:styleId="affa">
    <w:name w:val="annotation text"/>
    <w:basedOn w:val="a1"/>
    <w:link w:val="affb"/>
    <w:uiPriority w:val="99"/>
    <w:unhideWhenUsed/>
    <w:rsid w:val="00FE1D08"/>
  </w:style>
  <w:style w:type="character" w:customStyle="1" w:styleId="affb">
    <w:name w:val="批注文字 字符"/>
    <w:basedOn w:val="a2"/>
    <w:link w:val="affa"/>
    <w:uiPriority w:val="99"/>
    <w:rsid w:val="00FE1D08"/>
    <w:rPr>
      <w:rFonts w:ascii="微软雅黑" w:eastAsia="微软雅黑" w:hAnsi="微软雅黑"/>
      <w:sz w:val="18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FE1D08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FE1D08"/>
    <w:rPr>
      <w:rFonts w:ascii="微软雅黑" w:eastAsia="微软雅黑" w:hAnsi="微软雅黑"/>
      <w:b/>
      <w:bCs/>
      <w:sz w:val="18"/>
    </w:rPr>
  </w:style>
  <w:style w:type="paragraph" w:styleId="affe">
    <w:name w:val="Revision"/>
    <w:hidden/>
    <w:uiPriority w:val="99"/>
    <w:semiHidden/>
    <w:rsid w:val="00236B3B"/>
    <w:pPr>
      <w:spacing w:after="0" w:line="240" w:lineRule="auto"/>
    </w:pPr>
    <w:rPr>
      <w:rFonts w:ascii="微软雅黑" w:eastAsia="微软雅黑" w:hAnsi="微软雅黑"/>
      <w:sz w:val="18"/>
    </w:rPr>
  </w:style>
  <w:style w:type="character" w:customStyle="1" w:styleId="cf01">
    <w:name w:val="cf01"/>
    <w:basedOn w:val="a2"/>
    <w:rsid w:val="00B4544C"/>
    <w:rPr>
      <w:rFonts w:ascii="Microsoft YaHei UI" w:eastAsia="Microsoft YaHei UI" w:hAnsi="Microsoft YaHei UI" w:hint="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microsoft.com/office/2011/relationships/people" Target="people.xml"/><Relationship Id="rId16" Type="http://schemas.openxmlformats.org/officeDocument/2006/relationships/package" Target="embeddings/Microsoft_Excel_Worksheet.xlsx"/><Relationship Id="rId11" Type="http://schemas.openxmlformats.org/officeDocument/2006/relationships/comments" Target="comments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5" Type="http://schemas.openxmlformats.org/officeDocument/2006/relationships/numbering" Target="numbering.xml"/><Relationship Id="rId19" Type="http://schemas.openxmlformats.org/officeDocument/2006/relationships/image" Target="media/image4.png"/><Relationship Id="rId14" Type="http://schemas.microsoft.com/office/2018/08/relationships/commentsExtensible" Target="commentsExtensible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77" Type="http://schemas.openxmlformats.org/officeDocument/2006/relationships/image" Target="media/image62.png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72" Type="http://schemas.openxmlformats.org/officeDocument/2006/relationships/image" Target="media/image57.png"/><Relationship Id="rId80" Type="http://schemas.openxmlformats.org/officeDocument/2006/relationships/image" Target="media/image65.png"/><Relationship Id="rId85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microsoft.com/office/2011/relationships/commentsExtended" Target="commentsExtended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1.emf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8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61.png"/><Relationship Id="rId7" Type="http://schemas.openxmlformats.org/officeDocument/2006/relationships/settings" Target="settings.xml"/><Relationship Id="rId71" Type="http://schemas.openxmlformats.org/officeDocument/2006/relationships/image" Target="media/image56.png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51.png"/><Relationship Id="rId61" Type="http://schemas.openxmlformats.org/officeDocument/2006/relationships/image" Target="media/image46.png"/><Relationship Id="rId8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96A0AD5B715F54C8C2B7B67E88808CA" ma:contentTypeVersion="0" ma:contentTypeDescription="新建文档。" ma:contentTypeScope="" ma:versionID="e1b9a49dd7355ccb584299f4e1f385d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78411db53ad265f06effec81d60ae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7B0D1A-33BE-4163-84C2-18547E5E53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B20679-755B-4894-9F3A-89548EFB45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5ED46B-8F8B-463E-9C02-2798433148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38</Pages>
  <Words>1935</Words>
  <Characters>11034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AVIS / BL Automation BRD V3 Refined</vt:lpstr>
    </vt:vector>
  </TitlesOfParts>
  <Manager/>
  <Company/>
  <LinksUpToDate>false</LinksUpToDate>
  <CharactersWithSpaces>12944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AVIS / BL Automation BRD V3 Refined</dc:title>
  <dc:subject>Supplier automation implementation BRD with bilingual requirements and original process screenshots</dc:subject>
  <dc:creator>Wang, Xinyi (369)</dc:creator>
  <cp:keywords/>
  <dc:description>generated by python-docx</dc:description>
  <cp:lastModifiedBy>Ji, Scarlett Qing</cp:lastModifiedBy>
  <cp:revision>60</cp:revision>
  <dcterms:created xsi:type="dcterms:W3CDTF">2026-09-17T05:03:00Z</dcterms:created>
  <dcterms:modified xsi:type="dcterms:W3CDTF">2026-09-20T12:00:00Z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2026-08-27T02:55:13Z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94d819f4-79cd-47a1-8d3f-6538b584075a</vt:lpwstr>
  </property>
  <property fmtid="{D5CDD505-2E9C-101B-9397-08002B2CF9AE}" pid="8" name="MSIP_Label_924dbb1d-991d-4bbd-aad5-33bac1d8ffaf_ContentBits">
    <vt:lpwstr>0</vt:lpwstr>
  </property>
  <property fmtid="{D5CDD505-2E9C-101B-9397-08002B2CF9AE}" pid="9" name="ContentTypeId">
    <vt:lpwstr>0x010100696A0AD5B715F54C8C2B7B67E88808CA</vt:lpwstr>
  </property>
</Properties>
</file>