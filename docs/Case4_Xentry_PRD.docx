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E6F7" w14:textId="77777777" w:rsidR="00357BE4" w:rsidRDefault="009F6C1D">
      <w:pPr>
        <w:spacing w:before="2400" w:after="600"/>
        <w:jc w:val="center"/>
      </w:pPr>
      <w:r>
        <w:rPr>
          <w:rFonts w:eastAsia="微软雅黑"/>
          <w:b/>
          <w:bCs/>
          <w:color w:val="1F3864"/>
          <w:sz w:val="32"/>
          <w:szCs w:val="32"/>
        </w:rPr>
        <w:t>UC34 Case 4 · X-entry 发票与预报创建 — 产品需求文档</w:t>
      </w:r>
    </w:p>
    <w:p w14:paraId="5472E6F8" w14:textId="77777777" w:rsidR="00357BE4" w:rsidRDefault="009F6C1D">
      <w:pPr>
        <w:pStyle w:val="Heading2"/>
      </w:pPr>
      <w:bookmarkStart w:id="0" w:name="_Toc242797397"/>
      <w:r>
        <w:t>文档信息</w:t>
      </w:r>
      <w:bookmarkEnd w:id="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745"/>
      </w:tblGrid>
      <w:tr w:rsidR="00357BE4" w14:paraId="5472E6FB" w14:textId="77777777">
        <w:trPr>
          <w:cantSplit/>
          <w:tblHeader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6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6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6FE" w14:textId="77777777">
        <w:trPr>
          <w:cantSplit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6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文档名称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6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UC34 Case 4 · X-entry 发票与预报创建 PRD</w:t>
            </w:r>
          </w:p>
        </w:tc>
      </w:tr>
      <w:tr w:rsidR="00357BE4" w14:paraId="5472E701" w14:textId="77777777">
        <w:trPr>
          <w:cantSplit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6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版本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v0.1</w:t>
            </w:r>
          </w:p>
        </w:tc>
      </w:tr>
      <w:tr w:rsidR="00357BE4" w14:paraId="5472E704" w14:textId="77777777">
        <w:trPr>
          <w:cantSplit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日期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2026-10-13</w:t>
            </w:r>
          </w:p>
        </w:tc>
      </w:tr>
      <w:tr w:rsidR="00357BE4" w14:paraId="5472E707" w14:textId="77777777">
        <w:trPr>
          <w:cantSplit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负责人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BA</w:t>
            </w:r>
          </w:p>
        </w:tc>
      </w:tr>
      <w:tr w:rsidR="00357BE4" w14:paraId="5472E70A" w14:textId="77777777">
        <w:trPr>
          <w:cantSplit/>
        </w:trPr>
        <w:tc>
          <w:tcPr>
            <w:tcW w:w="3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密级</w:t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内部</w:t>
            </w:r>
          </w:p>
        </w:tc>
      </w:tr>
    </w:tbl>
    <w:p w14:paraId="5472E70B" w14:textId="77777777" w:rsidR="00357BE4" w:rsidRDefault="00357BE4">
      <w:pPr>
        <w:spacing w:after="80"/>
      </w:pPr>
    </w:p>
    <w:p w14:paraId="5472E70C" w14:textId="77777777" w:rsidR="00357BE4" w:rsidRDefault="009F6C1D">
      <w:pPr>
        <w:pStyle w:val="Heading2"/>
      </w:pPr>
      <w:bookmarkStart w:id="1" w:name="_Toc242797398"/>
      <w:r>
        <w:t>版本历史</w:t>
      </w:r>
      <w:bookmarkEnd w:id="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4624"/>
        <w:gridCol w:w="2641"/>
      </w:tblGrid>
      <w:tr w:rsidR="00357BE4" w14:paraId="5472E710" w14:textId="77777777">
        <w:trPr>
          <w:cantSplit/>
          <w:tblHeader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日期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714" w14:textId="77777777">
        <w:trPr>
          <w:cantSplit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v0.1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2026-10-13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初稿</w:t>
            </w:r>
          </w:p>
        </w:tc>
      </w:tr>
    </w:tbl>
    <w:p w14:paraId="5472E715" w14:textId="77777777" w:rsidR="00357BE4" w:rsidRDefault="00357BE4">
      <w:pPr>
        <w:spacing w:after="80"/>
      </w:pPr>
    </w:p>
    <w:p w14:paraId="5472E716" w14:textId="77777777" w:rsidR="00357BE4" w:rsidRDefault="009F6C1D">
      <w:r>
        <w:br w:type="page"/>
      </w:r>
    </w:p>
    <w:p w14:paraId="5472E717" w14:textId="77777777" w:rsidR="00357BE4" w:rsidRDefault="009F6C1D">
      <w:pPr>
        <w:spacing w:after="240"/>
        <w:jc w:val="center"/>
      </w:pPr>
      <w:r>
        <w:rPr>
          <w:rFonts w:eastAsia="微软雅黑"/>
          <w:b/>
          <w:bCs/>
          <w:sz w:val="32"/>
          <w:szCs w:val="32"/>
        </w:rPr>
        <w:lastRenderedPageBreak/>
        <w:t>目录</w:t>
      </w:r>
    </w:p>
    <w:sdt>
      <w:sdtPr>
        <w:alias w:val="目录"/>
        <w:id w:val="-1090469212"/>
      </w:sdtPr>
      <w:sdtEndPr/>
      <w:sdtContent>
        <w:p w14:paraId="1D34BD9E" w14:textId="191EED48" w:rsidR="00D274E5" w:rsidRDefault="009F6C1D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97397" w:history="1">
            <w:r w:rsidR="00D274E5" w:rsidRPr="00346EBE">
              <w:rPr>
                <w:rStyle w:val="Hyperlink"/>
                <w:noProof/>
              </w:rPr>
              <w:t>文档信息</w:t>
            </w:r>
            <w:r w:rsidR="00D274E5">
              <w:rPr>
                <w:noProof/>
              </w:rPr>
              <w:tab/>
            </w:r>
            <w:r w:rsidR="00D274E5">
              <w:rPr>
                <w:noProof/>
              </w:rPr>
              <w:fldChar w:fldCharType="begin"/>
            </w:r>
            <w:r w:rsidR="00D274E5">
              <w:rPr>
                <w:noProof/>
              </w:rPr>
              <w:instrText xml:space="preserve"> PAGEREF _Toc242797397 \h </w:instrText>
            </w:r>
            <w:r w:rsidR="00D274E5">
              <w:rPr>
                <w:noProof/>
              </w:rPr>
            </w:r>
            <w:r w:rsidR="00D274E5">
              <w:rPr>
                <w:noProof/>
              </w:rPr>
              <w:fldChar w:fldCharType="separate"/>
            </w:r>
            <w:r w:rsidR="00D274E5">
              <w:rPr>
                <w:noProof/>
              </w:rPr>
              <w:t>1</w:t>
            </w:r>
            <w:r w:rsidR="00D274E5">
              <w:rPr>
                <w:noProof/>
              </w:rPr>
              <w:fldChar w:fldCharType="end"/>
            </w:r>
          </w:hyperlink>
        </w:p>
        <w:p w14:paraId="0B5B26A6" w14:textId="53177885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398" w:history="1">
            <w:r w:rsidRPr="00346EBE">
              <w:rPr>
                <w:rStyle w:val="Hyperlink"/>
                <w:noProof/>
              </w:rPr>
              <w:t>版本历史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67663" w14:textId="6D126BCE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399" w:history="1">
            <w:r w:rsidRPr="00346EBE">
              <w:rPr>
                <w:rStyle w:val="Hyperlink"/>
                <w:noProof/>
              </w:rPr>
              <w:t>第一部分：产品概述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5883C4" w14:textId="0ABC035B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0" w:history="1">
            <w:r w:rsidRPr="00346EBE">
              <w:rPr>
                <w:rStyle w:val="Hyperlink"/>
                <w:noProof/>
              </w:rPr>
              <w:t xml:space="preserve">1.1 </w:t>
            </w:r>
            <w:r w:rsidRPr="00346EBE">
              <w:rPr>
                <w:rStyle w:val="Hyperlink"/>
                <w:noProof/>
              </w:rPr>
              <w:t>产品定义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C3BAD6" w14:textId="538B869E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1" w:history="1">
            <w:r w:rsidRPr="00346EBE">
              <w:rPr>
                <w:rStyle w:val="Hyperlink"/>
                <w:noProof/>
              </w:rPr>
              <w:t xml:space="preserve">1.2 </w:t>
            </w:r>
            <w:r w:rsidRPr="00346EBE">
              <w:rPr>
                <w:rStyle w:val="Hyperlink"/>
                <w:noProof/>
              </w:rPr>
              <w:t>产品愿景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E38C45" w14:textId="766987A4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2" w:history="1">
            <w:r w:rsidRPr="00346EBE">
              <w:rPr>
                <w:rStyle w:val="Hyperlink"/>
                <w:noProof/>
              </w:rPr>
              <w:t xml:space="preserve">1.3 </w:t>
            </w:r>
            <w:r w:rsidRPr="00346EBE">
              <w:rPr>
                <w:rStyle w:val="Hyperlink"/>
                <w:noProof/>
              </w:rPr>
              <w:t>核心价值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88F573" w14:textId="25E43382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3" w:history="1">
            <w:r w:rsidRPr="00346EBE">
              <w:rPr>
                <w:rStyle w:val="Hyperlink"/>
                <w:noProof/>
              </w:rPr>
              <w:t xml:space="preserve">1.4 </w:t>
            </w:r>
            <w:r w:rsidRPr="00346EBE">
              <w:rPr>
                <w:rStyle w:val="Hyperlink"/>
                <w:noProof/>
              </w:rPr>
              <w:t>产品范围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3D3A70" w14:textId="07CC7A89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04" w:history="1">
            <w:r w:rsidRPr="00346EBE">
              <w:rPr>
                <w:rStyle w:val="Hyperlink"/>
                <w:noProof/>
              </w:rPr>
              <w:t>包含范围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F77F54" w14:textId="7FA565C6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05" w:history="1">
            <w:r w:rsidRPr="00346EBE">
              <w:rPr>
                <w:rStyle w:val="Hyperlink"/>
                <w:noProof/>
              </w:rPr>
              <w:t>不包含范围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C8C89" w14:textId="7B8275F5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06" w:history="1">
            <w:r w:rsidRPr="00346EBE">
              <w:rPr>
                <w:rStyle w:val="Hyperlink"/>
                <w:noProof/>
              </w:rPr>
              <w:t>第二部分：业务背景与目标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0855E3" w14:textId="738A2AA6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7" w:history="1">
            <w:r w:rsidRPr="00346EBE">
              <w:rPr>
                <w:rStyle w:val="Hyperlink"/>
                <w:noProof/>
              </w:rPr>
              <w:t xml:space="preserve">2.1 </w:t>
            </w:r>
            <w:r w:rsidRPr="00346EBE">
              <w:rPr>
                <w:rStyle w:val="Hyperlink"/>
                <w:noProof/>
              </w:rPr>
              <w:t>业务问题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D3B184" w14:textId="23F35A52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08" w:history="1">
            <w:r w:rsidRPr="00346EBE">
              <w:rPr>
                <w:rStyle w:val="Hyperlink"/>
                <w:noProof/>
              </w:rPr>
              <w:t xml:space="preserve">2.2 </w:t>
            </w:r>
            <w:r w:rsidRPr="00346EBE">
              <w:rPr>
                <w:rStyle w:val="Hyperlink"/>
                <w:noProof/>
              </w:rPr>
              <w:t>业务目标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4DFCCD" w14:textId="344A9DB6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09" w:history="1">
            <w:r w:rsidRPr="00346EBE">
              <w:rPr>
                <w:rStyle w:val="Hyperlink"/>
                <w:noProof/>
              </w:rPr>
              <w:t>第三部分：用户角色与权限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E83B3B" w14:textId="31031D09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10" w:history="1">
            <w:r w:rsidRPr="00346EBE">
              <w:rPr>
                <w:rStyle w:val="Hyperlink"/>
                <w:noProof/>
              </w:rPr>
              <w:t>第四部分：术语定义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3542D0" w14:textId="74B1FAD5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11" w:history="1">
            <w:r w:rsidRPr="00346EBE">
              <w:rPr>
                <w:rStyle w:val="Hyperlink"/>
                <w:noProof/>
              </w:rPr>
              <w:t xml:space="preserve">4.1 </w:t>
            </w:r>
            <w:r w:rsidRPr="00346EBE">
              <w:rPr>
                <w:rStyle w:val="Hyperlink"/>
                <w:noProof/>
              </w:rPr>
              <w:t>业务术语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51137C" w14:textId="315526EA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12" w:history="1">
            <w:r w:rsidRPr="00346EBE">
              <w:rPr>
                <w:rStyle w:val="Hyperlink"/>
                <w:noProof/>
              </w:rPr>
              <w:t xml:space="preserve">4.2 </w:t>
            </w:r>
            <w:r w:rsidRPr="00346EBE">
              <w:rPr>
                <w:rStyle w:val="Hyperlink"/>
                <w:noProof/>
              </w:rPr>
              <w:t>页面与功能名称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654181" w14:textId="07FE53C1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13" w:history="1">
            <w:r w:rsidRPr="00346EBE">
              <w:rPr>
                <w:rStyle w:val="Hyperlink"/>
                <w:noProof/>
              </w:rPr>
              <w:t xml:space="preserve">4.3 </w:t>
            </w:r>
            <w:r w:rsidRPr="00346EBE">
              <w:rPr>
                <w:rStyle w:val="Hyperlink"/>
                <w:noProof/>
              </w:rPr>
              <w:t>状态、节点与配置项名称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8EDA50" w14:textId="1D652572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14" w:history="1">
            <w:r w:rsidRPr="00346EBE">
              <w:rPr>
                <w:rStyle w:val="Hyperlink"/>
                <w:noProof/>
              </w:rPr>
              <w:t>第五部分：用户故事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5A10D7" w14:textId="3CD32CD8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15" w:history="1">
            <w:r w:rsidRPr="00346EBE">
              <w:rPr>
                <w:rStyle w:val="Hyperlink"/>
                <w:noProof/>
              </w:rPr>
              <w:t>US-01</w:t>
            </w:r>
            <w:r w:rsidRPr="00346EBE">
              <w:rPr>
                <w:rStyle w:val="Hyperlink"/>
                <w:noProof/>
              </w:rPr>
              <w:t>：自动处理预报邮件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4509F6" w14:textId="2ED1C45B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16" w:history="1">
            <w:r w:rsidRPr="00346EBE">
              <w:rPr>
                <w:rStyle w:val="Hyperlink"/>
                <w:noProof/>
              </w:rPr>
              <w:t>US-02</w:t>
            </w:r>
            <w:r w:rsidRPr="00346EBE">
              <w:rPr>
                <w:rStyle w:val="Hyperlink"/>
                <w:noProof/>
              </w:rPr>
              <w:t>：原始</w:t>
            </w:r>
            <w:r w:rsidRPr="00346EBE">
              <w:rPr>
                <w:rStyle w:val="Hyperlink"/>
                <w:noProof/>
              </w:rPr>
              <w:t xml:space="preserve"> PDF </w:t>
            </w:r>
            <w:r w:rsidRPr="00346EBE">
              <w:rPr>
                <w:rStyle w:val="Hyperlink"/>
                <w:noProof/>
              </w:rPr>
              <w:t>与发票补传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9BCD99" w14:textId="3AC065B7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17" w:history="1">
            <w:r w:rsidRPr="00346EBE">
              <w:rPr>
                <w:rStyle w:val="Hyperlink"/>
                <w:noProof/>
              </w:rPr>
              <w:t>US-03</w:t>
            </w:r>
            <w:r w:rsidRPr="00346EBE">
              <w:rPr>
                <w:rStyle w:val="Hyperlink"/>
                <w:noProof/>
              </w:rPr>
              <w:t>：处理识别差异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2B5F5F" w14:textId="79689A56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18" w:history="1">
            <w:r w:rsidRPr="00346EBE">
              <w:rPr>
                <w:rStyle w:val="Hyperlink"/>
                <w:noProof/>
              </w:rPr>
              <w:t>US-04</w:t>
            </w:r>
            <w:r w:rsidRPr="00346EBE">
              <w:rPr>
                <w:rStyle w:val="Hyperlink"/>
                <w:noProof/>
              </w:rPr>
              <w:t>：维护模板与业务大表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F66B7E" w14:textId="3F40D11F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19" w:history="1">
            <w:r w:rsidRPr="00346EBE">
              <w:rPr>
                <w:rStyle w:val="Hyperlink"/>
                <w:noProof/>
              </w:rPr>
              <w:t>US-05</w:t>
            </w:r>
            <w:r w:rsidRPr="00346EBE">
              <w:rPr>
                <w:rStyle w:val="Hyperlink"/>
                <w:noProof/>
              </w:rPr>
              <w:t>：维护映射表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86B285" w14:textId="7D544928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0" w:history="1">
            <w:r w:rsidRPr="00346EBE">
              <w:rPr>
                <w:rStyle w:val="Hyperlink"/>
                <w:noProof/>
              </w:rPr>
              <w:t>US-06</w:t>
            </w:r>
            <w:r w:rsidRPr="00346EBE">
              <w:rPr>
                <w:rStyle w:val="Hyperlink"/>
                <w:noProof/>
              </w:rPr>
              <w:t>：查看归档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7B5875" w14:textId="5934C7DF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21" w:history="1">
            <w:r w:rsidRPr="00346EBE">
              <w:rPr>
                <w:rStyle w:val="Hyperlink"/>
                <w:noProof/>
              </w:rPr>
              <w:t>第六部分：业务流程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FD468F" w14:textId="530514A7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22" w:history="1">
            <w:r w:rsidRPr="00346EBE">
              <w:rPr>
                <w:rStyle w:val="Hyperlink"/>
                <w:noProof/>
              </w:rPr>
              <w:t xml:space="preserve">6.1 </w:t>
            </w:r>
            <w:r w:rsidRPr="00346EBE">
              <w:rPr>
                <w:rStyle w:val="Hyperlink"/>
                <w:noProof/>
              </w:rPr>
              <w:t>整体流程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88D5C8" w14:textId="71ACC35A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3" w:history="1">
            <w:r w:rsidRPr="00346EBE">
              <w:rPr>
                <w:rStyle w:val="Hyperlink"/>
                <w:noProof/>
              </w:rPr>
              <w:t>业务流程图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7E40D6" w14:textId="2BFD8E70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4" w:history="1">
            <w:r w:rsidRPr="00346EBE">
              <w:rPr>
                <w:rStyle w:val="Hyperlink"/>
                <w:noProof/>
              </w:rPr>
              <w:t>系统泳道图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8A09C9" w14:textId="075D15EB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5" w:history="1">
            <w:r w:rsidRPr="00346EBE">
              <w:rPr>
                <w:rStyle w:val="Hyperlink"/>
                <w:noProof/>
              </w:rPr>
              <w:t>对</w:t>
            </w:r>
            <w:r w:rsidRPr="00346EBE">
              <w:rPr>
                <w:rStyle w:val="Hyperlink"/>
                <w:noProof/>
              </w:rPr>
              <w:t xml:space="preserve"> RPA </w:t>
            </w:r>
            <w:r w:rsidRPr="00346EBE">
              <w:rPr>
                <w:rStyle w:val="Hyperlink"/>
                <w:noProof/>
              </w:rPr>
              <w:t>的后台操作流程，分为</w:t>
            </w:r>
            <w:r w:rsidRPr="00346EBE">
              <w:rPr>
                <w:rStyle w:val="Hyperlink"/>
                <w:noProof/>
              </w:rPr>
              <w:t xml:space="preserve"> N1-N12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A65F20" w14:textId="457D2345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6" w:history="1">
            <w:r w:rsidRPr="00346EBE">
              <w:rPr>
                <w:rStyle w:val="Hyperlink"/>
                <w:noProof/>
              </w:rPr>
              <w:t>归档结构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9C3941" w14:textId="71EAAB6D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27" w:history="1">
            <w:r w:rsidRPr="00346EBE">
              <w:rPr>
                <w:rStyle w:val="Hyperlink"/>
                <w:noProof/>
              </w:rPr>
              <w:t xml:space="preserve">6.2 </w:t>
            </w:r>
            <w:r w:rsidRPr="00346EBE">
              <w:rPr>
                <w:rStyle w:val="Hyperlink"/>
                <w:noProof/>
              </w:rPr>
              <w:t>系统交互时序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4D11F0" w14:textId="142A82A8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28" w:history="1">
            <w:r w:rsidRPr="00346EBE">
              <w:rPr>
                <w:rStyle w:val="Hyperlink"/>
                <w:noProof/>
              </w:rPr>
              <w:t xml:space="preserve">6.2.1 </w:t>
            </w:r>
            <w:r w:rsidRPr="00346EBE">
              <w:rPr>
                <w:rStyle w:val="Hyperlink"/>
                <w:noProof/>
              </w:rPr>
              <w:t>任务状态与重跑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B5D4D2" w14:textId="4D4E9575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29" w:history="1">
            <w:r w:rsidRPr="00346EBE">
              <w:rPr>
                <w:rStyle w:val="Hyperlink"/>
                <w:noProof/>
              </w:rPr>
              <w:t xml:space="preserve">6.3 </w:t>
            </w:r>
            <w:r w:rsidRPr="00346EBE">
              <w:rPr>
                <w:rStyle w:val="Hyperlink"/>
                <w:noProof/>
              </w:rPr>
              <w:t>页面跳转与业务闭环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B236D8" w14:textId="5A3B2EF1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30" w:history="1">
            <w:r w:rsidRPr="00346EBE">
              <w:rPr>
                <w:rStyle w:val="Hyperlink"/>
                <w:noProof/>
              </w:rPr>
              <w:t>第七部分：功能设计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EEB9A6" w14:textId="1B980B87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31" w:history="1">
            <w:r w:rsidRPr="00346EBE">
              <w:rPr>
                <w:rStyle w:val="Hyperlink"/>
                <w:noProof/>
              </w:rPr>
              <w:t xml:space="preserve">7.1 </w:t>
            </w:r>
            <w:r w:rsidRPr="00346EBE">
              <w:rPr>
                <w:rStyle w:val="Hyperlink"/>
                <w:noProof/>
              </w:rPr>
              <w:t>功能清单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54E7D7" w14:textId="7D37C774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32" w:history="1">
            <w:r w:rsidRPr="00346EBE">
              <w:rPr>
                <w:rStyle w:val="Hyperlink"/>
                <w:noProof/>
              </w:rPr>
              <w:t xml:space="preserve">7.2 </w:t>
            </w:r>
            <w:r w:rsidRPr="00346EBE">
              <w:rPr>
                <w:rStyle w:val="Hyperlink"/>
                <w:noProof/>
              </w:rPr>
              <w:t>全流程核心业务规则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4EECB8" w14:textId="6E82C4DB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3" w:history="1">
            <w:r w:rsidRPr="00346EBE">
              <w:rPr>
                <w:rStyle w:val="Hyperlink"/>
                <w:noProof/>
              </w:rPr>
              <w:t xml:space="preserve">R1 </w:t>
            </w:r>
            <w:r w:rsidRPr="00346EBE">
              <w:rPr>
                <w:rStyle w:val="Hyperlink"/>
                <w:noProof/>
              </w:rPr>
              <w:t>触发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DC4DA0" w14:textId="502F9E73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4" w:history="1">
            <w:r w:rsidRPr="00346EBE">
              <w:rPr>
                <w:rStyle w:val="Hyperlink"/>
                <w:noProof/>
              </w:rPr>
              <w:t xml:space="preserve">R2 </w:t>
            </w:r>
            <w:r w:rsidRPr="00346EBE">
              <w:rPr>
                <w:rStyle w:val="Hyperlink"/>
                <w:noProof/>
              </w:rPr>
              <w:t>附件与发票齐备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9AB37D" w14:textId="6CA63DA5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5" w:history="1">
            <w:r w:rsidRPr="00346EBE">
              <w:rPr>
                <w:rStyle w:val="Hyperlink"/>
                <w:noProof/>
              </w:rPr>
              <w:t xml:space="preserve">R3 HAWB </w:t>
            </w:r>
            <w:r w:rsidRPr="00346EBE">
              <w:rPr>
                <w:rStyle w:val="Hyperlink"/>
                <w:noProof/>
              </w:rPr>
              <w:t>比对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E49D60" w14:textId="1A2EDF71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6" w:history="1">
            <w:r w:rsidRPr="00346EBE">
              <w:rPr>
                <w:rStyle w:val="Hyperlink"/>
                <w:noProof/>
              </w:rPr>
              <w:t xml:space="preserve">R4 </w:t>
            </w:r>
            <w:r w:rsidRPr="00346EBE">
              <w:rPr>
                <w:rStyle w:val="Hyperlink"/>
                <w:noProof/>
              </w:rPr>
              <w:t>货物类别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7632FC" w14:textId="653B9F65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7" w:history="1">
            <w:r w:rsidRPr="00346EBE">
              <w:rPr>
                <w:rStyle w:val="Hyperlink"/>
                <w:noProof/>
              </w:rPr>
              <w:t xml:space="preserve">R5 PN </w:t>
            </w:r>
            <w:r w:rsidRPr="00346EBE">
              <w:rPr>
                <w:rStyle w:val="Hyperlink"/>
                <w:noProof/>
              </w:rPr>
              <w:t>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8EAF7C" w14:textId="3F1CDC9A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8" w:history="1">
            <w:r w:rsidRPr="00346EBE">
              <w:rPr>
                <w:rStyle w:val="Hyperlink"/>
                <w:noProof/>
              </w:rPr>
              <w:t xml:space="preserve">R6 </w:t>
            </w:r>
            <w:r w:rsidRPr="00346EBE">
              <w:rPr>
                <w:rStyle w:val="Hyperlink"/>
                <w:noProof/>
              </w:rPr>
              <w:t>填写发票信息表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EEFBE5" w14:textId="4B7AF133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39" w:history="1">
            <w:r w:rsidRPr="00346EBE">
              <w:rPr>
                <w:rStyle w:val="Hyperlink"/>
                <w:noProof/>
              </w:rPr>
              <w:t xml:space="preserve">R7 </w:t>
            </w:r>
            <w:r w:rsidRPr="00346EBE">
              <w:rPr>
                <w:rStyle w:val="Hyperlink"/>
                <w:noProof/>
              </w:rPr>
              <w:t>导入发票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423D7C" w14:textId="55DCA27B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0" w:history="1">
            <w:r w:rsidRPr="00346EBE">
              <w:rPr>
                <w:rStyle w:val="Hyperlink"/>
                <w:noProof/>
              </w:rPr>
              <w:t xml:space="preserve">R8 </w:t>
            </w:r>
            <w:r w:rsidRPr="00346EBE">
              <w:rPr>
                <w:rStyle w:val="Hyperlink"/>
                <w:noProof/>
              </w:rPr>
              <w:t>生成预报与</w:t>
            </w:r>
            <w:r w:rsidRPr="00346EBE">
              <w:rPr>
                <w:rStyle w:val="Hyperlink"/>
                <w:noProof/>
              </w:rPr>
              <w:t xml:space="preserve"> Remark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3D87DA" w14:textId="44E0ED6A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1" w:history="1">
            <w:r w:rsidRPr="00346EBE">
              <w:rPr>
                <w:rStyle w:val="Hyperlink"/>
                <w:noProof/>
              </w:rPr>
              <w:t xml:space="preserve">R9 </w:t>
            </w:r>
            <w:r w:rsidRPr="00346EBE">
              <w:rPr>
                <w:rStyle w:val="Hyperlink"/>
                <w:noProof/>
              </w:rPr>
              <w:t>存档</w:t>
            </w:r>
            <w:r w:rsidRPr="00346EBE">
              <w:rPr>
                <w:rStyle w:val="Hyperlink"/>
                <w:noProof/>
              </w:rPr>
              <w:t xml:space="preserve">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918CCF" w14:textId="2E16F3BD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2" w:history="1">
            <w:r w:rsidRPr="00346EBE">
              <w:rPr>
                <w:rStyle w:val="Hyperlink"/>
                <w:noProof/>
              </w:rPr>
              <w:t xml:space="preserve">R10 </w:t>
            </w:r>
            <w:r w:rsidRPr="00346EBE">
              <w:rPr>
                <w:rStyle w:val="Hyperlink"/>
                <w:noProof/>
              </w:rPr>
              <w:t>纯旧货文件准备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D3E081" w14:textId="037BED83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3" w:history="1">
            <w:r w:rsidRPr="00346EBE">
              <w:rPr>
                <w:rStyle w:val="Hyperlink"/>
                <w:noProof/>
              </w:rPr>
              <w:t xml:space="preserve">R11 </w:t>
            </w:r>
            <w:r w:rsidRPr="00346EBE">
              <w:rPr>
                <w:rStyle w:val="Hyperlink"/>
                <w:noProof/>
              </w:rPr>
              <w:t>命名存档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7587FB8" w14:textId="5125232A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4" w:history="1">
            <w:r w:rsidRPr="00346EBE">
              <w:rPr>
                <w:rStyle w:val="Hyperlink"/>
                <w:noProof/>
              </w:rPr>
              <w:t xml:space="preserve">R12 </w:t>
            </w:r>
            <w:r w:rsidRPr="00346EBE">
              <w:rPr>
                <w:rStyle w:val="Hyperlink"/>
                <w:noProof/>
              </w:rPr>
              <w:t>字段修正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287AEE" w14:textId="07431418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45" w:history="1">
            <w:r w:rsidRPr="00346EBE">
              <w:rPr>
                <w:rStyle w:val="Hyperlink"/>
                <w:noProof/>
              </w:rPr>
              <w:t xml:space="preserve">7.3 </w:t>
            </w:r>
            <w:r w:rsidRPr="00346EBE">
              <w:rPr>
                <w:rStyle w:val="Hyperlink"/>
                <w:noProof/>
              </w:rPr>
              <w:t>原型及交互规则说明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00C211" w14:textId="7F830DAC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6" w:history="1">
            <w:r w:rsidRPr="00346EBE">
              <w:rPr>
                <w:rStyle w:val="Hyperlink"/>
                <w:noProof/>
              </w:rPr>
              <w:t xml:space="preserve">7.3.1 </w:t>
            </w:r>
            <w:r w:rsidRPr="00346EBE">
              <w:rPr>
                <w:rStyle w:val="Hyperlink"/>
                <w:noProof/>
              </w:rPr>
              <w:t>工作台（</w:t>
            </w:r>
            <w:r w:rsidRPr="00346EBE">
              <w:rPr>
                <w:rStyle w:val="Hyperlink"/>
                <w:noProof/>
              </w:rPr>
              <w:t>F-01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21FC90" w14:textId="48259708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7" w:history="1">
            <w:r w:rsidRPr="00346EBE">
              <w:rPr>
                <w:rStyle w:val="Hyperlink"/>
                <w:noProof/>
              </w:rPr>
              <w:t xml:space="preserve">7.3.2 </w:t>
            </w:r>
            <w:r w:rsidRPr="00346EBE">
              <w:rPr>
                <w:rStyle w:val="Hyperlink"/>
                <w:noProof/>
              </w:rPr>
              <w:t>任务中心（</w:t>
            </w:r>
            <w:r w:rsidRPr="00346EBE">
              <w:rPr>
                <w:rStyle w:val="Hyperlink"/>
                <w:noProof/>
              </w:rPr>
              <w:t>F-02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3E2F9DA" w14:textId="12FF0817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8" w:history="1">
            <w:r w:rsidRPr="00346EBE">
              <w:rPr>
                <w:rStyle w:val="Hyperlink"/>
                <w:noProof/>
              </w:rPr>
              <w:t xml:space="preserve">7.3.3 </w:t>
            </w:r>
            <w:r w:rsidRPr="00346EBE">
              <w:rPr>
                <w:rStyle w:val="Hyperlink"/>
                <w:noProof/>
              </w:rPr>
              <w:t>任务详情（</w:t>
            </w:r>
            <w:r w:rsidRPr="00346EBE">
              <w:rPr>
                <w:rStyle w:val="Hyperlink"/>
                <w:noProof/>
              </w:rPr>
              <w:t>F-03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97FC5B" w14:textId="008DD77A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49" w:history="1">
            <w:r w:rsidRPr="00346EBE">
              <w:rPr>
                <w:rStyle w:val="Hyperlink"/>
                <w:noProof/>
              </w:rPr>
              <w:t xml:space="preserve">7.3.4 </w:t>
            </w:r>
            <w:r w:rsidRPr="00346EBE">
              <w:rPr>
                <w:rStyle w:val="Hyperlink"/>
                <w:noProof/>
              </w:rPr>
              <w:t>上传中心（</w:t>
            </w:r>
            <w:r w:rsidRPr="00346EBE">
              <w:rPr>
                <w:rStyle w:val="Hyperlink"/>
                <w:noProof/>
              </w:rPr>
              <w:t>F-04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2B918EE" w14:textId="1FC17689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0" w:history="1">
            <w:r w:rsidRPr="00346EBE">
              <w:rPr>
                <w:rStyle w:val="Hyperlink"/>
                <w:noProof/>
              </w:rPr>
              <w:t xml:space="preserve">7.3.5 </w:t>
            </w:r>
            <w:r w:rsidRPr="00346EBE">
              <w:rPr>
                <w:rStyle w:val="Hyperlink"/>
                <w:noProof/>
              </w:rPr>
              <w:t>邮件中心</w:t>
            </w:r>
            <w:r w:rsidRPr="00346EBE">
              <w:rPr>
                <w:rStyle w:val="Hyperlink"/>
                <w:noProof/>
              </w:rPr>
              <w:t xml:space="preserve"> · </w:t>
            </w:r>
            <w:r w:rsidRPr="00346EBE">
              <w:rPr>
                <w:rStyle w:val="Hyperlink"/>
                <w:noProof/>
              </w:rPr>
              <w:t>监听规则（</w:t>
            </w:r>
            <w:r w:rsidRPr="00346EBE">
              <w:rPr>
                <w:rStyle w:val="Hyperlink"/>
                <w:noProof/>
              </w:rPr>
              <w:t>F-05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FE559F" w14:textId="31981B71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1" w:history="1">
            <w:r w:rsidRPr="00346EBE">
              <w:rPr>
                <w:rStyle w:val="Hyperlink"/>
                <w:noProof/>
              </w:rPr>
              <w:t xml:space="preserve">7.3.6 </w:t>
            </w:r>
            <w:r w:rsidRPr="00346EBE">
              <w:rPr>
                <w:rStyle w:val="Hyperlink"/>
                <w:noProof/>
              </w:rPr>
              <w:t>配置中心（</w:t>
            </w:r>
            <w:r w:rsidRPr="00346EBE">
              <w:rPr>
                <w:rStyle w:val="Hyperlink"/>
                <w:noProof/>
              </w:rPr>
              <w:t>F-06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527BBEF" w14:textId="3D838BC0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2" w:history="1">
            <w:r w:rsidRPr="00346EBE">
              <w:rPr>
                <w:rStyle w:val="Hyperlink"/>
                <w:noProof/>
              </w:rPr>
              <w:t>7.3.7 Share Point</w:t>
            </w:r>
            <w:r w:rsidRPr="00346EBE">
              <w:rPr>
                <w:rStyle w:val="Hyperlink"/>
                <w:noProof/>
              </w:rPr>
              <w:t>（</w:t>
            </w:r>
            <w:r w:rsidRPr="00346EBE">
              <w:rPr>
                <w:rStyle w:val="Hyperlink"/>
                <w:noProof/>
              </w:rPr>
              <w:t>F-07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0618D61" w14:textId="423CC123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3" w:history="1">
            <w:r w:rsidRPr="00346EBE">
              <w:rPr>
                <w:rStyle w:val="Hyperlink"/>
                <w:noProof/>
              </w:rPr>
              <w:t xml:space="preserve">7.3.8 </w:t>
            </w:r>
            <w:r w:rsidRPr="00346EBE">
              <w:rPr>
                <w:rStyle w:val="Hyperlink"/>
                <w:noProof/>
              </w:rPr>
              <w:t>提醒中心（</w:t>
            </w:r>
            <w:r w:rsidRPr="00346EBE">
              <w:rPr>
                <w:rStyle w:val="Hyperlink"/>
                <w:noProof/>
              </w:rPr>
              <w:t>F-08</w:t>
            </w:r>
            <w:r w:rsidRPr="00346EBE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97975A3" w14:textId="79D76CE1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54" w:history="1">
            <w:r w:rsidRPr="00346EBE">
              <w:rPr>
                <w:rStyle w:val="Hyperlink"/>
                <w:noProof/>
              </w:rPr>
              <w:t xml:space="preserve">7.4 </w:t>
            </w:r>
            <w:r w:rsidRPr="00346EBE">
              <w:rPr>
                <w:rStyle w:val="Hyperlink"/>
                <w:noProof/>
              </w:rPr>
              <w:t>节点实现规格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A2DF49" w14:textId="30141A40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55" w:history="1">
            <w:r w:rsidRPr="00346EBE">
              <w:rPr>
                <w:rStyle w:val="Hyperlink"/>
                <w:noProof/>
              </w:rPr>
              <w:t>第八部分：数据需求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A5CAAAB" w14:textId="442898D4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56" w:history="1">
            <w:r w:rsidRPr="00346EBE">
              <w:rPr>
                <w:rStyle w:val="Hyperlink"/>
                <w:noProof/>
              </w:rPr>
              <w:t xml:space="preserve">8.0 </w:t>
            </w:r>
            <w:r w:rsidRPr="00346EBE">
              <w:rPr>
                <w:rStyle w:val="Hyperlink"/>
                <w:noProof/>
              </w:rPr>
              <w:t>字段级设计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00C2FFA" w14:textId="7EDCF67E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7" w:history="1">
            <w:r w:rsidRPr="00346EBE">
              <w:rPr>
                <w:rStyle w:val="Hyperlink"/>
                <w:noProof/>
              </w:rPr>
              <w:t xml:space="preserve">8.0.1 </w:t>
            </w:r>
            <w:r w:rsidRPr="00346EBE">
              <w:rPr>
                <w:rStyle w:val="Hyperlink"/>
                <w:noProof/>
              </w:rPr>
              <w:t>识别字段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E9932BB" w14:textId="78B286B4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8" w:history="1">
            <w:r w:rsidRPr="00346EBE">
              <w:rPr>
                <w:rStyle w:val="Hyperlink"/>
                <w:noProof/>
              </w:rPr>
              <w:t xml:space="preserve">8.0.2 </w:t>
            </w:r>
            <w:r w:rsidRPr="00346EBE">
              <w:rPr>
                <w:rStyle w:val="Hyperlink"/>
                <w:noProof/>
              </w:rPr>
              <w:t>发票信息表字段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63C1085" w14:textId="72CF42EE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59" w:history="1">
            <w:r w:rsidRPr="00346EBE">
              <w:rPr>
                <w:rStyle w:val="Hyperlink"/>
                <w:noProof/>
              </w:rPr>
              <w:t xml:space="preserve">8.0.3 </w:t>
            </w:r>
            <w:r w:rsidRPr="00346EBE">
              <w:rPr>
                <w:rStyle w:val="Hyperlink"/>
                <w:noProof/>
              </w:rPr>
              <w:t>预报字段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95276F7" w14:textId="17910D08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60" w:history="1">
            <w:r w:rsidRPr="00346EBE">
              <w:rPr>
                <w:rStyle w:val="Hyperlink"/>
                <w:noProof/>
              </w:rPr>
              <w:t xml:space="preserve">8.0.4 </w:t>
            </w:r>
            <w:r w:rsidRPr="00346EBE">
              <w:rPr>
                <w:rStyle w:val="Hyperlink"/>
                <w:noProof/>
              </w:rPr>
              <w:t>按货物类别取值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BAAA17F" w14:textId="49AE6570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61" w:history="1">
            <w:r w:rsidRPr="00346EBE">
              <w:rPr>
                <w:rStyle w:val="Hyperlink"/>
                <w:noProof/>
              </w:rPr>
              <w:t xml:space="preserve">8.0.5 </w:t>
            </w:r>
            <w:r w:rsidRPr="00346EBE">
              <w:rPr>
                <w:rStyle w:val="Hyperlink"/>
                <w:noProof/>
              </w:rPr>
              <w:t>旧机电产品进口声明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C024EB8" w14:textId="502D16B0" w:rsidR="00D274E5" w:rsidRDefault="00D274E5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797462" w:history="1">
            <w:r w:rsidRPr="00346EBE">
              <w:rPr>
                <w:rStyle w:val="Hyperlink"/>
                <w:noProof/>
              </w:rPr>
              <w:t xml:space="preserve">8.0.6 </w:t>
            </w:r>
            <w:r w:rsidRPr="00346EBE">
              <w:rPr>
                <w:rStyle w:val="Hyperlink"/>
                <w:noProof/>
              </w:rPr>
              <w:t>业务大表取值列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F92AA8E" w14:textId="74282092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63" w:history="1">
            <w:r w:rsidRPr="00346EBE">
              <w:rPr>
                <w:rStyle w:val="Hyperlink"/>
                <w:noProof/>
              </w:rPr>
              <w:t xml:space="preserve">8.1 </w:t>
            </w:r>
            <w:r w:rsidRPr="00346EBE">
              <w:rPr>
                <w:rStyle w:val="Hyperlink"/>
                <w:noProof/>
              </w:rPr>
              <w:t>数据模型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8A5EEE3" w14:textId="55D34A15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64" w:history="1">
            <w:r w:rsidRPr="00346EBE">
              <w:rPr>
                <w:rStyle w:val="Hyperlink"/>
                <w:noProof/>
              </w:rPr>
              <w:t xml:space="preserve">8.2 </w:t>
            </w:r>
            <w:r w:rsidRPr="00346EBE">
              <w:rPr>
                <w:rStyle w:val="Hyperlink"/>
                <w:noProof/>
              </w:rPr>
              <w:t>接口（页面操作与后端动作）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0CA6A7C" w14:textId="6715E157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65" w:history="1">
            <w:r w:rsidRPr="00346EBE">
              <w:rPr>
                <w:rStyle w:val="Hyperlink"/>
                <w:noProof/>
              </w:rPr>
              <w:t>第九部分：平台能力分析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063DFBB" w14:textId="44D200EF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66" w:history="1">
            <w:r w:rsidRPr="00346EBE">
              <w:rPr>
                <w:rStyle w:val="Hyperlink"/>
                <w:noProof/>
              </w:rPr>
              <w:t>第十部分：非功能性需求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28AC3C2" w14:textId="49A9D9A4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67" w:history="1">
            <w:r w:rsidRPr="00346EBE">
              <w:rPr>
                <w:rStyle w:val="Hyperlink"/>
                <w:noProof/>
              </w:rPr>
              <w:t>第十一部分：约束与假设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0848D25" w14:textId="2BA14FF2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68" w:history="1">
            <w:r w:rsidRPr="00346EBE">
              <w:rPr>
                <w:rStyle w:val="Hyperlink"/>
                <w:noProof/>
              </w:rPr>
              <w:t>第十二部分：风险与待确认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827899B" w14:textId="0DEAC914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69" w:history="1">
            <w:r w:rsidRPr="00346EBE">
              <w:rPr>
                <w:rStyle w:val="Hyperlink"/>
                <w:noProof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FD6BC86" w14:textId="7D08FC95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70" w:history="1">
            <w:r w:rsidRPr="00346EBE">
              <w:rPr>
                <w:rStyle w:val="Hyperlink"/>
                <w:noProof/>
              </w:rPr>
              <w:t>待确认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C0B49E1" w14:textId="0783E581" w:rsidR="00D274E5" w:rsidRDefault="00D274E5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797471" w:history="1">
            <w:r w:rsidRPr="00346EBE">
              <w:rPr>
                <w:rStyle w:val="Hyperlink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81E177A" w14:textId="578CBBC9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72" w:history="1">
            <w:r w:rsidRPr="00346EBE">
              <w:rPr>
                <w:rStyle w:val="Hyperlink"/>
                <w:noProof/>
              </w:rPr>
              <w:t>附录</w:t>
            </w:r>
            <w:r w:rsidRPr="00346EBE">
              <w:rPr>
                <w:rStyle w:val="Hyperlink"/>
                <w:noProof/>
              </w:rPr>
              <w:t xml:space="preserve"> A</w:t>
            </w:r>
            <w:r w:rsidRPr="00346EBE">
              <w:rPr>
                <w:rStyle w:val="Hyperlink"/>
                <w:noProof/>
              </w:rPr>
              <w:t>：</w:t>
            </w:r>
            <w:r w:rsidRPr="00346EBE">
              <w:rPr>
                <w:rStyle w:val="Hyperlink"/>
                <w:noProof/>
              </w:rPr>
              <w:t xml:space="preserve">PN list </w:t>
            </w:r>
            <w:r w:rsidRPr="00346EBE">
              <w:rPr>
                <w:rStyle w:val="Hyperlink"/>
                <w:noProof/>
              </w:rPr>
              <w:t>初始数据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5777BE3" w14:textId="064F7042" w:rsidR="00D274E5" w:rsidRDefault="00D274E5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797473" w:history="1">
            <w:r w:rsidRPr="00346EBE">
              <w:rPr>
                <w:rStyle w:val="Hyperlink"/>
                <w:noProof/>
              </w:rPr>
              <w:t>附录</w:t>
            </w:r>
            <w:r w:rsidRPr="00346EBE">
              <w:rPr>
                <w:rStyle w:val="Hyperlink"/>
                <w:noProof/>
              </w:rPr>
              <w:t xml:space="preserve"> B</w:t>
            </w:r>
            <w:r w:rsidRPr="00346EBE">
              <w:rPr>
                <w:rStyle w:val="Hyperlink"/>
                <w:noProof/>
              </w:rPr>
              <w:t>：票文件夹命名示例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472E719" w14:textId="13D881C5" w:rsidR="00357BE4" w:rsidRDefault="009F6C1D">
          <w:r>
            <w:fldChar w:fldCharType="end"/>
          </w:r>
        </w:p>
      </w:sdtContent>
    </w:sdt>
    <w:p w14:paraId="5472E71A" w14:textId="77777777" w:rsidR="00357BE4" w:rsidRDefault="009F6C1D">
      <w:r>
        <w:br w:type="page"/>
      </w:r>
    </w:p>
    <w:p w14:paraId="5472E71B" w14:textId="77777777" w:rsidR="00357BE4" w:rsidRDefault="009F6C1D">
      <w:pPr>
        <w:pStyle w:val="Heading1"/>
      </w:pPr>
      <w:bookmarkStart w:id="2" w:name="_Toc242797399"/>
      <w:r>
        <w:lastRenderedPageBreak/>
        <w:t>第一部分：产品概述</w:t>
      </w:r>
      <w:bookmarkEnd w:id="2"/>
    </w:p>
    <w:p w14:paraId="5472E71C" w14:textId="77777777" w:rsidR="00357BE4" w:rsidRDefault="009F6C1D">
      <w:pPr>
        <w:pStyle w:val="Heading2"/>
      </w:pPr>
      <w:bookmarkStart w:id="3" w:name="_Toc242797400"/>
      <w:r>
        <w:t>1.1 产品定义</w:t>
      </w:r>
      <w:bookmarkEnd w:id="3"/>
    </w:p>
    <w:p w14:paraId="5472E71D" w14:textId="77777777" w:rsidR="00357BE4" w:rsidRDefault="009F6C1D">
      <w:pPr>
        <w:spacing w:after="80"/>
      </w:pPr>
      <w:r>
        <w:rPr>
          <w:rFonts w:eastAsia="微软雅黑"/>
        </w:rPr>
        <w:t>Fedex 发来 X-entry 诊断仪预报邮件后，系统自动完成：下载 PDF 附件并归档 → 识别运单与发票，判定货物类别 → 查 PN，填写发票信息表 → 在 IES+ 导入发票、生成预报、填写 Remark、上传 PDF → 纯旧货准备原出口报关单、盖章文件与旧机电产品进口声明 → 命名存档。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8741"/>
      </w:tblGrid>
      <w:tr w:rsidR="00357BE4" w14:paraId="5472E720" w14:textId="77777777">
        <w:trPr>
          <w:cantSplit/>
          <w:tblHeader/>
        </w:trPr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产品部分</w:t>
            </w:r>
          </w:p>
        </w:tc>
        <w:tc>
          <w:tcPr>
            <w:tcW w:w="8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1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职责</w:t>
            </w:r>
          </w:p>
        </w:tc>
      </w:tr>
      <w:tr w:rsidR="00357BE4" w14:paraId="5472E723" w14:textId="77777777">
        <w:trPr>
          <w:cantSplit/>
        </w:trPr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Portal</w:t>
            </w:r>
          </w:p>
        </w:tc>
        <w:tc>
          <w:tcPr>
            <w:tcW w:w="8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查看处理结果；原始 PDF 与发票补传；字段修正；重跑；维护监听规则、模板配置、映射表配置；浏览归档</w:t>
            </w:r>
          </w:p>
        </w:tc>
      </w:tr>
      <w:tr w:rsidR="00357BE4" w14:paraId="5472E726" w14:textId="77777777">
        <w:trPr>
          <w:cantSplit/>
        </w:trPr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RPA</w:t>
            </w:r>
          </w:p>
        </w:tc>
        <w:tc>
          <w:tcPr>
            <w:tcW w:w="8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执行邮件处理、OCR 识别、查表、填表、IES+ 操作、旧货文件准备、归档</w:t>
            </w:r>
          </w:p>
        </w:tc>
      </w:tr>
    </w:tbl>
    <w:p w14:paraId="5472E727" w14:textId="77777777" w:rsidR="00357BE4" w:rsidRDefault="00357BE4">
      <w:pPr>
        <w:spacing w:after="80"/>
      </w:pPr>
    </w:p>
    <w:p w14:paraId="5472E728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处理单位：一封预报邮件 = 一份 PDF = 一票货 = 一个任务。</w:t>
      </w:r>
    </w:p>
    <w:p w14:paraId="5472E729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任务标识：运单主页 Hawb。</w:t>
      </w:r>
    </w:p>
    <w:p w14:paraId="5472E72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使用端：PC Web。</w:t>
      </w:r>
    </w:p>
    <w:p w14:paraId="5472E72B" w14:textId="77777777" w:rsidR="00357BE4" w:rsidRDefault="009F6C1D">
      <w:pPr>
        <w:pStyle w:val="Heading2"/>
      </w:pPr>
      <w:bookmarkStart w:id="4" w:name="_Toc242797401"/>
      <w:r>
        <w:t>1.2 产品愿景</w:t>
      </w:r>
      <w:bookmarkEnd w:id="4"/>
    </w:p>
    <w:p w14:paraId="5472E72C" w14:textId="77777777" w:rsidR="00357BE4" w:rsidRDefault="009F6C1D">
      <w:pPr>
        <w:spacing w:after="80"/>
      </w:pPr>
      <w:r>
        <w:rPr>
          <w:rFonts w:eastAsia="微软雅黑"/>
        </w:rPr>
        <w:t>业务人员只处理“待人工处理”的票，其余由系统自动完成。</w:t>
      </w:r>
    </w:p>
    <w:p w14:paraId="5472E72D" w14:textId="77777777" w:rsidR="00357BE4" w:rsidRDefault="009F6C1D">
      <w:pPr>
        <w:pStyle w:val="Heading2"/>
      </w:pPr>
      <w:bookmarkStart w:id="5" w:name="_Toc242797402"/>
      <w:r>
        <w:t>1.3 核心价值</w:t>
      </w:r>
      <w:bookmarkEnd w:id="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9120"/>
      </w:tblGrid>
      <w:tr w:rsidR="00357BE4" w14:paraId="5472E730" w14:textId="77777777">
        <w:trPr>
          <w:cantSplit/>
          <w:tblHeader/>
        </w:trPr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价值</w:t>
            </w:r>
          </w:p>
        </w:tc>
        <w:tc>
          <w:tcPr>
            <w:tcW w:w="9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2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357BE4" w14:paraId="5472E733" w14:textId="77777777">
        <w:trPr>
          <w:cantSplit/>
        </w:trPr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效率</w:t>
            </w:r>
          </w:p>
        </w:tc>
        <w:tc>
          <w:tcPr>
            <w:tcW w:w="9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单据识别、货物类别判定、PN 查表、发票信息表填写、IES+ 操作、旧货文件准备、归档由 RPA 执行</w:t>
            </w:r>
          </w:p>
        </w:tc>
      </w:tr>
      <w:tr w:rsidR="00357BE4" w14:paraId="5472E736" w14:textId="77777777">
        <w:trPr>
          <w:cantSplit/>
        </w:trPr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准确</w:t>
            </w:r>
          </w:p>
        </w:tc>
        <w:tc>
          <w:tcPr>
            <w:tcW w:w="9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运单与发票 Hawb 比对、纯旧货 Serial number 比对，不一致时停止转人工</w:t>
            </w:r>
          </w:p>
        </w:tc>
      </w:tr>
      <w:tr w:rsidR="00357BE4" w14:paraId="5472E739" w14:textId="77777777">
        <w:trPr>
          <w:cantSplit/>
        </w:trPr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可追溯</w:t>
            </w:r>
          </w:p>
        </w:tc>
        <w:tc>
          <w:tcPr>
            <w:tcW w:w="9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每票保留原始 PDF、发票信息表、旧货文件、各节点状态和操作日志</w:t>
            </w:r>
          </w:p>
        </w:tc>
      </w:tr>
    </w:tbl>
    <w:p w14:paraId="5472E73A" w14:textId="77777777" w:rsidR="00357BE4" w:rsidRDefault="00357BE4">
      <w:pPr>
        <w:spacing w:after="80"/>
      </w:pPr>
    </w:p>
    <w:p w14:paraId="5472E73B" w14:textId="77777777" w:rsidR="00357BE4" w:rsidRDefault="009F6C1D">
      <w:pPr>
        <w:pStyle w:val="Heading2"/>
      </w:pPr>
      <w:bookmarkStart w:id="6" w:name="_Toc242797403"/>
      <w:r>
        <w:t>1.4 产品范围</w:t>
      </w:r>
      <w:bookmarkEnd w:id="6"/>
    </w:p>
    <w:p w14:paraId="5472E73C" w14:textId="77777777" w:rsidR="00357BE4" w:rsidRDefault="009F6C1D">
      <w:pPr>
        <w:pStyle w:val="Heading3"/>
      </w:pPr>
      <w:bookmarkStart w:id="7" w:name="_Toc242797404"/>
      <w:r>
        <w:t>包含范围</w:t>
      </w:r>
      <w:bookmarkEnd w:id="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8436"/>
      </w:tblGrid>
      <w:tr w:rsidR="00357BE4" w14:paraId="5472E73F" w14:textId="77777777">
        <w:trPr>
          <w:cantSplit/>
          <w:tblHeader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3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742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 张统计卡</w:t>
            </w:r>
          </w:p>
        </w:tc>
      </w:tr>
      <w:tr w:rsidR="00357BE4" w14:paraId="5472E745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任务列表、筛选、新建任务、批量重跑、导出列表</w:t>
            </w:r>
          </w:p>
        </w:tc>
      </w:tr>
      <w:tr w:rsidR="00357BE4" w14:paraId="5472E748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节点轨迹、字段修正、原文预览、整单重跑、从此节点重跑</w:t>
            </w:r>
          </w:p>
        </w:tc>
      </w:tr>
      <w:tr w:rsidR="00357BE4" w14:paraId="5472E74B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原始 PDF 与发票补传</w:t>
            </w:r>
          </w:p>
        </w:tc>
      </w:tr>
      <w:tr w:rsidR="00357BE4" w14:paraId="5472E74E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监听规则</w:t>
            </w:r>
          </w:p>
        </w:tc>
      </w:tr>
      <w:tr w:rsidR="00357BE4" w14:paraId="5472E751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4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模板配置、映射表配置、共享盘监听</w:t>
            </w:r>
          </w:p>
        </w:tc>
      </w:tr>
      <w:tr w:rsidR="00357BE4" w14:paraId="5472E754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lastRenderedPageBreak/>
              <w:t>Share Point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归档文件浏览</w:t>
            </w:r>
          </w:p>
        </w:tc>
      </w:tr>
      <w:tr w:rsidR="00357BE4" w14:paraId="5472E757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待人工处理提醒</w:t>
            </w:r>
          </w:p>
        </w:tc>
      </w:tr>
      <w:tr w:rsidR="00357BE4" w14:paraId="5472E75A" w14:textId="77777777">
        <w:trPr>
          <w:cantSplit/>
        </w:trPr>
        <w:tc>
          <w:tcPr>
            <w:tcW w:w="1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RPA</w:t>
            </w:r>
          </w:p>
        </w:tc>
        <w:tc>
          <w:tcPr>
            <w:tcW w:w="8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5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捕捉邮件 → N2 附件归档 → N3 发票齐备校验 → N4 OCR 识别 + HAWB 比对 → N5 新旧货判定 → N6 填写发票信息表 → N7 导入发票信息表 → N8 生成预报 → N9 预报 Remark → N10 存档 PDF → N11 纯旧货文件准备 → N12 命名存档</w:t>
            </w:r>
          </w:p>
        </w:tc>
      </w:tr>
    </w:tbl>
    <w:p w14:paraId="5472E75B" w14:textId="77777777" w:rsidR="00357BE4" w:rsidRDefault="00357BE4">
      <w:pPr>
        <w:spacing w:after="80"/>
      </w:pPr>
    </w:p>
    <w:p w14:paraId="5472E75C" w14:textId="77777777" w:rsidR="00357BE4" w:rsidRDefault="009F6C1D">
      <w:pPr>
        <w:pStyle w:val="Heading3"/>
      </w:pPr>
      <w:bookmarkStart w:id="8" w:name="_Toc242797405"/>
      <w:r>
        <w:t>不包含范围</w:t>
      </w:r>
      <w:bookmarkEnd w:id="8"/>
    </w:p>
    <w:p w14:paraId="5472E75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IES+、Fedex 邮件系统改造。</w:t>
      </w:r>
    </w:p>
    <w:p w14:paraId="5472E75E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旧货文件上传 IES+。</w:t>
      </w:r>
    </w:p>
    <w:p w14:paraId="5472E75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发送通知邮件。</w:t>
      </w:r>
    </w:p>
    <w:p w14:paraId="5472E760" w14:textId="77777777" w:rsidR="00357BE4" w:rsidRDefault="009F6C1D">
      <w:r>
        <w:br w:type="page"/>
      </w:r>
    </w:p>
    <w:p w14:paraId="5472E761" w14:textId="77777777" w:rsidR="00357BE4" w:rsidRDefault="009F6C1D">
      <w:pPr>
        <w:pStyle w:val="Heading1"/>
      </w:pPr>
      <w:bookmarkStart w:id="9" w:name="_Toc242797406"/>
      <w:r>
        <w:lastRenderedPageBreak/>
        <w:t>第二部分：业务背景与目标</w:t>
      </w:r>
      <w:bookmarkEnd w:id="9"/>
    </w:p>
    <w:p w14:paraId="5472E762" w14:textId="77777777" w:rsidR="00357BE4" w:rsidRDefault="009F6C1D">
      <w:pPr>
        <w:pStyle w:val="Heading2"/>
      </w:pPr>
      <w:bookmarkStart w:id="10" w:name="_Toc242797407"/>
      <w:r>
        <w:t>2.1 业务问题</w:t>
      </w:r>
      <w:bookmarkEnd w:id="10"/>
    </w:p>
    <w:p w14:paraId="5472E763" w14:textId="77777777" w:rsidR="00357BE4" w:rsidRDefault="009F6C1D">
      <w:pPr>
        <w:spacing w:after="80"/>
      </w:pPr>
      <w:r>
        <w:rPr>
          <w:rFonts w:eastAsia="微软雅黑"/>
        </w:rPr>
        <w:t>业务人员原来对每封预报邮件手工完成：</w:t>
      </w:r>
    </w:p>
    <w:p w14:paraId="5472E764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1. 从邮件下载 PDF 附件（运单主页、运单附页、发票），存到指定位置。</w:t>
      </w:r>
    </w:p>
    <w:p w14:paraId="5472E765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核对运单与发票的 Hawb，判断是否同一套单据。</w:t>
      </w:r>
    </w:p>
    <w:p w14:paraId="5472E766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3. 按 Order type 与 SN 位置判断新货 / 旧货 / GLC 补货的旧货，查 PN list、诊断仪大表或追踪大表得到 PN。</w:t>
      </w:r>
    </w:p>
    <w:p w14:paraId="5472E767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4. 对照图片版 PDF 填写发票信息表（INV 表头、INV 表体、DN 表头、DN 表体）。</w:t>
      </w:r>
    </w:p>
    <w:p w14:paraId="5472E768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5. 登录 IES+ 导入发票信息表，维护 Remark1 / Remark2，生成预报并录入字段，维护预报 Remark，上传 PDF。</w:t>
      </w:r>
    </w:p>
    <w:p w14:paraId="5472E769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6. 纯旧货：查 Warranty 大表找最后一次出口运单，到 T 盘找原出口报关单与盖章文件，填写旧机电产品进口声明，核对 Serial number。</w:t>
      </w:r>
    </w:p>
    <w:p w14:paraId="5472E76A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7. 按 SN、品名、新旧、HAWB 命名文件夹存档。</w:t>
      </w:r>
    </w:p>
    <w:p w14:paraId="5472E76B" w14:textId="77777777" w:rsidR="00357BE4" w:rsidRDefault="009F6C1D">
      <w:pPr>
        <w:pStyle w:val="Heading2"/>
      </w:pPr>
      <w:bookmarkStart w:id="11" w:name="_Toc242797408"/>
      <w:r>
        <w:t>2.2 业务目标</w:t>
      </w:r>
      <w:bookmarkEnd w:id="1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8609"/>
      </w:tblGrid>
      <w:tr w:rsidR="00357BE4" w14:paraId="5472E76E" w14:textId="77777777">
        <w:trPr>
          <w:cantSplit/>
          <w:tblHeader/>
        </w:trPr>
        <w:tc>
          <w:tcPr>
            <w:tcW w:w="1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6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8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6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357BE4" w14:paraId="5472E771" w14:textId="77777777">
        <w:trPr>
          <w:cantSplit/>
        </w:trPr>
        <w:tc>
          <w:tcPr>
            <w:tcW w:w="1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6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自动执行</w:t>
            </w:r>
          </w:p>
        </w:tc>
        <w:tc>
          <w:tcPr>
            <w:tcW w:w="8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以上 7 步由 RPA 执行，业务人员只处理“待人工处理”的票</w:t>
            </w:r>
          </w:p>
        </w:tc>
      </w:tr>
      <w:tr w:rsidR="00357BE4" w14:paraId="5472E774" w14:textId="77777777">
        <w:trPr>
          <w:cantSplit/>
        </w:trPr>
        <w:tc>
          <w:tcPr>
            <w:tcW w:w="1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时效</w:t>
            </w:r>
          </w:p>
        </w:tc>
        <w:tc>
          <w:tcPr>
            <w:tcW w:w="8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邮件到达到运行完成不超过半天</w:t>
            </w:r>
          </w:p>
        </w:tc>
      </w:tr>
      <w:tr w:rsidR="00357BE4" w14:paraId="5472E777" w14:textId="77777777">
        <w:trPr>
          <w:cantSplit/>
        </w:trPr>
        <w:tc>
          <w:tcPr>
            <w:tcW w:w="1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可追溯</w:t>
            </w:r>
          </w:p>
        </w:tc>
        <w:tc>
          <w:tcPr>
            <w:tcW w:w="86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每票保留原始 PDF、发票信息表、旧货文件、各节点状态和操作日志</w:t>
            </w:r>
          </w:p>
        </w:tc>
      </w:tr>
    </w:tbl>
    <w:p w14:paraId="5472E778" w14:textId="77777777" w:rsidR="00357BE4" w:rsidRDefault="00357BE4">
      <w:pPr>
        <w:spacing w:after="80"/>
      </w:pPr>
    </w:p>
    <w:p w14:paraId="5472E779" w14:textId="77777777" w:rsidR="00357BE4" w:rsidRDefault="009F6C1D">
      <w:r>
        <w:br w:type="page"/>
      </w:r>
    </w:p>
    <w:p w14:paraId="5472E77A" w14:textId="77777777" w:rsidR="00357BE4" w:rsidRDefault="009F6C1D">
      <w:pPr>
        <w:pStyle w:val="Heading1"/>
      </w:pPr>
      <w:bookmarkStart w:id="12" w:name="_Toc242797409"/>
      <w:r>
        <w:lastRenderedPageBreak/>
        <w:t>第三部分：用户角色与权限</w:t>
      </w:r>
      <w:bookmarkEnd w:id="12"/>
    </w:p>
    <w:p w14:paraId="5472E77B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身份认证：Alice SSO。</w:t>
      </w:r>
    </w:p>
    <w:p w14:paraId="5472E77C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角色与权限：按母系统 ServiceNext 设置。</w:t>
      </w:r>
    </w:p>
    <w:p w14:paraId="5472E77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下列操作需授权，对应角色待确认：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7"/>
        <w:gridCol w:w="7419"/>
      </w:tblGrid>
      <w:tr w:rsidR="00357BE4" w14:paraId="5472E780" w14:textId="77777777">
        <w:trPr>
          <w:cantSplit/>
          <w:tblHeader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7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</w:tr>
      <w:tr w:rsidR="00357BE4" w14:paraId="5472E783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新建任务、批量重跑、导出列表</w:t>
            </w:r>
          </w:p>
        </w:tc>
      </w:tr>
      <w:tr w:rsidR="00357BE4" w14:paraId="5472E786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整单重跑、从此节点重跑、字段修正</w:t>
            </w:r>
          </w:p>
        </w:tc>
      </w:tr>
      <w:tr w:rsidR="00357BE4" w14:paraId="5472E789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上传数据</w:t>
            </w:r>
          </w:p>
        </w:tc>
      </w:tr>
      <w:tr w:rsidR="00357BE4" w14:paraId="5472E78C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新建规则、编辑、试运行、启用</w:t>
            </w:r>
          </w:p>
        </w:tc>
      </w:tr>
      <w:tr w:rsidR="00357BE4" w14:paraId="5472E78F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8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模板配置：查看、上传、删除；映射表配置：编辑、删除</w:t>
            </w:r>
          </w:p>
        </w:tc>
      </w:tr>
      <w:tr w:rsidR="00357BE4" w14:paraId="5472E792" w14:textId="77777777">
        <w:trPr>
          <w:cantSplit/>
        </w:trPr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Share Point</w:t>
            </w:r>
          </w:p>
        </w:tc>
        <w:tc>
          <w:tcPr>
            <w:tcW w:w="7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下载、复制路径</w:t>
            </w:r>
          </w:p>
        </w:tc>
      </w:tr>
    </w:tbl>
    <w:p w14:paraId="5472E793" w14:textId="77777777" w:rsidR="00357BE4" w:rsidRDefault="00357BE4">
      <w:pPr>
        <w:spacing w:after="80"/>
      </w:pPr>
    </w:p>
    <w:p w14:paraId="5472E794" w14:textId="77777777" w:rsidR="00357BE4" w:rsidRDefault="009F6C1D">
      <w:pPr>
        <w:spacing w:after="80"/>
      </w:pPr>
      <w:r>
        <w:rPr>
          <w:rFonts w:eastAsia="微软雅黑"/>
          <w:b/>
          <w:bCs/>
        </w:rPr>
        <w:t>这个 part 需要全平台统一确认</w:t>
      </w:r>
    </w:p>
    <w:p w14:paraId="5472E795" w14:textId="77777777" w:rsidR="00357BE4" w:rsidRDefault="009F6C1D">
      <w:r>
        <w:br w:type="page"/>
      </w:r>
    </w:p>
    <w:p w14:paraId="5472E796" w14:textId="77777777" w:rsidR="00357BE4" w:rsidRDefault="009F6C1D">
      <w:pPr>
        <w:pStyle w:val="Heading1"/>
      </w:pPr>
      <w:bookmarkStart w:id="13" w:name="_Toc242797410"/>
      <w:r>
        <w:lastRenderedPageBreak/>
        <w:t>第四部分：术语定义</w:t>
      </w:r>
      <w:bookmarkEnd w:id="13"/>
    </w:p>
    <w:p w14:paraId="5472E797" w14:textId="77777777" w:rsidR="00357BE4" w:rsidRDefault="009F6C1D">
      <w:pPr>
        <w:pStyle w:val="Heading2"/>
      </w:pPr>
      <w:bookmarkStart w:id="14" w:name="_Toc242797411"/>
      <w:r>
        <w:t>4.1 业务术语</w:t>
      </w:r>
      <w:bookmarkEnd w:id="1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8318"/>
      </w:tblGrid>
      <w:tr w:rsidR="00357BE4" w14:paraId="5472E79A" w14:textId="77777777">
        <w:trPr>
          <w:cantSplit/>
          <w:tblHeader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357BE4" w14:paraId="5472E79D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X-entry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奔驰诊断仪（XENTRY Diagnosis Kit / Pad 等）及配件的进口业务</w:t>
            </w:r>
          </w:p>
        </w:tc>
      </w:tr>
      <w:tr w:rsidR="00357BE4" w14:paraId="5472E7A0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Forwarder / Fedex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9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发送预报邮件的货代，目前为 Fedex</w:t>
            </w:r>
          </w:p>
        </w:tc>
      </w:tr>
      <w:tr w:rsidR="00357BE4" w14:paraId="5472E7A3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预报邮件的附件，图片版 PDF，通常包含运单主页、运单附页、发票</w:t>
            </w:r>
          </w:p>
        </w:tc>
      </w:tr>
      <w:tr w:rsidR="00357BE4" w14:paraId="5472E7A6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运单主页 / 运单附页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Fedex 运单第一页 / 标签页；主页有 Hawb，附页有 Master</w:t>
            </w:r>
          </w:p>
        </w:tc>
      </w:tr>
      <w:tr w:rsidR="00357BE4" w14:paraId="5472E7A9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HAWB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分运单号；运单主页 Hawb 为任务标识</w:t>
            </w:r>
          </w:p>
        </w:tc>
      </w:tr>
      <w:tr w:rsidR="00357BE4" w14:paraId="5472E7AC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Master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运单附页上的运单号，去除空格后与 Hawb 比对</w:t>
            </w:r>
          </w:p>
        </w:tc>
      </w:tr>
      <w:tr w:rsidR="00357BE4" w14:paraId="5472E7AF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DN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A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发票页 Our delivery note number</w:t>
            </w:r>
          </w:p>
        </w:tc>
      </w:tr>
      <w:tr w:rsidR="00357BE4" w14:paraId="5472E7B2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 / System number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设备系统号；纯旧货在发票右上角，新货在配件信息部分，GLC 补货的旧货在品名下</w:t>
            </w:r>
          </w:p>
        </w:tc>
      </w:tr>
      <w:tr w:rsidR="00357BE4" w14:paraId="5472E7B5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Serial number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设备硬件序列号；纯旧货比对发票与原出口报关单，并填入旧机电产品进口声明</w:t>
            </w:r>
          </w:p>
        </w:tc>
      </w:tr>
      <w:tr w:rsidR="00357BE4" w14:paraId="5472E7B8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type 为 New order（或同义德语 / 英语）</w:t>
            </w:r>
          </w:p>
        </w:tc>
      </w:tr>
      <w:tr w:rsidR="00357BE4" w14:paraId="5472E7BB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loaner pool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新货中作为备用机采购的货物，Article no 与 New order 相同，PN 不同</w:t>
            </w:r>
          </w:p>
        </w:tc>
      </w:tr>
      <w:tr w:rsidR="00357BE4" w14:paraId="5472E7BE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 补货的旧货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品名下有 SN，Order type 不是 repair 和 New order（通常为 service kulanz），德国补偿的货物</w:t>
            </w:r>
          </w:p>
        </w:tc>
      </w:tr>
      <w:tr w:rsidR="00357BE4" w14:paraId="5472E7C1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B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维修回来的旧货，Order type 为 Service Customer Repaired（或同义）；除新货与 GLC 补货的旧货外均为纯旧货</w:t>
            </w:r>
          </w:p>
        </w:tc>
      </w:tr>
      <w:tr w:rsidR="00357BE4" w14:paraId="5472E7C4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Article no / PN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发票上的商品号 / 填入发票信息表的 Part Number；Article no 即 PN list 的 Item No</w:t>
            </w:r>
          </w:p>
        </w:tc>
      </w:tr>
      <w:tr w:rsidR="00357BE4" w14:paraId="5472E7C7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Article no → Part number 对照表，每年更新</w:t>
            </w:r>
          </w:p>
        </w:tc>
      </w:tr>
      <w:tr w:rsidR="00357BE4" w14:paraId="5472E7CA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诊断仪大表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2025-08-08 之后进口的设备记录，含 ID No. (order to GSP)、Loaner pool、System No.、Part NO.</w:t>
            </w:r>
          </w:p>
        </w:tc>
      </w:tr>
      <w:tr w:rsidR="00357BE4" w14:paraId="5472E7CD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追踪大表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2025-08-08 之前进口的设备记录（Star D orders），含 System No.、Part No.</w:t>
            </w:r>
          </w:p>
        </w:tc>
      </w:tr>
      <w:tr w:rsidR="00357BE4" w14:paraId="5472E7D0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Warranty 大表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C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设备出口维修记录，含 System No、DHL/SF No. (Out)、DHL/ Local repair pick up date</w:t>
            </w:r>
          </w:p>
        </w:tc>
      </w:tr>
      <w:tr w:rsidR="00357BE4" w14:paraId="5472E7D3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发票导入模板，含 4 个 sheet：导入模板-INV 表头 / 导入模板-INV 表体 / 导入模板-DN表头 / 导入模板-DN表体</w:t>
            </w:r>
          </w:p>
        </w:tc>
      </w:tr>
      <w:tr w:rsidR="00357BE4" w14:paraId="5472E7D6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原出口报关单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纯旧货最后一次出口维修时的出口报关单，存于 T 盘出口文件夹</w:t>
            </w:r>
          </w:p>
        </w:tc>
      </w:tr>
      <w:tr w:rsidR="00357BE4" w14:paraId="5472E7D9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盖章文件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出口文件夹下 4 份盖章文件：盖章版 return label、维修 letter、给海关的情况说明、原进口报关单</w:t>
            </w:r>
          </w:p>
        </w:tc>
      </w:tr>
      <w:tr w:rsidR="00357BE4" w14:paraId="5472E7DC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旧机电产品进口声明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纯旧货进口时提交的声明文件</w:t>
            </w:r>
          </w:p>
        </w:tc>
      </w:tr>
      <w:tr w:rsidR="00357BE4" w14:paraId="5472E7DF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运行日期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系统处理该票的日期，Share Point 一级目录</w:t>
            </w:r>
          </w:p>
        </w:tc>
      </w:tr>
      <w:tr w:rsidR="00357BE4" w14:paraId="5472E7E2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 / 执行实例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任务对应一票货；每次执行生成一个执行实例（R#1、R#2…），重跑生成新实例，历史实例只读</w:t>
            </w:r>
          </w:p>
        </w:tc>
      </w:tr>
      <w:tr w:rsidR="00357BE4" w14:paraId="5472E7E5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原始 PDF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补传时上传的运单主页 + 运单附页 PDF</w:t>
            </w:r>
          </w:p>
        </w:tc>
      </w:tr>
      <w:tr w:rsidR="00357BE4" w14:paraId="5472E7E8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业务大表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诊断仪大表、追踪大表、Warranty 大表的统称</w:t>
            </w:r>
          </w:p>
        </w:tc>
      </w:tr>
      <w:tr w:rsidR="00357BE4" w14:paraId="5472E7EB" w14:textId="77777777">
        <w:trPr>
          <w:cantSplit/>
        </w:trPr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</w:t>
            </w:r>
          </w:p>
        </w:tc>
        <w:tc>
          <w:tcPr>
            <w:tcW w:w="8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list、原产地二字码转义表、预报固定值的统称</w:t>
            </w:r>
          </w:p>
        </w:tc>
      </w:tr>
    </w:tbl>
    <w:p w14:paraId="5472E7EC" w14:textId="77777777" w:rsidR="00357BE4" w:rsidRDefault="00357BE4">
      <w:pPr>
        <w:spacing w:after="80"/>
      </w:pPr>
    </w:p>
    <w:p w14:paraId="5472E7ED" w14:textId="77777777" w:rsidR="00357BE4" w:rsidRDefault="009F6C1D">
      <w:pPr>
        <w:pStyle w:val="Heading2"/>
      </w:pPr>
      <w:bookmarkStart w:id="15" w:name="_Toc242797412"/>
      <w:r>
        <w:lastRenderedPageBreak/>
        <w:t>4.2 页面与功能名称</w:t>
      </w:r>
      <w:bookmarkEnd w:id="15"/>
    </w:p>
    <w:p w14:paraId="5472E7EE" w14:textId="77777777" w:rsidR="00357BE4" w:rsidRDefault="009F6C1D">
      <w:pPr>
        <w:spacing w:after="80"/>
      </w:pPr>
      <w:r>
        <w:rPr>
          <w:rFonts w:eastAsia="微软雅黑"/>
        </w:rPr>
        <w:t>以下为固定名称，页面文字、PRD、开发与测试统一使用，不再变动。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4476"/>
        <w:gridCol w:w="3388"/>
      </w:tblGrid>
      <w:tr w:rsidR="00357BE4" w14:paraId="5472E7F2" w14:textId="77777777">
        <w:trPr>
          <w:cantSplit/>
          <w:tblHeader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E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功能名称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位置</w:t>
            </w:r>
          </w:p>
        </w:tc>
      </w:tr>
      <w:tr w:rsidR="00357BE4" w14:paraId="5472E7F6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总任务数 / 已完成数 / 执行中 / 待人工处理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统计卡</w:t>
            </w:r>
          </w:p>
        </w:tc>
      </w:tr>
      <w:tr w:rsidR="00357BE4" w14:paraId="5472E7FA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新建任务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页头按钮</w:t>
            </w:r>
          </w:p>
        </w:tc>
      </w:tr>
      <w:tr w:rsidR="00357BE4" w14:paraId="5472E7FE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导出列表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页头按钮</w:t>
            </w:r>
          </w:p>
        </w:tc>
      </w:tr>
      <w:tr w:rsidR="00357BE4" w14:paraId="5472E802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7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批量重跑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勾选任务后出现</w:t>
            </w:r>
          </w:p>
        </w:tc>
      </w:tr>
      <w:tr w:rsidR="00357BE4" w14:paraId="5472E806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整单重跑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失败时页头按钮</w:t>
            </w:r>
          </w:p>
        </w:tc>
      </w:tr>
      <w:tr w:rsidR="00357BE4" w14:paraId="5472E80A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上传文件/整单重跑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有差异时页头按钮</w:t>
            </w:r>
          </w:p>
        </w:tc>
      </w:tr>
      <w:tr w:rsidR="00357BE4" w14:paraId="5472E80E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从此节点重跑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节点工作区，失败 / 有差异节点</w:t>
            </w:r>
          </w:p>
        </w:tc>
      </w:tr>
      <w:tr w:rsidR="00357BE4" w14:paraId="5472E812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查看差异字段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有差异横幅</w:t>
            </w:r>
          </w:p>
        </w:tc>
      </w:tr>
      <w:tr w:rsidR="00357BE4" w14:paraId="5472E816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字段修正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字段行“修正”→“保存并留痕”</w:t>
            </w:r>
          </w:p>
        </w:tc>
      </w:tr>
      <w:tr w:rsidR="00357BE4" w14:paraId="5472E81A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定位 / 下载附件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字段行 / 原文预览</w:t>
            </w:r>
          </w:p>
        </w:tc>
      </w:tr>
      <w:tr w:rsidR="00357BE4" w14:paraId="5472E81E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原始 PDF 与发票补传（正文简称“补传”）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页头“上传数据”</w:t>
            </w:r>
          </w:p>
        </w:tc>
      </w:tr>
      <w:tr w:rsidR="00357BE4" w14:paraId="5472E822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1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监听规则：新建规则 / 编辑 / 试运行 / 启用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监听规则列表</w:t>
            </w:r>
          </w:p>
        </w:tc>
      </w:tr>
      <w:tr w:rsidR="00357BE4" w14:paraId="5472E826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模板配置：查看 / 上传 / 删除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模板配置列表</w:t>
            </w:r>
          </w:p>
        </w:tc>
      </w:tr>
      <w:tr w:rsidR="00357BE4" w14:paraId="5472E82A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映射表配置：编辑 / 删除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映射表配置列表</w:t>
            </w:r>
          </w:p>
        </w:tc>
      </w:tr>
      <w:tr w:rsidR="00357BE4" w14:paraId="5472E82E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共享盘监听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本 Case 置灰</w:t>
            </w:r>
          </w:p>
        </w:tc>
      </w:tr>
      <w:tr w:rsidR="00357BE4" w14:paraId="5472E832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2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Share Point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下载 / 复制路径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文件列表</w:t>
            </w:r>
          </w:p>
        </w:tc>
      </w:tr>
      <w:tr w:rsidR="00357BE4" w14:paraId="5472E836" w14:textId="77777777">
        <w:trPr>
          <w:cantSplit/>
        </w:trPr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4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全部已读</w:t>
            </w:r>
          </w:p>
        </w:tc>
        <w:tc>
          <w:tcPr>
            <w:tcW w:w="33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页头</w:t>
            </w:r>
          </w:p>
        </w:tc>
      </w:tr>
    </w:tbl>
    <w:p w14:paraId="5472E837" w14:textId="77777777" w:rsidR="00357BE4" w:rsidRDefault="00357BE4">
      <w:pPr>
        <w:spacing w:after="80"/>
      </w:pPr>
    </w:p>
    <w:p w14:paraId="5472E838" w14:textId="77777777" w:rsidR="00357BE4" w:rsidRDefault="009F6C1D">
      <w:pPr>
        <w:pStyle w:val="Heading2"/>
      </w:pPr>
      <w:bookmarkStart w:id="16" w:name="_Toc242797413"/>
      <w:r>
        <w:t>4.3 状态、节点与配置项名称</w:t>
      </w:r>
      <w:bookmarkEnd w:id="1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8637"/>
      </w:tblGrid>
      <w:tr w:rsidR="00357BE4" w14:paraId="5472E83B" w14:textId="77777777">
        <w:trPr>
          <w:cantSplit/>
          <w:tblHeader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固定名称</w:t>
            </w:r>
          </w:p>
        </w:tc>
      </w:tr>
      <w:tr w:rsidR="00357BE4" w14:paraId="5472E83E" w14:textId="77777777">
        <w:trPr>
          <w:cantSplit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任务状态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D" w14:textId="7748EE61" w:rsidR="00357BE4" w:rsidRDefault="009B2256">
            <w:pPr>
              <w:spacing w:line="260" w:lineRule="auto"/>
            </w:pPr>
            <w:ins w:id="17" w:author="Li, Chandler Changjun" w:date="2026-10-14T22:21:00Z" w16du:dateUtc="2026-10-14T14:21:00Z">
              <w:r>
                <w:rPr>
                  <w:rFonts w:eastAsia="微软雅黑" w:hint="eastAsia"/>
                  <w:sz w:val="16"/>
                  <w:szCs w:val="16"/>
                </w:rPr>
                <w:t>执行中</w:t>
              </w:r>
              <w:r>
                <w:rPr>
                  <w:rFonts w:eastAsia="微软雅黑"/>
                  <w:sz w:val="16"/>
                  <w:szCs w:val="16"/>
                </w:rPr>
                <w:t xml:space="preserve"> / 有差异 / 失败 / 已完成</w:t>
              </w:r>
            </w:ins>
            <w:del w:id="18" w:author="Li, Chandler Changjun" w:date="2026-10-14T22:21:00Z" w16du:dateUtc="2026-10-14T14:21:00Z">
              <w:r w:rsidR="009F6C1D" w:rsidDel="009B2256">
                <w:rPr>
                  <w:rFonts w:eastAsia="微软雅黑"/>
                  <w:sz w:val="16"/>
                  <w:szCs w:val="16"/>
                </w:rPr>
                <w:delText>执行中 / 有差异 / 失败 / 成功</w:delText>
              </w:r>
            </w:del>
          </w:p>
        </w:tc>
      </w:tr>
      <w:tr w:rsidR="00357BE4" w14:paraId="5472E841" w14:textId="77777777">
        <w:trPr>
          <w:cantSplit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3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状态筛选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0" w14:textId="16A6DDFD" w:rsidR="00357BE4" w:rsidRDefault="009B2256">
            <w:pPr>
              <w:spacing w:line="260" w:lineRule="auto"/>
            </w:pPr>
            <w:ins w:id="19" w:author="Li, Chandler Changjun" w:date="2026-10-14T22:21:00Z" w16du:dateUtc="2026-10-14T14:21:00Z">
              <w:r>
                <w:rPr>
                  <w:rFonts w:eastAsia="微软雅黑" w:hint="eastAsia"/>
                  <w:sz w:val="16"/>
                  <w:szCs w:val="16"/>
                </w:rPr>
                <w:t>全部</w:t>
              </w:r>
              <w:r>
                <w:rPr>
                  <w:rFonts w:eastAsia="微软雅黑"/>
                  <w:sz w:val="16"/>
                  <w:szCs w:val="16"/>
                </w:rPr>
                <w:t xml:space="preserve"> / 已完成 / 执行中</w:t>
              </w:r>
            </w:ins>
            <w:del w:id="20" w:author="Li, Chandler Changjun" w:date="2026-10-14T22:21:00Z" w16du:dateUtc="2026-10-14T14:21:00Z">
              <w:r w:rsidR="009F6C1D" w:rsidDel="009B2256">
                <w:rPr>
                  <w:rFonts w:eastAsia="微软雅黑"/>
                  <w:sz w:val="16"/>
                  <w:szCs w:val="16"/>
                </w:rPr>
                <w:delText>全部 / 已完成（状态 = 成功）/ 执行中</w:delText>
              </w:r>
            </w:del>
            <w:r w:rsidR="009F6C1D">
              <w:rPr>
                <w:rFonts w:eastAsia="微软雅黑"/>
                <w:sz w:val="16"/>
                <w:szCs w:val="16"/>
              </w:rPr>
              <w:t xml:space="preserve"> / 待人工处理（状态 = 有差异或失败）</w:t>
            </w:r>
          </w:p>
        </w:tc>
      </w:tr>
      <w:tr w:rsidR="00357BE4" w14:paraId="5472E844" w14:textId="77777777">
        <w:trPr>
          <w:cantSplit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RPA 节点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捕捉邮件 / N2 附件归档 / N3 发票齐备校验 / N4 OCR 识别 + HAWB 比对 / N5 新旧货判定 / N6 填写发票信息表 / N7 导入发票信息表 / N8 生成预报 / N9 预报 Remark / N10 存档 PDF / N11 纯旧货文件准备 / N12 命名存档</w:t>
            </w:r>
          </w:p>
        </w:tc>
      </w:tr>
      <w:tr w:rsidR="00357BE4" w14:paraId="5472E847" w14:textId="77777777">
        <w:trPr>
          <w:cantSplit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模板配置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发票信息表导入模板 / 旧机电产品进口声明模板 / 诊断仪大表 / 追踪大表（2025-08-08 前进口） / Warranty 大表</w:t>
            </w:r>
          </w:p>
        </w:tc>
      </w:tr>
      <w:tr w:rsidR="00357BE4" w14:paraId="5472E84A" w14:textId="77777777">
        <w:trPr>
          <w:cantSplit/>
        </w:trPr>
        <w:tc>
          <w:tcPr>
            <w:tcW w:w="1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映射表配置</w:t>
            </w:r>
          </w:p>
        </w:tc>
        <w:tc>
          <w:tcPr>
            <w:tcW w:w="8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4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 / 原产地二字码转义表 / 预报固定值</w:t>
            </w:r>
          </w:p>
        </w:tc>
      </w:tr>
    </w:tbl>
    <w:p w14:paraId="5472E84B" w14:textId="77777777" w:rsidR="00357BE4" w:rsidRDefault="00357BE4">
      <w:pPr>
        <w:spacing w:after="80"/>
      </w:pPr>
    </w:p>
    <w:p w14:paraId="5472E84C" w14:textId="77777777" w:rsidR="00357BE4" w:rsidRDefault="009F6C1D">
      <w:r>
        <w:br w:type="page"/>
      </w:r>
    </w:p>
    <w:p w14:paraId="5472E84D" w14:textId="77777777" w:rsidR="00357BE4" w:rsidRDefault="009F6C1D">
      <w:pPr>
        <w:pStyle w:val="Heading1"/>
      </w:pPr>
      <w:bookmarkStart w:id="21" w:name="_Toc242797414"/>
      <w:r>
        <w:lastRenderedPageBreak/>
        <w:t>第五部分：用户故事</w:t>
      </w:r>
      <w:bookmarkEnd w:id="21"/>
    </w:p>
    <w:p w14:paraId="5472E84E" w14:textId="77777777" w:rsidR="00357BE4" w:rsidRDefault="009F6C1D">
      <w:pPr>
        <w:pStyle w:val="Heading3"/>
      </w:pPr>
      <w:bookmarkStart w:id="22" w:name="_Toc242797415"/>
      <w:r>
        <w:t>US-01：自动处理预报邮件</w:t>
      </w:r>
      <w:bookmarkEnd w:id="22"/>
    </w:p>
    <w:p w14:paraId="5472E84F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：Fedex 发来预报邮件并抄送 Portal 公邮。</w:t>
      </w:r>
    </w:p>
    <w:p w14:paraId="5472E850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：业务人员不再手工逐票操作，由系统自动完成发票导入、预报创建和存档。</w:t>
      </w:r>
    </w:p>
    <w:p w14:paraId="5472E851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：</w:t>
      </w:r>
    </w:p>
    <w:p w14:paraId="5472E852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发件人邮箱后缀为 @fedex.com，且邮件标题含配置的关键字时，系统创建任务；不满足任一条件的邮件不处理。</w:t>
      </w:r>
    </w:p>
    <w:p w14:paraId="5472E853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每天 12:00、20:00 运行，处理上次运行后到达的邮件。</w:t>
      </w:r>
    </w:p>
    <w:p w14:paraId="5472E854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任务依次执行 N1 ~ N12（非纯旧货不执行 N11），每个节点的状态可在任务详情查看。</w:t>
      </w:r>
    </w:p>
    <w:p w14:paraId="5472E855" w14:textId="77777777" w:rsidR="00357BE4" w:rsidRDefault="009F6C1D">
      <w:pPr>
        <w:spacing w:after="80"/>
      </w:pPr>
      <w:r>
        <w:rPr>
          <w:rFonts w:eastAsia="微软雅黑"/>
          <w:b/>
          <w:bCs/>
        </w:rPr>
        <w:t>异常情况</w:t>
      </w:r>
      <w:r>
        <w:rPr>
          <w:rFonts w:eastAsia="微软雅黑"/>
        </w:rPr>
        <w:t>：</w:t>
      </w:r>
    </w:p>
    <w:p w14:paraId="5472E856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同一 HAWB 已导入 IES+ 后又收到新邮件：不自动处理，新邮件关联到原任务，原任务转“有差异”，提示“收到重复 / 更正邮件”。</w:t>
      </w:r>
    </w:p>
    <w:p w14:paraId="5472E857" w14:textId="77777777" w:rsidR="00357BE4" w:rsidRDefault="009F6C1D">
      <w:pPr>
        <w:pStyle w:val="Heading3"/>
      </w:pPr>
      <w:bookmarkStart w:id="23" w:name="_Toc242797416"/>
      <w:r>
        <w:t>US-02：原始 PDF 与发票补传</w:t>
      </w:r>
      <w:bookmarkEnd w:id="23"/>
    </w:p>
    <w:p w14:paraId="5472E858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：预报 PDF 不含发票，或运单与发票不是同一套。</w:t>
      </w:r>
    </w:p>
    <w:p w14:paraId="5472E859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：业务人员在上传中心集中补传，系统在下一运行批次继续处理。</w:t>
      </w:r>
    </w:p>
    <w:p w14:paraId="5472E85A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：</w:t>
      </w:r>
    </w:p>
    <w:p w14:paraId="5472E85B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1. 任务停在“发票齐备校验”或“OCR 识别 + HAWB 比对”，状态为“有差异”，生成提醒。</w:t>
      </w:r>
    </w:p>
    <w:p w14:paraId="5472E85C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上传中心“上传数据”中可选择该任务，上传原始 PDF 与发票 PDF。</w:t>
      </w:r>
    </w:p>
    <w:p w14:paraId="5472E85D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3. 提交后在下一运行批次（12:00 / 20:00）继续；也可在任务详情整单重跑。</w:t>
      </w:r>
    </w:p>
    <w:p w14:paraId="5472E85E" w14:textId="77777777" w:rsidR="00357BE4" w:rsidRDefault="009F6C1D">
      <w:pPr>
        <w:pStyle w:val="Heading3"/>
      </w:pPr>
      <w:bookmarkStart w:id="24" w:name="_Toc242797417"/>
      <w:r>
        <w:t>US-03：处理识别差异</w:t>
      </w:r>
      <w:bookmarkEnd w:id="24"/>
    </w:p>
    <w:p w14:paraId="5472E85F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：Hawb 比对不一致，或纯旧货 Serial number 比对不一致。</w:t>
      </w:r>
    </w:p>
    <w:p w14:paraId="5472E860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：业务人员在任务详情看到停止原因，修正后让该票继续完成。</w:t>
      </w:r>
    </w:p>
    <w:p w14:paraId="5472E861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</w:p>
    <w:p w14:paraId="5472E862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1. 任务详情显示停止的节点、原因和差异字段。</w:t>
      </w:r>
    </w:p>
    <w:p w14:paraId="5472E863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识别不准的字段可修正；修正留痕，不需审批，重跑时带上修正值。</w:t>
      </w:r>
    </w:p>
    <w:p w14:paraId="5472E864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3. 从此节点重跑生成新的执行实例，历史执行实例只读。</w:t>
      </w:r>
    </w:p>
    <w:p w14:paraId="5472E865" w14:textId="77777777" w:rsidR="00357BE4" w:rsidRDefault="009F6C1D">
      <w:pPr>
        <w:pStyle w:val="Heading3"/>
      </w:pPr>
      <w:bookmarkStart w:id="25" w:name="_Toc242797418"/>
      <w:r>
        <w:t>US-04：维护模板与业务大表</w:t>
      </w:r>
      <w:bookmarkEnd w:id="25"/>
    </w:p>
    <w:p w14:paraId="5472E866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：发票信息表模板、旧机电产品进口声明模板调整，或诊断仪大表、追踪大表、Warranty 大表有新数据。</w:t>
      </w:r>
    </w:p>
    <w:p w14:paraId="5472E867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：业务人员在配置中心上传最新版，后续任务按最新版执行，无需改程序。</w:t>
      </w:r>
    </w:p>
    <w:p w14:paraId="5472E868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</w:p>
    <w:p w14:paraId="5472E869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lastRenderedPageBreak/>
        <w:t>1. 上传成功后版本号 +1。</w:t>
      </w:r>
    </w:p>
    <w:p w14:paraId="5472E86A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后续任务使用最新版本。</w:t>
      </w:r>
    </w:p>
    <w:p w14:paraId="5472E86B" w14:textId="77777777" w:rsidR="00357BE4" w:rsidRDefault="009F6C1D">
      <w:pPr>
        <w:pStyle w:val="Heading3"/>
      </w:pPr>
      <w:bookmarkStart w:id="26" w:name="_Toc242797419"/>
      <w:r>
        <w:t>US-05：维护映射表</w:t>
      </w:r>
      <w:bookmarkEnd w:id="26"/>
    </w:p>
    <w:p w14:paraId="5472E86C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：PN list 年度更新、新增原产地转换、更换 Forwarder。</w:t>
      </w:r>
    </w:p>
    <w:p w14:paraId="5472E86D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：业务人员在配置中心直接编辑映射表。</w:t>
      </w:r>
    </w:p>
    <w:p w14:paraId="5472E86E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</w:p>
    <w:p w14:paraId="5472E86F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1. 可搜索、添加、删除、修改条目。</w:t>
      </w:r>
    </w:p>
    <w:p w14:paraId="5472E870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第一列为关键字，不能为空、不能重复。</w:t>
      </w:r>
    </w:p>
    <w:p w14:paraId="5472E871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3. 保存后版本号 +1，后续任务使用最新版本。</w:t>
      </w:r>
    </w:p>
    <w:p w14:paraId="5472E872" w14:textId="77777777" w:rsidR="00357BE4" w:rsidRDefault="009F6C1D">
      <w:pPr>
        <w:pStyle w:val="Heading3"/>
      </w:pPr>
      <w:bookmarkStart w:id="27" w:name="_Toc242797420"/>
      <w:r>
        <w:t>US-06：查看归档</w:t>
      </w:r>
      <w:bookmarkEnd w:id="27"/>
    </w:p>
    <w:p w14:paraId="5472E873" w14:textId="77777777" w:rsidR="00357BE4" w:rsidRDefault="009F6C1D">
      <w:pPr>
        <w:spacing w:after="80"/>
      </w:pPr>
      <w:r>
        <w:rPr>
          <w:rFonts w:eastAsia="微软雅黑"/>
          <w:b/>
          <w:bCs/>
        </w:rPr>
        <w:t>场景</w:t>
      </w:r>
      <w:r>
        <w:rPr>
          <w:rFonts w:eastAsia="微软雅黑"/>
        </w:rPr>
        <w:t>：需要核对某票的原始 PDF、发票信息表或旧货文件。</w:t>
      </w:r>
    </w:p>
    <w:p w14:paraId="5472E874" w14:textId="77777777" w:rsidR="00357BE4" w:rsidRDefault="009F6C1D">
      <w:pPr>
        <w:spacing w:after="80"/>
      </w:pPr>
      <w:r>
        <w:rPr>
          <w:rFonts w:eastAsia="微软雅黑"/>
          <w:b/>
          <w:bCs/>
        </w:rPr>
        <w:t>目标</w:t>
      </w:r>
      <w:r>
        <w:rPr>
          <w:rFonts w:eastAsia="微软雅黑"/>
        </w:rPr>
        <w:t>：业务人员在 Share Point 按运行日期 / 票文件夹找到文件。</w:t>
      </w:r>
    </w:p>
    <w:p w14:paraId="5472E875" w14:textId="77777777" w:rsidR="00357BE4" w:rsidRDefault="009F6C1D">
      <w:pPr>
        <w:spacing w:after="80"/>
      </w:pPr>
      <w:r>
        <w:rPr>
          <w:rFonts w:eastAsia="微软雅黑"/>
          <w:b/>
          <w:bCs/>
        </w:rPr>
        <w:t>验收标准</w:t>
      </w:r>
    </w:p>
    <w:p w14:paraId="5472E876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 xml:space="preserve">1. 一级目录为运行日期（YYYYMMDD），二级目录为票文件夹 </w:t>
      </w:r>
      <w:r>
        <w:rPr>
          <w:rFonts w:ascii="Consolas" w:eastAsia="微软雅黑" w:hAnsi="Consolas"/>
          <w:color w:val="7F3F00"/>
        </w:rPr>
        <w:t>SN &lt;SN&gt;_&lt;</w:t>
      </w:r>
      <w:r>
        <w:rPr>
          <w:rFonts w:ascii="Consolas" w:eastAsia="微软雅黑" w:hAnsi="Consolas"/>
          <w:color w:val="7F3F00"/>
        </w:rPr>
        <w:t>品名</w:t>
      </w:r>
      <w:r>
        <w:rPr>
          <w:rFonts w:ascii="Consolas" w:eastAsia="微软雅黑" w:hAnsi="Consolas"/>
          <w:color w:val="7F3F00"/>
        </w:rPr>
        <w:t>&gt;_&lt;</w:t>
      </w:r>
      <w:r>
        <w:rPr>
          <w:rFonts w:ascii="Consolas" w:eastAsia="微软雅黑" w:hAnsi="Consolas"/>
          <w:color w:val="7F3F00"/>
        </w:rPr>
        <w:t>新旧</w:t>
      </w:r>
      <w:r>
        <w:rPr>
          <w:rFonts w:ascii="Consolas" w:eastAsia="微软雅黑" w:hAnsi="Consolas"/>
          <w:color w:val="7F3F00"/>
        </w:rPr>
        <w:t>&gt;_&lt;HAWB&gt;</w:t>
      </w:r>
      <w:r>
        <w:rPr>
          <w:rFonts w:eastAsia="微软雅黑"/>
        </w:rPr>
        <w:t>。</w:t>
      </w:r>
    </w:p>
    <w:p w14:paraId="5472E877" w14:textId="77777777" w:rsidR="00357BE4" w:rsidRDefault="009F6C1D">
      <w:pPr>
        <w:spacing w:after="40"/>
        <w:ind w:left="420" w:hanging="300"/>
      </w:pPr>
      <w:r>
        <w:rPr>
          <w:rFonts w:eastAsia="微软雅黑"/>
        </w:rPr>
        <w:t>2. 文件可下载、可复制路径；页面只读。</w:t>
      </w:r>
    </w:p>
    <w:p w14:paraId="5472E878" w14:textId="77777777" w:rsidR="00357BE4" w:rsidRDefault="009F6C1D">
      <w:r>
        <w:br w:type="page"/>
      </w:r>
    </w:p>
    <w:p w14:paraId="5472E879" w14:textId="77777777" w:rsidR="00357BE4" w:rsidRDefault="009F6C1D">
      <w:pPr>
        <w:pStyle w:val="Heading1"/>
      </w:pPr>
      <w:bookmarkStart w:id="28" w:name="_Toc242797421"/>
      <w:r>
        <w:lastRenderedPageBreak/>
        <w:t>第六部分：业务流程</w:t>
      </w:r>
      <w:bookmarkEnd w:id="28"/>
    </w:p>
    <w:p w14:paraId="5472E87A" w14:textId="77777777" w:rsidR="00357BE4" w:rsidRDefault="009F6C1D">
      <w:pPr>
        <w:pStyle w:val="Heading2"/>
      </w:pPr>
      <w:bookmarkStart w:id="29" w:name="_Toc242797422"/>
      <w:r>
        <w:t>6.1 整体流程</w:t>
      </w:r>
      <w:bookmarkEnd w:id="29"/>
    </w:p>
    <w:p w14:paraId="5472E87B" w14:textId="77777777" w:rsidR="00357BE4" w:rsidRDefault="009F6C1D">
      <w:pPr>
        <w:pStyle w:val="Heading3"/>
      </w:pPr>
      <w:bookmarkStart w:id="30" w:name="_Toc242797423"/>
      <w:r>
        <w:t>业务流程图</w:t>
      </w:r>
      <w:bookmarkEnd w:id="30"/>
    </w:p>
    <w:p w14:paraId="5472E87C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2A" wp14:editId="5472EF2B">
            <wp:extent cx="6286500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7D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业务流程图-1</w:t>
      </w:r>
    </w:p>
    <w:p w14:paraId="5472E87E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2C" wp14:editId="5472EF2D">
            <wp:extent cx="6286500" cy="3248025"/>
            <wp:effectExtent l="0" t="0" r="0" b="0"/>
            <wp:docPr id="524879041" name="Picture 52487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7F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业务流程图-2</w:t>
      </w:r>
    </w:p>
    <w:p w14:paraId="5472E880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2E" wp14:editId="5472EF2F">
            <wp:extent cx="6286500" cy="3133725"/>
            <wp:effectExtent l="0" t="0" r="0" b="0"/>
            <wp:docPr id="1072706044" name="Picture 1072706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81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业务流程图-3</w:t>
      </w:r>
    </w:p>
    <w:p w14:paraId="5472E882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30" wp14:editId="5472EF31">
            <wp:extent cx="6286500" cy="3086100"/>
            <wp:effectExtent l="0" t="0" r="0" b="0"/>
            <wp:docPr id="709014271" name="Picture 709014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83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业务流程图-4</w:t>
      </w:r>
    </w:p>
    <w:p w14:paraId="5472E884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32" wp14:editId="5472EF33">
            <wp:extent cx="6286500" cy="3981450"/>
            <wp:effectExtent l="0" t="0" r="0" b="0"/>
            <wp:docPr id="1178248971" name="Picture 1178248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85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业务流程图-5</w:t>
      </w:r>
    </w:p>
    <w:p w14:paraId="5472E886" w14:textId="77777777" w:rsidR="00357BE4" w:rsidRDefault="009F6C1D">
      <w:pPr>
        <w:pBdr>
          <w:left w:val="single" w:sz="18" w:space="6" w:color="5B9BD5"/>
        </w:pBdr>
        <w:shd w:val="clear" w:color="auto" w:fill="EEF3F8"/>
        <w:ind w:left="240"/>
      </w:pPr>
      <w:r>
        <w:rPr>
          <w:rFonts w:eastAsia="微软雅黑"/>
          <w:color w:val="404040"/>
        </w:rPr>
        <w:t>业务流程图中的 DN 比对已取消，附件保存位置已改为 Portal Share Point，以系统泳道图和本文规则为准。</w:t>
      </w:r>
    </w:p>
    <w:p w14:paraId="5472E887" w14:textId="77777777" w:rsidR="00357BE4" w:rsidRDefault="00357BE4">
      <w:pPr>
        <w:spacing w:after="80"/>
      </w:pPr>
    </w:p>
    <w:p w14:paraId="5472E888" w14:textId="77777777" w:rsidR="00357BE4" w:rsidRDefault="009F6C1D">
      <w:pPr>
        <w:pStyle w:val="Heading3"/>
      </w:pPr>
      <w:bookmarkStart w:id="31" w:name="_Toc242797424"/>
      <w:r>
        <w:lastRenderedPageBreak/>
        <w:t>系统泳道图</w:t>
      </w:r>
      <w:bookmarkEnd w:id="31"/>
    </w:p>
    <w:p w14:paraId="5472E889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34" wp14:editId="5472EF35">
            <wp:extent cx="3990975" cy="8562975"/>
            <wp:effectExtent l="0" t="0" r="0" b="0"/>
            <wp:docPr id="1811294369" name="Picture 181129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88A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系统泳道图</w:t>
      </w:r>
    </w:p>
    <w:p w14:paraId="5472E88B" w14:textId="77777777" w:rsidR="00357BE4" w:rsidRDefault="009F6C1D">
      <w:pPr>
        <w:pBdr>
          <w:left w:val="single" w:sz="18" w:space="6" w:color="5B9BD5"/>
        </w:pBdr>
        <w:shd w:val="clear" w:color="auto" w:fill="EEF3F8"/>
        <w:ind w:left="240"/>
      </w:pPr>
      <w:r>
        <w:rPr>
          <w:rFonts w:eastAsia="微软雅黑"/>
          <w:color w:val="404040"/>
        </w:rPr>
        <w:lastRenderedPageBreak/>
        <w:t>源文件：Case4_Xentry_业务流程图.drawio</w:t>
      </w:r>
    </w:p>
    <w:p w14:paraId="5472E88C" w14:textId="77777777" w:rsidR="00357BE4" w:rsidRDefault="00357BE4">
      <w:pPr>
        <w:spacing w:after="80"/>
      </w:pPr>
    </w:p>
    <w:p w14:paraId="5472E88D" w14:textId="77777777" w:rsidR="00357BE4" w:rsidRDefault="009F6C1D">
      <w:pPr>
        <w:pStyle w:val="Heading3"/>
      </w:pPr>
      <w:bookmarkStart w:id="32" w:name="_Toc242797425"/>
      <w:r>
        <w:t>对 RPA 的后台操作流程，分为 N1-N12</w:t>
      </w:r>
      <w:bookmarkEnd w:id="3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9"/>
        <w:gridCol w:w="7377"/>
      </w:tblGrid>
      <w:tr w:rsidR="00357BE4" w14:paraId="5472E890" w14:textId="77777777">
        <w:trPr>
          <w:cantSplit/>
          <w:tblHeader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8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8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893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捕捉邮件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监听规则命中 → 按 HAWB 查重 → 建任务 / 新执行实例</w:t>
            </w:r>
          </w:p>
        </w:tc>
      </w:tr>
      <w:tr w:rsidR="00357BE4" w14:paraId="5472E896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N2 附件归档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下载 PDF 附件，保存到 Portal Share Point 运行日期目录</w:t>
            </w:r>
          </w:p>
        </w:tc>
      </w:tr>
      <w:tr w:rsidR="00357BE4" w14:paraId="5472E899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N3 发票齐备校验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识别运单主页、运单附页、发票页；不含发票则停止</w:t>
            </w:r>
          </w:p>
        </w:tc>
      </w:tr>
      <w:tr w:rsidR="00357BE4" w14:paraId="5472E89C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N4 OCR 识别 + HAWB 比对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识别运单与发票字段；Hawb 比对不一致则停止</w:t>
            </w:r>
          </w:p>
        </w:tc>
      </w:tr>
      <w:tr w:rsidR="00357BE4" w14:paraId="5472E89F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N5 新旧货判定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9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按 Order type、SN 位置判定类别；新货 / GLC 补货的旧货查 Loaner pool</w:t>
            </w:r>
          </w:p>
        </w:tc>
      </w:tr>
      <w:tr w:rsidR="00357BE4" w14:paraId="5472E8A2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N6 填写发票信息表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查 PN，填 4 个 sheet（含 Remark 1 / Remark 2）</w:t>
            </w:r>
          </w:p>
        </w:tc>
      </w:tr>
      <w:tr w:rsidR="00357BE4" w14:paraId="5472E8A5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N7 导入发票信息表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导入INV&amp;DN</w:t>
            </w:r>
          </w:p>
        </w:tc>
      </w:tr>
      <w:tr w:rsidR="00357BE4" w14:paraId="5472E8A8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N8 生成预报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选中发票生成预报，录入 16 个字段</w:t>
            </w:r>
          </w:p>
        </w:tc>
      </w:tr>
      <w:tr w:rsidR="00357BE4" w14:paraId="5472E8AB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N9 预报 Remark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批量修改预报 Remark</w:t>
            </w:r>
          </w:p>
        </w:tc>
      </w:tr>
      <w:tr w:rsidR="00357BE4" w14:paraId="5472E8AE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N10 存档 PDF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预报文档资料上传 PDF，文档类别 HAWB</w:t>
            </w:r>
          </w:p>
        </w:tc>
      </w:tr>
      <w:tr w:rsidR="00357BE4" w14:paraId="5472E8B1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A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N11 纯旧货文件准备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原出口报关单、4 份盖章文件、旧机电产品进口声明、Serial number 比对（仅纯旧货）</w:t>
            </w:r>
          </w:p>
        </w:tc>
      </w:tr>
      <w:tr w:rsidR="00357BE4" w14:paraId="5472E8B4" w14:textId="77777777">
        <w:trPr>
          <w:cantSplit/>
        </w:trPr>
        <w:tc>
          <w:tcPr>
            <w:tcW w:w="2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B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N12 命名存档</w:t>
            </w:r>
          </w:p>
        </w:tc>
        <w:tc>
          <w:tcPr>
            <w:tcW w:w="73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B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PDF 以 HAWB 命名，按票文件夹存档</w:t>
            </w:r>
          </w:p>
        </w:tc>
      </w:tr>
    </w:tbl>
    <w:p w14:paraId="5472E8B5" w14:textId="77777777" w:rsidR="00357BE4" w:rsidRDefault="00357BE4">
      <w:pPr>
        <w:spacing w:after="80"/>
      </w:pPr>
    </w:p>
    <w:p w14:paraId="5472E8B6" w14:textId="77777777" w:rsidR="00357BE4" w:rsidRDefault="009F6C1D">
      <w:pPr>
        <w:pStyle w:val="Heading3"/>
      </w:pPr>
      <w:bookmarkStart w:id="33" w:name="_Toc242797426"/>
      <w:r>
        <w:t>归档结构</w:t>
      </w:r>
      <w:bookmarkEnd w:id="33"/>
    </w:p>
    <w:p w14:paraId="5472E8B7" w14:textId="77777777" w:rsidR="00357BE4" w:rsidRDefault="009F6C1D">
      <w:pPr>
        <w:shd w:val="clear" w:color="auto" w:fill="F2F2F2"/>
        <w:spacing w:before="80"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>&lt;Portal Share Point&gt;</w:t>
      </w:r>
    </w:p>
    <w:p w14:paraId="5472E8B8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>└─ &lt;</w:t>
      </w:r>
      <w:r>
        <w:rPr>
          <w:rFonts w:ascii="Consolas" w:eastAsia="微软雅黑" w:hAnsi="Consolas"/>
          <w:sz w:val="16"/>
          <w:szCs w:val="16"/>
        </w:rPr>
        <w:t>运行日期</w:t>
      </w:r>
      <w:r>
        <w:rPr>
          <w:rFonts w:ascii="Consolas" w:eastAsia="微软雅黑" w:hAnsi="Consolas"/>
          <w:sz w:val="16"/>
          <w:szCs w:val="16"/>
        </w:rPr>
        <w:t xml:space="preserve"> YYYYMMDD&gt;</w:t>
      </w:r>
    </w:p>
    <w:p w14:paraId="5472E8B9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└─ SN &lt;SN&gt;_&lt;</w:t>
      </w:r>
      <w:r>
        <w:rPr>
          <w:rFonts w:ascii="Consolas" w:eastAsia="微软雅黑" w:hAnsi="Consolas"/>
          <w:sz w:val="16"/>
          <w:szCs w:val="16"/>
        </w:rPr>
        <w:t>品名</w:t>
      </w:r>
      <w:r>
        <w:rPr>
          <w:rFonts w:ascii="Consolas" w:eastAsia="微软雅黑" w:hAnsi="Consolas"/>
          <w:sz w:val="16"/>
          <w:szCs w:val="16"/>
        </w:rPr>
        <w:t>&gt;_&lt;</w:t>
      </w:r>
      <w:r>
        <w:rPr>
          <w:rFonts w:ascii="Consolas" w:eastAsia="微软雅黑" w:hAnsi="Consolas"/>
          <w:sz w:val="16"/>
          <w:szCs w:val="16"/>
        </w:rPr>
        <w:t>新旧</w:t>
      </w:r>
      <w:r>
        <w:rPr>
          <w:rFonts w:ascii="Consolas" w:eastAsia="微软雅黑" w:hAnsi="Consolas"/>
          <w:sz w:val="16"/>
          <w:szCs w:val="16"/>
        </w:rPr>
        <w:t xml:space="preserve">&gt;_&lt;HAWB&gt;        </w:t>
      </w:r>
      <w:r>
        <w:rPr>
          <w:rFonts w:ascii="Consolas" w:eastAsia="微软雅黑" w:hAnsi="Consolas"/>
          <w:sz w:val="16"/>
          <w:szCs w:val="16"/>
        </w:rPr>
        <w:t>票文件夹</w:t>
      </w:r>
    </w:p>
    <w:p w14:paraId="5472E8BA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   ├─ &lt;HAWB&gt;.pdf                      </w:t>
      </w:r>
      <w:r>
        <w:rPr>
          <w:rFonts w:ascii="Consolas" w:eastAsia="微软雅黑" w:hAnsi="Consolas"/>
          <w:sz w:val="16"/>
          <w:szCs w:val="16"/>
        </w:rPr>
        <w:t>预报</w:t>
      </w:r>
      <w:r>
        <w:rPr>
          <w:rFonts w:ascii="Consolas" w:eastAsia="微软雅黑" w:hAnsi="Consolas"/>
          <w:sz w:val="16"/>
          <w:szCs w:val="16"/>
        </w:rPr>
        <w:t xml:space="preserve"> PDF</w:t>
      </w:r>
    </w:p>
    <w:p w14:paraId="5472E8BB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   ├─ </w:t>
      </w:r>
      <w:r>
        <w:rPr>
          <w:rFonts w:ascii="Consolas" w:eastAsia="微软雅黑" w:hAnsi="Consolas"/>
          <w:sz w:val="16"/>
          <w:szCs w:val="16"/>
        </w:rPr>
        <w:t>发票信息表</w:t>
      </w:r>
    </w:p>
    <w:p w14:paraId="5472E8BC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   ├─ </w:t>
      </w:r>
      <w:r>
        <w:rPr>
          <w:rFonts w:ascii="Consolas" w:eastAsia="微软雅黑" w:hAnsi="Consolas"/>
          <w:sz w:val="16"/>
          <w:szCs w:val="16"/>
        </w:rPr>
        <w:t>原出口报关单</w:t>
      </w:r>
      <w:r>
        <w:rPr>
          <w:rFonts w:ascii="Consolas" w:eastAsia="微软雅黑" w:hAnsi="Consolas"/>
          <w:sz w:val="16"/>
          <w:szCs w:val="16"/>
        </w:rPr>
        <w:t xml:space="preserve">                     </w:t>
      </w:r>
      <w:r>
        <w:rPr>
          <w:rFonts w:ascii="Consolas" w:eastAsia="微软雅黑" w:hAnsi="Consolas"/>
          <w:sz w:val="16"/>
          <w:szCs w:val="16"/>
        </w:rPr>
        <w:t>纯旧货</w:t>
      </w:r>
    </w:p>
    <w:p w14:paraId="5472E8BD" w14:textId="77777777" w:rsidR="00357BE4" w:rsidRDefault="009F6C1D">
      <w:pPr>
        <w:shd w:val="clear" w:color="auto" w:fill="F2F2F2"/>
        <w:spacing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   ├─ </w:t>
      </w:r>
      <w:r>
        <w:rPr>
          <w:rFonts w:ascii="Consolas" w:eastAsia="微软雅黑" w:hAnsi="Consolas"/>
          <w:sz w:val="16"/>
          <w:szCs w:val="16"/>
        </w:rPr>
        <w:t>盖章文件</w:t>
      </w:r>
      <w:r>
        <w:rPr>
          <w:rFonts w:ascii="Consolas" w:eastAsia="微软雅黑" w:hAnsi="Consolas"/>
          <w:sz w:val="16"/>
          <w:szCs w:val="16"/>
        </w:rPr>
        <w:t xml:space="preserve"> × 4                     </w:t>
      </w:r>
      <w:r>
        <w:rPr>
          <w:rFonts w:ascii="Consolas" w:eastAsia="微软雅黑" w:hAnsi="Consolas"/>
          <w:sz w:val="16"/>
          <w:szCs w:val="16"/>
        </w:rPr>
        <w:t>纯旧货</w:t>
      </w:r>
    </w:p>
    <w:p w14:paraId="5472E8BE" w14:textId="77777777" w:rsidR="00357BE4" w:rsidRDefault="009F6C1D">
      <w:pPr>
        <w:shd w:val="clear" w:color="auto" w:fill="F2F2F2"/>
        <w:spacing w:after="120" w:line="240" w:lineRule="auto"/>
        <w:ind w:left="200"/>
      </w:pPr>
      <w:r>
        <w:rPr>
          <w:rFonts w:ascii="Consolas" w:eastAsia="微软雅黑" w:hAnsi="Consolas"/>
          <w:sz w:val="16"/>
          <w:szCs w:val="16"/>
        </w:rPr>
        <w:t xml:space="preserve">      └─ </w:t>
      </w:r>
      <w:r>
        <w:rPr>
          <w:rFonts w:ascii="Consolas" w:eastAsia="微软雅黑" w:hAnsi="Consolas"/>
          <w:sz w:val="16"/>
          <w:szCs w:val="16"/>
        </w:rPr>
        <w:t>旧机电产品进口声明</w:t>
      </w:r>
      <w:r>
        <w:rPr>
          <w:rFonts w:ascii="Consolas" w:eastAsia="微软雅黑" w:hAnsi="Consolas"/>
          <w:sz w:val="16"/>
          <w:szCs w:val="16"/>
        </w:rPr>
        <w:t xml:space="preserve">               </w:t>
      </w:r>
      <w:r>
        <w:rPr>
          <w:rFonts w:ascii="Consolas" w:eastAsia="微软雅黑" w:hAnsi="Consolas"/>
          <w:sz w:val="16"/>
          <w:szCs w:val="16"/>
        </w:rPr>
        <w:t>纯旧货</w:t>
      </w:r>
    </w:p>
    <w:p w14:paraId="5472E8BF" w14:textId="77777777" w:rsidR="00357BE4" w:rsidRDefault="009F6C1D">
      <w:pPr>
        <w:pStyle w:val="Heading2"/>
      </w:pPr>
      <w:bookmarkStart w:id="34" w:name="_Toc242797427"/>
      <w:r>
        <w:lastRenderedPageBreak/>
        <w:t>6.2 系统交互时序</w:t>
      </w:r>
      <w:bookmarkEnd w:id="34"/>
    </w:p>
    <w:p w14:paraId="5472E8C0" w14:textId="127103C8" w:rsidR="00357BE4" w:rsidRDefault="009F6C1D">
      <w:pPr>
        <w:keepNext/>
        <w:spacing w:before="120" w:after="40"/>
        <w:jc w:val="center"/>
      </w:pPr>
      <w:del w:id="35" w:author="Li, Chandler Changjun" w:date="2026-10-14T22:20:00Z" w16du:dateUtc="2026-10-14T14:20:00Z">
        <w:r w:rsidDel="009B2256">
          <w:rPr>
            <w:noProof/>
          </w:rPr>
          <w:drawing>
            <wp:inline distT="0" distB="0" distL="0" distR="0" wp14:anchorId="5472EF36" wp14:editId="14AABF2A">
              <wp:extent cx="6286500" cy="5600700"/>
              <wp:effectExtent l="0" t="0" r="0" b="0"/>
              <wp:docPr id="47738344" name="Picture 477383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5600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6" w:author="Li, Chandler Changjun" w:date="2026-10-14T22:20:00Z" w16du:dateUtc="2026-10-14T14:20:00Z">
        <w:r w:rsidR="009B2256">
          <w:rPr>
            <w:noProof/>
          </w:rPr>
          <w:drawing>
            <wp:inline distT="0" distB="0" distL="0" distR="0" wp14:anchorId="2BDA41E6" wp14:editId="4E6AF7DE">
              <wp:extent cx="6286500" cy="5601750"/>
              <wp:effectExtent l="0" t="0" r="0" b="0"/>
              <wp:docPr id="148578800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85788006" name=""/>
                      <pic:cNvPicPr/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5601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72E8C1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系统交互时序图</w:t>
      </w:r>
    </w:p>
    <w:p w14:paraId="5472E8C2" w14:textId="77777777" w:rsidR="00357BE4" w:rsidRDefault="009F6C1D">
      <w:pPr>
        <w:pStyle w:val="Heading3"/>
      </w:pPr>
      <w:bookmarkStart w:id="37" w:name="_Toc242797428"/>
      <w:r>
        <w:t>6.2.1 任务状态与重跑</w:t>
      </w:r>
      <w:bookmarkEnd w:id="3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5602"/>
        <w:gridCol w:w="1699"/>
        <w:gridCol w:w="1679"/>
      </w:tblGrid>
      <w:tr w:rsidR="00357BE4" w14:paraId="5472E8C7" w14:textId="77777777">
        <w:trPr>
          <w:cantSplit/>
          <w:tblHeader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5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进入条件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处理方式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工作台归类</w:t>
            </w:r>
          </w:p>
        </w:tc>
      </w:tr>
      <w:tr w:rsidR="00357BE4" w14:paraId="5472E8CC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  <w:tc>
          <w:tcPr>
            <w:tcW w:w="5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执行实例创建后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</w:tr>
      <w:tr w:rsidR="00357BE4" w14:paraId="5472E8D1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</w:t>
            </w:r>
          </w:p>
        </w:tc>
        <w:tc>
          <w:tcPr>
            <w:tcW w:w="5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不含发票；Hawb 不一致；Serial number 不一致；同 HAWB 收到重复 / 更正邮件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C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上传中心补传；字段修正后重跑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待人工处理</w:t>
            </w:r>
          </w:p>
        </w:tc>
      </w:tr>
      <w:tr w:rsidR="00357BE4" w14:paraId="5472E8D6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失败</w:t>
            </w:r>
          </w:p>
        </w:tc>
        <w:tc>
          <w:tcPr>
            <w:tcW w:w="5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/ 邮箱不可用；发票未创建等系统执行失败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重跑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待人工处理</w:t>
            </w:r>
          </w:p>
        </w:tc>
      </w:tr>
      <w:tr w:rsidR="00357BE4" w14:paraId="5472E8DB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7" w14:textId="23E27425" w:rsidR="00357BE4" w:rsidRDefault="009B2256">
            <w:pPr>
              <w:spacing w:line="260" w:lineRule="auto"/>
            </w:pPr>
            <w:ins w:id="38" w:author="Li, Chandler Changjun" w:date="2026-10-14T22:21:00Z" w16du:dateUtc="2026-10-14T14:21:00Z">
              <w:r>
                <w:rPr>
                  <w:rFonts w:eastAsia="微软雅黑" w:hint="eastAsia"/>
                  <w:sz w:val="16"/>
                  <w:szCs w:val="16"/>
                </w:rPr>
                <w:t>已完成</w:t>
              </w:r>
            </w:ins>
            <w:del w:id="39" w:author="Li, Chandler Changjun" w:date="2026-10-14T22:21:00Z" w16du:dateUtc="2026-10-14T14:21:00Z">
              <w:r w:rsidR="009F6C1D" w:rsidDel="009B2256">
                <w:rPr>
                  <w:rFonts w:eastAsia="微软雅黑"/>
                  <w:sz w:val="16"/>
                  <w:szCs w:val="16"/>
                </w:rPr>
                <w:delText>成功</w:delText>
              </w:r>
            </w:del>
          </w:p>
        </w:tc>
        <w:tc>
          <w:tcPr>
            <w:tcW w:w="5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N12 完成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已完成</w:t>
            </w:r>
          </w:p>
        </w:tc>
      </w:tr>
    </w:tbl>
    <w:p w14:paraId="5472E8DC" w14:textId="77777777" w:rsidR="00357BE4" w:rsidRDefault="00357BE4">
      <w:pPr>
        <w:spacing w:after="80"/>
      </w:pPr>
    </w:p>
    <w:p w14:paraId="5472E8D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任务状态取最新执行实例的状态。</w:t>
      </w:r>
    </w:p>
    <w:p w14:paraId="5472E8DE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整单重跑从 N1 开始；从此节点重跑从选定节点开始；均生成新执行实例，历史实例只读。</w:t>
      </w:r>
    </w:p>
    <w:p w14:paraId="5472E8D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补传后在下一运行批次从 N3 继续。</w:t>
      </w:r>
    </w:p>
    <w:p w14:paraId="5472E8E0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lastRenderedPageBreak/>
        <w:t>批量重跑跳过执行中的任务。</w:t>
      </w:r>
    </w:p>
    <w:p w14:paraId="5472E8E1" w14:textId="77777777" w:rsidR="00357BE4" w:rsidRDefault="009F6C1D">
      <w:pPr>
        <w:pStyle w:val="Heading2"/>
      </w:pPr>
      <w:bookmarkStart w:id="40" w:name="_Toc242797429"/>
      <w:r>
        <w:t>6.3 页面跳转与业务闭环</w:t>
      </w:r>
      <w:bookmarkEnd w:id="4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"/>
        <w:gridCol w:w="4384"/>
        <w:gridCol w:w="3812"/>
      </w:tblGrid>
      <w:tr w:rsidR="00357BE4" w14:paraId="5472E8E5" w14:textId="77777777">
        <w:trPr>
          <w:cantSplit/>
          <w:tblHeader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从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到</w:t>
            </w:r>
          </w:p>
        </w:tc>
      </w:tr>
      <w:tr w:rsidR="00357BE4" w14:paraId="5472E8E9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点“已完成数 / 执行中 / 待人工处理”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任务中心，带对应筛选</w:t>
            </w:r>
          </w:p>
        </w:tc>
      </w:tr>
      <w:tr w:rsidR="00357BE4" w14:paraId="5472E8ED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点任务行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</w:tr>
      <w:tr w:rsidR="00357BE4" w14:paraId="5472E8F1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E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点提醒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</w:tr>
      <w:tr w:rsidR="00357BE4" w14:paraId="5472E8F5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“上传文件/整单重跑” → 前往上传中心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上传中心，打开“原始 PDF 与发票补传”弹窗并选中该任务</w:t>
            </w:r>
          </w:p>
        </w:tc>
      </w:tr>
      <w:tr w:rsidR="00357BE4" w14:paraId="5472E8F9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提交成功 → 返回任务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</w:tr>
      <w:tr w:rsidR="00357BE4" w14:paraId="5472E8FD" w14:textId="77777777"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4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返回任务中心</w:t>
            </w:r>
          </w:p>
        </w:tc>
        <w:tc>
          <w:tcPr>
            <w:tcW w:w="3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8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</w:tr>
    </w:tbl>
    <w:p w14:paraId="5472E8FE" w14:textId="77777777" w:rsidR="00357BE4" w:rsidRDefault="00357BE4">
      <w:pPr>
        <w:spacing w:after="80"/>
      </w:pPr>
    </w:p>
    <w:p w14:paraId="5472E8FF" w14:textId="08CA4433" w:rsidR="00357BE4" w:rsidRDefault="009F6C1D">
      <w:pPr>
        <w:spacing w:after="80"/>
      </w:pPr>
      <w:r>
        <w:rPr>
          <w:rFonts w:eastAsia="微软雅黑"/>
        </w:rPr>
        <w:t xml:space="preserve">闭环：预报邮件 → 任务创建 </w:t>
      </w:r>
      <w:ins w:id="41" w:author="Li, Chandler Changjun" w:date="2026-10-14T22:21:00Z" w16du:dateUtc="2026-10-14T14:21:00Z">
        <w:r w:rsidR="009B2256">
          <w:rPr>
            <w:rFonts w:eastAsia="微软雅黑" w:hint="eastAsia"/>
          </w:rPr>
          <w:t>→</w:t>
        </w:r>
        <w:r w:rsidR="009B2256">
          <w:rPr>
            <w:rFonts w:eastAsia="微软雅黑"/>
          </w:rPr>
          <w:t xml:space="preserve"> N1 ~ N12 → 已完成；</w:t>
        </w:r>
      </w:ins>
      <w:del w:id="42" w:author="Li, Chandler Changjun" w:date="2026-10-14T22:21:00Z" w16du:dateUtc="2026-10-14T14:21:00Z">
        <w:r w:rsidDel="009B2256">
          <w:rPr>
            <w:rFonts w:eastAsia="微软雅黑"/>
          </w:rPr>
          <w:delText>→ N1 ~ N12 → 成功；</w:delText>
        </w:r>
      </w:del>
      <w:r>
        <w:rPr>
          <w:rFonts w:eastAsia="微软雅黑"/>
        </w:rPr>
        <w:t xml:space="preserve">异常时 → 提醒中心 → 任务详情 → 上传中心补传 / 字段修正 </w:t>
      </w:r>
      <w:ins w:id="43" w:author="Li, Chandler Changjun" w:date="2026-10-14T22:21:00Z" w16du:dateUtc="2026-10-14T14:21:00Z">
        <w:r w:rsidR="009B2256">
          <w:rPr>
            <w:rFonts w:eastAsia="微软雅黑" w:hint="eastAsia"/>
          </w:rPr>
          <w:t>→</w:t>
        </w:r>
        <w:r w:rsidR="009B2256">
          <w:rPr>
            <w:rFonts w:eastAsia="微软雅黑"/>
          </w:rPr>
          <w:t xml:space="preserve"> 重跑 → 已完成。</w:t>
        </w:r>
      </w:ins>
      <w:del w:id="44" w:author="Li, Chandler Changjun" w:date="2026-10-14T22:21:00Z" w16du:dateUtc="2026-10-14T14:21:00Z">
        <w:r w:rsidDel="009B2256">
          <w:rPr>
            <w:rFonts w:eastAsia="微软雅黑"/>
          </w:rPr>
          <w:delText>→ 重跑 → 成功。</w:delText>
        </w:r>
      </w:del>
    </w:p>
    <w:p w14:paraId="5472E900" w14:textId="77777777" w:rsidR="00357BE4" w:rsidRDefault="009F6C1D">
      <w:r>
        <w:br w:type="page"/>
      </w:r>
    </w:p>
    <w:p w14:paraId="5472E901" w14:textId="77777777" w:rsidR="00357BE4" w:rsidRDefault="009F6C1D">
      <w:pPr>
        <w:pStyle w:val="Heading1"/>
      </w:pPr>
      <w:bookmarkStart w:id="45" w:name="_Toc242797430"/>
      <w:r>
        <w:lastRenderedPageBreak/>
        <w:t>第七部分：功能设计</w:t>
      </w:r>
      <w:bookmarkEnd w:id="45"/>
    </w:p>
    <w:p w14:paraId="5472E902" w14:textId="77777777" w:rsidR="00357BE4" w:rsidRDefault="009F6C1D">
      <w:pPr>
        <w:pStyle w:val="Heading2"/>
      </w:pPr>
      <w:bookmarkStart w:id="46" w:name="_Toc242797431"/>
      <w:r>
        <w:t>7.1 功能清单</w:t>
      </w:r>
      <w:bookmarkEnd w:id="46"/>
    </w:p>
    <w:p w14:paraId="5472E903" w14:textId="77777777" w:rsidR="00357BE4" w:rsidRDefault="009F6C1D">
      <w:pPr>
        <w:spacing w:after="80"/>
      </w:pPr>
      <w:r>
        <w:rPr>
          <w:rFonts w:eastAsia="微软雅黑"/>
          <w:b/>
          <w:bCs/>
        </w:rPr>
        <w:t>产品总功能，包含面向用户的 Portal 和流程 RPA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4503"/>
        <w:gridCol w:w="3602"/>
      </w:tblGrid>
      <w:tr w:rsidR="00357BE4" w14:paraId="5472E907" w14:textId="77777777">
        <w:trPr>
          <w:cantSplit/>
          <w:tblHeader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原型</w:t>
            </w:r>
          </w:p>
        </w:tc>
      </w:tr>
      <w:tr w:rsidR="00357BE4" w14:paraId="5472E90B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F-01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原型-01</w:t>
            </w:r>
          </w:p>
        </w:tc>
      </w:tr>
      <w:tr w:rsidR="00357BE4" w14:paraId="5472E90F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F-02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原型-02</w:t>
            </w:r>
          </w:p>
        </w:tc>
      </w:tr>
      <w:tr w:rsidR="00357BE4" w14:paraId="5472E913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F-03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原型-03 ~ 06</w:t>
            </w:r>
          </w:p>
        </w:tc>
      </w:tr>
      <w:tr w:rsidR="00357BE4" w14:paraId="5472E917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F-04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原型-07、08</w:t>
            </w:r>
          </w:p>
        </w:tc>
      </w:tr>
      <w:tr w:rsidR="00357BE4" w14:paraId="5472E91B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F-05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邮件中心 · 监听规则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原型-09、10</w:t>
            </w:r>
          </w:p>
        </w:tc>
      </w:tr>
      <w:tr w:rsidR="00357BE4" w14:paraId="5472E91F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F-06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原型-11、12</w:t>
            </w:r>
          </w:p>
        </w:tc>
      </w:tr>
      <w:tr w:rsidR="00357BE4" w14:paraId="5472E923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F-07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Share Point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原型-13</w:t>
            </w:r>
          </w:p>
        </w:tc>
      </w:tr>
      <w:tr w:rsidR="00357BE4" w14:paraId="5472E927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F-08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原型-14</w:t>
            </w:r>
          </w:p>
        </w:tc>
      </w:tr>
      <w:tr w:rsidR="00357BE4" w14:paraId="5472E92B" w14:textId="77777777">
        <w:trPr>
          <w:cantSplit/>
        </w:trPr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F-09</w:t>
            </w:r>
          </w:p>
        </w:tc>
        <w:tc>
          <w:tcPr>
            <w:tcW w:w="4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RPA 机器人：N1 ~ N12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2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7.4</w:t>
            </w:r>
          </w:p>
        </w:tc>
      </w:tr>
    </w:tbl>
    <w:p w14:paraId="5472E92C" w14:textId="77777777" w:rsidR="00357BE4" w:rsidRDefault="00357BE4">
      <w:pPr>
        <w:spacing w:after="80"/>
      </w:pPr>
    </w:p>
    <w:p w14:paraId="5472E92D" w14:textId="77777777" w:rsidR="00357BE4" w:rsidRDefault="009F6C1D">
      <w:pPr>
        <w:pStyle w:val="Heading2"/>
      </w:pPr>
      <w:bookmarkStart w:id="47" w:name="_Toc242797432"/>
      <w:r>
        <w:t>7.2 全流程核心业务规则</w:t>
      </w:r>
      <w:bookmarkEnd w:id="47"/>
    </w:p>
    <w:p w14:paraId="5472E92E" w14:textId="77777777" w:rsidR="00357BE4" w:rsidRDefault="009F6C1D">
      <w:pPr>
        <w:pStyle w:val="Heading3"/>
      </w:pPr>
      <w:bookmarkStart w:id="48" w:name="_Toc242797433"/>
      <w:r>
        <w:t>R1 触发</w:t>
      </w:r>
      <w:bookmarkEnd w:id="48"/>
    </w:p>
    <w:p w14:paraId="5472E92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R1.1 Portal 公邮收到邮件，且同时满足：</w:t>
      </w:r>
    </w:p>
    <w:p w14:paraId="5472E930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发件人邮箱后缀为 @fedex.com；</w:t>
      </w:r>
    </w:p>
    <w:p w14:paraId="5472E931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邮件标题含“AWB电子版 (电子运单), Genesis AWB (原始运单), CI (发票), Packing List, 提单自报催办通知”。</w:t>
      </w:r>
    </w:p>
    <w:p w14:paraId="5472E932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R1.2 发件人后缀与标题关键字在邮件中心可配置（Forwarder 或标题变化时修改）。</w:t>
      </w:r>
    </w:p>
    <w:p w14:paraId="5472E933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R1.3 每天 12:00、20:00 运行，处理上次运行后到达的命中邮件及已补传的任务；运行时间可配置。</w:t>
      </w:r>
    </w:p>
    <w:p w14:paraId="5472E934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R1.4 同 HAWB 已有任务：</w:t>
      </w:r>
    </w:p>
    <w:p w14:paraId="5472E935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已导入 IES+：不自动处理；新邮件挂到原任务，原任务转“有差异”，提示“收到重复 / 更正邮件”。</w:t>
      </w:r>
    </w:p>
    <w:p w14:paraId="5472E936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未导入 IES+：用新邮件附件生成新执行实例。</w:t>
      </w:r>
    </w:p>
    <w:p w14:paraId="5472E937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R1.5 任务中心“新建任务”无输入项；点击后 RPA 按 R1.1 到 Portal 公邮抓取预报邮件执行。</w:t>
      </w:r>
    </w:p>
    <w:p w14:paraId="5472E938" w14:textId="77777777" w:rsidR="00357BE4" w:rsidRDefault="009F6C1D">
      <w:pPr>
        <w:pStyle w:val="Heading3"/>
      </w:pPr>
      <w:bookmarkStart w:id="49" w:name="_Toc242797434"/>
      <w:r>
        <w:t>R2 附件与发票齐备</w:t>
      </w:r>
      <w:bookmarkEnd w:id="49"/>
    </w:p>
    <w:p w14:paraId="5472E939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 xml:space="preserve">R2.1 下载邮件 PDF 附件，保存到 </w:t>
      </w:r>
      <w:r>
        <w:rPr>
          <w:rFonts w:ascii="Consolas" w:eastAsia="微软雅黑" w:hAnsi="Consolas"/>
          <w:color w:val="7F3F00"/>
        </w:rPr>
        <w:t>Portal Share Point/&lt;</w:t>
      </w:r>
      <w:r>
        <w:rPr>
          <w:rFonts w:ascii="Consolas" w:eastAsia="微软雅黑" w:hAnsi="Consolas"/>
          <w:color w:val="7F3F00"/>
        </w:rPr>
        <w:t>运行日期</w:t>
      </w:r>
      <w:r>
        <w:rPr>
          <w:rFonts w:ascii="Consolas" w:eastAsia="微软雅黑" w:hAnsi="Consolas"/>
          <w:color w:val="7F3F00"/>
        </w:rPr>
        <w:t xml:space="preserve"> YYYYMMDD&gt;/</w:t>
      </w:r>
      <w:r>
        <w:rPr>
          <w:rFonts w:eastAsia="微软雅黑"/>
        </w:rPr>
        <w:t>。</w:t>
      </w:r>
    </w:p>
    <w:p w14:paraId="5472E93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R2.2 识别 PDF 中的运单主页、运单附页、发票页。</w:t>
      </w:r>
    </w:p>
    <w:p w14:paraId="5472E93B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R2.3 不含发票：停在 N3，任务转“有差异”，生成提醒；业务在上传中心补传原始 PDF 与发票 PDF，下一运行批次从 N3 继续。</w:t>
      </w:r>
    </w:p>
    <w:p w14:paraId="5472E93C" w14:textId="77777777" w:rsidR="00357BE4" w:rsidRDefault="009F6C1D">
      <w:pPr>
        <w:pStyle w:val="Heading3"/>
      </w:pPr>
      <w:bookmarkStart w:id="50" w:name="_Toc242797435"/>
      <w:r>
        <w:lastRenderedPageBreak/>
        <w:t>R3 HAWB 比对</w:t>
      </w:r>
      <w:bookmarkEnd w:id="50"/>
    </w:p>
    <w:p w14:paraId="5472E93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R3.1 取运单主页 Hawb、运单附页 Master（去除空格）、发票页 Hawb（每个包裹一个，可能多个）。</w:t>
      </w:r>
    </w:p>
    <w:p w14:paraId="5472E93E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R3.2 运单主页 Hawb 与运单附页 Master 都等于发票页 Hawb 中的某一个时，通过。</w:t>
      </w:r>
    </w:p>
    <w:p w14:paraId="5472E93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R3.3 不通过：停在 N4，任务转“有差异”，生成提醒。</w:t>
      </w:r>
    </w:p>
    <w:p w14:paraId="5472E940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识别错误：业务修正 Hawb / Master 字段，从此节点重跑。</w:t>
      </w:r>
    </w:p>
    <w:p w14:paraId="5472E941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单据不是同一套：业务在上传中心补传正确的原始 PDF 与发票 PDF，下一运行批次继续。</w:t>
      </w:r>
    </w:p>
    <w:p w14:paraId="5472E942" w14:textId="77777777" w:rsidR="00357BE4" w:rsidRDefault="009F6C1D">
      <w:pPr>
        <w:pStyle w:val="Heading3"/>
      </w:pPr>
      <w:bookmarkStart w:id="51" w:name="_Toc242797436"/>
      <w:r>
        <w:t>R4 货物类别</w:t>
      </w:r>
      <w:bookmarkEnd w:id="51"/>
    </w:p>
    <w:p w14:paraId="5472E943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R4.1 按发票判定（一份 PDF 只有一种货物）：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7610"/>
        <w:gridCol w:w="1276"/>
      </w:tblGrid>
      <w:tr w:rsidR="00357BE4" w14:paraId="5472E947" w14:textId="77777777">
        <w:trPr>
          <w:cantSplit/>
          <w:tblHeader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7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判定条件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SN 位置</w:t>
            </w:r>
          </w:p>
        </w:tc>
      </w:tr>
      <w:tr w:rsidR="00357BE4" w14:paraId="5472E94B" w14:textId="77777777">
        <w:trPr>
          <w:cantSplit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7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type 为 New order 或相同意思的德语 / 英语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配件信息部分</w:t>
            </w:r>
          </w:p>
        </w:tc>
      </w:tr>
      <w:tr w:rsidR="00357BE4" w14:paraId="5472E94F" w14:textId="77777777">
        <w:trPr>
          <w:cantSplit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 补货的旧货</w:t>
            </w:r>
          </w:p>
        </w:tc>
        <w:tc>
          <w:tcPr>
            <w:tcW w:w="7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品名下有 SN，Order type 不是 repair 和 New order（通常为 service kulanz）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4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品名下</w:t>
            </w:r>
          </w:p>
        </w:tc>
      </w:tr>
      <w:tr w:rsidR="00357BE4" w14:paraId="5472E953" w14:textId="77777777">
        <w:trPr>
          <w:cantSplit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5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</w:t>
            </w:r>
          </w:p>
        </w:tc>
        <w:tc>
          <w:tcPr>
            <w:tcW w:w="7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5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type 为 Service Customer Repaired 或相同意思的德语 / 英语；除以上两类外均为纯旧货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5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发票右上角</w:t>
            </w:r>
          </w:p>
        </w:tc>
      </w:tr>
    </w:tbl>
    <w:p w14:paraId="5472E954" w14:textId="77777777" w:rsidR="00357BE4" w:rsidRDefault="00357BE4">
      <w:pPr>
        <w:spacing w:after="80"/>
      </w:pPr>
    </w:p>
    <w:p w14:paraId="5472E955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 xml:space="preserve">R4.2 新货、GLC 补货的旧货：取 Order No.（R6 Order No. 规则）到诊断仪大表 </w:t>
      </w:r>
      <w:r>
        <w:rPr>
          <w:rFonts w:ascii="Consolas" w:eastAsia="微软雅黑" w:hAnsi="Consolas"/>
          <w:color w:val="7F3F00"/>
        </w:rPr>
        <w:t>ID No. (order to GSP)</w:t>
      </w:r>
      <w:r>
        <w:rPr>
          <w:rFonts w:eastAsia="微软雅黑"/>
        </w:rPr>
        <w:t xml:space="preserve"> 列查找，</w:t>
      </w:r>
      <w:r>
        <w:rPr>
          <w:rFonts w:ascii="Consolas" w:eastAsia="微软雅黑" w:hAnsi="Consolas"/>
          <w:color w:val="7F3F00"/>
        </w:rPr>
        <w:t>Loaner pool</w:t>
      </w:r>
      <w:r>
        <w:rPr>
          <w:rFonts w:eastAsia="微软雅黑"/>
        </w:rPr>
        <w:t xml:space="preserve"> 列为 Y 时为 loaner pool。</w:t>
      </w:r>
    </w:p>
    <w:p w14:paraId="5472E956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R4.3 类别决定 Supplier name、PN 来源、Order No.、Remark、原产地、文件夹新旧段，取值见 8.0.4。</w:t>
      </w:r>
    </w:p>
    <w:p w14:paraId="5472E957" w14:textId="77777777" w:rsidR="00357BE4" w:rsidRDefault="009F6C1D">
      <w:pPr>
        <w:pStyle w:val="Heading3"/>
      </w:pPr>
      <w:bookmarkStart w:id="52" w:name="_Toc242797437"/>
      <w:r>
        <w:t>R5 PN 查表</w:t>
      </w:r>
      <w:bookmarkEnd w:id="52"/>
    </w:p>
    <w:p w14:paraId="5472E958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R5.1 新货、GLC 补货的旧货：发票 Article no 对 PN list 的 Item No，取 Part number。</w:t>
      </w:r>
    </w:p>
    <w:p w14:paraId="5472E959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同一 Item No 有普通 PN 与 Loaner Pool PN：loaner pool 取 Product 含“Loaner Pool”的行，其余取不含的行。</w:t>
      </w:r>
    </w:p>
    <w:p w14:paraId="5472E95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R5.2 纯旧货：按 SN 查诊断仪大表（System No. 列，取 Part NO.）与追踪大表（System No. 列，取 Part No.），命中哪份取哪份。</w:t>
      </w:r>
    </w:p>
    <w:p w14:paraId="5472E95B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R5.3 PN 填写 INV 表体与 DN 表体的 Part Number。</w:t>
      </w:r>
    </w:p>
    <w:p w14:paraId="5472E95C" w14:textId="77777777" w:rsidR="00357BE4" w:rsidRDefault="009F6C1D">
      <w:pPr>
        <w:pStyle w:val="Heading3"/>
      </w:pPr>
      <w:bookmarkStart w:id="53" w:name="_Toc242797438"/>
      <w:r>
        <w:t>R6 填写发票信息表</w:t>
      </w:r>
      <w:bookmarkEnd w:id="53"/>
    </w:p>
    <w:p w14:paraId="5472E95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R6.1 使用配置中心最新版模板，4 个 sheet 字段取值见 8.0.2。</w:t>
      </w:r>
    </w:p>
    <w:p w14:paraId="5472E95E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R6.2 表中未列出取值的字段留空；列出取值的字段即使非必填也按规则填写。</w:t>
      </w:r>
    </w:p>
    <w:p w14:paraId="5472E95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R6.3 数值：空格以及逗号都代表小数点（如“63 0x43 0”代表 63.0 x 43.0）；千分位逗号为 3 位一组，代表小数点的逗号后通常只有 2 位。</w:t>
      </w:r>
    </w:p>
    <w:p w14:paraId="5472E960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R6.4 Gross weight 小于 1 时最多保留 2 位小数（0.435 → 0.44）。</w:t>
      </w:r>
    </w:p>
    <w:p w14:paraId="5472E961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R6.5 尺寸单位：发票为 CM，模板填 MM。</w:t>
      </w:r>
    </w:p>
    <w:p w14:paraId="5472E962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R6.6 INV 表体按零件合并，DN 表头按包裹分行：</w:t>
      </w:r>
    </w:p>
    <w:p w14:paraId="5472E963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lastRenderedPageBreak/>
        <w:t>MBZ/DN No. 与 Part Number 一一匹配，Part No. 下方找到对应的 MBZ/DN No.；</w:t>
      </w:r>
    </w:p>
    <w:p w14:paraId="5472E964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MBZ/DN No. 与 Part Number 都相同的行合并为一行，Item 与重复的第一行一致，Qty、Item Net Weight、Total Price 加总；不需合并的行保持原 Item。</w:t>
      </w:r>
    </w:p>
    <w:p w14:paraId="5472E965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R6.7 Remark 1 / Remark 2 写入 INV 表头，随发票信息表一次上传，取值见 8.0.4。</w:t>
      </w:r>
    </w:p>
    <w:p w14:paraId="5472E966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R6.8 发票信息表存入该票文件夹。</w:t>
      </w:r>
    </w:p>
    <w:p w14:paraId="5472E967" w14:textId="77777777" w:rsidR="00357BE4" w:rsidRDefault="009F6C1D">
      <w:pPr>
        <w:pStyle w:val="Heading3"/>
      </w:pPr>
      <w:bookmarkStart w:id="54" w:name="_Toc242797439"/>
      <w:r>
        <w:t>R7 导入发票</w:t>
      </w:r>
      <w:bookmarkEnd w:id="54"/>
    </w:p>
    <w:p w14:paraId="5472E968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R7.1 IES+ → 进口管理 → 发票信息 → 导入 → 导入INV&amp;DN → 选择文件 → 上传。</w:t>
      </w:r>
    </w:p>
    <w:p w14:paraId="5472E969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R7.2 一张发票上传一次。</w:t>
      </w:r>
    </w:p>
    <w:p w14:paraId="5472E96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R7.3 发票未创建：任务转“失败”。</w:t>
      </w:r>
    </w:p>
    <w:p w14:paraId="5472E96B" w14:textId="77777777" w:rsidR="00357BE4" w:rsidRDefault="009F6C1D">
      <w:pPr>
        <w:pStyle w:val="Heading3"/>
      </w:pPr>
      <w:bookmarkStart w:id="55" w:name="_Toc242797440"/>
      <w:r>
        <w:t>R8 生成预报与 Remark</w:t>
      </w:r>
      <w:bookmarkEnd w:id="55"/>
    </w:p>
    <w:p w14:paraId="5472E96C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R8.1 IES+ → 进口管理 → 发票信息 → 选中刚上传的发票信息 → 生成预报 → 按 8.0.3 录入字段。</w:t>
      </w:r>
    </w:p>
    <w:p w14:paraId="5472E96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R8.2 IES+ → 进口管理 → 进口预报 → 选中刚录入的预报信息 → 批量修改 → 输入 Remark → 保存，取值见 8.0.4。</w:t>
      </w:r>
    </w:p>
    <w:p w14:paraId="5472E96E" w14:textId="77777777" w:rsidR="00357BE4" w:rsidRDefault="009F6C1D">
      <w:pPr>
        <w:pStyle w:val="Heading3"/>
      </w:pPr>
      <w:bookmarkStart w:id="56" w:name="_Toc242797441"/>
      <w:r>
        <w:t>R9 存档 PDF</w:t>
      </w:r>
      <w:bookmarkEnd w:id="56"/>
    </w:p>
    <w:p w14:paraId="5472E96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R9.1 IES+ → 进口管理 → 进口预报 → 选中刚录入的预报信息 → 修改 → 进口预报详情 → 文档资料 → 上传 → 文档类别（HAWB）→ 选择文件 → 保存。</w:t>
      </w:r>
    </w:p>
    <w:p w14:paraId="5472E970" w14:textId="77777777" w:rsidR="00357BE4" w:rsidRDefault="009F6C1D">
      <w:pPr>
        <w:pStyle w:val="Heading3"/>
      </w:pPr>
      <w:bookmarkStart w:id="57" w:name="_Toc242797442"/>
      <w:r>
        <w:t>R10 纯旧货文件准备</w:t>
      </w:r>
      <w:bookmarkEnd w:id="57"/>
    </w:p>
    <w:p w14:paraId="5472E971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R10.1 仅纯旧货执行。</w:t>
      </w:r>
    </w:p>
    <w:p w14:paraId="5472E972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 xml:space="preserve">R10.2 最后一次出口运单：Warranty 大表 </w:t>
      </w:r>
      <w:r>
        <w:rPr>
          <w:rFonts w:ascii="Consolas" w:eastAsia="微软雅黑" w:hAnsi="Consolas"/>
          <w:color w:val="7F3F00"/>
        </w:rPr>
        <w:t>System No</w:t>
      </w:r>
      <w:r>
        <w:rPr>
          <w:rFonts w:eastAsia="微软雅黑"/>
        </w:rPr>
        <w:t xml:space="preserve"> = SN 的行中，排除 </w:t>
      </w:r>
      <w:r>
        <w:rPr>
          <w:rFonts w:ascii="Consolas" w:eastAsia="微软雅黑" w:hAnsi="Consolas"/>
          <w:color w:val="7F3F00"/>
        </w:rPr>
        <w:t>DHL/SF No. (Out)</w:t>
      </w:r>
      <w:r>
        <w:rPr>
          <w:rFonts w:eastAsia="微软雅黑"/>
        </w:rPr>
        <w:t xml:space="preserve"> 以 SF 开头的运单（顺丰国内段），取 </w:t>
      </w:r>
      <w:r>
        <w:rPr>
          <w:rFonts w:ascii="Consolas" w:eastAsia="微软雅黑" w:hAnsi="Consolas"/>
          <w:color w:val="7F3F00"/>
        </w:rPr>
        <w:t>DHL/ Local repair pick up date</w:t>
      </w:r>
      <w:r>
        <w:rPr>
          <w:rFonts w:eastAsia="微软雅黑"/>
        </w:rPr>
        <w:t xml:space="preserve"> 最晚一行的 </w:t>
      </w:r>
      <w:r>
        <w:rPr>
          <w:rFonts w:ascii="Consolas" w:eastAsia="微软雅黑" w:hAnsi="Consolas"/>
          <w:color w:val="7F3F00"/>
        </w:rPr>
        <w:t>DHL/SF No. (Out)</w:t>
      </w:r>
      <w:r>
        <w:rPr>
          <w:rFonts w:eastAsia="微软雅黑"/>
        </w:rPr>
        <w:t>。</w:t>
      </w:r>
    </w:p>
    <w:p w14:paraId="5472E973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 xml:space="preserve">R10.3 在 T 盘出口文件夹 </w:t>
      </w:r>
      <w:r>
        <w:rPr>
          <w:rFonts w:ascii="Consolas" w:eastAsia="微软雅黑" w:hAnsi="Consolas"/>
          <w:color w:val="7F3F00"/>
        </w:rPr>
        <w:t>T:\MBPTS\IE\1. Import\17. X-entry\05. Documentation for imp.&amp;exp</w:t>
      </w:r>
      <w:r>
        <w:rPr>
          <w:rFonts w:eastAsia="微软雅黑"/>
        </w:rPr>
        <w:t xml:space="preserve"> 下，按 SN 与该运单号定位，取：</w:t>
      </w:r>
    </w:p>
    <w:p w14:paraId="5472E974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原出口报关单：文件名含 SN 及 exp.、CDS 字样；</w:t>
      </w:r>
    </w:p>
    <w:p w14:paraId="5472E975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4 份盖章文件：盖章版 return label、维修 letter、给海关的情况说明、原进口报关单（标题通常为“MBPTS 默认模板…”）。</w:t>
      </w:r>
    </w:p>
    <w:p w14:paraId="5472E976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R10.4 按配置中心模板填写旧机电产品进口声明，字段见 8.0.5。</w:t>
      </w:r>
    </w:p>
    <w:p w14:paraId="5472E977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R10.5 比对发票与原出口报关单上的 Serial number：</w:t>
      </w:r>
    </w:p>
    <w:p w14:paraId="5472E978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一致：继续 N12；</w:t>
      </w:r>
    </w:p>
    <w:p w14:paraId="5472E979" w14:textId="77777777" w:rsidR="00357BE4" w:rsidRDefault="009F6C1D">
      <w:pPr>
        <w:pStyle w:val="ListParagraph"/>
        <w:numPr>
          <w:ilvl w:val="1"/>
          <w:numId w:val="2"/>
        </w:numPr>
        <w:spacing w:after="40"/>
      </w:pPr>
      <w:r>
        <w:rPr>
          <w:rFonts w:eastAsia="微软雅黑"/>
        </w:rPr>
        <w:t>不一致或无法比对（Warranty 大表无记录、T 盘无对应文件）：停在 N11，任务转“有差异”，生成提醒；识别错误时业务修正 Serial number 字段后从此节点重跑，其他情况线下核实。</w:t>
      </w:r>
    </w:p>
    <w:p w14:paraId="5472E97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R10.6 原出口报关单、盖章文件、旧机电产品进口声明存入该票文件夹，不上传 IES+。</w:t>
      </w:r>
    </w:p>
    <w:p w14:paraId="5472E97B" w14:textId="77777777" w:rsidR="00357BE4" w:rsidRDefault="009F6C1D">
      <w:pPr>
        <w:pStyle w:val="Heading3"/>
      </w:pPr>
      <w:bookmarkStart w:id="58" w:name="_Toc242797443"/>
      <w:r>
        <w:lastRenderedPageBreak/>
        <w:t>R11 命名存档</w:t>
      </w:r>
      <w:bookmarkEnd w:id="58"/>
    </w:p>
    <w:p w14:paraId="5472E97C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R11.1 PDF 以运单主页 Hawb 命名。</w:t>
      </w:r>
    </w:p>
    <w:p w14:paraId="5472E97D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R11.2 每个 PDF 与其发票信息表存一个文件夹：</w:t>
      </w:r>
      <w:r>
        <w:rPr>
          <w:rFonts w:ascii="Consolas" w:eastAsia="微软雅黑" w:hAnsi="Consolas"/>
          <w:color w:val="7F3F00"/>
        </w:rPr>
        <w:t>SN &lt;SN&gt;_&lt;</w:t>
      </w:r>
      <w:r>
        <w:rPr>
          <w:rFonts w:ascii="Consolas" w:eastAsia="微软雅黑" w:hAnsi="Consolas"/>
          <w:color w:val="7F3F00"/>
        </w:rPr>
        <w:t>品名</w:t>
      </w:r>
      <w:r>
        <w:rPr>
          <w:rFonts w:ascii="Consolas" w:eastAsia="微软雅黑" w:hAnsi="Consolas"/>
          <w:color w:val="7F3F00"/>
        </w:rPr>
        <w:t>&gt;_&lt;</w:t>
      </w:r>
      <w:r>
        <w:rPr>
          <w:rFonts w:ascii="Consolas" w:eastAsia="微软雅黑" w:hAnsi="Consolas"/>
          <w:color w:val="7F3F00"/>
        </w:rPr>
        <w:t>新旧</w:t>
      </w:r>
      <w:r>
        <w:rPr>
          <w:rFonts w:ascii="Consolas" w:eastAsia="微软雅黑" w:hAnsi="Consolas"/>
          <w:color w:val="7F3F00"/>
        </w:rPr>
        <w:t>&gt;_&lt;HAWB&gt;</w:t>
      </w:r>
      <w:r>
        <w:rPr>
          <w:rFonts w:eastAsia="微软雅黑"/>
        </w:rPr>
        <w:t>，位于运行日期目录下。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6"/>
      </w:tblGrid>
      <w:tr w:rsidR="00357BE4" w14:paraId="5472E98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7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段</w:t>
            </w:r>
          </w:p>
        </w:tc>
        <w:tc>
          <w:tcPr>
            <w:tcW w:w="9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7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983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</w:t>
            </w:r>
          </w:p>
        </w:tc>
        <w:tc>
          <w:tcPr>
            <w:tcW w:w="9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number；多个时写首个-末个</w:t>
            </w:r>
          </w:p>
        </w:tc>
      </w:tr>
      <w:tr w:rsidR="00357BE4" w14:paraId="5472E986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品名</w:t>
            </w:r>
          </w:p>
        </w:tc>
        <w:tc>
          <w:tcPr>
            <w:tcW w:w="9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 Article designation（旧货 PAD 取 PAD 行）</w:t>
            </w:r>
          </w:p>
        </w:tc>
      </w:tr>
      <w:tr w:rsidR="00357BE4" w14:paraId="5472E98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新旧</w:t>
            </w:r>
          </w:p>
        </w:tc>
        <w:tc>
          <w:tcPr>
            <w:tcW w:w="9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 xml:space="preserve">纯旧货 </w:t>
            </w:r>
            <w:r>
              <w:rPr>
                <w:rFonts w:ascii="Consolas" w:eastAsia="微软雅黑" w:hAnsi="Consolas"/>
                <w:color w:val="7F3F00"/>
                <w:sz w:val="16"/>
                <w:szCs w:val="16"/>
              </w:rPr>
              <w:t>Old</w:t>
            </w:r>
            <w:r>
              <w:rPr>
                <w:rFonts w:eastAsia="微软雅黑"/>
                <w:sz w:val="16"/>
                <w:szCs w:val="16"/>
              </w:rPr>
              <w:t xml:space="preserve">；新货 </w:t>
            </w:r>
            <w:r>
              <w:rPr>
                <w:rFonts w:ascii="Consolas" w:eastAsia="微软雅黑" w:hAnsi="Consolas"/>
                <w:color w:val="7F3F00"/>
                <w:sz w:val="16"/>
                <w:szCs w:val="16"/>
              </w:rPr>
              <w:t>new</w:t>
            </w:r>
            <w:r>
              <w:rPr>
                <w:rFonts w:eastAsia="微软雅黑"/>
                <w:sz w:val="16"/>
                <w:szCs w:val="16"/>
              </w:rPr>
              <w:t xml:space="preserve">；GLC 补货的旧货 </w:t>
            </w:r>
            <w:r>
              <w:rPr>
                <w:rFonts w:ascii="Consolas" w:eastAsia="微软雅黑" w:hAnsi="Consolas"/>
                <w:color w:val="7F3F00"/>
                <w:sz w:val="16"/>
                <w:szCs w:val="16"/>
              </w:rPr>
              <w:t>old (new)</w:t>
            </w:r>
            <w:r>
              <w:rPr>
                <w:rFonts w:eastAsia="微软雅黑"/>
                <w:sz w:val="16"/>
                <w:szCs w:val="16"/>
              </w:rPr>
              <w:t xml:space="preserve">；loaner pool </w:t>
            </w:r>
            <w:r>
              <w:rPr>
                <w:rFonts w:ascii="Consolas" w:eastAsia="微软雅黑" w:hAnsi="Consolas"/>
                <w:color w:val="7F3F00"/>
                <w:sz w:val="16"/>
                <w:szCs w:val="16"/>
              </w:rPr>
              <w:t>loaner pool</w:t>
            </w:r>
          </w:p>
        </w:tc>
      </w:tr>
      <w:tr w:rsidR="00357BE4" w14:paraId="5472E98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HAWB</w:t>
            </w:r>
          </w:p>
        </w:tc>
        <w:tc>
          <w:tcPr>
            <w:tcW w:w="9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8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运单主页 Hawb</w:t>
            </w:r>
          </w:p>
        </w:tc>
      </w:tr>
    </w:tbl>
    <w:p w14:paraId="5472E98D" w14:textId="77777777" w:rsidR="00357BE4" w:rsidRDefault="00357BE4">
      <w:pPr>
        <w:spacing w:after="80"/>
      </w:pPr>
    </w:p>
    <w:p w14:paraId="5472E98E" w14:textId="77777777" w:rsidR="00357BE4" w:rsidRDefault="009F6C1D">
      <w:pPr>
        <w:pStyle w:val="Heading3"/>
      </w:pPr>
      <w:bookmarkStart w:id="59" w:name="_Toc242797444"/>
      <w:r>
        <w:t>R12 字段修正</w:t>
      </w:r>
      <w:bookmarkEnd w:id="59"/>
    </w:p>
    <w:p w14:paraId="5472E98F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R12.1 仅当前执行实例、非执行中可修正；值不能为空。</w:t>
      </w:r>
    </w:p>
    <w:p w14:paraId="5472E990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R12.2 记录原值、新值、时间、操作人；不审批；从下一次执行生效。</w:t>
      </w:r>
    </w:p>
    <w:p w14:paraId="5472E991" w14:textId="77777777" w:rsidR="00357BE4" w:rsidRDefault="009F6C1D">
      <w:pPr>
        <w:pStyle w:val="Heading2"/>
      </w:pPr>
      <w:bookmarkStart w:id="60" w:name="_Toc242797445"/>
      <w:r>
        <w:t>7.3 原型及交互规则说明</w:t>
      </w:r>
      <w:bookmarkEnd w:id="60"/>
    </w:p>
    <w:p w14:paraId="5472E992" w14:textId="77777777" w:rsidR="00357BE4" w:rsidRDefault="009F6C1D">
      <w:pPr>
        <w:pStyle w:val="Heading3"/>
      </w:pPr>
      <w:bookmarkStart w:id="61" w:name="_Toc242797446"/>
      <w:r>
        <w:t>7.3.1 工作台（F-01）</w:t>
      </w:r>
      <w:bookmarkEnd w:id="61"/>
    </w:p>
    <w:p w14:paraId="5472E993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38" wp14:editId="5472EF39">
            <wp:extent cx="6286500" cy="3314700"/>
            <wp:effectExtent l="0" t="0" r="0" b="0"/>
            <wp:docPr id="792035337" name="Picture 79203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994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工作台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3597"/>
        <w:gridCol w:w="4433"/>
      </w:tblGrid>
      <w:tr w:rsidR="00357BE4" w14:paraId="5472E998" w14:textId="77777777">
        <w:trPr>
          <w:cantSplit/>
          <w:tblHeader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卡片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点击</w:t>
            </w:r>
          </w:p>
        </w:tc>
      </w:tr>
      <w:tr w:rsidR="00357BE4" w14:paraId="5472E99C" w14:textId="77777777">
        <w:trPr>
          <w:cantSplit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总任务数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任务数（按 HAWB 统计）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不可点击</w:t>
            </w:r>
          </w:p>
        </w:tc>
      </w:tr>
      <w:tr w:rsidR="00357BE4" w14:paraId="5472E9A0" w14:textId="77777777">
        <w:trPr>
          <w:cantSplit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已完成数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E" w14:textId="08B15EA5" w:rsidR="00357BE4" w:rsidRDefault="009B2256">
            <w:pPr>
              <w:spacing w:line="260" w:lineRule="auto"/>
            </w:pPr>
            <w:ins w:id="62" w:author="Li, Chandler Changjun" w:date="2026-10-14T22:21:00Z" w16du:dateUtc="2026-10-14T14:21:00Z">
              <w:r>
                <w:rPr>
                  <w:rFonts w:eastAsia="微软雅黑" w:hint="eastAsia"/>
                  <w:sz w:val="16"/>
                  <w:szCs w:val="16"/>
                </w:rPr>
                <w:t>状态</w:t>
              </w:r>
              <w:r>
                <w:rPr>
                  <w:rFonts w:eastAsia="微软雅黑"/>
                  <w:sz w:val="16"/>
                  <w:szCs w:val="16"/>
                </w:rPr>
                <w:t xml:space="preserve"> = 已完成</w:t>
              </w:r>
            </w:ins>
            <w:del w:id="63" w:author="Li, Chandler Changjun" w:date="2026-10-14T22:21:00Z" w16du:dateUtc="2026-10-14T14:21:00Z">
              <w:r w:rsidR="009F6C1D" w:rsidDel="009B2256">
                <w:rPr>
                  <w:rFonts w:eastAsia="微软雅黑"/>
                  <w:sz w:val="16"/>
                  <w:szCs w:val="16"/>
                </w:rPr>
                <w:delText>状态 = 成功</w:delText>
              </w:r>
            </w:del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9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任务中心，筛选 = 已完成</w:t>
            </w:r>
          </w:p>
        </w:tc>
      </w:tr>
      <w:tr w:rsidR="00357BE4" w14:paraId="5472E9A4" w14:textId="77777777">
        <w:trPr>
          <w:cantSplit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状态 = 执行中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任务中心，筛选 = 执行中</w:t>
            </w:r>
          </w:p>
        </w:tc>
      </w:tr>
      <w:tr w:rsidR="00357BE4" w14:paraId="5472E9A8" w14:textId="77777777">
        <w:trPr>
          <w:cantSplit/>
        </w:trPr>
        <w:tc>
          <w:tcPr>
            <w:tcW w:w="1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lastRenderedPageBreak/>
              <w:t>待人工处理</w:t>
            </w:r>
          </w:p>
        </w:tc>
        <w:tc>
          <w:tcPr>
            <w:tcW w:w="35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状态为有差异 / 失败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任务中心，筛选 = 待人工处理</w:t>
            </w:r>
          </w:p>
        </w:tc>
      </w:tr>
    </w:tbl>
    <w:p w14:paraId="5472E9A9" w14:textId="77777777" w:rsidR="00357BE4" w:rsidRDefault="00357BE4">
      <w:pPr>
        <w:spacing w:after="80"/>
      </w:pPr>
    </w:p>
    <w:p w14:paraId="5472E9AA" w14:textId="77777777" w:rsidR="00357BE4" w:rsidRDefault="009F6C1D">
      <w:pPr>
        <w:pStyle w:val="Heading3"/>
      </w:pPr>
      <w:bookmarkStart w:id="64" w:name="_Toc242797447"/>
      <w:r>
        <w:t>7.3.2 任务中心（F-02）</w:t>
      </w:r>
      <w:bookmarkEnd w:id="64"/>
    </w:p>
    <w:p w14:paraId="5472E9AB" w14:textId="298CFA10" w:rsidR="00357BE4" w:rsidRDefault="009F6C1D">
      <w:pPr>
        <w:keepNext/>
        <w:spacing w:before="120" w:after="40"/>
        <w:jc w:val="center"/>
      </w:pPr>
      <w:del w:id="65" w:author="Li, Chandler Changjun" w:date="2026-10-14T22:20:00Z" w16du:dateUtc="2026-10-14T14:20:00Z">
        <w:r w:rsidDel="009B2256">
          <w:rPr>
            <w:noProof/>
          </w:rPr>
          <w:drawing>
            <wp:inline distT="0" distB="0" distL="0" distR="0" wp14:anchorId="5472EF3A" wp14:editId="2061F927">
              <wp:extent cx="6286500" cy="3581400"/>
              <wp:effectExtent l="0" t="0" r="0" b="0"/>
              <wp:docPr id="1091246266" name="Picture 109124626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3581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66" w:author="Li, Chandler Changjun" w:date="2026-10-14T22:20:00Z" w16du:dateUtc="2026-10-14T14:20:00Z">
        <w:r w:rsidR="009B2256">
          <w:rPr>
            <w:noProof/>
          </w:rPr>
          <w:drawing>
            <wp:inline distT="0" distB="0" distL="0" distR="0" wp14:anchorId="4F6D95E4" wp14:editId="1D43D5BA">
              <wp:extent cx="6286500" cy="3579865"/>
              <wp:effectExtent l="0" t="0" r="0" b="1905"/>
              <wp:docPr id="99121081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91210816" name=""/>
                      <pic:cNvPicPr/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35798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72E9AC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任务中心</w:t>
      </w:r>
    </w:p>
    <w:p w14:paraId="5472E9AD" w14:textId="77777777" w:rsidR="00357BE4" w:rsidRDefault="009F6C1D">
      <w:pPr>
        <w:spacing w:after="80"/>
      </w:pPr>
      <w:r>
        <w:rPr>
          <w:rFonts w:eastAsia="微软雅黑"/>
          <w:b/>
          <w:bCs/>
        </w:rPr>
        <w:t>筛选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8417"/>
      </w:tblGrid>
      <w:tr w:rsidR="00357BE4" w14:paraId="5472E9B0" w14:textId="77777777">
        <w:trPr>
          <w:cantSplit/>
          <w:tblHeader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8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A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选项</w:t>
            </w:r>
          </w:p>
        </w:tc>
      </w:tr>
      <w:tr w:rsidR="00357BE4" w14:paraId="5472E9B3" w14:textId="77777777"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状态</w:t>
            </w:r>
          </w:p>
        </w:tc>
        <w:tc>
          <w:tcPr>
            <w:tcW w:w="8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全部 / 已完成 / 执行中 / 待人工处理</w:t>
            </w:r>
          </w:p>
        </w:tc>
      </w:tr>
      <w:tr w:rsidR="00357BE4" w14:paraId="5472E9B6" w14:textId="77777777"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触发来源</w:t>
            </w:r>
          </w:p>
        </w:tc>
        <w:tc>
          <w:tcPr>
            <w:tcW w:w="8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全部来源 / 邮件触发 / 手动创建 / 手动触发</w:t>
            </w:r>
          </w:p>
        </w:tc>
      </w:tr>
      <w:tr w:rsidR="00357BE4" w14:paraId="5472E9B9" w14:textId="77777777"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搜索</w:t>
            </w:r>
          </w:p>
        </w:tc>
        <w:tc>
          <w:tcPr>
            <w:tcW w:w="8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任务编号 / HAWB No. / case / 用例</w:t>
            </w:r>
          </w:p>
        </w:tc>
      </w:tr>
    </w:tbl>
    <w:p w14:paraId="5472E9BA" w14:textId="77777777" w:rsidR="00357BE4" w:rsidRDefault="00357BE4">
      <w:pPr>
        <w:spacing w:after="80"/>
      </w:pPr>
    </w:p>
    <w:p w14:paraId="5472E9BB" w14:textId="77777777" w:rsidR="00357BE4" w:rsidRDefault="009F6C1D">
      <w:pPr>
        <w:spacing w:after="80"/>
      </w:pPr>
      <w:r>
        <w:rPr>
          <w:rFonts w:eastAsia="微软雅黑"/>
          <w:b/>
          <w:bCs/>
        </w:rPr>
        <w:t>列表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7192"/>
      </w:tblGrid>
      <w:tr w:rsidR="00357BE4" w14:paraId="5472E9BE" w14:textId="77777777">
        <w:trPr>
          <w:cantSplit/>
          <w:tblHeader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9C1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B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勾选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用于批量重跑</w:t>
            </w:r>
          </w:p>
        </w:tc>
      </w:tr>
      <w:tr w:rsidR="00357BE4" w14:paraId="5472E9C4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任务编号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下方显示 HAWB No.</w:t>
            </w:r>
          </w:p>
        </w:tc>
      </w:tr>
      <w:tr w:rsidR="00357BE4" w14:paraId="5472E9C7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case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case4</w:t>
            </w:r>
          </w:p>
        </w:tc>
      </w:tr>
      <w:tr w:rsidR="00357BE4" w14:paraId="5472E9CA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用例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X-entry 发票与预报创建</w:t>
            </w:r>
          </w:p>
        </w:tc>
      </w:tr>
      <w:tr w:rsidR="00357BE4" w14:paraId="5472E9CD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触发来源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邮件触发 / 手动创建 / 手动触发（重跑产生）</w:t>
            </w:r>
          </w:p>
        </w:tc>
      </w:tr>
      <w:tr w:rsidR="00357BE4" w14:paraId="5472E9D0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状态（当前执行）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C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最新执行实例状态</w:t>
            </w:r>
          </w:p>
        </w:tc>
      </w:tr>
      <w:tr w:rsidR="00357BE4" w14:paraId="5472E9D3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执行次数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执行实例数</w:t>
            </w:r>
          </w:p>
        </w:tc>
      </w:tr>
      <w:tr w:rsidR="00357BE4" w14:paraId="5472E9D6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最近执行开始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最新执行实例开始时间</w:t>
            </w:r>
          </w:p>
        </w:tc>
      </w:tr>
      <w:tr w:rsidR="00357BE4" w14:paraId="5472E9D9" w14:textId="77777777">
        <w:trPr>
          <w:cantSplit/>
        </w:trPr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lastRenderedPageBreak/>
              <w:t>当前环节</w:t>
            </w:r>
          </w:p>
        </w:tc>
        <w:tc>
          <w:tcPr>
            <w:tcW w:w="7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8" w14:textId="7060A0F3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执行中 / 失败 / 有差异的节点名；</w:t>
            </w:r>
            <w:ins w:id="67" w:author="Li, Chandler Changjun" w:date="2026-10-14T22:21:00Z" w16du:dateUtc="2026-10-14T14:21:00Z">
              <w:r w:rsidR="009B2256">
                <w:rPr>
                  <w:rFonts w:eastAsia="微软雅黑" w:hint="eastAsia"/>
                  <w:sz w:val="16"/>
                  <w:szCs w:val="16"/>
                </w:rPr>
                <w:t>已完成时为最后节点</w:t>
              </w:r>
            </w:ins>
            <w:del w:id="68" w:author="Li, Chandler Changjun" w:date="2026-10-14T22:21:00Z" w16du:dateUtc="2026-10-14T14:21:00Z">
              <w:r w:rsidDel="009B2256">
                <w:rPr>
                  <w:rFonts w:eastAsia="微软雅黑"/>
                  <w:sz w:val="16"/>
                  <w:szCs w:val="16"/>
                </w:rPr>
                <w:delText>成功时为最后节点</w:delText>
              </w:r>
            </w:del>
          </w:p>
        </w:tc>
      </w:tr>
    </w:tbl>
    <w:p w14:paraId="5472E9DA" w14:textId="77777777" w:rsidR="00357BE4" w:rsidRDefault="00357BE4">
      <w:pPr>
        <w:spacing w:after="80"/>
      </w:pPr>
    </w:p>
    <w:p w14:paraId="5472E9DB" w14:textId="77777777" w:rsidR="00357BE4" w:rsidRDefault="009F6C1D">
      <w:pPr>
        <w:spacing w:after="80"/>
      </w:pPr>
      <w:r>
        <w:rPr>
          <w:rFonts w:eastAsia="微软雅黑"/>
          <w:b/>
          <w:bCs/>
        </w:rPr>
        <w:t>操作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8764"/>
      </w:tblGrid>
      <w:tr w:rsidR="00357BE4" w14:paraId="5472E9DE" w14:textId="77777777">
        <w:trPr>
          <w:cantSplit/>
          <w:tblHeader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结果</w:t>
            </w:r>
          </w:p>
        </w:tc>
      </w:tr>
      <w:tr w:rsidR="00357BE4" w14:paraId="5472E9E1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D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新建任务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弹窗选择“Case4 - X-entry 发票与预报创建”→ 创建并执行（R1.5）</w:t>
            </w:r>
          </w:p>
        </w:tc>
      </w:tr>
      <w:tr w:rsidR="00357BE4" w14:paraId="5472E9E4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批量重跑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勾选 ≥ 1 条；确认弹窗列出所选任务；执行中任务跳过，其余各生成新执行实例；提示已触发数与跳过数</w:t>
            </w:r>
          </w:p>
        </w:tc>
      </w:tr>
      <w:tr w:rsidR="00357BE4" w14:paraId="5472E9E7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导出列表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导出当前筛选结果 CSV：任务编号、HAWB No.、线路、用例、case、触发来源、状态、执行次数、最近执行开始</w:t>
            </w:r>
          </w:p>
        </w:tc>
      </w:tr>
      <w:tr w:rsidR="00357BE4" w14:paraId="5472E9EA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点击行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进入任务详情</w:t>
            </w:r>
          </w:p>
        </w:tc>
      </w:tr>
    </w:tbl>
    <w:p w14:paraId="5472E9EB" w14:textId="77777777" w:rsidR="00357BE4" w:rsidRDefault="00357BE4">
      <w:pPr>
        <w:spacing w:after="80"/>
      </w:pPr>
    </w:p>
    <w:p w14:paraId="5472E9EC" w14:textId="77777777" w:rsidR="00357BE4" w:rsidRDefault="009F6C1D">
      <w:pPr>
        <w:pStyle w:val="Heading3"/>
      </w:pPr>
      <w:bookmarkStart w:id="69" w:name="_Toc242797448"/>
      <w:r>
        <w:lastRenderedPageBreak/>
        <w:t>7.3.3 任务详情（F-03）</w:t>
      </w:r>
      <w:bookmarkEnd w:id="69"/>
    </w:p>
    <w:p w14:paraId="5472E9ED" w14:textId="0F1B2260" w:rsidR="00357BE4" w:rsidRDefault="009F6C1D">
      <w:pPr>
        <w:keepNext/>
        <w:spacing w:before="120" w:after="40"/>
        <w:jc w:val="center"/>
      </w:pPr>
      <w:del w:id="70" w:author="Li, Chandler Changjun" w:date="2026-10-14T22:21:00Z" w16du:dateUtc="2026-10-14T14:21:00Z">
        <w:r w:rsidDel="009B2256">
          <w:rPr>
            <w:noProof/>
          </w:rPr>
          <w:drawing>
            <wp:inline distT="0" distB="0" distL="0" distR="0" wp14:anchorId="5472EF3C" wp14:editId="1F026A49">
              <wp:extent cx="6286500" cy="6553200"/>
              <wp:effectExtent l="0" t="0" r="0" b="0"/>
              <wp:docPr id="553310891" name="Picture 5533108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>
                        <a:picLocks noChangeAspect="1" noChangeArrowheads="1"/>
                      </pic:cNvPicPr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0" cy="6553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71" w:author="Li, Chandler Changjun" w:date="2026-10-14T22:21:00Z" w16du:dateUtc="2026-10-14T14:21:00Z">
        <w:r w:rsidR="009B2256">
          <w:rPr>
            <w:noProof/>
          </w:rPr>
          <w:drawing>
            <wp:inline distT="0" distB="0" distL="0" distR="0" wp14:anchorId="602A0D29" wp14:editId="37E9BEA7">
              <wp:extent cx="6286500" cy="6548596"/>
              <wp:effectExtent l="0" t="0" r="0" b="5080"/>
              <wp:docPr id="199112410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1124103" name=""/>
                      <pic:cNvPicPr/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6500" cy="6548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72E9EE" w14:textId="73CF37E0" w:rsidR="00357BE4" w:rsidRDefault="009B2256">
      <w:pPr>
        <w:spacing w:after="160"/>
        <w:jc w:val="center"/>
      </w:pPr>
      <w:ins w:id="72" w:author="Li, Chandler Changjun" w:date="2026-10-14T22:21:00Z" w16du:dateUtc="2026-10-14T14:21:00Z">
        <w:r>
          <w:rPr>
            <w:rFonts w:eastAsia="微软雅黑" w:hint="eastAsia"/>
            <w:color w:val="595959"/>
            <w:sz w:val="16"/>
            <w:szCs w:val="16"/>
          </w:rPr>
          <w:t>任务详情</w:t>
        </w:r>
        <w:r>
          <w:rPr>
            <w:rFonts w:eastAsia="微软雅黑"/>
            <w:color w:val="595959"/>
            <w:sz w:val="16"/>
            <w:szCs w:val="16"/>
          </w:rPr>
          <w:t>-已完成（纯旧货）</w:t>
        </w:r>
      </w:ins>
      <w:del w:id="73" w:author="Li, Chandler Changjun" w:date="2026-10-14T22:21:00Z" w16du:dateUtc="2026-10-14T14:21:00Z">
        <w:r w:rsidR="009F6C1D" w:rsidDel="009B2256">
          <w:rPr>
            <w:rFonts w:eastAsia="微软雅黑"/>
            <w:color w:val="595959"/>
            <w:sz w:val="16"/>
            <w:szCs w:val="16"/>
          </w:rPr>
          <w:delText>任务详情-成功（纯旧货）</w:delText>
        </w:r>
      </w:del>
    </w:p>
    <w:p w14:paraId="5472E9EF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3E" wp14:editId="5472EF3F">
            <wp:extent cx="6286500" cy="4800600"/>
            <wp:effectExtent l="0" t="0" r="0" b="0"/>
            <wp:docPr id="31503677" name="Picture 3150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9F0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任务详情-有差异（不含发票）</w:t>
      </w:r>
    </w:p>
    <w:p w14:paraId="5472E9F1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40" wp14:editId="5472EF41">
            <wp:extent cx="6286500" cy="4800600"/>
            <wp:effectExtent l="0" t="0" r="0" b="0"/>
            <wp:docPr id="1735785340" name="Picture 173578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9F2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任务详情-有差异（HAWB 不一致）</w:t>
      </w:r>
    </w:p>
    <w:p w14:paraId="5472E9F3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42" wp14:editId="5472EF43">
            <wp:extent cx="6286500" cy="4800600"/>
            <wp:effectExtent l="0" t="0" r="0" b="0"/>
            <wp:docPr id="1956137264" name="Picture 195613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9F4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任务详情-有差异（SN 不一致）</w:t>
      </w:r>
    </w:p>
    <w:p w14:paraId="5472E9F5" w14:textId="77777777" w:rsidR="00357BE4" w:rsidRDefault="009F6C1D">
      <w:pPr>
        <w:spacing w:after="80"/>
      </w:pPr>
      <w:r>
        <w:rPr>
          <w:rFonts w:eastAsia="微软雅黑"/>
          <w:b/>
          <w:bCs/>
        </w:rPr>
        <w:t>页头</w:t>
      </w:r>
      <w:r>
        <w:rPr>
          <w:rFonts w:eastAsia="微软雅黑"/>
        </w:rPr>
        <w:t>：任务编号；用例 · HAWB No. · 触发来源 · 规则；当前状态、当前执行（R#n）、执行次数；返回任务中心。</w:t>
      </w:r>
    </w:p>
    <w:p w14:paraId="5472E9F6" w14:textId="77777777" w:rsidR="00357BE4" w:rsidRDefault="009F6C1D">
      <w:pPr>
        <w:spacing w:after="80"/>
      </w:pPr>
      <w:r>
        <w:rPr>
          <w:rFonts w:eastAsia="微软雅黑"/>
          <w:b/>
          <w:bCs/>
        </w:rPr>
        <w:t>按状态显示的横幅与按钮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5"/>
        <w:gridCol w:w="1601"/>
        <w:gridCol w:w="1692"/>
        <w:gridCol w:w="3868"/>
      </w:tblGrid>
      <w:tr w:rsidR="00357BE4" w14:paraId="5472E9FB" w14:textId="77777777">
        <w:trPr>
          <w:cantSplit/>
          <w:tblHeader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横幅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点击结果</w:t>
            </w:r>
          </w:p>
        </w:tc>
      </w:tr>
      <w:tr w:rsidR="00357BE4" w14:paraId="5472EA00" w14:textId="77777777">
        <w:trPr>
          <w:cantSplit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有差异（不含发票 / 单据不是同一套）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R#n 比对存在差异；查看差异字段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上传文件/整单重跑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9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未补传：弹窗提示前往上传中心，跳转后打开“原始 PDF 与发票补传”弹窗并选中该任务；已补传：确认后整单重跑</w:t>
            </w:r>
          </w:p>
        </w:tc>
      </w:tr>
      <w:tr w:rsidR="00357BE4" w14:paraId="5472EA05" w14:textId="77777777">
        <w:trPr>
          <w:cantSplit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有差异（Hawb / Serial number 识别错误）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从此节点重跑（节点工作区）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字段修正后，确认从该节点重跑</w:t>
            </w:r>
          </w:p>
        </w:tc>
      </w:tr>
      <w:tr w:rsidR="00357BE4" w14:paraId="5472EA0A" w14:textId="77777777">
        <w:trPr>
          <w:cantSplit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有差异（重复 / 更正邮件）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上传文件/整单重跑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确认后整单重跑</w:t>
            </w:r>
          </w:p>
        </w:tc>
      </w:tr>
      <w:tr w:rsidR="00357BE4" w14:paraId="5472EA0F" w14:textId="77777777">
        <w:trPr>
          <w:cantSplit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失败</w:t>
            </w:r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R#n 执行失败，显示失败节点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整单重跑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确认后整单重跑</w:t>
            </w:r>
          </w:p>
        </w:tc>
      </w:tr>
      <w:tr w:rsidR="00357BE4" w14:paraId="5472EA14" w14:textId="77777777">
        <w:trPr>
          <w:cantSplit/>
        </w:trPr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0" w14:textId="7640D4E5" w:rsidR="00357BE4" w:rsidRDefault="009B2256">
            <w:pPr>
              <w:spacing w:line="260" w:lineRule="auto"/>
            </w:pPr>
            <w:ins w:id="74" w:author="Li, Chandler Changjun" w:date="2026-10-14T22:21:00Z" w16du:dateUtc="2026-10-14T14:21:00Z">
              <w:r>
                <w:rPr>
                  <w:rFonts w:eastAsia="微软雅黑" w:hint="eastAsia"/>
                  <w:sz w:val="16"/>
                  <w:szCs w:val="16"/>
                </w:rPr>
                <w:t>执行中</w:t>
              </w:r>
              <w:r>
                <w:rPr>
                  <w:rFonts w:eastAsia="微软雅黑"/>
                  <w:sz w:val="16"/>
                  <w:szCs w:val="16"/>
                </w:rPr>
                <w:t xml:space="preserve"> / 已完成</w:t>
              </w:r>
            </w:ins>
            <w:del w:id="75" w:author="Li, Chandler Changjun" w:date="2026-10-14T22:21:00Z" w16du:dateUtc="2026-10-14T14:21:00Z">
              <w:r w:rsidR="009F6C1D" w:rsidDel="009B2256">
                <w:rPr>
                  <w:rFonts w:eastAsia="微软雅黑"/>
                  <w:sz w:val="16"/>
                  <w:szCs w:val="16"/>
                </w:rPr>
                <w:delText>执行中 / 成功</w:delText>
              </w:r>
            </w:del>
          </w:p>
        </w:tc>
        <w:tc>
          <w:tcPr>
            <w:tcW w:w="1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38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</w:tbl>
    <w:p w14:paraId="5472EA15" w14:textId="77777777" w:rsidR="00357BE4" w:rsidRDefault="00357BE4">
      <w:pPr>
        <w:spacing w:after="80"/>
      </w:pPr>
    </w:p>
    <w:p w14:paraId="5472EA16" w14:textId="77777777" w:rsidR="00357BE4" w:rsidRDefault="009F6C1D">
      <w:pPr>
        <w:spacing w:after="80"/>
      </w:pPr>
      <w:r>
        <w:rPr>
          <w:rFonts w:eastAsia="微软雅黑"/>
          <w:b/>
          <w:bCs/>
        </w:rPr>
        <w:t>执行实例切换</w:t>
      </w:r>
      <w:r>
        <w:rPr>
          <w:rFonts w:eastAsia="微软雅黑"/>
        </w:rPr>
        <w:t>：执行次数 &gt; 1 时显示 R#1、R#2…；查看历史实例时提示“历史执行 · 只读”，可切回当前执行。</w:t>
      </w:r>
    </w:p>
    <w:p w14:paraId="5472EA17" w14:textId="77777777" w:rsidR="00357BE4" w:rsidRDefault="009F6C1D">
      <w:pPr>
        <w:spacing w:after="80"/>
      </w:pPr>
      <w:r>
        <w:rPr>
          <w:rFonts w:eastAsia="微软雅黑"/>
          <w:b/>
          <w:bCs/>
        </w:rPr>
        <w:t>节点工作区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8449"/>
      </w:tblGrid>
      <w:tr w:rsidR="00357BE4" w14:paraId="5472EA1A" w14:textId="77777777">
        <w:trPr>
          <w:cantSplit/>
          <w:tblHeader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>区域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A1D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节点执行轨迹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~ N12（非纯旧货无 N11），每个节点显示名称、说明、状态（完成 / 执行中 / 失败 / 有差异 / 等待）、相关文件</w:t>
            </w:r>
          </w:p>
        </w:tc>
      </w:tr>
      <w:tr w:rsidR="00357BE4" w14:paraId="5472EA20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节点内容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1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节点序号、名称、说明、状态、错误信息；有字段的节点显示字段与原文预览，其余节点显示证据与附件</w:t>
            </w:r>
          </w:p>
        </w:tc>
      </w:tr>
      <w:tr w:rsidR="00357BE4" w14:paraId="5472EA23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从此节点重跑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当前执行实例中失败 / 有差异的节点显示</w:t>
            </w:r>
          </w:p>
        </w:tc>
      </w:tr>
    </w:tbl>
    <w:p w14:paraId="5472EA24" w14:textId="77777777" w:rsidR="00357BE4" w:rsidRDefault="00357BE4">
      <w:pPr>
        <w:spacing w:after="80"/>
      </w:pPr>
    </w:p>
    <w:p w14:paraId="5472EA25" w14:textId="77777777" w:rsidR="00357BE4" w:rsidRDefault="009F6C1D">
      <w:pPr>
        <w:spacing w:after="80"/>
      </w:pPr>
      <w:r>
        <w:rPr>
          <w:rFonts w:eastAsia="微软雅黑"/>
          <w:b/>
          <w:bCs/>
        </w:rPr>
        <w:t>字段面板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40"/>
        <w:gridCol w:w="7366"/>
      </w:tblGrid>
      <w:tr w:rsidR="00357BE4" w14:paraId="5472EA29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面板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</w:tr>
      <w:tr w:rsidR="00357BE4" w14:paraId="5472EA2D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邮件捕捉数据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邮件主题、发件人、收件时间、附件、标题 HAWB</w:t>
            </w:r>
          </w:p>
        </w:tc>
      </w:tr>
      <w:tr w:rsidR="00357BE4" w14:paraId="5472EA31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N3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2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页类型识别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运单主页、运单附页、发票页、校验结论</w:t>
            </w:r>
          </w:p>
        </w:tc>
      </w:tr>
      <w:tr w:rsidR="00357BE4" w14:paraId="5472EA35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N4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OCR 识别数据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8.0.1 识别字段、HAWB 比对结果</w:t>
            </w:r>
          </w:p>
        </w:tc>
      </w:tr>
      <w:tr w:rsidR="00357BE4" w14:paraId="5472EA39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N5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新旧货判定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type、System number、Order No.、Loaner pool 查询、判定结果、Supplier name</w:t>
            </w:r>
          </w:p>
        </w:tc>
      </w:tr>
      <w:tr w:rsidR="00357BE4" w14:paraId="5472EA3D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N6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发票信息表字段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Article no、PN 查表结果、4 个 sheet 字段（8.0.2）</w:t>
            </w:r>
          </w:p>
        </w:tc>
      </w:tr>
      <w:tr w:rsidR="00357BE4" w14:paraId="5472EA41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N8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3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预报填写字段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16 个预报字段（8.0.3）</w:t>
            </w:r>
          </w:p>
        </w:tc>
      </w:tr>
      <w:tr w:rsidR="00357BE4" w14:paraId="5472EA45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N9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Remark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Remark</w:t>
            </w:r>
          </w:p>
        </w:tc>
      </w:tr>
      <w:tr w:rsidR="00357BE4" w14:paraId="5472EA49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N11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旧货单据与 SN 比对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Warranty 查询结果、最后一次出口运单、原出口报关单、盖章文件、旧机电产品进口声明字段、Serial number（发票 / 原出口报关单）、比对结果</w:t>
            </w:r>
          </w:p>
        </w:tc>
      </w:tr>
      <w:tr w:rsidR="00357BE4" w14:paraId="5472EA4D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N12</w:t>
            </w:r>
          </w:p>
        </w:tc>
        <w:tc>
          <w:tcPr>
            <w:tcW w:w="1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命名与存档</w:t>
            </w:r>
          </w:p>
        </w:tc>
        <w:tc>
          <w:tcPr>
            <w:tcW w:w="7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4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PDF 命名、文件夹命名、存档内容</w:t>
            </w:r>
          </w:p>
        </w:tc>
      </w:tr>
    </w:tbl>
    <w:p w14:paraId="5472EA4E" w14:textId="77777777" w:rsidR="00357BE4" w:rsidRDefault="00357BE4">
      <w:pPr>
        <w:spacing w:after="80"/>
      </w:pPr>
    </w:p>
    <w:p w14:paraId="5472EA4F" w14:textId="77777777" w:rsidR="00357BE4" w:rsidRDefault="009F6C1D">
      <w:pPr>
        <w:spacing w:after="80"/>
      </w:pPr>
      <w:r>
        <w:rPr>
          <w:rFonts w:eastAsia="微软雅黑"/>
        </w:rPr>
        <w:t>每行显示：字段名、值、来源、置信度、定位、修正。点击“定位”时原文预览跳到对应文件和页并高亮；无坐标的字段显示“无定位”。比对不一致的字段高亮。修正规则见 R12。</w:t>
      </w:r>
    </w:p>
    <w:p w14:paraId="5472EA50" w14:textId="77777777" w:rsidR="00357BE4" w:rsidRDefault="009F6C1D">
      <w:pPr>
        <w:spacing w:after="80"/>
      </w:pPr>
      <w:r>
        <w:rPr>
          <w:rFonts w:eastAsia="微软雅黑"/>
          <w:b/>
          <w:bCs/>
        </w:rPr>
        <w:t>原文预览</w:t>
      </w:r>
      <w:r>
        <w:rPr>
          <w:rFonts w:eastAsia="微软雅黑"/>
        </w:rPr>
        <w:t>：文件页签、翻页、缩放、下载附件。</w:t>
      </w:r>
    </w:p>
    <w:p w14:paraId="5472EA51" w14:textId="77777777" w:rsidR="00357BE4" w:rsidRDefault="009F6C1D">
      <w:pPr>
        <w:spacing w:after="80"/>
      </w:pPr>
      <w:r>
        <w:rPr>
          <w:rFonts w:eastAsia="微软雅黑"/>
          <w:b/>
          <w:bCs/>
        </w:rPr>
        <w:t>页面下方</w:t>
      </w:r>
      <w:r>
        <w:rPr>
          <w:rFonts w:eastAsia="微软雅黑"/>
        </w:rPr>
        <w:t>：触发历史（累计次数、成功率、平均耗时；展开后显示近 15 天执行状态与最近 8 条记录）；任务操作日志（按时间倒序）。</w:t>
      </w:r>
    </w:p>
    <w:p w14:paraId="5472EA52" w14:textId="77777777" w:rsidR="00357BE4" w:rsidRDefault="009F6C1D">
      <w:pPr>
        <w:pStyle w:val="Heading3"/>
      </w:pPr>
      <w:bookmarkStart w:id="76" w:name="_Toc242797449"/>
      <w:r>
        <w:t>7.3.4 上传中心（F-04）</w:t>
      </w:r>
      <w:bookmarkEnd w:id="76"/>
    </w:p>
    <w:p w14:paraId="5472EA53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44" wp14:editId="5472EF45">
            <wp:extent cx="6286500" cy="2447925"/>
            <wp:effectExtent l="0" t="0" r="0" b="0"/>
            <wp:docPr id="1660708163" name="Picture 166070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54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上传中心</w:t>
      </w:r>
    </w:p>
    <w:p w14:paraId="5472EA55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72EF46" wp14:editId="5472EF47">
            <wp:extent cx="6286500" cy="4362450"/>
            <wp:effectExtent l="0" t="0" r="0" b="0"/>
            <wp:docPr id="106958220" name="Picture 10695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56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原始 PDF 与发票补传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8714"/>
      </w:tblGrid>
      <w:tr w:rsidR="00357BE4" w14:paraId="5472EA59" w14:textId="77777777">
        <w:trPr>
          <w:cantSplit/>
          <w:tblHeader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</w:tr>
      <w:tr w:rsidR="00357BE4" w14:paraId="5472EA5C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上传数据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打开“原始 PDF 与发票补传”弹窗</w:t>
            </w:r>
          </w:p>
        </w:tc>
      </w:tr>
      <w:tr w:rsidR="00357BE4" w14:paraId="5472EA5F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关联任务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5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下拉，只列出待补传（不含发票 / 单据不是同一套）且未提交的任务；从任务详情跳转时自动选中</w:t>
            </w:r>
          </w:p>
        </w:tc>
      </w:tr>
      <w:tr w:rsidR="00357BE4" w14:paraId="5472EA62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原始 PDF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运单主页 + 运单附页；PDF，1 份，不超过 20 MB，不能为空</w:t>
            </w:r>
          </w:p>
        </w:tc>
      </w:tr>
      <w:tr w:rsidR="00357BE4" w14:paraId="5472EA65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 PDF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PDF，1 份，不超过 20 MB，不能为空</w:t>
            </w:r>
          </w:p>
        </w:tc>
      </w:tr>
      <w:tr w:rsidR="00357BE4" w14:paraId="5472EA68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提交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两份都选好才可提交；提交后提示“将在下一运行批次（12:00 / 20:00）继续处理”，可选“返回任务”</w:t>
            </w:r>
          </w:p>
        </w:tc>
      </w:tr>
      <w:tr w:rsidR="00357BE4" w14:paraId="5472EA6B" w14:textId="77777777">
        <w:trPr>
          <w:cantSplit/>
        </w:trPr>
        <w:tc>
          <w:tcPr>
            <w:tcW w:w="1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数据文件列表</w:t>
            </w:r>
          </w:p>
        </w:tc>
        <w:tc>
          <w:tcPr>
            <w:tcW w:w="8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6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数据名称（下方显示关联任务）/ 所属场景 / 当前文件 / 版本（该任务第几次提交）/ 更新时间 / 查看文件；按更新时间倒序；可按数据名称、文件名、任务编号搜索</w:t>
            </w:r>
          </w:p>
        </w:tc>
      </w:tr>
    </w:tbl>
    <w:p w14:paraId="5472EA6C" w14:textId="77777777" w:rsidR="00357BE4" w:rsidRDefault="00357BE4">
      <w:pPr>
        <w:spacing w:after="80"/>
      </w:pPr>
    </w:p>
    <w:p w14:paraId="5472EA6D" w14:textId="77777777" w:rsidR="00357BE4" w:rsidRDefault="009F6C1D">
      <w:pPr>
        <w:pStyle w:val="Heading3"/>
      </w:pPr>
      <w:bookmarkStart w:id="77" w:name="_Toc242797450"/>
      <w:r>
        <w:t>7.3.5 邮件中心 · 监听规则（F-05）</w:t>
      </w:r>
      <w:bookmarkEnd w:id="77"/>
    </w:p>
    <w:p w14:paraId="5472EA6E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48" wp14:editId="5472EF49">
            <wp:extent cx="6286500" cy="4800600"/>
            <wp:effectExtent l="0" t="0" r="0" b="0"/>
            <wp:docPr id="613985090" name="Picture 61398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6F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邮件中心</w:t>
      </w:r>
    </w:p>
    <w:p w14:paraId="5472EA70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4A" wp14:editId="5472EF4B">
            <wp:extent cx="6286500" cy="5457825"/>
            <wp:effectExtent l="0" t="0" r="0" b="0"/>
            <wp:docPr id="1515366506" name="Picture 151536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71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监听规则编辑</w:t>
      </w:r>
    </w:p>
    <w:p w14:paraId="5472EA72" w14:textId="77777777" w:rsidR="00357BE4" w:rsidRDefault="009F6C1D">
      <w:pPr>
        <w:spacing w:after="80"/>
      </w:pPr>
      <w:r>
        <w:rPr>
          <w:rFonts w:eastAsia="微软雅黑"/>
        </w:rPr>
        <w:t>列表列：规则 / 监听邮箱 / 优先级 / 绑定流程 / 累计命中 / 启用 / 试运行 / 编辑。</w:t>
      </w:r>
    </w:p>
    <w:p w14:paraId="5472EA73" w14:textId="77777777" w:rsidR="00357BE4" w:rsidRDefault="009F6C1D">
      <w:pPr>
        <w:spacing w:after="80"/>
      </w:pPr>
      <w:r>
        <w:rPr>
          <w:rFonts w:eastAsia="微软雅黑"/>
        </w:rPr>
        <w:t>预置规则：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7271"/>
      </w:tblGrid>
      <w:tr w:rsidR="00357BE4" w14:paraId="5472EA76" w14:textId="77777777">
        <w:trPr>
          <w:cantSplit/>
          <w:tblHeader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值</w:t>
            </w:r>
          </w:p>
        </w:tc>
      </w:tr>
      <w:tr w:rsidR="00357BE4" w14:paraId="5472EA79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规则名称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Fedex 预报邮件监控</w:t>
            </w:r>
          </w:p>
        </w:tc>
      </w:tr>
      <w:tr w:rsidR="00357BE4" w14:paraId="5472EA7C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监听邮箱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Portal 公邮</w:t>
            </w:r>
          </w:p>
        </w:tc>
      </w:tr>
      <w:tr w:rsidR="00357BE4" w14:paraId="5472EA7F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发件人白名单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7E" w14:textId="77777777" w:rsidR="00357BE4" w:rsidRDefault="009F6C1D">
            <w:pPr>
              <w:spacing w:line="260" w:lineRule="auto"/>
            </w:pPr>
            <w:r>
              <w:rPr>
                <w:rFonts w:ascii="Consolas" w:eastAsia="微软雅黑" w:hAnsi="Consolas"/>
                <w:color w:val="7F3F00"/>
                <w:sz w:val="16"/>
                <w:szCs w:val="16"/>
              </w:rPr>
              <w:t>*@fedex.com</w:t>
            </w:r>
          </w:p>
        </w:tc>
      </w:tr>
      <w:tr w:rsidR="00357BE4" w14:paraId="5472EA82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主题包含关键词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AWB电子版 (电子运单), Genesis AWB (原始运单), CI (发票), Packing List, 提单自报催办通知</w:t>
            </w:r>
          </w:p>
        </w:tc>
      </w:tr>
      <w:tr w:rsidR="00357BE4" w14:paraId="5472EA85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附件要求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PDF（PDF，必需，单份）</w:t>
            </w:r>
          </w:p>
        </w:tc>
      </w:tr>
      <w:tr w:rsidR="00357BE4" w14:paraId="5472EA88" w14:textId="77777777">
        <w:trPr>
          <w:cantSplit/>
        </w:trPr>
        <w:tc>
          <w:tcPr>
            <w:tcW w:w="2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绑定流程</w:t>
            </w:r>
          </w:p>
        </w:tc>
        <w:tc>
          <w:tcPr>
            <w:tcW w:w="7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case-4-xentry</w:t>
            </w:r>
          </w:p>
        </w:tc>
      </w:tr>
    </w:tbl>
    <w:p w14:paraId="5472EA89" w14:textId="77777777" w:rsidR="00357BE4" w:rsidRDefault="00357BE4">
      <w:pPr>
        <w:spacing w:after="80"/>
      </w:pPr>
    </w:p>
    <w:p w14:paraId="5472EA8A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试运行：按当前条件对样本邮件模拟，显示命中 / 未命中及原因，不创建任务。</w:t>
      </w:r>
    </w:p>
    <w:p w14:paraId="5472EA8B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停用规则不影响已创建的任务。</w:t>
      </w:r>
    </w:p>
    <w:p w14:paraId="5472EA8C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邮件模板：本 Case 不发送邮件，显示空状态。</w:t>
      </w:r>
    </w:p>
    <w:p w14:paraId="5472EA8D" w14:textId="77777777" w:rsidR="00357BE4" w:rsidRDefault="009F6C1D">
      <w:pPr>
        <w:pStyle w:val="Heading3"/>
      </w:pPr>
      <w:bookmarkStart w:id="78" w:name="_Toc242797451"/>
      <w:r>
        <w:t>7.3.6 配置中心（F-06）</w:t>
      </w:r>
      <w:bookmarkEnd w:id="78"/>
    </w:p>
    <w:p w14:paraId="5472EA8E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4C" wp14:editId="5472EF4D">
            <wp:extent cx="6286500" cy="5505450"/>
            <wp:effectExtent l="0" t="0" r="0" b="0"/>
            <wp:docPr id="189576087" name="Picture 18957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8F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配置中心</w:t>
      </w:r>
    </w:p>
    <w:p w14:paraId="5472EA90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4E" wp14:editId="5472EF4F">
            <wp:extent cx="6286500" cy="4800600"/>
            <wp:effectExtent l="0" t="0" r="0" b="0"/>
            <wp:docPr id="447208725" name="Picture 447208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91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映射表编辑</w:t>
      </w:r>
    </w:p>
    <w:p w14:paraId="5472EA92" w14:textId="77777777" w:rsidR="00357BE4" w:rsidRDefault="009F6C1D">
      <w:pPr>
        <w:spacing w:after="80"/>
      </w:pPr>
      <w:r>
        <w:rPr>
          <w:rFonts w:eastAsia="微软雅黑"/>
          <w:b/>
          <w:bCs/>
        </w:rPr>
        <w:t>模板配置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1"/>
        <w:gridCol w:w="3930"/>
        <w:gridCol w:w="3265"/>
      </w:tblGrid>
      <w:tr w:rsidR="00357BE4" w14:paraId="5472EA96" w14:textId="77777777">
        <w:trPr>
          <w:cantSplit/>
          <w:tblHeader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当前文件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用途</w:t>
            </w:r>
          </w:p>
        </w:tc>
      </w:tr>
      <w:tr w:rsidR="00357BE4" w14:paraId="5472EA9A" w14:textId="77777777">
        <w:trPr>
          <w:cantSplit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发票信息表导入模板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导入模板-INV 表头.xlsx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N6 填写，4 个 sheet（8.0.2）</w:t>
            </w:r>
          </w:p>
        </w:tc>
      </w:tr>
      <w:tr w:rsidR="00357BE4" w14:paraId="5472EA9E" w14:textId="77777777">
        <w:trPr>
          <w:cantSplit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旧机电产品进口声明模板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旧机电产品进口声明.docx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N11 填写（8.0.5）</w:t>
            </w:r>
          </w:p>
        </w:tc>
      </w:tr>
      <w:tr w:rsidR="00357BE4" w14:paraId="5472EAA2" w14:textId="77777777">
        <w:trPr>
          <w:cantSplit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9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诊断仪大表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! Star D orders_new_Since Aug. 8 handled by IE.xlsx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N5 查 Loaner pool；N6 纯旧货查 PN</w:t>
            </w:r>
          </w:p>
        </w:tc>
      </w:tr>
      <w:tr w:rsidR="00357BE4" w14:paraId="5472EAA6" w14:textId="77777777">
        <w:trPr>
          <w:cantSplit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追踪大表（2025-08-08 前进口）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Star D orders.xlsx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N6 纯旧货查 PN</w:t>
            </w:r>
          </w:p>
        </w:tc>
      </w:tr>
      <w:tr w:rsidR="00357BE4" w14:paraId="5472EAAA" w14:textId="77777777">
        <w:trPr>
          <w:cantSplit/>
        </w:trPr>
        <w:tc>
          <w:tcPr>
            <w:tcW w:w="2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Warranty 大表</w:t>
            </w:r>
          </w:p>
        </w:tc>
        <w:tc>
          <w:tcPr>
            <w:tcW w:w="3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VCI replacement.xlsx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N11 查最后一次出口运单</w:t>
            </w:r>
          </w:p>
        </w:tc>
      </w:tr>
    </w:tbl>
    <w:p w14:paraId="5472EAAB" w14:textId="77777777" w:rsidR="00357BE4" w:rsidRDefault="00357BE4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9023"/>
      </w:tblGrid>
      <w:tr w:rsidR="00357BE4" w14:paraId="5472EAAE" w14:textId="77777777">
        <w:trPr>
          <w:cantSplit/>
          <w:tblHeader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</w:tr>
      <w:tr w:rsidR="00357BE4" w14:paraId="5472EAB1" w14:textId="77777777">
        <w:trPr>
          <w:cantSplit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A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列表列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配置项 / 当前文件 / 版本 / 更新时间 / 状态（平台默认 / 已替换）</w:t>
            </w:r>
          </w:p>
        </w:tc>
      </w:tr>
      <w:tr w:rsidR="00357BE4" w14:paraId="5472EAB4" w14:textId="77777777">
        <w:trPr>
          <w:cantSplit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查看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抽屉显示当前文件、版本、用途、各 sheet 列结构</w:t>
            </w:r>
          </w:p>
        </w:tc>
      </w:tr>
      <w:tr w:rsidR="00357BE4" w14:paraId="5472EAB7" w14:textId="77777777">
        <w:trPr>
          <w:cantSplit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发票信息表、业务大表仅 .xlsx，旧机电产品进口声明仅 .docx；不超过 20 MB，不能为空文件；成功后版本 +1</w:t>
            </w:r>
          </w:p>
        </w:tc>
      </w:tr>
      <w:tr w:rsidR="00357BE4" w14:paraId="5472EABA" w14:textId="77777777">
        <w:trPr>
          <w:cantSplit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删除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二次确认后移除</w:t>
            </w:r>
          </w:p>
        </w:tc>
      </w:tr>
      <w:tr w:rsidR="00357BE4" w14:paraId="5472EABD" w14:textId="77777777">
        <w:trPr>
          <w:cantSplit/>
        </w:trPr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生效</w:t>
            </w:r>
          </w:p>
        </w:tc>
        <w:tc>
          <w:tcPr>
            <w:tcW w:w="9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后续任务使用最新版本</w:t>
            </w:r>
          </w:p>
        </w:tc>
      </w:tr>
    </w:tbl>
    <w:p w14:paraId="5472EABE" w14:textId="77777777" w:rsidR="00357BE4" w:rsidRDefault="00357BE4">
      <w:pPr>
        <w:spacing w:after="80"/>
      </w:pPr>
    </w:p>
    <w:p w14:paraId="5472EABF" w14:textId="77777777" w:rsidR="00357BE4" w:rsidRDefault="009F6C1D">
      <w:pPr>
        <w:spacing w:after="80"/>
      </w:pPr>
      <w:r>
        <w:rPr>
          <w:rFonts w:eastAsia="微软雅黑"/>
          <w:b/>
          <w:bCs/>
        </w:rPr>
        <w:t>映射表配置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4072"/>
        <w:gridCol w:w="4330"/>
      </w:tblGrid>
      <w:tr w:rsidR="00357BE4" w14:paraId="5472EAC3" w14:textId="77777777">
        <w:trPr>
          <w:cantSplit/>
          <w:tblHeader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映射表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列（第一列为关键字）</w:t>
            </w:r>
          </w:p>
        </w:tc>
        <w:tc>
          <w:tcPr>
            <w:tcW w:w="4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初始数据</w:t>
            </w:r>
          </w:p>
        </w:tc>
      </w:tr>
      <w:tr w:rsidR="00357BE4" w14:paraId="5472EAC7" w14:textId="77777777">
        <w:trPr>
          <w:cantSplit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Part number / Product / Item No / Price</w:t>
            </w:r>
          </w:p>
        </w:tc>
        <w:tc>
          <w:tcPr>
            <w:tcW w:w="4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附录 A，41 条</w:t>
            </w:r>
          </w:p>
        </w:tc>
      </w:tr>
      <w:tr w:rsidR="00357BE4" w14:paraId="5472EACB" w14:textId="77777777">
        <w:trPr>
          <w:cantSplit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原产地二字码转义表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发票原产地 / IES 二字码 / 备注</w:t>
            </w:r>
          </w:p>
        </w:tc>
        <w:tc>
          <w:tcPr>
            <w:tcW w:w="4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Chinese Taiwan → TW</w:t>
            </w:r>
          </w:p>
        </w:tc>
      </w:tr>
      <w:tr w:rsidR="00357BE4" w14:paraId="5472EACF" w14:textId="77777777">
        <w:trPr>
          <w:cantSplit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预报固定值</w:t>
            </w:r>
          </w:p>
        </w:tc>
        <w:tc>
          <w:tcPr>
            <w:tcW w:w="4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预报字段 / 取值 / 备注</w:t>
            </w:r>
          </w:p>
        </w:tc>
        <w:tc>
          <w:tcPr>
            <w:tcW w:w="4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Airline/Carrier = Fedex；Flight No./Vessels NO. = Fedex；Terminal WH = 联邦库</w:t>
            </w:r>
          </w:p>
        </w:tc>
      </w:tr>
    </w:tbl>
    <w:p w14:paraId="5472EAD0" w14:textId="77777777" w:rsidR="00357BE4" w:rsidRDefault="00357BE4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060"/>
      </w:tblGrid>
      <w:tr w:rsidR="00357BE4" w14:paraId="5472EAD3" w14:textId="77777777">
        <w:trPr>
          <w:cantSplit/>
          <w:tblHeader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</w:tr>
      <w:tr w:rsidR="00357BE4" w14:paraId="5472EAD6" w14:textId="7777777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列表列</w:t>
            </w:r>
          </w:p>
        </w:tc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 / 适用线路 / 条目数（第二列为空的条目显示“N 条待补全”）/ 版本 / 更新时间</w:t>
            </w:r>
          </w:p>
        </w:tc>
      </w:tr>
      <w:tr w:rsidR="00357BE4" w14:paraId="5472EAD9" w14:textId="7777777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编辑</w:t>
            </w:r>
          </w:p>
        </w:tc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弹窗表格：搜索、添加一行、删除行、单元格直接修改</w:t>
            </w:r>
          </w:p>
        </w:tc>
      </w:tr>
      <w:tr w:rsidR="00357BE4" w14:paraId="5472EADC" w14:textId="7777777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</w:t>
            </w:r>
          </w:p>
        </w:tc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整行为空的条目自动忽略；关键字为空或重复时阻断并提示；成功后版本 +1</w:t>
            </w:r>
          </w:p>
        </w:tc>
      </w:tr>
      <w:tr w:rsidR="00357BE4" w14:paraId="5472EADF" w14:textId="7777777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删除</w:t>
            </w:r>
          </w:p>
        </w:tc>
        <w:tc>
          <w:tcPr>
            <w:tcW w:w="9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二次确认后移除</w:t>
            </w:r>
          </w:p>
        </w:tc>
      </w:tr>
    </w:tbl>
    <w:p w14:paraId="5472EAE0" w14:textId="77777777" w:rsidR="00357BE4" w:rsidRDefault="00357BE4">
      <w:pPr>
        <w:spacing w:after="80"/>
      </w:pPr>
    </w:p>
    <w:p w14:paraId="5472EAE1" w14:textId="77777777" w:rsidR="00357BE4" w:rsidRDefault="009F6C1D">
      <w:pPr>
        <w:spacing w:after="80"/>
      </w:pPr>
      <w:r>
        <w:rPr>
          <w:rFonts w:eastAsia="微软雅黑"/>
          <w:b/>
          <w:bCs/>
        </w:rPr>
        <w:t>共享盘监听</w:t>
      </w:r>
      <w:r>
        <w:rPr>
          <w:rFonts w:eastAsia="微软雅黑"/>
        </w:rPr>
        <w:t>：本 Case 不使用，置灰。</w:t>
      </w:r>
    </w:p>
    <w:p w14:paraId="5472EAE2" w14:textId="77777777" w:rsidR="00357BE4" w:rsidRDefault="009F6C1D">
      <w:pPr>
        <w:pStyle w:val="Heading3"/>
      </w:pPr>
      <w:bookmarkStart w:id="79" w:name="_Toc242797452"/>
      <w:r>
        <w:t>7.3.7 Share Point（F-07）</w:t>
      </w:r>
      <w:bookmarkEnd w:id="79"/>
    </w:p>
    <w:p w14:paraId="5472EAE3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50" wp14:editId="5472EF51">
            <wp:extent cx="6286500" cy="3933825"/>
            <wp:effectExtent l="0" t="0" r="0" b="0"/>
            <wp:docPr id="458512649" name="Picture 45851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E4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Share Point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6"/>
        <w:gridCol w:w="8350"/>
      </w:tblGrid>
      <w:tr w:rsidR="00357BE4" w14:paraId="5472EAE7" w14:textId="77777777"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</w:tr>
      <w:tr w:rsidR="00357BE4" w14:paraId="5472EAEA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目录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见 6.1 归档结构</w:t>
            </w:r>
          </w:p>
        </w:tc>
      </w:tr>
      <w:tr w:rsidR="00357BE4" w14:paraId="5472EAED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文件列表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名称 / 修改日期 / 类型 / 大小；文件夹在前，按修改日期倒序</w:t>
            </w:r>
          </w:p>
        </w:tc>
      </w:tr>
      <w:tr w:rsidR="00357BE4" w14:paraId="5472EAF0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搜索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E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当前文件夹内按名称过滤</w:t>
            </w:r>
          </w:p>
        </w:tc>
      </w:tr>
      <w:tr w:rsidR="00357BE4" w14:paraId="5472EAF3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操作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下载、复制路径；只读</w:t>
            </w:r>
          </w:p>
        </w:tc>
      </w:tr>
    </w:tbl>
    <w:p w14:paraId="5472EAF4" w14:textId="77777777" w:rsidR="00357BE4" w:rsidRDefault="00357BE4">
      <w:pPr>
        <w:spacing w:after="80"/>
      </w:pPr>
    </w:p>
    <w:p w14:paraId="5472EAF5" w14:textId="77777777" w:rsidR="00357BE4" w:rsidRDefault="009F6C1D">
      <w:pPr>
        <w:pStyle w:val="Heading3"/>
      </w:pPr>
      <w:bookmarkStart w:id="80" w:name="_Toc242797453"/>
      <w:r>
        <w:t>7.3.8 提醒中心（F-08）</w:t>
      </w:r>
      <w:bookmarkEnd w:id="80"/>
    </w:p>
    <w:p w14:paraId="5472EAF6" w14:textId="77777777" w:rsidR="00357BE4" w:rsidRDefault="009F6C1D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72EF52" wp14:editId="5472EF53">
            <wp:extent cx="6286500" cy="3057525"/>
            <wp:effectExtent l="0" t="0" r="0" b="0"/>
            <wp:docPr id="499175433" name="Picture 49917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AF7" w14:textId="77777777" w:rsidR="00357BE4" w:rsidRDefault="009F6C1D">
      <w:pPr>
        <w:spacing w:after="160"/>
        <w:jc w:val="center"/>
      </w:pPr>
      <w:r>
        <w:rPr>
          <w:rFonts w:eastAsia="微软雅黑"/>
          <w:color w:val="595959"/>
          <w:sz w:val="16"/>
          <w:szCs w:val="16"/>
        </w:rPr>
        <w:t>提醒中心</w:t>
      </w:r>
    </w:p>
    <w:p w14:paraId="5472EAF8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任务进入待人工处理时生成站内提醒：标题为原因，内容为任务编号与差异说明；点击进入任务详情；支持“全部已读”。</w:t>
      </w:r>
    </w:p>
    <w:p w14:paraId="5472EAF9" w14:textId="77777777" w:rsidR="00357BE4" w:rsidRDefault="009F6C1D">
      <w:pPr>
        <w:pStyle w:val="Heading2"/>
      </w:pPr>
      <w:bookmarkStart w:id="81" w:name="_Toc242797454"/>
      <w:r>
        <w:t>7.4 节点实现规格</w:t>
      </w:r>
      <w:bookmarkEnd w:id="8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2340"/>
        <w:gridCol w:w="2416"/>
        <w:gridCol w:w="1516"/>
        <w:gridCol w:w="1988"/>
      </w:tblGrid>
      <w:tr w:rsidR="00357BE4" w14:paraId="5472EAFF" w14:textId="77777777">
        <w:trPr>
          <w:cantSplit/>
          <w:tblHeader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输入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动作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输出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AF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停止 / 失败</w:t>
            </w:r>
          </w:p>
        </w:tc>
      </w:tr>
      <w:tr w:rsidR="00357BE4" w14:paraId="5472EB05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捕捉邮件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Portal 公邮邮件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规则匹配（R1.1）；查重（R1.4）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 / 执行实例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不命中：不建任务</w:t>
            </w:r>
          </w:p>
        </w:tc>
      </w:tr>
      <w:tr w:rsidR="00357BE4" w14:paraId="5472EB0B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N2 附件归档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邮件附件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下载、保存（R2.1）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11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N3 发票齐备校验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识别页类型（R2.2）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运单主页 / 附页 / 发票页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不含发票：有差异</w:t>
            </w:r>
          </w:p>
        </w:tc>
      </w:tr>
      <w:tr w:rsidR="00357BE4" w14:paraId="5472EB17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N4 OCR 识别 + HAWB 比对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 8.0.1 字段；Hawb 比对（R3）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识别字段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Hawb 不一致：有差异</w:t>
            </w:r>
          </w:p>
        </w:tc>
      </w:tr>
      <w:tr w:rsidR="00357BE4" w14:paraId="5472EB1D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N5 新旧货判定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识别字段；诊断仪大表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判定类别；查 Loaner pool（R4）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货物类别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23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N6 填写发票信息表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1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识别字段；PN list / 诊断仪大表 / 追踪大表；最新版模板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查 PN（R5）；填 4 个 sheet（R6）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29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N7 导入发票信息表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发票信息表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导入（R7）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发票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发票未创建：失败</w:t>
            </w:r>
          </w:p>
        </w:tc>
      </w:tr>
      <w:tr w:rsidR="00357BE4" w14:paraId="5472EB2F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N8 生成预报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发票；识别字段；预报固定值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生成预报、录入字段（R8.1）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预报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2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35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N9 预报 Remark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预报；货物类别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批量修改 Remark（R8.2）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Remark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3B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N10 存档 PDF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预报；预报 PDF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上传文档资料（R9）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预报文档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  <w:tr w:rsidR="00357BE4" w14:paraId="5472EB41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N11 纯旧货文件准备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SN；Warranty 大表；T 盘出口文件夹；声明模板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R10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3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原出口报关单、盖章文件、旧机电产品进口声明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Serial number 不一致 / 无法比对：有差异</w:t>
            </w:r>
          </w:p>
        </w:tc>
      </w:tr>
      <w:tr w:rsidR="00357BE4" w14:paraId="5472EB47" w14:textId="77777777">
        <w:trPr>
          <w:cantSplit/>
        </w:trPr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N12 命名存档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PDF；发票信息表；旧货文件</w:t>
            </w:r>
          </w:p>
        </w:tc>
        <w:tc>
          <w:tcPr>
            <w:tcW w:w="2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命名、存档（R11）</w:t>
            </w:r>
          </w:p>
        </w:tc>
        <w:tc>
          <w:tcPr>
            <w:tcW w:w="1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票文件夹</w:t>
            </w:r>
          </w:p>
        </w:tc>
        <w:tc>
          <w:tcPr>
            <w:tcW w:w="1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执行失败：失败</w:t>
            </w:r>
          </w:p>
        </w:tc>
      </w:tr>
    </w:tbl>
    <w:p w14:paraId="5472EB48" w14:textId="77777777" w:rsidR="00357BE4" w:rsidRDefault="00357BE4">
      <w:pPr>
        <w:spacing w:after="80"/>
      </w:pPr>
    </w:p>
    <w:p w14:paraId="5472EB49" w14:textId="77777777" w:rsidR="00357BE4" w:rsidRDefault="009F6C1D">
      <w:r>
        <w:br w:type="page"/>
      </w:r>
    </w:p>
    <w:p w14:paraId="5472EB4A" w14:textId="77777777" w:rsidR="00357BE4" w:rsidRDefault="009F6C1D">
      <w:pPr>
        <w:pStyle w:val="Heading1"/>
      </w:pPr>
      <w:bookmarkStart w:id="82" w:name="_Toc242797455"/>
      <w:r>
        <w:t>第八部分：数据需求</w:t>
      </w:r>
      <w:bookmarkEnd w:id="82"/>
    </w:p>
    <w:p w14:paraId="5472EB4B" w14:textId="77777777" w:rsidR="00357BE4" w:rsidRDefault="009F6C1D">
      <w:pPr>
        <w:pStyle w:val="Heading2"/>
      </w:pPr>
      <w:bookmarkStart w:id="83" w:name="_Toc242797456"/>
      <w:r>
        <w:t>8.0 字段级设计</w:t>
      </w:r>
      <w:bookmarkEnd w:id="83"/>
    </w:p>
    <w:p w14:paraId="5472EB4C" w14:textId="5999C010" w:rsidR="00357BE4" w:rsidRDefault="009F6C1D">
      <w:pPr>
        <w:pStyle w:val="Heading3"/>
      </w:pPr>
      <w:bookmarkStart w:id="84" w:name="_Toc242797457"/>
      <w:r>
        <w:t xml:space="preserve">8.0.1 </w:t>
      </w:r>
      <w:ins w:id="85" w:author="Li, Chandler Changjun" w:date="2026-10-14T20:45:00Z" w16du:dateUtc="2026-10-14T12:45:00Z">
        <w:r w:rsidR="00D46F05">
          <w:rPr>
            <w:rFonts w:hint="eastAsia"/>
          </w:rPr>
          <w:t>涉及</w:t>
        </w:r>
      </w:ins>
      <w:r>
        <w:t>识别字段</w:t>
      </w:r>
      <w:bookmarkEnd w:id="84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86" w:author="Li, Chandler Changjun" w:date="2026-10-14T21:16:00Z" w16du:dateUtc="2026-10-14T13:16:00Z">
          <w:tblPr>
            <w:tblW w:w="977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88"/>
        <w:gridCol w:w="1417"/>
        <w:gridCol w:w="3686"/>
        <w:gridCol w:w="3685"/>
        <w:tblGridChange w:id="87">
          <w:tblGrid>
            <w:gridCol w:w="988"/>
            <w:gridCol w:w="850"/>
            <w:gridCol w:w="137"/>
            <w:gridCol w:w="430"/>
            <w:gridCol w:w="709"/>
            <w:gridCol w:w="860"/>
            <w:gridCol w:w="2117"/>
            <w:gridCol w:w="3685"/>
          </w:tblGrid>
        </w:tblGridChange>
      </w:tblGrid>
      <w:tr w:rsidR="004679B5" w:rsidRPr="0095704C" w14:paraId="5472EB51" w14:textId="5D0D1E68" w:rsidTr="00625DF2">
        <w:trPr>
          <w:cantSplit/>
          <w:tblHeader/>
          <w:trPrChange w:id="88" w:author="Li, Chandler Changjun" w:date="2026-10-14T21:16:00Z" w16du:dateUtc="2026-10-14T13:16:00Z">
            <w:trPr>
              <w:cantSplit/>
              <w:tblHeader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89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4D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90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b/>
                <w:bCs/>
                <w:sz w:val="13"/>
                <w:szCs w:val="13"/>
                <w:rPrChange w:id="91" w:author="Li, Chandler Changjun" w:date="2026-10-13T16:19:00Z" w16du:dateUtc="2026-10-13T08:19:00Z">
                  <w:rPr>
                    <w:rFonts w:eastAsia="微软雅黑"/>
                    <w:b/>
                    <w:bCs/>
                    <w:sz w:val="16"/>
                    <w:szCs w:val="16"/>
                  </w:rPr>
                </w:rPrChange>
              </w:rPr>
              <w:t>字段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92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4F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93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b/>
                <w:bCs/>
                <w:sz w:val="13"/>
                <w:szCs w:val="13"/>
                <w:rPrChange w:id="94" w:author="Li, Chandler Changjun" w:date="2026-10-13T16:19:00Z" w16du:dateUtc="2026-10-13T08:19:00Z">
                  <w:rPr>
                    <w:rFonts w:eastAsia="微软雅黑"/>
                    <w:b/>
                    <w:bCs/>
                    <w:sz w:val="16"/>
                    <w:szCs w:val="16"/>
                  </w:rPr>
                </w:rPrChange>
              </w:rPr>
              <w:t>规则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95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0" w14:textId="77777777" w:rsidR="004679B5" w:rsidRPr="00D8206D" w:rsidRDefault="004679B5">
            <w:pPr>
              <w:spacing w:line="260" w:lineRule="auto"/>
              <w:rPr>
                <w:color w:val="000000" w:themeColor="text1"/>
                <w:sz w:val="13"/>
                <w:szCs w:val="13"/>
                <w:rPrChange w:id="96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b/>
                <w:bCs/>
                <w:color w:val="000000" w:themeColor="text1"/>
                <w:sz w:val="13"/>
                <w:szCs w:val="13"/>
                <w:rPrChange w:id="97" w:author="Li, Chandler Changjun" w:date="2026-10-14T09:42:00Z" w16du:dateUtc="2026-10-14T01:42:00Z">
                  <w:rPr>
                    <w:rFonts w:eastAsia="微软雅黑"/>
                    <w:b/>
                    <w:bCs/>
                    <w:sz w:val="16"/>
                    <w:szCs w:val="16"/>
                  </w:rPr>
                </w:rPrChange>
              </w:rPr>
              <w:t>用途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PrChange w:id="98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</w:tcPr>
            </w:tcPrChange>
          </w:tcPr>
          <w:p w14:paraId="5B546AAC" w14:textId="7B32C0AB" w:rsidR="004679B5" w:rsidRPr="0095704C" w:rsidRDefault="004679B5">
            <w:pPr>
              <w:spacing w:line="260" w:lineRule="auto"/>
              <w:rPr>
                <w:rFonts w:eastAsia="微软雅黑"/>
                <w:b/>
                <w:bCs/>
                <w:sz w:val="13"/>
                <w:szCs w:val="13"/>
                <w:rPrChange w:id="99" w:author="Li, Chandler Changjun" w:date="2026-10-13T16:19:00Z" w16du:dateUtc="2026-10-13T08:19:00Z">
                  <w:rPr>
                    <w:rFonts w:eastAsia="微软雅黑"/>
                    <w:b/>
                    <w:bCs/>
                    <w:sz w:val="16"/>
                    <w:szCs w:val="16"/>
                  </w:rPr>
                </w:rPrChange>
              </w:rPr>
            </w:pPr>
            <w:ins w:id="100" w:author="Li, Chandler Changjun" w:date="2026-10-13T16:18:00Z" w16du:dateUtc="2026-10-13T08:18:00Z">
              <w:r w:rsidRPr="0095704C">
                <w:rPr>
                  <w:rFonts w:eastAsia="微软雅黑" w:hint="eastAsia"/>
                  <w:b/>
                  <w:bCs/>
                  <w:sz w:val="13"/>
                  <w:szCs w:val="13"/>
                  <w:rPrChange w:id="101" w:author="Li, Chandler Changjun" w:date="2026-10-13T16:19:00Z" w16du:dateUtc="2026-10-13T08:19:00Z">
                    <w:rPr>
                      <w:rFonts w:eastAsia="微软雅黑" w:hint="eastAsia"/>
                      <w:b/>
                      <w:bCs/>
                      <w:sz w:val="16"/>
                      <w:szCs w:val="16"/>
                    </w:rPr>
                  </w:rPrChange>
                </w:rPr>
                <w:t>字段来源</w:t>
              </w:r>
            </w:ins>
          </w:p>
        </w:tc>
      </w:tr>
      <w:tr w:rsidR="004679B5" w:rsidRPr="0095704C" w14:paraId="5472EB56" w14:textId="268828AF" w:rsidTr="00625DF2">
        <w:trPr>
          <w:cantSplit/>
          <w:trPrChange w:id="102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03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2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04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05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Hawb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06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4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07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08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—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09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5" w14:textId="77777777" w:rsidR="004679B5" w:rsidRPr="00D8206D" w:rsidRDefault="004679B5">
            <w:pPr>
              <w:spacing w:line="260" w:lineRule="auto"/>
              <w:rPr>
                <w:color w:val="000000" w:themeColor="text1"/>
                <w:sz w:val="13"/>
                <w:szCs w:val="13"/>
                <w:rPrChange w:id="110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color w:val="000000" w:themeColor="text1"/>
                <w:sz w:val="13"/>
                <w:szCs w:val="13"/>
                <w:rPrChange w:id="111" w:author="Li, Chandler Changjun" w:date="2026-10-14T09:42:00Z" w16du:dateUtc="2026-10-14T01:42:00Z">
                  <w:rPr>
                    <w:rFonts w:eastAsia="微软雅黑"/>
                    <w:sz w:val="16"/>
                    <w:szCs w:val="16"/>
                  </w:rPr>
                </w:rPrChange>
              </w:rPr>
              <w:t>任务标识；HAWB 比对；预报 HAWB；PDF 与文件夹命名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112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181D4E93" w14:textId="6C867364" w:rsidR="006044FA" w:rsidRPr="001C296B" w:rsidRDefault="001C296B">
            <w:pPr>
              <w:spacing w:line="260" w:lineRule="auto"/>
              <w:rPr>
                <w:ins w:id="113" w:author="Li, Chandler Changjun" w:date="2026-10-14T20:58:00Z" w16du:dateUtc="2026-10-14T12:58:00Z"/>
                <w:rFonts w:ascii="华文楷体" w:hAnsi="华文楷体"/>
                <w:b/>
                <w:bCs/>
                <w:noProof/>
                <w:sz w:val="13"/>
                <w:szCs w:val="13"/>
                <w:rPrChange w:id="114" w:author="Li, Chandler Changjun" w:date="2026-10-14T20:58:00Z" w16du:dateUtc="2026-10-14T12:58:00Z">
                  <w:rPr>
                    <w:ins w:id="115" w:author="Li, Chandler Changjun" w:date="2026-10-14T20:58:00Z" w16du:dateUtc="2026-10-14T12:58:00Z"/>
                    <w:rFonts w:ascii="华文楷体" w:hAnsi="华文楷体"/>
                    <w:noProof/>
                    <w:sz w:val="13"/>
                    <w:szCs w:val="13"/>
                  </w:rPr>
                </w:rPrChange>
              </w:rPr>
            </w:pPr>
            <w:ins w:id="116" w:author="Li, Chandler Changjun" w:date="2026-10-14T20:58:00Z" w16du:dateUtc="2026-10-14T12:58:00Z">
              <w:r w:rsidRPr="001C296B">
                <w:rPr>
                  <w:rFonts w:ascii="华文楷体" w:hAnsi="华文楷体"/>
                  <w:b/>
                  <w:bCs/>
                  <w:rPrChange w:id="117" w:author="Li, Chandler Changjun" w:date="2026-10-14T20:58:00Z" w16du:dateUtc="2026-10-14T12:58:00Z">
                    <w:rPr>
                      <w:rFonts w:ascii="华文楷体" w:hAnsi="华文楷体"/>
                    </w:rPr>
                  </w:rPrChange>
                </w:rPr>
                <w:t>Forwarder</w:t>
              </w:r>
              <w:r w:rsidRPr="001C296B">
                <w:rPr>
                  <w:rFonts w:ascii="华文楷体" w:hAnsi="华文楷体" w:hint="eastAsia"/>
                  <w:b/>
                  <w:bCs/>
                  <w:rPrChange w:id="118" w:author="Li, Chandler Changjun" w:date="2026-10-14T20:58:00Z" w16du:dateUtc="2026-10-14T12:58:00Z">
                    <w:rPr>
                      <w:rFonts w:ascii="华文楷体" w:hAnsi="华文楷体" w:hint="eastAsia"/>
                    </w:rPr>
                  </w:rPrChange>
                </w:rPr>
                <w:t>运单主页</w:t>
              </w:r>
            </w:ins>
          </w:p>
          <w:p w14:paraId="508D9532" w14:textId="584632F2" w:rsidR="004679B5" w:rsidRPr="0095704C" w:rsidRDefault="00BA35BA">
            <w:pPr>
              <w:spacing w:line="260" w:lineRule="auto"/>
              <w:rPr>
                <w:rFonts w:eastAsia="微软雅黑"/>
                <w:sz w:val="13"/>
                <w:szCs w:val="13"/>
                <w:rPrChange w:id="119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</w:pPr>
            <w:ins w:id="120" w:author="Li, Chandler Changjun" w:date="2026-10-13T16:18:00Z" w16du:dateUtc="2026-10-13T08:18:00Z">
              <w:r w:rsidRPr="0095704C">
                <w:rPr>
                  <w:rFonts w:ascii="华文楷体" w:hAnsi="华文楷体"/>
                  <w:noProof/>
                  <w:sz w:val="13"/>
                  <w:szCs w:val="13"/>
                  <w:rPrChange w:id="121" w:author="Li, Chandler Changjun" w:date="2026-10-13T16:19:00Z" w16du:dateUtc="2026-10-13T08:19:00Z">
                    <w:rPr>
                      <w:rFonts w:ascii="华文楷体" w:hAnsi="华文楷体"/>
                      <w:noProof/>
                    </w:rPr>
                  </w:rPrChange>
                </w:rPr>
                <w:drawing>
                  <wp:inline distT="0" distB="0" distL="0" distR="0" wp14:anchorId="7DCAA6B3" wp14:editId="626A21D4">
                    <wp:extent cx="1603169" cy="423141"/>
                    <wp:effectExtent l="0" t="0" r="0" b="0"/>
                    <wp:docPr id="88471775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84717751" name=""/>
                            <pic:cNvPicPr/>
                          </pic:nvPicPr>
                          <pic:blipFill>
                            <a:blip r:embed="rId3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8359" cy="4271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4679B5" w:rsidRPr="0095704C" w14:paraId="5472EB5B" w14:textId="08FC13D8" w:rsidTr="00625DF2">
        <w:trPr>
          <w:cantSplit/>
          <w:trPrChange w:id="122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23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7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24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25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Master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26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9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27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28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去除空格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29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A" w14:textId="770FF0B8" w:rsidR="004679B5" w:rsidRPr="00D8206D" w:rsidRDefault="004679B5">
            <w:pPr>
              <w:spacing w:line="260" w:lineRule="auto"/>
              <w:rPr>
                <w:color w:val="000000" w:themeColor="text1"/>
                <w:sz w:val="13"/>
                <w:szCs w:val="13"/>
                <w:rPrChange w:id="130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color w:val="000000" w:themeColor="text1"/>
                <w:sz w:val="13"/>
                <w:szCs w:val="13"/>
                <w:rPrChange w:id="131" w:author="Li, Chandler Changjun" w:date="2026-10-14T09:42:00Z" w16du:dateUtc="2026-10-14T01:42:00Z">
                  <w:rPr>
                    <w:rFonts w:eastAsia="微软雅黑"/>
                    <w:sz w:val="16"/>
                    <w:szCs w:val="16"/>
                  </w:rPr>
                </w:rPrChange>
              </w:rPr>
              <w:t>HAWB 比对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132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62F8ECBE" w14:textId="0FE14FBB" w:rsidR="001C296B" w:rsidRPr="002946E2" w:rsidRDefault="002946E2">
            <w:pPr>
              <w:spacing w:line="260" w:lineRule="auto"/>
              <w:rPr>
                <w:ins w:id="133" w:author="Li, Chandler Changjun" w:date="2026-10-14T20:58:00Z" w16du:dateUtc="2026-10-14T12:58:00Z"/>
                <w:rFonts w:ascii="华文楷体" w:hAnsi="华文楷体"/>
                <w:b/>
                <w:bCs/>
                <w:noProof/>
                <w:rPrChange w:id="134" w:author="Li, Chandler Changjun" w:date="2026-10-14T20:58:00Z" w16du:dateUtc="2026-10-14T12:58:00Z">
                  <w:rPr>
                    <w:ins w:id="135" w:author="Li, Chandler Changjun" w:date="2026-10-14T20:58:00Z" w16du:dateUtc="2026-10-14T12:58:00Z"/>
                    <w:rFonts w:ascii="华文楷体" w:hAnsi="华文楷体"/>
                    <w:noProof/>
                  </w:rPr>
                </w:rPrChange>
              </w:rPr>
            </w:pPr>
            <w:ins w:id="136" w:author="Li, Chandler Changjun" w:date="2026-10-14T20:58:00Z" w16du:dateUtc="2026-10-14T12:58:00Z">
              <w:r w:rsidRPr="002946E2">
                <w:rPr>
                  <w:rFonts w:ascii="华文楷体" w:hAnsi="华文楷体"/>
                  <w:b/>
                  <w:bCs/>
                  <w:rPrChange w:id="137" w:author="Li, Chandler Changjun" w:date="2026-10-14T20:58:00Z" w16du:dateUtc="2026-10-14T12:58:00Z">
                    <w:rPr>
                      <w:rFonts w:ascii="华文楷体" w:hAnsi="华文楷体"/>
                    </w:rPr>
                  </w:rPrChange>
                </w:rPr>
                <w:t>Forwarder</w:t>
              </w:r>
              <w:r w:rsidRPr="002946E2">
                <w:rPr>
                  <w:rFonts w:ascii="华文楷体" w:hAnsi="华文楷体" w:hint="eastAsia"/>
                  <w:b/>
                  <w:bCs/>
                  <w:rPrChange w:id="138" w:author="Li, Chandler Changjun" w:date="2026-10-14T20:58:00Z" w16du:dateUtc="2026-10-14T12:58:00Z">
                    <w:rPr>
                      <w:rFonts w:ascii="华文楷体" w:hAnsi="华文楷体" w:hint="eastAsia"/>
                    </w:rPr>
                  </w:rPrChange>
                </w:rPr>
                <w:t>运单附页</w:t>
              </w:r>
            </w:ins>
          </w:p>
          <w:p w14:paraId="4992029C" w14:textId="56FA7F77" w:rsidR="004679B5" w:rsidRPr="0095704C" w:rsidRDefault="006477F3">
            <w:pPr>
              <w:spacing w:line="260" w:lineRule="auto"/>
              <w:rPr>
                <w:rFonts w:eastAsia="微软雅黑"/>
                <w:sz w:val="13"/>
                <w:szCs w:val="13"/>
                <w:rPrChange w:id="139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</w:pPr>
            <w:ins w:id="140" w:author="Li, Chandler Changjun" w:date="2026-10-13T17:05:00Z" w16du:dateUtc="2026-10-13T09:05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43F77BF0" wp14:editId="085A81E7">
                    <wp:extent cx="1579418" cy="549699"/>
                    <wp:effectExtent l="0" t="0" r="1905" b="3175"/>
                    <wp:docPr id="793889935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93889935" name=""/>
                            <pic:cNvPicPr/>
                          </pic:nvPicPr>
                          <pic:blipFill>
                            <a:blip r:embed="rId3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94646" cy="55499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4679B5" w:rsidRPr="0095704C" w14:paraId="5472EB60" w14:textId="016E927D" w:rsidTr="00625DF2">
        <w:trPr>
          <w:cantSplit/>
          <w:trPrChange w:id="141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42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C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43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44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Hawb（发票页）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45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E" w14:textId="77777777" w:rsidR="004679B5" w:rsidRPr="0095704C" w:rsidRDefault="004679B5">
            <w:pPr>
              <w:spacing w:line="260" w:lineRule="auto"/>
              <w:rPr>
                <w:sz w:val="13"/>
                <w:szCs w:val="13"/>
                <w:rPrChange w:id="146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147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可能多个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48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5F" w14:textId="77777777" w:rsidR="004679B5" w:rsidRPr="00D8206D" w:rsidRDefault="004679B5">
            <w:pPr>
              <w:spacing w:line="260" w:lineRule="auto"/>
              <w:rPr>
                <w:color w:val="000000" w:themeColor="text1"/>
                <w:sz w:val="13"/>
                <w:szCs w:val="13"/>
                <w:rPrChange w:id="149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color w:val="000000" w:themeColor="text1"/>
                <w:sz w:val="13"/>
                <w:szCs w:val="13"/>
                <w:rPrChange w:id="150" w:author="Li, Chandler Changjun" w:date="2026-10-14T09:42:00Z" w16du:dateUtc="2026-10-14T01:42:00Z">
                  <w:rPr>
                    <w:rFonts w:eastAsia="微软雅黑"/>
                    <w:sz w:val="16"/>
                    <w:szCs w:val="16"/>
                  </w:rPr>
                </w:rPrChange>
              </w:rPr>
              <w:t>HAWB 比对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151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36D43966" w14:textId="5CC8DB6E" w:rsidR="002946E2" w:rsidRPr="00B2232E" w:rsidRDefault="00B2232E">
            <w:pPr>
              <w:spacing w:line="260" w:lineRule="auto"/>
              <w:rPr>
                <w:ins w:id="152" w:author="Li, Chandler Changjun" w:date="2026-10-14T20:58:00Z" w16du:dateUtc="2026-10-14T12:58:00Z"/>
                <w:rFonts w:ascii="华文楷体" w:hAnsi="华文楷体"/>
                <w:b/>
                <w:bCs/>
                <w:noProof/>
                <w:rPrChange w:id="153" w:author="Li, Chandler Changjun" w:date="2026-10-14T20:58:00Z" w16du:dateUtc="2026-10-14T12:58:00Z">
                  <w:rPr>
                    <w:ins w:id="154" w:author="Li, Chandler Changjun" w:date="2026-10-14T20:58:00Z" w16du:dateUtc="2026-10-14T12:58:00Z"/>
                    <w:rFonts w:ascii="华文楷体" w:hAnsi="华文楷体"/>
                    <w:noProof/>
                  </w:rPr>
                </w:rPrChange>
              </w:rPr>
            </w:pPr>
            <w:ins w:id="155" w:author="Li, Chandler Changjun" w:date="2026-10-14T20:58:00Z" w16du:dateUtc="2026-10-14T12:58:00Z">
              <w:r w:rsidRPr="00B2232E">
                <w:rPr>
                  <w:rFonts w:ascii="华文楷体" w:hAnsi="华文楷体" w:hint="eastAsia"/>
                  <w:b/>
                  <w:bCs/>
                  <w:rPrChange w:id="156" w:author="Li, Chandler Changjun" w:date="2026-10-14T20:58:00Z" w16du:dateUtc="2026-10-14T12:58:00Z">
                    <w:rPr>
                      <w:rFonts w:ascii="华文楷体" w:hAnsi="华文楷体" w:hint="eastAsia"/>
                    </w:rPr>
                  </w:rPrChange>
                </w:rPr>
                <w:t>发票页</w:t>
              </w:r>
            </w:ins>
          </w:p>
          <w:p w14:paraId="09F67C56" w14:textId="4564606E" w:rsidR="004679B5" w:rsidRPr="0095704C" w:rsidRDefault="00852FF9">
            <w:pPr>
              <w:spacing w:line="260" w:lineRule="auto"/>
              <w:rPr>
                <w:rFonts w:eastAsia="微软雅黑"/>
                <w:sz w:val="13"/>
                <w:szCs w:val="13"/>
                <w:rPrChange w:id="157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</w:pPr>
            <w:ins w:id="158" w:author="Li, Chandler Changjun" w:date="2026-10-13T17:06:00Z" w16du:dateUtc="2026-10-13T09:06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2403D1F9" wp14:editId="4C1EEA46">
                    <wp:extent cx="2153714" cy="605155"/>
                    <wp:effectExtent l="0" t="0" r="0" b="4445"/>
                    <wp:docPr id="142025648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20256484" name=""/>
                            <pic:cNvPicPr/>
                          </pic:nvPicPr>
                          <pic:blipFill>
                            <a:blip r:embed="rId3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82646" cy="61328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CB2C1E" w:rsidRPr="0095704C" w14:paraId="2405337A" w14:textId="77777777" w:rsidTr="00625DF2">
        <w:trPr>
          <w:cantSplit/>
          <w:trPrChange w:id="159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60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0307C03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161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Our delivery note number（DN）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62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F1233B1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163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同一运单下不同包裹填同一个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64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CDD8418" w14:textId="77777777" w:rsidR="00DB6284" w:rsidRDefault="00CB2C1E" w:rsidP="0063656F">
            <w:pPr>
              <w:spacing w:line="260" w:lineRule="auto"/>
              <w:rPr>
                <w:ins w:id="165" w:author="Li, Chandler Changjun" w:date="2026-10-14T10:32:00Z" w16du:dateUtc="2026-10-14T02:32:00Z"/>
                <w:rFonts w:eastAsia="微软雅黑"/>
                <w:color w:val="000000" w:themeColor="text1"/>
                <w:sz w:val="13"/>
                <w:szCs w:val="13"/>
              </w:rPr>
            </w:pPr>
            <w:ins w:id="166" w:author="Li, Chandler Changjun" w:date="2026-10-14T09:41:00Z" w16du:dateUtc="2026-10-14T01:41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167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填写发票信息表中的：</w:t>
              </w:r>
            </w:ins>
          </w:p>
          <w:p w14:paraId="0A99FFA9" w14:textId="77777777" w:rsidR="00DB6284" w:rsidRDefault="00CB2C1E" w:rsidP="0063656F">
            <w:pPr>
              <w:spacing w:line="260" w:lineRule="auto"/>
              <w:rPr>
                <w:ins w:id="168" w:author="Li, Chandler Changjun" w:date="2026-10-14T10:32:00Z" w16du:dateUtc="2026-10-14T02:32:00Z"/>
                <w:rFonts w:eastAsia="微软雅黑"/>
                <w:color w:val="000000" w:themeColor="text1"/>
                <w:sz w:val="13"/>
                <w:szCs w:val="13"/>
              </w:rPr>
            </w:pPr>
            <w:ins w:id="169" w:author="Li, Chandler Changjun" w:date="2026-10-14T09:41:00Z" w16du:dateUtc="2026-10-14T01:41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170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INV表体的MBZ/DN No.、</w:t>
              </w:r>
            </w:ins>
          </w:p>
          <w:p w14:paraId="2E9C1960" w14:textId="77777777" w:rsidR="00DB6284" w:rsidRDefault="00CB2C1E" w:rsidP="0063656F">
            <w:pPr>
              <w:spacing w:line="260" w:lineRule="auto"/>
              <w:rPr>
                <w:ins w:id="171" w:author="Li, Chandler Changjun" w:date="2026-10-14T10:32:00Z" w16du:dateUtc="2026-10-14T02:32:00Z"/>
                <w:rFonts w:eastAsia="微软雅黑"/>
                <w:color w:val="000000" w:themeColor="text1"/>
                <w:sz w:val="13"/>
                <w:szCs w:val="13"/>
              </w:rPr>
            </w:pPr>
            <w:ins w:id="172" w:author="Li, Chandler Changjun" w:date="2026-10-14T09:41:00Z" w16du:dateUtc="2026-10-14T01:41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173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DN表头的MBZ/DN No.、</w:t>
              </w:r>
            </w:ins>
          </w:p>
          <w:p w14:paraId="6855D468" w14:textId="2BAD3377" w:rsidR="00CB2C1E" w:rsidRPr="00D8206D" w:rsidRDefault="00CB2C1E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174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175" w:author="Li, Chandler Changjun" w:date="2026-10-14T09:41:00Z" w16du:dateUtc="2026-10-14T01:41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176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DN表体的MBZ/DN No.。</w:t>
              </w:r>
            </w:ins>
            <w:ins w:id="177" w:author="Li, Chandler Changjun" w:date="2026-10-14T09:28:00Z" w16du:dateUtc="2026-10-14T01:28:00Z">
              <w:del w:id="178" w:author="Li, Chandler Changjun" w:date="2026-10-14T09:41:00Z" w16du:dateUtc="2026-10-14T01:41:00Z">
                <w:r w:rsidRPr="00D8206D" w:rsidDel="00D8206D">
                  <w:rPr>
                    <w:rFonts w:eastAsia="微软雅黑"/>
                    <w:color w:val="000000" w:themeColor="text1"/>
                    <w:sz w:val="13"/>
                    <w:szCs w:val="13"/>
                    <w:rPrChange w:id="179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MBZ/DN No.</w:delText>
                </w:r>
              </w:del>
            </w:ins>
          </w:p>
        </w:tc>
        <w:tc>
          <w:tcPr>
            <w:tcW w:w="3685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PrChange w:id="180" w:author="Li, Chandler Changjun" w:date="2026-10-14T21:16:00Z" w16du:dateUtc="2026-10-14T13:16:00Z">
              <w:tcPr>
                <w:tcW w:w="3685" w:type="dxa"/>
                <w:vMerge w:val="restart"/>
                <w:tcBorders>
                  <w:top w:val="single" w:sz="4" w:space="0" w:color="BFBFBF"/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4C644E72" w14:textId="17C672B1" w:rsidR="00B2232E" w:rsidRPr="00B4520E" w:rsidRDefault="00B4520E" w:rsidP="0063656F">
            <w:pPr>
              <w:spacing w:line="260" w:lineRule="auto"/>
              <w:rPr>
                <w:ins w:id="181" w:author="Li, Chandler Changjun" w:date="2026-10-14T20:58:00Z" w16du:dateUtc="2026-10-14T12:58:00Z"/>
                <w:rFonts w:ascii="华文楷体" w:hAnsi="华文楷体"/>
                <w:b/>
                <w:bCs/>
                <w:noProof/>
                <w:rPrChange w:id="182" w:author="Li, Chandler Changjun" w:date="2026-10-14T20:58:00Z" w16du:dateUtc="2026-10-14T12:58:00Z">
                  <w:rPr>
                    <w:ins w:id="183" w:author="Li, Chandler Changjun" w:date="2026-10-14T20:58:00Z" w16du:dateUtc="2026-10-14T12:58:00Z"/>
                    <w:rFonts w:ascii="华文楷体" w:hAnsi="华文楷体"/>
                    <w:noProof/>
                  </w:rPr>
                </w:rPrChange>
              </w:rPr>
            </w:pPr>
            <w:ins w:id="184" w:author="Li, Chandler Changjun" w:date="2026-10-14T20:58:00Z" w16du:dateUtc="2026-10-14T12:58:00Z">
              <w:r w:rsidRPr="00B4520E">
                <w:rPr>
                  <w:rFonts w:ascii="华文楷体" w:hAnsi="华文楷体" w:hint="eastAsia"/>
                  <w:b/>
                  <w:bCs/>
                  <w:rPrChange w:id="185" w:author="Li, Chandler Changjun" w:date="2026-10-14T20:58:00Z" w16du:dateUtc="2026-10-14T12:58:00Z">
                    <w:rPr>
                      <w:rFonts w:ascii="华文楷体" w:hAnsi="华文楷体" w:hint="eastAsia"/>
                    </w:rPr>
                  </w:rPrChange>
                </w:rPr>
                <w:t>发票页</w:t>
              </w:r>
            </w:ins>
          </w:p>
          <w:p w14:paraId="619C3266" w14:textId="54F4BF86" w:rsidR="00CB2C1E" w:rsidRPr="0063656F" w:rsidRDefault="00CB2C1E" w:rsidP="0063656F">
            <w:pPr>
              <w:spacing w:line="260" w:lineRule="auto"/>
              <w:rPr>
                <w:ins w:id="186" w:author="Li, Chandler Changjun" w:date="2026-10-14T09:28:00Z" w16du:dateUtc="2026-10-14T01:28:00Z"/>
                <w:rFonts w:eastAsia="微软雅黑"/>
                <w:sz w:val="13"/>
                <w:szCs w:val="13"/>
              </w:rPr>
            </w:pPr>
            <w:ins w:id="187" w:author="Li, Chandler Changjun" w:date="2026-10-14T09:40:00Z" w16du:dateUtc="2026-10-14T01:40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646E6522" wp14:editId="7A2AB28C">
                    <wp:extent cx="1870364" cy="847189"/>
                    <wp:effectExtent l="0" t="0" r="0" b="0"/>
                    <wp:docPr id="2081060145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81060145" name=""/>
                            <pic:cNvPicPr/>
                          </pic:nvPicPr>
                          <pic:blipFill>
                            <a:blip r:embed="rId3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93918" cy="85785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3FC28215" w14:textId="06FE6313" w:rsidR="00CB2C1E" w:rsidRPr="0063656F" w:rsidRDefault="00CB2C1E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CB2C1E" w:rsidRPr="0095704C" w14:paraId="6247CA79" w14:textId="77777777" w:rsidTr="00625DF2">
        <w:trPr>
          <w:cantSplit/>
          <w:trPrChange w:id="188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89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6948C9C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190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Invoice number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91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3BE32CD7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19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—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193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F236D37" w14:textId="2B59EC76" w:rsidR="00AF1409" w:rsidRDefault="00837A87" w:rsidP="0063656F">
            <w:pPr>
              <w:spacing w:line="260" w:lineRule="auto"/>
              <w:rPr>
                <w:ins w:id="194" w:author="Li, Chandler Changjun" w:date="2026-10-14T10:33:00Z" w16du:dateUtc="2026-10-14T02:33:00Z"/>
                <w:rFonts w:eastAsia="微软雅黑"/>
                <w:color w:val="000000" w:themeColor="text1"/>
                <w:sz w:val="13"/>
                <w:szCs w:val="13"/>
              </w:rPr>
            </w:pPr>
            <w:ins w:id="195" w:author="Li, Chandler Changjun" w:date="2026-10-14T10:33:00Z" w16du:dateUtc="2026-10-14T02:33:00Z">
              <w:r>
                <w:rPr>
                  <w:rFonts w:eastAsia="微软雅黑" w:hint="eastAsia"/>
                  <w:color w:val="000000" w:themeColor="text1"/>
                  <w:sz w:val="13"/>
                  <w:szCs w:val="13"/>
                </w:rPr>
                <w:t>表头和</w:t>
              </w:r>
            </w:ins>
            <w:ins w:id="196" w:author="Li, Chandler Changjun" w:date="2026-10-14T10:34:00Z" w16du:dateUtc="2026-10-14T02:34:00Z">
              <w:r>
                <w:rPr>
                  <w:rFonts w:eastAsia="微软雅黑" w:hint="eastAsia"/>
                  <w:color w:val="000000" w:themeColor="text1"/>
                  <w:sz w:val="13"/>
                  <w:szCs w:val="13"/>
                </w:rPr>
                <w:t>表体的</w:t>
              </w:r>
            </w:ins>
            <w:ins w:id="197" w:author="Li, Chandler Changjun" w:date="2026-10-14T09:28:00Z" w16du:dateUtc="2026-10-14T01:28:00Z">
              <w:r w:rsidR="00CB2C1E"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198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Invoice No.；</w:t>
              </w:r>
            </w:ins>
          </w:p>
          <w:p w14:paraId="153C0ACD" w14:textId="0E61F5E8" w:rsidR="00CB2C1E" w:rsidRPr="00D8206D" w:rsidRDefault="00CB2C1E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19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200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201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旧机电产品进口声明发票号</w:t>
              </w:r>
            </w:ins>
          </w:p>
        </w:tc>
        <w:tc>
          <w:tcPr>
            <w:tcW w:w="3685" w:type="dxa"/>
            <w:vMerge/>
            <w:tcBorders>
              <w:left w:val="single" w:sz="4" w:space="0" w:color="BFBFBF"/>
              <w:right w:val="single" w:sz="4" w:space="0" w:color="BFBFBF"/>
            </w:tcBorders>
            <w:tcPrChange w:id="202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3B771405" w14:textId="1FA50844" w:rsidR="00CB2C1E" w:rsidRPr="0063656F" w:rsidRDefault="00CB2C1E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CB2C1E" w:rsidRPr="0095704C" w14:paraId="78E1EB3F" w14:textId="77777777" w:rsidTr="00625DF2">
        <w:trPr>
          <w:cantSplit/>
          <w:trPrChange w:id="203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04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72F68CF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205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Document date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06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0D4B9C5" w14:textId="77777777" w:rsidR="00CB2C1E" w:rsidRPr="0063656F" w:rsidRDefault="00CB2C1E" w:rsidP="0063656F">
            <w:pPr>
              <w:spacing w:line="260" w:lineRule="auto"/>
              <w:rPr>
                <w:sz w:val="13"/>
                <w:szCs w:val="13"/>
              </w:rPr>
            </w:pPr>
            <w:ins w:id="207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YYYY-MM-DD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08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BE79C0D" w14:textId="30239070" w:rsidR="009D4C1B" w:rsidRPr="0015252A" w:rsidRDefault="00CB2C1E" w:rsidP="0063656F">
            <w:pPr>
              <w:spacing w:line="260" w:lineRule="auto"/>
              <w:rPr>
                <w:rFonts w:eastAsia="微软雅黑"/>
                <w:color w:val="000000" w:themeColor="text1"/>
                <w:sz w:val="13"/>
                <w:szCs w:val="13"/>
                <w:rPrChange w:id="209" w:author="Li, Chandler Changjun" w:date="2026-10-14T10:34:00Z" w16du:dateUtc="2026-10-14T02:34:00Z">
                  <w:rPr>
                    <w:sz w:val="13"/>
                    <w:szCs w:val="13"/>
                  </w:rPr>
                </w:rPrChange>
              </w:rPr>
            </w:pPr>
            <w:ins w:id="210" w:author="Li, Chandler Changjun" w:date="2026-10-14T09:28:00Z" w16du:dateUtc="2026-10-14T01:28:00Z">
              <w:del w:id="211" w:author="Li, Chandler Changjun" w:date="2026-10-14T10:33:00Z" w16du:dateUtc="2026-10-14T02:33:00Z">
                <w:r w:rsidRPr="00D8206D" w:rsidDel="009D4C1B">
                  <w:rPr>
                    <w:rFonts w:eastAsia="微软雅黑"/>
                    <w:color w:val="000000" w:themeColor="text1"/>
                    <w:sz w:val="13"/>
                    <w:szCs w:val="13"/>
                    <w:rPrChange w:id="212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Invoice date</w:delText>
                </w:r>
              </w:del>
            </w:ins>
            <w:ins w:id="213" w:author="Li, Chandler Changjun" w:date="2026-10-14T10:33:00Z" w16du:dateUtc="2026-10-14T02:33:00Z">
              <w:r w:rsidR="009D4C1B" w:rsidRPr="009D4C1B">
                <w:rPr>
                  <w:color w:val="000000" w:themeColor="text1"/>
                  <w:sz w:val="13"/>
                  <w:szCs w:val="13"/>
                </w:rPr>
                <w:t>填写</w:t>
              </w:r>
              <w:r w:rsidR="009D4C1B" w:rsidRPr="009D4C1B">
                <w:rPr>
                  <w:color w:val="000000" w:themeColor="text1"/>
                  <w:sz w:val="13"/>
                  <w:szCs w:val="13"/>
                </w:rPr>
                <w:t>INV</w:t>
              </w:r>
              <w:r w:rsidR="009D4C1B" w:rsidRPr="009D4C1B">
                <w:rPr>
                  <w:color w:val="000000" w:themeColor="text1"/>
                  <w:sz w:val="13"/>
                  <w:szCs w:val="13"/>
                </w:rPr>
                <w:t>表头的</w:t>
              </w:r>
              <w:r w:rsidR="009D4C1B" w:rsidRPr="009D4C1B">
                <w:rPr>
                  <w:color w:val="000000" w:themeColor="text1"/>
                  <w:sz w:val="13"/>
                  <w:szCs w:val="13"/>
                </w:rPr>
                <w:t>Invoice date</w:t>
              </w:r>
            </w:ins>
          </w:p>
        </w:tc>
        <w:tc>
          <w:tcPr>
            <w:tcW w:w="3685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214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6F5A5E56" w14:textId="77777777" w:rsidR="00CB2C1E" w:rsidRPr="0063656F" w:rsidRDefault="00CB2C1E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84348" w:rsidRPr="0095704C" w14:paraId="2D5B6874" w14:textId="77777777" w:rsidTr="00625DF2">
        <w:trPr>
          <w:cantSplit/>
          <w:trPrChange w:id="215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16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E0AC035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17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Value of goods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18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D7C6F85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19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去除千分位</w:t>
              </w:r>
            </w:ins>
          </w:p>
        </w:tc>
        <w:tc>
          <w:tcPr>
            <w:tcW w:w="3686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20" w:author="Li, Chandler Changjun" w:date="2026-10-14T21:16:00Z" w16du:dateUtc="2026-10-14T13:16:00Z">
              <w:tcPr>
                <w:tcW w:w="2977" w:type="dxa"/>
                <w:gridSpan w:val="2"/>
                <w:vMerge w:val="restart"/>
                <w:tcBorders>
                  <w:top w:val="single" w:sz="4" w:space="0" w:color="BFBFBF"/>
                  <w:left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CF19E7A" w14:textId="3825316E" w:rsidR="00784348" w:rsidRPr="001B2A06" w:rsidRDefault="00784348" w:rsidP="00784348">
            <w:pPr>
              <w:spacing w:line="260" w:lineRule="auto"/>
              <w:rPr>
                <w:ins w:id="221" w:author="Li, Chandler Changjun" w:date="2026-10-14T10:39:00Z" w16du:dateUtc="2026-10-14T02:39:00Z"/>
                <w:rFonts w:eastAsia="微软雅黑"/>
                <w:sz w:val="13"/>
                <w:szCs w:val="13"/>
              </w:rPr>
            </w:pPr>
            <w:ins w:id="222" w:author="Li, Chandler Changjun" w:date="2026-10-14T09:28:00Z" w16du:dateUtc="2026-10-14T01:28:00Z">
              <w:del w:id="223" w:author="Li, Chandler Changjun" w:date="2026-10-14T10:39:00Z" w16du:dateUtc="2026-10-14T02:39:00Z">
                <w:r w:rsidRPr="00D8206D" w:rsidDel="00784348">
                  <w:rPr>
                    <w:rFonts w:eastAsia="微软雅黑"/>
                    <w:color w:val="000000" w:themeColor="text1"/>
                    <w:sz w:val="13"/>
                    <w:szCs w:val="13"/>
                    <w:rPrChange w:id="224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Goods value；INV 表体 Total Price；旧机电产品进口声明货值Freight chargeTotal AmountCurrency按对应名目填 INV 表头</w:delText>
                </w:r>
              </w:del>
            </w:ins>
            <w:ins w:id="225" w:author="Li, Chandler Changjun" w:date="2026-10-14T10:39:00Z" w16du:dateUtc="2026-10-14T02:39:00Z">
              <w:r>
                <w:rPr>
                  <w:rFonts w:eastAsia="微软雅黑"/>
                  <w:color w:val="000000" w:themeColor="text1"/>
                  <w:sz w:val="13"/>
                  <w:szCs w:val="13"/>
                </w:rPr>
                <w:br/>
              </w:r>
              <w:r w:rsidRPr="00784348">
                <w:rPr>
                  <w:rFonts w:eastAsia="微软雅黑" w:hint="eastAsia"/>
                  <w:b/>
                  <w:bCs/>
                  <w:sz w:val="13"/>
                  <w:szCs w:val="13"/>
                  <w:rPrChange w:id="226" w:author="Li, Chandler Changjun" w:date="2026-10-14T10:39:00Z" w16du:dateUtc="2026-10-14T02:39:00Z">
                    <w:rPr>
                      <w:rFonts w:eastAsia="微软雅黑" w:hint="eastAsia"/>
                      <w:sz w:val="13"/>
                      <w:szCs w:val="13"/>
                    </w:rPr>
                  </w:rPrChange>
                </w:rPr>
                <w:t>填写</w:t>
              </w:r>
            </w:ins>
          </w:p>
          <w:p w14:paraId="4C596FA8" w14:textId="77777777" w:rsidR="00784348" w:rsidRPr="001B2A06" w:rsidRDefault="00784348" w:rsidP="00784348">
            <w:pPr>
              <w:spacing w:line="260" w:lineRule="auto"/>
              <w:rPr>
                <w:ins w:id="227" w:author="Li, Chandler Changjun" w:date="2026-10-14T10:39:00Z" w16du:dateUtc="2026-10-14T02:39:00Z"/>
                <w:rFonts w:eastAsia="微软雅黑"/>
                <w:sz w:val="13"/>
                <w:szCs w:val="13"/>
              </w:rPr>
            </w:pPr>
            <w:ins w:id="228" w:author="Li, Chandler Changjun" w:date="2026-10-14T10:39:00Z" w16du:dateUtc="2026-10-14T02:39:00Z">
              <w:r w:rsidRPr="001B2A06">
                <w:rPr>
                  <w:rFonts w:eastAsia="微软雅黑"/>
                  <w:sz w:val="13"/>
                  <w:szCs w:val="13"/>
                </w:rPr>
                <w:t>1. INV表头的Goods value、Freight charge、Currency、Total Amount（如有发票信息表对应的其他费用，也需要按对应名目填写）；</w:t>
              </w:r>
            </w:ins>
          </w:p>
          <w:p w14:paraId="39CF18FC" w14:textId="1E1D68DC" w:rsidR="00784348" w:rsidRPr="00D8206D" w:rsidRDefault="00784348" w:rsidP="00784348">
            <w:pPr>
              <w:spacing w:line="260" w:lineRule="auto"/>
              <w:rPr>
                <w:color w:val="000000" w:themeColor="text1"/>
                <w:sz w:val="13"/>
                <w:szCs w:val="13"/>
                <w:rPrChange w:id="22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230" w:author="Li, Chandler Changjun" w:date="2026-10-14T10:39:00Z" w16du:dateUtc="2026-10-14T02:39:00Z">
              <w:r w:rsidRPr="001B2A06">
                <w:rPr>
                  <w:rFonts w:eastAsia="微软雅黑"/>
                  <w:sz w:val="13"/>
                  <w:szCs w:val="13"/>
                </w:rPr>
                <w:t>2. Value of goods填写到INV表体的Total Price</w:t>
              </w:r>
            </w:ins>
          </w:p>
        </w:tc>
        <w:tc>
          <w:tcPr>
            <w:tcW w:w="3685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PrChange w:id="231" w:author="Li, Chandler Changjun" w:date="2026-10-14T21:16:00Z" w16du:dateUtc="2026-10-14T13:16:00Z">
              <w:tcPr>
                <w:tcW w:w="3685" w:type="dxa"/>
                <w:vMerge w:val="restart"/>
                <w:tcBorders>
                  <w:top w:val="single" w:sz="4" w:space="0" w:color="BFBFBF"/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2FC74892" w14:textId="20B601E0" w:rsidR="00B4520E" w:rsidRPr="00B4520E" w:rsidRDefault="00B4520E" w:rsidP="0063656F">
            <w:pPr>
              <w:spacing w:line="260" w:lineRule="auto"/>
              <w:rPr>
                <w:ins w:id="232" w:author="Li, Chandler Changjun" w:date="2026-10-14T20:59:00Z" w16du:dateUtc="2026-10-14T12:59:00Z"/>
                <w:rFonts w:ascii="华文楷体" w:hAnsi="华文楷体"/>
                <w:b/>
                <w:bCs/>
                <w:noProof/>
                <w:rPrChange w:id="233" w:author="Li, Chandler Changjun" w:date="2026-10-14T20:59:00Z" w16du:dateUtc="2026-10-14T12:59:00Z">
                  <w:rPr>
                    <w:ins w:id="234" w:author="Li, Chandler Changjun" w:date="2026-10-14T20:59:00Z" w16du:dateUtc="2026-10-14T12:59:00Z"/>
                    <w:rFonts w:ascii="华文楷体" w:hAnsi="华文楷体"/>
                    <w:noProof/>
                  </w:rPr>
                </w:rPrChange>
              </w:rPr>
            </w:pPr>
            <w:ins w:id="235" w:author="Li, Chandler Changjun" w:date="2026-10-14T20:59:00Z" w16du:dateUtc="2026-10-14T12:59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071E8AEE" w14:textId="0F9DB221" w:rsidR="00784348" w:rsidRPr="0063656F" w:rsidRDefault="00784348" w:rsidP="0063656F">
            <w:pPr>
              <w:spacing w:line="260" w:lineRule="auto"/>
              <w:rPr>
                <w:ins w:id="236" w:author="Li, Chandler Changjun" w:date="2026-10-14T09:28:00Z" w16du:dateUtc="2026-10-14T01:28:00Z"/>
                <w:rFonts w:eastAsia="微软雅黑"/>
                <w:sz w:val="13"/>
                <w:szCs w:val="13"/>
              </w:rPr>
            </w:pPr>
            <w:ins w:id="237" w:author="Li, Chandler Changjun" w:date="2026-10-14T10:11:00Z" w16du:dateUtc="2026-10-14T02:11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79942A02" wp14:editId="441C9AEB">
                    <wp:extent cx="1715984" cy="635923"/>
                    <wp:effectExtent l="0" t="0" r="0" b="0"/>
                    <wp:docPr id="204576644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45766444" name=""/>
                            <pic:cNvPicPr/>
                          </pic:nvPicPr>
                          <pic:blipFill>
                            <a:blip r:embed="rId3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20584" cy="63762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58FE42F4" w14:textId="20627330" w:rsidR="00784348" w:rsidRPr="0063656F" w:rsidRDefault="00784348" w:rsidP="001B2A06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84348" w:rsidRPr="0095704C" w14:paraId="7C8828EA" w14:textId="77777777" w:rsidTr="00625DF2">
        <w:trPr>
          <w:cantSplit/>
          <w:trPrChange w:id="238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39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6C2ED81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40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Transport costs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41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F1E2CA8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4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同上</w:t>
              </w:r>
            </w:ins>
          </w:p>
        </w:tc>
        <w:tc>
          <w:tcPr>
            <w:tcW w:w="3686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43" w:author="Li, Chandler Changjun" w:date="2026-10-14T21:16:00Z" w16du:dateUtc="2026-10-14T13:16:00Z">
              <w:tcPr>
                <w:tcW w:w="2977" w:type="dxa"/>
                <w:gridSpan w:val="2"/>
                <w:vMerge/>
                <w:tcBorders>
                  <w:left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3A3E4BF" w14:textId="050B3C24" w:rsidR="00784348" w:rsidRPr="00D8206D" w:rsidRDefault="00784348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244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vMerge/>
            <w:tcBorders>
              <w:left w:val="single" w:sz="4" w:space="0" w:color="BFBFBF"/>
              <w:right w:val="single" w:sz="4" w:space="0" w:color="BFBFBF"/>
            </w:tcBorders>
            <w:tcPrChange w:id="245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218B6AAD" w14:textId="0C92D019" w:rsidR="00784348" w:rsidRPr="0063656F" w:rsidRDefault="00784348" w:rsidP="001B2A06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84348" w:rsidRPr="0095704C" w14:paraId="71C25017" w14:textId="77777777" w:rsidTr="00625DF2">
        <w:trPr>
          <w:cantSplit/>
          <w:trPrChange w:id="246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47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E969072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48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Overall value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49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1302D92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50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同上</w:t>
              </w:r>
            </w:ins>
          </w:p>
        </w:tc>
        <w:tc>
          <w:tcPr>
            <w:tcW w:w="3686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51" w:author="Li, Chandler Changjun" w:date="2026-10-14T21:16:00Z" w16du:dateUtc="2026-10-14T13:16:00Z">
              <w:tcPr>
                <w:tcW w:w="2977" w:type="dxa"/>
                <w:gridSpan w:val="2"/>
                <w:vMerge/>
                <w:tcBorders>
                  <w:left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05110CE" w14:textId="5549F687" w:rsidR="00784348" w:rsidRPr="00D8206D" w:rsidRDefault="00784348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252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vMerge/>
            <w:tcBorders>
              <w:left w:val="single" w:sz="4" w:space="0" w:color="BFBFBF"/>
              <w:right w:val="single" w:sz="4" w:space="0" w:color="BFBFBF"/>
            </w:tcBorders>
            <w:tcPrChange w:id="253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70FE95B6" w14:textId="7B3E7F55" w:rsidR="00784348" w:rsidRPr="0063656F" w:rsidRDefault="00784348" w:rsidP="001B2A06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84348" w:rsidRPr="0095704C" w14:paraId="5C09F67E" w14:textId="77777777" w:rsidTr="00625DF2">
        <w:trPr>
          <w:cantSplit/>
          <w:trPrChange w:id="254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55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6876EA0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56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币制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57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ABDC19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58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—</w:t>
              </w:r>
            </w:ins>
          </w:p>
        </w:tc>
        <w:tc>
          <w:tcPr>
            <w:tcW w:w="3686" w:type="dxa"/>
            <w:vMerge/>
            <w:tcBorders>
              <w:left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59" w:author="Li, Chandler Changjun" w:date="2026-10-14T21:16:00Z" w16du:dateUtc="2026-10-14T13:16:00Z">
              <w:tcPr>
                <w:tcW w:w="2977" w:type="dxa"/>
                <w:gridSpan w:val="2"/>
                <w:vMerge/>
                <w:tcBorders>
                  <w:left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0277B1B" w14:textId="52F1C991" w:rsidR="00784348" w:rsidRPr="00D8206D" w:rsidRDefault="00784348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260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vMerge/>
            <w:tcBorders>
              <w:left w:val="single" w:sz="4" w:space="0" w:color="BFBFBF"/>
              <w:right w:val="single" w:sz="4" w:space="0" w:color="BFBFBF"/>
            </w:tcBorders>
            <w:tcPrChange w:id="261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65AA9459" w14:textId="6C596C08" w:rsidR="00784348" w:rsidRPr="0063656F" w:rsidRDefault="00784348" w:rsidP="001B2A06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84348" w:rsidRPr="0095704C" w14:paraId="482D6BD7" w14:textId="77777777" w:rsidTr="00625DF2">
        <w:trPr>
          <w:cantSplit/>
          <w:trPrChange w:id="262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63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54229A7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64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其他费用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65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6449208" w14:textId="77777777" w:rsidR="00784348" w:rsidRPr="0063656F" w:rsidRDefault="00784348" w:rsidP="0063656F">
            <w:pPr>
              <w:spacing w:line="260" w:lineRule="auto"/>
              <w:rPr>
                <w:sz w:val="13"/>
                <w:szCs w:val="13"/>
              </w:rPr>
            </w:pPr>
            <w:ins w:id="266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—</w:t>
              </w:r>
            </w:ins>
          </w:p>
        </w:tc>
        <w:tc>
          <w:tcPr>
            <w:tcW w:w="3686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67" w:author="Li, Chandler Changjun" w:date="2026-10-14T21:16:00Z" w16du:dateUtc="2026-10-14T13:16:00Z">
              <w:tcPr>
                <w:tcW w:w="2977" w:type="dxa"/>
                <w:gridSpan w:val="2"/>
                <w:vMerge/>
                <w:tcBorders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FA316BF" w14:textId="35C117B6" w:rsidR="00784348" w:rsidRPr="00D8206D" w:rsidRDefault="00784348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268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269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4EAC6F0F" w14:textId="77777777" w:rsidR="00784348" w:rsidRPr="0063656F" w:rsidRDefault="00784348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65F34" w:rsidRPr="0095704C" w14:paraId="3CD5FC13" w14:textId="77777777" w:rsidTr="00625DF2">
        <w:trPr>
          <w:cantSplit/>
          <w:trPrChange w:id="270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71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18EE555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27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Gross weight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73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3200B9A2" w14:textId="39EA7152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274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小于 1 最多保留 2 位</w:t>
              </w:r>
            </w:ins>
            <w:ins w:id="275" w:author="Li, Chandler Changjun" w:date="2026-10-14T10:16:00Z" w16du:dateUtc="2026-10-14T02:16:00Z">
              <w:r w:rsidR="00201C6C">
                <w:rPr>
                  <w:rFonts w:eastAsia="微软雅黑"/>
                  <w:sz w:val="13"/>
                  <w:szCs w:val="13"/>
                </w:rPr>
                <w:br/>
              </w:r>
              <w:r w:rsidR="00201C6C" w:rsidRPr="00201C6C">
                <w:rPr>
                  <w:sz w:val="13"/>
                  <w:szCs w:val="13"/>
                </w:rPr>
                <w:t>（比如</w:t>
              </w:r>
              <w:r w:rsidR="00201C6C" w:rsidRPr="00201C6C">
                <w:rPr>
                  <w:sz w:val="13"/>
                  <w:szCs w:val="13"/>
                </w:rPr>
                <w:t>gross weight</w:t>
              </w:r>
              <w:r w:rsidR="00201C6C" w:rsidRPr="00201C6C">
                <w:rPr>
                  <w:sz w:val="13"/>
                  <w:szCs w:val="13"/>
                </w:rPr>
                <w:t>是</w:t>
              </w:r>
              <w:r w:rsidR="00201C6C" w:rsidRPr="00201C6C">
                <w:rPr>
                  <w:sz w:val="13"/>
                  <w:szCs w:val="13"/>
                </w:rPr>
                <w:t>0.435</w:t>
              </w:r>
              <w:r w:rsidR="00201C6C" w:rsidRPr="00201C6C">
                <w:rPr>
                  <w:sz w:val="13"/>
                  <w:szCs w:val="13"/>
                </w:rPr>
                <w:t>，则取</w:t>
              </w:r>
              <w:r w:rsidR="00201C6C" w:rsidRPr="00201C6C">
                <w:rPr>
                  <w:sz w:val="13"/>
                  <w:szCs w:val="13"/>
                </w:rPr>
                <w:t>0.44</w:t>
              </w:r>
              <w:r w:rsidR="00201C6C" w:rsidRPr="00201C6C">
                <w:rPr>
                  <w:sz w:val="13"/>
                  <w:szCs w:val="13"/>
                </w:rPr>
                <w:t>）。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276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B375822" w14:textId="77777777" w:rsidR="006E66C3" w:rsidRDefault="00765F34" w:rsidP="0063656F">
            <w:pPr>
              <w:spacing w:line="260" w:lineRule="auto"/>
              <w:rPr>
                <w:ins w:id="277" w:author="Li, Chandler Changjun" w:date="2026-10-14T10:40:00Z" w16du:dateUtc="2026-10-14T02:40:00Z"/>
                <w:rFonts w:eastAsia="微软雅黑"/>
                <w:color w:val="000000" w:themeColor="text1"/>
                <w:sz w:val="13"/>
                <w:szCs w:val="13"/>
              </w:rPr>
            </w:pPr>
            <w:ins w:id="278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279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INV 表头 Gross Weight（总和）；</w:t>
              </w:r>
            </w:ins>
          </w:p>
          <w:p w14:paraId="6814B6DD" w14:textId="77777777" w:rsidR="006E66C3" w:rsidRDefault="00765F34" w:rsidP="0063656F">
            <w:pPr>
              <w:spacing w:line="260" w:lineRule="auto"/>
              <w:rPr>
                <w:ins w:id="280" w:author="Li, Chandler Changjun" w:date="2026-10-14T10:40:00Z" w16du:dateUtc="2026-10-14T02:40:00Z"/>
                <w:rFonts w:eastAsia="微软雅黑"/>
                <w:color w:val="000000" w:themeColor="text1"/>
                <w:sz w:val="13"/>
                <w:szCs w:val="13"/>
              </w:rPr>
            </w:pPr>
            <w:ins w:id="281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282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DN 表头 G.W（分箱）；</w:t>
              </w:r>
            </w:ins>
          </w:p>
          <w:p w14:paraId="60DE47D4" w14:textId="12FBFC8F" w:rsidR="00765F34" w:rsidRPr="00D8206D" w:rsidRDefault="00765F34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283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284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285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预报 G.W（总和）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286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12AF45B4" w14:textId="77777777" w:rsidR="00B4520E" w:rsidRPr="00E52DBD" w:rsidRDefault="00B4520E" w:rsidP="00B4520E">
            <w:pPr>
              <w:spacing w:line="260" w:lineRule="auto"/>
              <w:rPr>
                <w:ins w:id="287" w:author="Li, Chandler Changjun" w:date="2026-10-14T20:59:00Z" w16du:dateUtc="2026-10-14T12:59:00Z"/>
                <w:rFonts w:ascii="华文楷体" w:hAnsi="华文楷体"/>
                <w:b/>
                <w:bCs/>
                <w:noProof/>
              </w:rPr>
            </w:pPr>
            <w:ins w:id="288" w:author="Li, Chandler Changjun" w:date="2026-10-14T20:59:00Z" w16du:dateUtc="2026-10-14T12:59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457254FE" w14:textId="7B3525D6" w:rsidR="00A50856" w:rsidRPr="00A50856" w:rsidRDefault="00A50856" w:rsidP="0063656F">
            <w:pPr>
              <w:spacing w:line="260" w:lineRule="auto"/>
              <w:rPr>
                <w:ins w:id="289" w:author="Li, Chandler Changjun" w:date="2026-10-14T10:40:00Z" w16du:dateUtc="2026-10-14T02:40:00Z"/>
                <w:rFonts w:ascii="华文楷体" w:hAnsi="华文楷体"/>
                <w:noProof/>
                <w:sz w:val="16"/>
                <w:szCs w:val="16"/>
                <w:rPrChange w:id="290" w:author="Li, Chandler Changjun" w:date="2026-10-14T10:40:00Z" w16du:dateUtc="2026-10-14T02:40:00Z">
                  <w:rPr>
                    <w:ins w:id="291" w:author="Li, Chandler Changjun" w:date="2026-10-14T10:40:00Z" w16du:dateUtc="2026-10-14T02:40:00Z"/>
                    <w:rFonts w:ascii="华文楷体" w:hAnsi="华文楷体"/>
                    <w:noProof/>
                  </w:rPr>
                </w:rPrChange>
              </w:rPr>
            </w:pPr>
            <w:ins w:id="292" w:author="Li, Chandler Changjun" w:date="2026-10-14T10:40:00Z" w16du:dateUtc="2026-10-14T02:40:00Z"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3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读取</w:t>
              </w:r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4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gross weight</w:t>
              </w:r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5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，分别按行提取，比如下图，提取分着的两个</w:t>
              </w:r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6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gross weight 8.621</w:t>
              </w:r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7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以及总和的</w:t>
              </w:r>
              <w:r w:rsidRPr="00A50856">
                <w:rPr>
                  <w:rFonts w:ascii="华文楷体" w:hAnsi="华文楷体"/>
                  <w:noProof/>
                  <w:sz w:val="16"/>
                  <w:szCs w:val="16"/>
                  <w:rPrChange w:id="298" w:author="Li, Chandler Changjun" w:date="2026-10-14T10:40:00Z" w16du:dateUtc="2026-10-14T02:40:00Z">
                    <w:rPr>
                      <w:rFonts w:ascii="华文楷体" w:hAnsi="华文楷体"/>
                      <w:noProof/>
                    </w:rPr>
                  </w:rPrChange>
                </w:rPr>
                <w:t>17.242</w:t>
              </w:r>
            </w:ins>
          </w:p>
          <w:p w14:paraId="4A7670E6" w14:textId="4211F1B4" w:rsidR="00765F34" w:rsidRPr="0063656F" w:rsidRDefault="000E62BF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299" w:author="Li, Chandler Changjun" w:date="2026-10-14T10:16:00Z" w16du:dateUtc="2026-10-14T02:16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2456AE2B" wp14:editId="4B9C3F89">
                    <wp:extent cx="2246546" cy="605155"/>
                    <wp:effectExtent l="0" t="0" r="1905" b="4445"/>
                    <wp:docPr id="207906509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20256484" name=""/>
                            <pic:cNvPicPr/>
                          </pic:nvPicPr>
                          <pic:blipFill>
                            <a:blip r:embed="rId3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76918" cy="61333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765F34" w:rsidRPr="0095704C" w14:paraId="3857B0EF" w14:textId="77777777" w:rsidTr="00625DF2">
        <w:trPr>
          <w:cantSplit/>
          <w:trPrChange w:id="300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01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8343A8B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0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Net weight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03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6B6D7F1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04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同 Gross weight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05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FC84613" w14:textId="77777777" w:rsidR="00E80353" w:rsidRDefault="00765F34" w:rsidP="0063656F">
            <w:pPr>
              <w:spacing w:line="260" w:lineRule="auto"/>
              <w:rPr>
                <w:ins w:id="306" w:author="Li, Chandler Changjun" w:date="2026-10-14T10:42:00Z" w16du:dateUtc="2026-10-14T02:42:00Z"/>
                <w:rFonts w:eastAsia="微软雅黑"/>
                <w:color w:val="000000" w:themeColor="text1"/>
                <w:sz w:val="13"/>
                <w:szCs w:val="13"/>
              </w:rPr>
            </w:pPr>
            <w:ins w:id="307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308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DN 表头 N.W（分箱）；</w:t>
              </w:r>
            </w:ins>
          </w:p>
          <w:p w14:paraId="2F86EC54" w14:textId="1522CF3D" w:rsidR="00765F34" w:rsidRPr="00D8206D" w:rsidRDefault="00765F34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30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310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311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INV 表体 Item Net Weight（</w:t>
              </w:r>
            </w:ins>
            <w:ins w:id="312" w:author="Li, Chandler Changjun" w:date="2026-10-14T10:42:00Z" w16du:dateUtc="2026-10-14T02:42:00Z">
              <w:r w:rsidR="000033FF">
                <w:rPr>
                  <w:rFonts w:eastAsia="微软雅黑" w:hint="eastAsia"/>
                  <w:color w:val="000000" w:themeColor="text1"/>
                  <w:sz w:val="13"/>
                  <w:szCs w:val="13"/>
                </w:rPr>
                <w:t>填</w:t>
              </w:r>
            </w:ins>
            <w:ins w:id="313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314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Total Net Weight）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315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662519B2" w14:textId="48D9A917" w:rsidR="00765F34" w:rsidRPr="0063656F" w:rsidRDefault="001420F2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316" w:author="Li, Chandler Changjun" w:date="2026-10-14T10:18:00Z" w16du:dateUtc="2026-10-14T02:18:00Z">
              <w:r>
                <w:rPr>
                  <w:rFonts w:eastAsia="微软雅黑" w:hint="eastAsia"/>
                  <w:sz w:val="13"/>
                  <w:szCs w:val="13"/>
                </w:rPr>
                <w:t>上图</w:t>
              </w:r>
            </w:ins>
          </w:p>
        </w:tc>
      </w:tr>
      <w:tr w:rsidR="00765F34" w:rsidRPr="0095704C" w14:paraId="319C266A" w14:textId="77777777" w:rsidTr="00625DF2">
        <w:trPr>
          <w:cantSplit/>
          <w:trPrChange w:id="317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18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72B908D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19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Dimensions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20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D552EE3" w14:textId="6BFAD0A9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21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空格、逗号代表小数点；单位 CM</w:t>
              </w:r>
            </w:ins>
            <w:ins w:id="322" w:author="Li, Chandler Changjun" w:date="2026-10-14T10:18:00Z" w16du:dateUtc="2026-10-14T02:18:00Z">
              <w:r w:rsidR="00726699">
                <w:rPr>
                  <w:rFonts w:eastAsia="微软雅黑" w:hint="eastAsia"/>
                  <w:sz w:val="13"/>
                  <w:szCs w:val="13"/>
                </w:rPr>
                <w:t>；有几行读几个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23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7F4A71C" w14:textId="4FCDADE0" w:rsidR="00765F34" w:rsidRPr="00D8206D" w:rsidRDefault="00765F34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324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325" w:author="Li, Chandler Changjun" w:date="2026-10-14T09:28:00Z" w16du:dateUtc="2026-10-14T01:28:00Z">
              <w:del w:id="326" w:author="Li, Chandler Changjun" w:date="2026-10-14T10:43:00Z" w16du:dateUtc="2026-10-14T02:43:00Z">
                <w:r w:rsidRPr="00D8206D" w:rsidDel="00580F93">
                  <w:rPr>
                    <w:rFonts w:eastAsia="微软雅黑"/>
                    <w:color w:val="000000" w:themeColor="text1"/>
                    <w:sz w:val="13"/>
                    <w:szCs w:val="13"/>
                    <w:rPrChange w:id="327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DN 表头 Length / Width / Height（MM）；预报 VOL</w:delText>
                </w:r>
              </w:del>
            </w:ins>
            <w:ins w:id="328" w:author="Li, Chandler Changjun" w:date="2026-10-14T10:17:00Z" w16du:dateUtc="2026-10-14T02:17:00Z">
              <w:r w:rsidR="00957721" w:rsidRPr="00957721">
                <w:rPr>
                  <w:color w:val="000000" w:themeColor="text1"/>
                  <w:sz w:val="13"/>
                  <w:szCs w:val="13"/>
                </w:rPr>
                <w:t>DN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表头的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Length(MM), Width(MM) , Height(MM)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（注意单位转换，抓取的是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CM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，表格填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MM</w:t>
              </w:r>
              <w:r w:rsidR="00957721" w:rsidRPr="00957721">
                <w:rPr>
                  <w:color w:val="000000" w:themeColor="text1"/>
                  <w:sz w:val="13"/>
                  <w:szCs w:val="13"/>
                </w:rPr>
                <w:t>）；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329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FBBC5B3" w14:textId="28DB059D" w:rsidR="00765F34" w:rsidRPr="00957721" w:rsidRDefault="001420F2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330" w:author="Li, Chandler Changjun" w:date="2026-10-14T10:18:00Z" w16du:dateUtc="2026-10-14T02:18:00Z">
              <w:r>
                <w:rPr>
                  <w:rFonts w:eastAsia="微软雅黑" w:hint="eastAsia"/>
                  <w:sz w:val="13"/>
                  <w:szCs w:val="13"/>
                </w:rPr>
                <w:t>上图</w:t>
              </w:r>
            </w:ins>
          </w:p>
        </w:tc>
      </w:tr>
      <w:tr w:rsidR="00765F34" w:rsidRPr="0095704C" w14:paraId="6E4C75CF" w14:textId="77777777" w:rsidTr="00625DF2">
        <w:trPr>
          <w:cantSplit/>
          <w:trPrChange w:id="331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32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E7A87CC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33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Order type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34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DB88E67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35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英语、德语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36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7F9BB9E" w14:textId="77777777" w:rsidR="00F80026" w:rsidRDefault="00F80026" w:rsidP="00280C48">
            <w:pPr>
              <w:spacing w:line="260" w:lineRule="auto"/>
              <w:rPr>
                <w:ins w:id="337" w:author="Li, Chandler Changjun" w:date="2026-10-14T10:43:00Z" w16du:dateUtc="2026-10-14T02:43:00Z"/>
                <w:rFonts w:eastAsia="微软雅黑"/>
                <w:color w:val="000000" w:themeColor="text1"/>
                <w:sz w:val="13"/>
                <w:szCs w:val="13"/>
              </w:rPr>
            </w:pPr>
            <w:ins w:id="338" w:author="Li, Chandler Changjun" w:date="2026-10-14T10:43:00Z" w16du:dateUtc="2026-10-14T02:43:00Z">
              <w:r w:rsidRPr="00F80026">
                <w:rPr>
                  <w:rFonts w:eastAsia="微软雅黑"/>
                  <w:color w:val="000000" w:themeColor="text1"/>
                  <w:sz w:val="13"/>
                  <w:szCs w:val="13"/>
                </w:rPr>
                <w:t>货物新旧信息提取判定</w:t>
              </w:r>
            </w:ins>
            <w:ins w:id="339" w:author="Li, Chandler Changjun" w:date="2026-10-14T09:28:00Z" w16du:dateUtc="2026-10-14T01:28:00Z">
              <w:del w:id="340" w:author="Li, Chandler Changjun" w:date="2026-10-14T10:43:00Z" w16du:dateUtc="2026-10-14T02:43:00Z">
                <w:r w:rsidR="00765F34" w:rsidRPr="00D8206D" w:rsidDel="00F80026">
                  <w:rPr>
                    <w:rFonts w:eastAsia="微软雅黑"/>
                    <w:color w:val="000000" w:themeColor="text1"/>
                    <w:sz w:val="13"/>
                    <w:szCs w:val="13"/>
                    <w:rPrChange w:id="341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货物类别</w:delText>
                </w:r>
              </w:del>
            </w:ins>
          </w:p>
          <w:p w14:paraId="4EC29233" w14:textId="77777777" w:rsidR="00E80E72" w:rsidRDefault="00BF251F" w:rsidP="00280C48">
            <w:pPr>
              <w:spacing w:line="260" w:lineRule="auto"/>
              <w:rPr>
                <w:ins w:id="342" w:author="Li, Chandler Changjun" w:date="2026-10-14T10:53:00Z" w16du:dateUtc="2026-10-14T02:53:00Z"/>
                <w:color w:val="000000" w:themeColor="text1"/>
                <w:sz w:val="13"/>
                <w:szCs w:val="13"/>
              </w:rPr>
            </w:pPr>
            <w:ins w:id="343" w:author="Li, Chandler Changjun" w:date="2026-10-14T10:20:00Z" w16du:dateUtc="2026-10-14T02:20:00Z">
              <w:r w:rsidRPr="00BF251F">
                <w:rPr>
                  <w:color w:val="000000" w:themeColor="text1"/>
                  <w:sz w:val="13"/>
                  <w:szCs w:val="13"/>
                </w:rPr>
                <w:t>填写</w:t>
              </w:r>
              <w:r w:rsidRPr="00BF251F">
                <w:rPr>
                  <w:color w:val="000000" w:themeColor="text1"/>
                  <w:sz w:val="13"/>
                  <w:szCs w:val="13"/>
                </w:rPr>
                <w:t xml:space="preserve">INV </w:t>
              </w:r>
              <w:r w:rsidRPr="00BF251F">
                <w:rPr>
                  <w:color w:val="000000" w:themeColor="text1"/>
                  <w:sz w:val="13"/>
                  <w:szCs w:val="13"/>
                </w:rPr>
                <w:t>表头的</w:t>
              </w:r>
              <w:r w:rsidRPr="00BF251F">
                <w:rPr>
                  <w:color w:val="000000" w:themeColor="text1"/>
                  <w:sz w:val="13"/>
                  <w:szCs w:val="13"/>
                </w:rPr>
                <w:t>Supplier name</w:t>
              </w:r>
              <w:r w:rsidRPr="00BF251F">
                <w:rPr>
                  <w:color w:val="000000" w:themeColor="text1"/>
                  <w:sz w:val="13"/>
                  <w:szCs w:val="13"/>
                </w:rPr>
                <w:t>。</w:t>
              </w:r>
            </w:ins>
          </w:p>
          <w:p w14:paraId="3C3BD179" w14:textId="6282CB6A" w:rsidR="00280C48" w:rsidRPr="00280C48" w:rsidRDefault="00BF251F" w:rsidP="00280C48">
            <w:pPr>
              <w:spacing w:line="260" w:lineRule="auto"/>
              <w:rPr>
                <w:color w:val="000000" w:themeColor="text1"/>
                <w:sz w:val="13"/>
                <w:szCs w:val="13"/>
                <w:rPrChange w:id="344" w:author="Li, Chandler Changjun" w:date="2026-10-14T10:20:00Z" w16du:dateUtc="2026-10-14T02:20:00Z">
                  <w:rPr>
                    <w:sz w:val="13"/>
                    <w:szCs w:val="13"/>
                  </w:rPr>
                </w:rPrChange>
              </w:rPr>
            </w:pPr>
            <w:ins w:id="345" w:author="Li, Chandler Changjun" w:date="2026-10-14T10:20:00Z" w16du:dateUtc="2026-10-14T02:20:00Z">
              <w:r w:rsidRPr="00BF251F">
                <w:rPr>
                  <w:color w:val="000000" w:themeColor="text1"/>
                  <w:sz w:val="13"/>
                  <w:szCs w:val="13"/>
                </w:rPr>
                <w:t>对于旧货，填写</w:t>
              </w:r>
              <w:r w:rsidRPr="00BF251F">
                <w:rPr>
                  <w:color w:val="000000" w:themeColor="text1"/>
                  <w:sz w:val="13"/>
                  <w:szCs w:val="13"/>
                </w:rPr>
                <w:t>GLC-Xentry-Old</w:t>
              </w:r>
            </w:ins>
            <w:ins w:id="346" w:author="Li, Chandler Changjun" w:date="2026-10-14T10:23:00Z" w16du:dateUtc="2026-10-14T02:23:00Z">
              <w:r w:rsidR="003B1733">
                <w:rPr>
                  <w:rFonts w:hint="eastAsia"/>
                  <w:color w:val="000000" w:themeColor="text1"/>
                  <w:sz w:val="13"/>
                  <w:szCs w:val="13"/>
                </w:rPr>
                <w:t>；</w:t>
              </w:r>
            </w:ins>
            <w:ins w:id="347" w:author="Li, Chandler Changjun" w:date="2026-10-14T10:20:00Z" w16du:dateUtc="2026-10-14T02:20:00Z">
              <w:r w:rsidRPr="00BF251F">
                <w:rPr>
                  <w:color w:val="000000" w:themeColor="text1"/>
                  <w:sz w:val="13"/>
                  <w:szCs w:val="13"/>
                </w:rPr>
                <w:t>对于新货，填写</w:t>
              </w:r>
              <w:r w:rsidRPr="00BF251F">
                <w:rPr>
                  <w:color w:val="000000" w:themeColor="text1"/>
                  <w:sz w:val="13"/>
                  <w:szCs w:val="13"/>
                </w:rPr>
                <w:t>GLC-Xentry-New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348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5E8AE052" w14:textId="53AAA8DA" w:rsidR="00B4520E" w:rsidRPr="00B4520E" w:rsidRDefault="00B4520E" w:rsidP="00380CE0">
            <w:pPr>
              <w:spacing w:line="260" w:lineRule="auto"/>
              <w:rPr>
                <w:ins w:id="349" w:author="Li, Chandler Changjun" w:date="2026-10-14T20:59:00Z" w16du:dateUtc="2026-10-14T12:59:00Z"/>
                <w:rFonts w:ascii="华文楷体" w:hAnsi="华文楷体"/>
                <w:b/>
                <w:bCs/>
                <w:noProof/>
                <w:rPrChange w:id="350" w:author="Li, Chandler Changjun" w:date="2026-10-14T20:59:00Z" w16du:dateUtc="2026-10-14T12:59:00Z">
                  <w:rPr>
                    <w:ins w:id="351" w:author="Li, Chandler Changjun" w:date="2026-10-14T20:59:00Z" w16du:dateUtc="2026-10-14T12:59:00Z"/>
                    <w:noProof/>
                  </w:rPr>
                </w:rPrChange>
              </w:rPr>
            </w:pPr>
            <w:ins w:id="352" w:author="Li, Chandler Changjun" w:date="2026-10-14T20:59:00Z" w16du:dateUtc="2026-10-14T12:59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1A001363" w14:textId="2D16CB88" w:rsidR="00AF780C" w:rsidRPr="00380CE0" w:rsidRDefault="00016457">
            <w:pPr>
              <w:spacing w:line="260" w:lineRule="auto"/>
              <w:rPr>
                <w:ins w:id="353" w:author="Li, Chandler Changjun" w:date="2026-10-14T10:24:00Z" w16du:dateUtc="2026-10-14T02:24:00Z"/>
                <w:color w:val="000000" w:themeColor="text1"/>
                <w:sz w:val="13"/>
                <w:szCs w:val="13"/>
                <w:rPrChange w:id="354" w:author="Li, Chandler Changjun" w:date="2026-10-14T10:43:00Z" w16du:dateUtc="2026-10-14T02:43:00Z">
                  <w:rPr>
                    <w:ins w:id="355" w:author="Li, Chandler Changjun" w:date="2026-10-14T10:24:00Z" w16du:dateUtc="2026-10-14T02:24:00Z"/>
                    <w:rFonts w:eastAsia="微软雅黑"/>
                    <w:sz w:val="13"/>
                    <w:szCs w:val="13"/>
                  </w:rPr>
                </w:rPrChange>
              </w:rPr>
              <w:pPrChange w:id="356" w:author="Li, Chandler Changjun" w:date="2026-10-14T10:43:00Z" w16du:dateUtc="2026-10-14T02:43:00Z">
                <w:pPr>
                  <w:pStyle w:val="ListParagraph"/>
                  <w:numPr>
                    <w:numId w:val="3"/>
                  </w:numPr>
                  <w:spacing w:line="260" w:lineRule="auto"/>
                  <w:ind w:left="440" w:hanging="440"/>
                </w:pPr>
              </w:pPrChange>
            </w:pPr>
            <w:ins w:id="357" w:author="Li, Chandler Changjun" w:date="2026-10-14T10:19:00Z" w16du:dateUtc="2026-10-14T02:19:00Z">
              <w:r w:rsidRPr="005A7C82">
                <w:rPr>
                  <w:noProof/>
                </w:rPr>
                <w:drawing>
                  <wp:inline distT="0" distB="0" distL="0" distR="0" wp14:anchorId="36970F83" wp14:editId="5C3AF53F">
                    <wp:extent cx="1478477" cy="888771"/>
                    <wp:effectExtent l="0" t="0" r="7620" b="6985"/>
                    <wp:docPr id="1664464213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64464213" name=""/>
                            <pic:cNvPicPr/>
                          </pic:nvPicPr>
                          <pic:blipFill>
                            <a:blip r:embed="rId3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5951" cy="89326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2FE7E040" w14:textId="77777777" w:rsidR="00AF780C" w:rsidRPr="00380CE0" w:rsidRDefault="00AF780C">
            <w:pPr>
              <w:spacing w:line="260" w:lineRule="auto"/>
              <w:rPr>
                <w:ins w:id="358" w:author="Li, Chandler Changjun" w:date="2026-10-14T10:24:00Z" w16du:dateUtc="2026-10-14T02:24:00Z"/>
                <w:color w:val="000000" w:themeColor="text1"/>
                <w:sz w:val="13"/>
                <w:szCs w:val="13"/>
                <w:rPrChange w:id="359" w:author="Li, Chandler Changjun" w:date="2026-10-14T10:43:00Z" w16du:dateUtc="2026-10-14T02:43:00Z">
                  <w:rPr>
                    <w:ins w:id="360" w:author="Li, Chandler Changjun" w:date="2026-10-14T10:24:00Z" w16du:dateUtc="2026-10-14T02:24:00Z"/>
                    <w:rFonts w:eastAsia="微软雅黑"/>
                    <w:sz w:val="13"/>
                    <w:szCs w:val="13"/>
                  </w:rPr>
                </w:rPrChange>
              </w:rPr>
              <w:pPrChange w:id="361" w:author="Li, Chandler Changjun" w:date="2026-10-14T10:43:00Z" w16du:dateUtc="2026-10-14T02:43:00Z">
                <w:pPr>
                  <w:pStyle w:val="ListParagraph"/>
                  <w:numPr>
                    <w:numId w:val="3"/>
                  </w:numPr>
                  <w:spacing w:line="260" w:lineRule="auto"/>
                  <w:ind w:left="440" w:hanging="440"/>
                </w:pPr>
              </w:pPrChange>
            </w:pPr>
          </w:p>
          <w:p w14:paraId="4B634F7E" w14:textId="0EAA2205" w:rsidR="00AF780C" w:rsidRPr="00E52DBD" w:rsidRDefault="00AF780C" w:rsidP="00AF780C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ins w:id="362" w:author="Li, Chandler Changjun" w:date="2026-10-14T10:24:00Z" w16du:dateUtc="2026-10-14T02:24:00Z"/>
                <w:color w:val="000000" w:themeColor="text1"/>
                <w:sz w:val="13"/>
                <w:szCs w:val="13"/>
              </w:rPr>
            </w:pPr>
            <w:ins w:id="363" w:author="Li, Chandler Changjun" w:date="2026-10-14T10:24:00Z" w16du:dateUtc="2026-10-14T02:24:00Z">
              <w:r w:rsidRPr="00E52DBD">
                <w:rPr>
                  <w:rFonts w:hint="eastAsia"/>
                  <w:color w:val="000000" w:themeColor="text1"/>
                  <w:sz w:val="13"/>
                  <w:szCs w:val="13"/>
                </w:rPr>
                <w:t>如果</w:t>
              </w:r>
              <w:r w:rsidRPr="00E52DBD">
                <w:rPr>
                  <w:color w:val="000000" w:themeColor="text1"/>
                  <w:sz w:val="13"/>
                  <w:szCs w:val="13"/>
                </w:rPr>
                <w:t xml:space="preserve">Order type 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显示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New order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或者相同意思的德语或者英语（暂不涉及其他语言），则判定为新货；</w:t>
              </w:r>
            </w:ins>
          </w:p>
          <w:p w14:paraId="20CA36EA" w14:textId="546A45DB" w:rsidR="00AF780C" w:rsidRPr="003014FD" w:rsidRDefault="00AF780C" w:rsidP="003014FD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ins w:id="364" w:author="Li, Chandler Changjun" w:date="2026-10-14T10:24:00Z" w16du:dateUtc="2026-10-14T02:24:00Z"/>
                <w:color w:val="000000" w:themeColor="text1"/>
                <w:sz w:val="13"/>
                <w:szCs w:val="13"/>
                <w:rPrChange w:id="365" w:author="Li, Chandler Changjun" w:date="2026-10-14T21:03:00Z" w16du:dateUtc="2026-10-14T13:03:00Z">
                  <w:rPr>
                    <w:ins w:id="366" w:author="Li, Chandler Changjun" w:date="2026-10-14T10:24:00Z" w16du:dateUtc="2026-10-14T02:24:00Z"/>
                  </w:rPr>
                </w:rPrChange>
              </w:rPr>
            </w:pPr>
            <w:ins w:id="367" w:author="Li, Chandler Changjun" w:date="2026-10-14T10:24:00Z" w16du:dateUtc="2026-10-14T02:24:00Z">
              <w:r w:rsidRPr="00E52DBD">
                <w:rPr>
                  <w:rFonts w:hint="eastAsia"/>
                  <w:color w:val="000000" w:themeColor="text1"/>
                  <w:sz w:val="13"/>
                  <w:szCs w:val="13"/>
                </w:rPr>
                <w:t>如果</w:t>
              </w:r>
              <w:r w:rsidRPr="00E52DBD">
                <w:rPr>
                  <w:color w:val="000000" w:themeColor="text1"/>
                  <w:sz w:val="13"/>
                  <w:szCs w:val="13"/>
                </w:rPr>
                <w:t xml:space="preserve">Order type 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显示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Service Customer Repaired</w:t>
              </w:r>
              <w:r w:rsidRPr="00E52DBD">
                <w:rPr>
                  <w:color w:val="000000" w:themeColor="text1"/>
                  <w:sz w:val="13"/>
                  <w:szCs w:val="13"/>
                </w:rPr>
                <w:t>或者相同意思的德语或者其他语言，则判定为旧货。还有一种判定旧货的情况</w:t>
              </w:r>
            </w:ins>
            <w:ins w:id="368" w:author="Li, Chandler Changjun" w:date="2026-10-14T21:03:00Z" w16du:dateUtc="2026-10-14T13:03:00Z">
              <w:r w:rsidR="003014FD">
                <w:rPr>
                  <w:rFonts w:hint="eastAsia"/>
                  <w:color w:val="000000" w:themeColor="text1"/>
                  <w:sz w:val="13"/>
                  <w:szCs w:val="13"/>
                </w:rPr>
                <w:t>：</w:t>
              </w:r>
            </w:ins>
            <w:ins w:id="369" w:author="Li, Chandler Changjun" w:date="2026-10-14T10:24:00Z" w16du:dateUtc="2026-10-14T02:24:00Z">
              <w:r w:rsidRPr="003014FD">
                <w:rPr>
                  <w:color w:val="000000" w:themeColor="text1"/>
                  <w:sz w:val="13"/>
                  <w:szCs w:val="13"/>
                  <w:rPrChange w:id="370" w:author="Li, Chandler Changjun" w:date="2026-10-14T21:03:00Z" w16du:dateUtc="2026-10-14T13:03:00Z">
                    <w:rPr/>
                  </w:rPrChange>
                </w:rPr>
                <w:t>品名下有</w:t>
              </w:r>
              <w:r w:rsidRPr="003014FD">
                <w:rPr>
                  <w:color w:val="000000" w:themeColor="text1"/>
                  <w:sz w:val="13"/>
                  <w:szCs w:val="13"/>
                  <w:rPrChange w:id="371" w:author="Li, Chandler Changjun" w:date="2026-10-14T21:03:00Z" w16du:dateUtc="2026-10-14T13:03:00Z">
                    <w:rPr/>
                  </w:rPrChange>
                </w:rPr>
                <w:t>SN</w:t>
              </w:r>
              <w:r w:rsidRPr="003014FD">
                <w:rPr>
                  <w:color w:val="000000" w:themeColor="text1"/>
                  <w:sz w:val="13"/>
                  <w:szCs w:val="13"/>
                  <w:rPrChange w:id="372" w:author="Li, Chandler Changjun" w:date="2026-10-14T21:03:00Z" w16du:dateUtc="2026-10-14T13:03:00Z">
                    <w:rPr/>
                  </w:rPrChange>
                </w:rPr>
                <w:t>，但是</w:t>
              </w:r>
              <w:r w:rsidRPr="003014FD">
                <w:rPr>
                  <w:color w:val="000000" w:themeColor="text1"/>
                  <w:sz w:val="13"/>
                  <w:szCs w:val="13"/>
                  <w:rPrChange w:id="373" w:author="Li, Chandler Changjun" w:date="2026-10-14T21:03:00Z" w16du:dateUtc="2026-10-14T13:03:00Z">
                    <w:rPr/>
                  </w:rPrChange>
                </w:rPr>
                <w:t>order type</w:t>
              </w:r>
              <w:r w:rsidRPr="003014FD">
                <w:rPr>
                  <w:color w:val="000000" w:themeColor="text1"/>
                  <w:sz w:val="13"/>
                  <w:szCs w:val="13"/>
                  <w:rPrChange w:id="374" w:author="Li, Chandler Changjun" w:date="2026-10-14T21:03:00Z" w16du:dateUtc="2026-10-14T13:03:00Z">
                    <w:rPr/>
                  </w:rPrChange>
                </w:rPr>
                <w:t>不是</w:t>
              </w:r>
              <w:r w:rsidRPr="003014FD">
                <w:rPr>
                  <w:color w:val="000000" w:themeColor="text1"/>
                  <w:sz w:val="13"/>
                  <w:szCs w:val="13"/>
                  <w:rPrChange w:id="375" w:author="Li, Chandler Changjun" w:date="2026-10-14T21:03:00Z" w16du:dateUtc="2026-10-14T13:03:00Z">
                    <w:rPr/>
                  </w:rPrChange>
                </w:rPr>
                <w:t>repair</w:t>
              </w:r>
              <w:r w:rsidRPr="003014FD">
                <w:rPr>
                  <w:color w:val="000000" w:themeColor="text1"/>
                  <w:sz w:val="13"/>
                  <w:szCs w:val="13"/>
                  <w:rPrChange w:id="376" w:author="Li, Chandler Changjun" w:date="2026-10-14T21:03:00Z" w16du:dateUtc="2026-10-14T13:03:00Z">
                    <w:rPr/>
                  </w:rPrChange>
                </w:rPr>
                <w:t>和</w:t>
              </w:r>
              <w:r w:rsidRPr="003014FD">
                <w:rPr>
                  <w:color w:val="000000" w:themeColor="text1"/>
                  <w:sz w:val="13"/>
                  <w:szCs w:val="13"/>
                  <w:rPrChange w:id="377" w:author="Li, Chandler Changjun" w:date="2026-10-14T21:03:00Z" w16du:dateUtc="2026-10-14T13:03:00Z">
                    <w:rPr/>
                  </w:rPrChange>
                </w:rPr>
                <w:t>New order</w:t>
              </w:r>
              <w:r w:rsidRPr="003014FD">
                <w:rPr>
                  <w:color w:val="000000" w:themeColor="text1"/>
                  <w:sz w:val="13"/>
                  <w:szCs w:val="13"/>
                  <w:rPrChange w:id="378" w:author="Li, Chandler Changjun" w:date="2026-10-14T21:03:00Z" w16du:dateUtc="2026-10-14T13:03:00Z">
                    <w:rPr/>
                  </w:rPrChange>
                </w:rPr>
                <w:t>，通常显示为</w:t>
              </w:r>
              <w:r w:rsidRPr="003014FD">
                <w:rPr>
                  <w:color w:val="000000" w:themeColor="text1"/>
                  <w:sz w:val="13"/>
                  <w:szCs w:val="13"/>
                  <w:rPrChange w:id="379" w:author="Li, Chandler Changjun" w:date="2026-10-14T21:03:00Z" w16du:dateUtc="2026-10-14T13:03:00Z">
                    <w:rPr/>
                  </w:rPrChange>
                </w:rPr>
                <w:t xml:space="preserve">service kulanz, </w:t>
              </w:r>
              <w:r w:rsidRPr="003014FD">
                <w:rPr>
                  <w:color w:val="000000" w:themeColor="text1"/>
                  <w:sz w:val="13"/>
                  <w:szCs w:val="13"/>
                  <w:rPrChange w:id="380" w:author="Li, Chandler Changjun" w:date="2026-10-14T21:03:00Z" w16du:dateUtc="2026-10-14T13:03:00Z">
                    <w:rPr/>
                  </w:rPrChange>
                </w:rPr>
                <w:t>是德国补偿的货物，那么这种也判定为旧货，</w:t>
              </w:r>
            </w:ins>
          </w:p>
          <w:p w14:paraId="5DDFD071" w14:textId="08A96B07" w:rsidR="00765F34" w:rsidRPr="0063656F" w:rsidRDefault="00765F34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765F34" w:rsidRPr="0095704C" w14:paraId="047A91F9" w14:textId="77777777" w:rsidTr="00625DF2">
        <w:trPr>
          <w:cantSplit/>
          <w:trPrChange w:id="381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82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6508296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83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System number（SN）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84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9AE55AF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385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—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386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01A0653" w14:textId="76A4994A" w:rsidR="00765F34" w:rsidRPr="00D8206D" w:rsidRDefault="00765F34" w:rsidP="0063656F">
            <w:pPr>
              <w:spacing w:line="260" w:lineRule="auto"/>
              <w:rPr>
                <w:color w:val="000000" w:themeColor="text1"/>
                <w:sz w:val="13"/>
                <w:szCs w:val="13"/>
                <w:rPrChange w:id="387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388" w:author="Li, Chandler Changjun" w:date="2026-10-14T09:28:00Z" w16du:dateUtc="2026-10-14T01:28:00Z">
              <w:del w:id="389" w:author="Li, Chandler Changjun" w:date="2026-10-14T10:30:00Z" w16du:dateUtc="2026-10-14T02:30:00Z">
                <w:r w:rsidRPr="00D8206D" w:rsidDel="00A61107">
                  <w:rPr>
                    <w:rFonts w:eastAsia="微软雅黑"/>
                    <w:color w:val="000000" w:themeColor="text1"/>
                    <w:sz w:val="13"/>
                    <w:szCs w:val="13"/>
                    <w:rPrChange w:id="390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PID；Remark2；纯旧货查 PN；Warranty 查询；文件夹 SN 段</w:delText>
                </w:r>
              </w:del>
            </w:ins>
            <w:ins w:id="391" w:author="Li, Chandler Changjun" w:date="2026-10-14T10:30:00Z" w16du:dateUtc="2026-10-14T02:30:00Z">
              <w:r w:rsidR="00A61107">
                <w:rPr>
                  <w:rFonts w:eastAsia="微软雅黑"/>
                  <w:color w:val="000000" w:themeColor="text1"/>
                  <w:sz w:val="13"/>
                  <w:szCs w:val="13"/>
                </w:rPr>
                <w:br/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填写到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DN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表头的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PID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和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DN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表体的</w:t>
              </w:r>
              <w:r w:rsidR="00A61107" w:rsidRPr="00A61107">
                <w:rPr>
                  <w:color w:val="000000" w:themeColor="text1"/>
                  <w:sz w:val="13"/>
                  <w:szCs w:val="13"/>
                </w:rPr>
                <w:t>PID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392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2A1B5EB8" w14:textId="77777777" w:rsidR="00625DF2" w:rsidRPr="00E52DBD" w:rsidRDefault="00625DF2" w:rsidP="00625DF2">
            <w:pPr>
              <w:spacing w:line="260" w:lineRule="auto"/>
              <w:rPr>
                <w:ins w:id="393" w:author="Li, Chandler Changjun" w:date="2026-10-14T21:15:00Z" w16du:dateUtc="2026-10-14T13:15:00Z"/>
                <w:rFonts w:ascii="华文楷体" w:hAnsi="华文楷体"/>
                <w:b/>
                <w:bCs/>
                <w:noProof/>
              </w:rPr>
            </w:pPr>
            <w:ins w:id="394" w:author="Li, Chandler Changjun" w:date="2026-10-14T21:15:00Z" w16du:dateUtc="2026-10-14T13:15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2536A919" w14:textId="217AEF5F" w:rsidR="00765F34" w:rsidRDefault="009D2787" w:rsidP="009D2787">
            <w:pPr>
              <w:spacing w:line="260" w:lineRule="auto"/>
              <w:rPr>
                <w:ins w:id="395" w:author="Li, Chandler Changjun" w:date="2026-10-14T10:27:00Z" w16du:dateUtc="2026-10-14T02:27:00Z"/>
                <w:rFonts w:eastAsia="微软雅黑"/>
                <w:sz w:val="13"/>
                <w:szCs w:val="13"/>
              </w:rPr>
            </w:pPr>
            <w:ins w:id="396" w:author="Li, Chandler Changjun" w:date="2026-10-14T10:27:00Z" w16du:dateUtc="2026-10-14T02:27:00Z">
              <w:r w:rsidRPr="009D2787">
                <w:rPr>
                  <w:rFonts w:eastAsia="微软雅黑" w:hint="eastAsia"/>
                  <w:sz w:val="13"/>
                  <w:szCs w:val="13"/>
                </w:rPr>
                <w:t>对于旧货，则</w:t>
              </w:r>
              <w:r w:rsidRPr="009D2787">
                <w:rPr>
                  <w:rFonts w:eastAsia="微软雅黑"/>
                  <w:sz w:val="13"/>
                  <w:szCs w:val="13"/>
                </w:rPr>
                <w:t>SN在发票右上角部分，比如下图的535510；对于新货，则SN在配件信息部分，如下图的555463。</w:t>
              </w:r>
            </w:ins>
          </w:p>
          <w:p w14:paraId="0EA39154" w14:textId="77777777" w:rsidR="009D2787" w:rsidRDefault="00254A58" w:rsidP="009D2787">
            <w:pPr>
              <w:spacing w:line="260" w:lineRule="auto"/>
              <w:rPr>
                <w:ins w:id="397" w:author="Li, Chandler Changjun" w:date="2026-10-14T10:28:00Z" w16du:dateUtc="2026-10-14T02:28:00Z"/>
                <w:rFonts w:eastAsia="微软雅黑"/>
                <w:sz w:val="13"/>
                <w:szCs w:val="13"/>
              </w:rPr>
            </w:pPr>
            <w:ins w:id="398" w:author="Li, Chandler Changjun" w:date="2026-10-14T10:27:00Z" w16du:dateUtc="2026-10-14T02:27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6889FB36" wp14:editId="10772747">
                    <wp:extent cx="1876302" cy="589194"/>
                    <wp:effectExtent l="0" t="0" r="0" b="1905"/>
                    <wp:docPr id="843527158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43527158" name=""/>
                            <pic:cNvPicPr/>
                          </pic:nvPicPr>
                          <pic:blipFill>
                            <a:blip r:embed="rId4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90464" cy="59364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3BE50906" w14:textId="77777777" w:rsidR="00383335" w:rsidRDefault="00383335" w:rsidP="009D2787">
            <w:pPr>
              <w:spacing w:line="260" w:lineRule="auto"/>
              <w:rPr>
                <w:ins w:id="399" w:author="Li, Chandler Changjun" w:date="2026-10-14T20:39:00Z" w16du:dateUtc="2026-10-14T12:39:00Z"/>
                <w:rFonts w:eastAsia="微软雅黑"/>
                <w:sz w:val="13"/>
                <w:szCs w:val="13"/>
              </w:rPr>
            </w:pPr>
            <w:ins w:id="400" w:author="Li, Chandler Changjun" w:date="2026-10-14T10:28:00Z" w16du:dateUtc="2026-10-14T02:28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6CDE4FA6" wp14:editId="27A279A6">
                    <wp:extent cx="1478477" cy="888771"/>
                    <wp:effectExtent l="0" t="0" r="7620" b="6985"/>
                    <wp:docPr id="212291660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64464213" name=""/>
                            <pic:cNvPicPr/>
                          </pic:nvPicPr>
                          <pic:blipFill>
                            <a:blip r:embed="rId3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5951" cy="89326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03AB2FD4" w14:textId="77777777" w:rsidR="00247C1C" w:rsidRDefault="00247C1C" w:rsidP="009D2787">
            <w:pPr>
              <w:spacing w:line="260" w:lineRule="auto"/>
              <w:rPr>
                <w:ins w:id="401" w:author="Li, Chandler Changjun" w:date="2026-10-14T20:40:00Z" w16du:dateUtc="2026-10-14T12:40:00Z"/>
                <w:rFonts w:eastAsia="微软雅黑"/>
                <w:sz w:val="13"/>
                <w:szCs w:val="13"/>
              </w:rPr>
            </w:pPr>
            <w:ins w:id="402" w:author="Li, Chandler Changjun" w:date="2026-10-14T20:39:00Z" w16du:dateUtc="2026-10-14T12:39:00Z">
              <w:r w:rsidRPr="00247C1C">
                <w:rPr>
                  <w:rFonts w:eastAsia="微软雅黑"/>
                  <w:sz w:val="13"/>
                  <w:szCs w:val="13"/>
                </w:rPr>
                <w:t>还有一种，品名下有SN，但是order type不是repair和New order，通常显示为service kulanz, 是德国补偿的货物，那么这种也判定为旧货，（GLC补货的旧货），supplier name为GLC-Xentry-Old。</w:t>
              </w:r>
            </w:ins>
          </w:p>
          <w:p w14:paraId="51715945" w14:textId="5956954E" w:rsidR="0044733C" w:rsidRPr="0063656F" w:rsidRDefault="0044733C" w:rsidP="009D2787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403" w:author="Li, Chandler Changjun" w:date="2026-10-14T20:40:00Z" w16du:dateUtc="2026-10-14T12:40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69AAC180" wp14:editId="56CE487B">
                    <wp:extent cx="1897062" cy="952500"/>
                    <wp:effectExtent l="0" t="0" r="8255" b="0"/>
                    <wp:docPr id="696634928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96634928" name=""/>
                            <pic:cNvPicPr/>
                          </pic:nvPicPr>
                          <pic:blipFill>
                            <a:blip r:embed="rId4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13228" cy="96061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765F34" w:rsidRPr="0095704C" w14:paraId="4DAD34A7" w14:textId="77777777" w:rsidTr="00625DF2">
        <w:trPr>
          <w:cantSplit/>
          <w:trPrChange w:id="404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05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D3EB221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406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Item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07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944906E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408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合并规则见 R6.6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09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76AE76A" w14:textId="77777777" w:rsidR="00765F34" w:rsidRDefault="00765F34" w:rsidP="0063656F">
            <w:pPr>
              <w:spacing w:line="260" w:lineRule="auto"/>
              <w:rPr>
                <w:ins w:id="410" w:author="Li, Chandler Changjun" w:date="2026-10-14T10:58:00Z" w16du:dateUtc="2026-10-14T02:58:00Z"/>
                <w:rFonts w:eastAsia="微软雅黑"/>
                <w:color w:val="000000" w:themeColor="text1"/>
                <w:sz w:val="13"/>
                <w:szCs w:val="13"/>
              </w:rPr>
            </w:pPr>
            <w:ins w:id="411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412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INV 表体 Item</w:t>
              </w:r>
            </w:ins>
          </w:p>
          <w:p w14:paraId="0CF0AFD2" w14:textId="53D09937" w:rsidR="00990E37" w:rsidRPr="00990E37" w:rsidRDefault="00F56AC8" w:rsidP="00990E37">
            <w:pPr>
              <w:spacing w:line="260" w:lineRule="auto"/>
              <w:rPr>
                <w:ins w:id="413" w:author="Li, Chandler Changjun" w:date="2026-10-14T10:58:00Z" w16du:dateUtc="2026-10-14T02:58:00Z"/>
                <w:color w:val="000000" w:themeColor="text1"/>
                <w:sz w:val="13"/>
                <w:szCs w:val="13"/>
              </w:rPr>
            </w:pPr>
            <w:ins w:id="414" w:author="Li, Chandler Changjun" w:date="2026-10-14T14:59:00Z" w16du:dateUtc="2026-10-14T06:59:00Z">
              <w:r>
                <w:rPr>
                  <w:rFonts w:hint="eastAsia"/>
                  <w:color w:val="000000" w:themeColor="text1"/>
                  <w:sz w:val="13"/>
                  <w:szCs w:val="13"/>
                </w:rPr>
                <w:t>（</w:t>
              </w:r>
            </w:ins>
            <w:ins w:id="415" w:author="Li, Chandler Changjun" w:date="2026-10-14T10:58:00Z" w16du:dateUtc="2026-10-14T02:58:00Z">
              <w:r w:rsidR="00990E37" w:rsidRPr="00990E37">
                <w:rPr>
                  <w:rFonts w:hint="eastAsia"/>
                  <w:color w:val="000000" w:themeColor="text1"/>
                  <w:sz w:val="13"/>
                  <w:szCs w:val="13"/>
                </w:rPr>
                <w:t>可能需要相同的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PN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行合并，具体要求请参考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IES+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的要求填写。合并的话，选取任意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Item</w:t>
              </w:r>
              <w:r w:rsidR="00990E37" w:rsidRPr="00990E37">
                <w:rPr>
                  <w:color w:val="000000" w:themeColor="text1"/>
                  <w:sz w:val="13"/>
                  <w:szCs w:val="13"/>
                </w:rPr>
                <w:t>填写即可。）</w:t>
              </w:r>
            </w:ins>
          </w:p>
          <w:p w14:paraId="0895B10E" w14:textId="77777777" w:rsidR="00990E37" w:rsidRPr="00990E37" w:rsidRDefault="00990E37" w:rsidP="00990E37">
            <w:pPr>
              <w:spacing w:line="260" w:lineRule="auto"/>
              <w:rPr>
                <w:ins w:id="416" w:author="Li, Chandler Changjun" w:date="2026-10-14T10:58:00Z" w16du:dateUtc="2026-10-14T02:58:00Z"/>
                <w:color w:val="000000" w:themeColor="text1"/>
                <w:sz w:val="13"/>
                <w:szCs w:val="13"/>
              </w:rPr>
            </w:pPr>
            <w:ins w:id="417" w:author="Li, Chandler Changjun" w:date="2026-10-14T10:58:00Z" w16du:dateUtc="2026-10-14T02:58:00Z">
              <w:r w:rsidRPr="00990E37">
                <w:rPr>
                  <w:color w:val="000000" w:themeColor="text1"/>
                  <w:sz w:val="13"/>
                  <w:szCs w:val="13"/>
                </w:rPr>
                <w:t>1.MBZ/DN No.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要和</w:t>
              </w:r>
              <w:r w:rsidRPr="00990E37">
                <w:rPr>
                  <w:color w:val="000000" w:themeColor="text1"/>
                  <w:sz w:val="13"/>
                  <w:szCs w:val="13"/>
                </w:rPr>
                <w:t xml:space="preserve"> part NO.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一一匹配</w:t>
              </w:r>
            </w:ins>
          </w:p>
          <w:p w14:paraId="71B62E8A" w14:textId="77777777" w:rsidR="00990E37" w:rsidRPr="00990E37" w:rsidRDefault="00990E37" w:rsidP="00990E37">
            <w:pPr>
              <w:spacing w:line="260" w:lineRule="auto"/>
              <w:rPr>
                <w:ins w:id="418" w:author="Li, Chandler Changjun" w:date="2026-10-14T10:58:00Z" w16du:dateUtc="2026-10-14T02:58:00Z"/>
                <w:color w:val="000000" w:themeColor="text1"/>
                <w:sz w:val="13"/>
                <w:szCs w:val="13"/>
              </w:rPr>
            </w:pPr>
            <w:ins w:id="419" w:author="Li, Chandler Changjun" w:date="2026-10-14T10:58:00Z" w16du:dateUtc="2026-10-14T02:58:00Z">
              <w:r w:rsidRPr="00990E37">
                <w:rPr>
                  <w:color w:val="000000" w:themeColor="text1"/>
                  <w:sz w:val="13"/>
                  <w:szCs w:val="13"/>
                </w:rPr>
                <w:t xml:space="preserve">2. 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位置关系：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Part No.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的下方找到对应的</w:t>
              </w:r>
              <w:r w:rsidRPr="00990E37">
                <w:rPr>
                  <w:color w:val="000000" w:themeColor="text1"/>
                  <w:sz w:val="13"/>
                  <w:szCs w:val="13"/>
                </w:rPr>
                <w:t xml:space="preserve"> MBZ/DN No.</w:t>
              </w:r>
            </w:ins>
          </w:p>
          <w:p w14:paraId="766589EC" w14:textId="752456C5" w:rsidR="00990E37" w:rsidRPr="00D8206D" w:rsidRDefault="00990E37" w:rsidP="00990E37">
            <w:pPr>
              <w:spacing w:line="260" w:lineRule="auto"/>
              <w:rPr>
                <w:color w:val="000000" w:themeColor="text1"/>
                <w:sz w:val="13"/>
                <w:szCs w:val="13"/>
                <w:rPrChange w:id="420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421" w:author="Li, Chandler Changjun" w:date="2026-10-14T10:58:00Z" w16du:dateUtc="2026-10-14T02:58:00Z">
              <w:r w:rsidRPr="00990E37">
                <w:rPr>
                  <w:color w:val="000000" w:themeColor="text1"/>
                  <w:sz w:val="13"/>
                  <w:szCs w:val="13"/>
                </w:rPr>
                <w:t xml:space="preserve">3. 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如果有重复的行（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MBZ/DN&amp;part NO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），需要合并在一起，并且合并后的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item NO.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和重复的第一行保持一致。不需要合并的</w:t>
              </w:r>
              <w:r w:rsidRPr="00990E37">
                <w:rPr>
                  <w:color w:val="000000" w:themeColor="text1"/>
                  <w:sz w:val="13"/>
                  <w:szCs w:val="13"/>
                </w:rPr>
                <w:t xml:space="preserve"> 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行保持原来的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ItemNO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。同时合并行的</w:t>
              </w:r>
              <w:r w:rsidRPr="00990E37">
                <w:rPr>
                  <w:color w:val="000000" w:themeColor="text1"/>
                  <w:sz w:val="13"/>
                  <w:szCs w:val="13"/>
                </w:rPr>
                <w:t xml:space="preserve">Qty, Item net weight, Total price </w:t>
              </w:r>
              <w:r w:rsidRPr="00990E37">
                <w:rPr>
                  <w:color w:val="000000" w:themeColor="text1"/>
                  <w:sz w:val="13"/>
                  <w:szCs w:val="13"/>
                </w:rPr>
                <w:t>进行对应加总。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422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4BD85AAF" w14:textId="27AEF0E6" w:rsidR="00625DF2" w:rsidRPr="00625DF2" w:rsidRDefault="00625DF2" w:rsidP="0063656F">
            <w:pPr>
              <w:spacing w:line="260" w:lineRule="auto"/>
              <w:rPr>
                <w:ins w:id="423" w:author="Li, Chandler Changjun" w:date="2026-10-14T21:15:00Z" w16du:dateUtc="2026-10-14T13:15:00Z"/>
                <w:rFonts w:ascii="华文楷体" w:hAnsi="华文楷体"/>
                <w:b/>
                <w:bCs/>
                <w:noProof/>
                <w:rPrChange w:id="424" w:author="Li, Chandler Changjun" w:date="2026-10-14T21:15:00Z" w16du:dateUtc="2026-10-14T13:15:00Z">
                  <w:rPr>
                    <w:ins w:id="425" w:author="Li, Chandler Changjun" w:date="2026-10-14T21:15:00Z" w16du:dateUtc="2026-10-14T13:15:00Z"/>
                    <w:rFonts w:ascii="华文楷体" w:hAnsi="华文楷体"/>
                    <w:noProof/>
                  </w:rPr>
                </w:rPrChange>
              </w:rPr>
            </w:pPr>
            <w:ins w:id="426" w:author="Li, Chandler Changjun" w:date="2026-10-14T21:15:00Z" w16du:dateUtc="2026-10-14T13:15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30692B41" w14:textId="53D9211E" w:rsidR="00765F34" w:rsidRPr="0063656F" w:rsidRDefault="005716B6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427" w:author="Li, Chandler Changjun" w:date="2026-10-14T10:57:00Z" w16du:dateUtc="2026-10-14T02:57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15F74DE6" wp14:editId="4B743D48">
                    <wp:extent cx="1425039" cy="1194596"/>
                    <wp:effectExtent l="0" t="0" r="3810" b="5715"/>
                    <wp:docPr id="1220218279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20218279" name=""/>
                            <pic:cNvPicPr/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29681" cy="119848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765F34" w:rsidRPr="0095704C" w14:paraId="27F648A4" w14:textId="77777777" w:rsidTr="00625DF2">
        <w:trPr>
          <w:cantSplit/>
          <w:trPrChange w:id="428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29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8C9D4EC" w14:textId="77777777" w:rsidR="00765F34" w:rsidRPr="0063656F" w:rsidRDefault="00765F34" w:rsidP="0063656F">
            <w:pPr>
              <w:spacing w:line="260" w:lineRule="auto"/>
              <w:rPr>
                <w:sz w:val="13"/>
                <w:szCs w:val="13"/>
              </w:rPr>
            </w:pPr>
            <w:ins w:id="430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Article no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31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1FA0494" w14:textId="2D0AD5EF" w:rsidR="00765F34" w:rsidRPr="00E70892" w:rsidRDefault="00E70892" w:rsidP="0063656F">
            <w:pPr>
              <w:spacing w:line="260" w:lineRule="auto"/>
              <w:rPr>
                <w:rFonts w:eastAsia="微软雅黑"/>
                <w:sz w:val="13"/>
                <w:szCs w:val="13"/>
                <w:rPrChange w:id="432" w:author="Li, Chandler Changjun" w:date="2026-10-14T20:41:00Z" w16du:dateUtc="2026-10-14T12:41:00Z">
                  <w:rPr>
                    <w:sz w:val="13"/>
                    <w:szCs w:val="13"/>
                  </w:rPr>
                </w:rPrChange>
              </w:rPr>
            </w:pPr>
            <w:ins w:id="433" w:author="Li, Chandler Changjun" w:date="2026-10-14T20:41:00Z" w16du:dateUtc="2026-10-14T12:41:00Z">
              <w:r w:rsidRPr="00E70892">
                <w:rPr>
                  <w:rFonts w:eastAsia="微软雅黑"/>
                  <w:sz w:val="13"/>
                  <w:szCs w:val="13"/>
                </w:rPr>
                <w:t>Article no主要用于后续与PN list对比，抓取对应的PN，（Article No.</w:t>
              </w:r>
              <w:r>
                <w:rPr>
                  <w:rFonts w:eastAsia="微软雅黑"/>
                  <w:sz w:val="13"/>
                  <w:szCs w:val="13"/>
                </w:rPr>
                <w:t xml:space="preserve"> </w:t>
              </w:r>
              <w:r w:rsidRPr="00E70892">
                <w:rPr>
                  <w:rFonts w:eastAsia="微软雅黑"/>
                  <w:sz w:val="13"/>
                  <w:szCs w:val="13"/>
                </w:rPr>
                <w:t>就是PN LIST里的item No）并将抓取的对应PN填写在INV 表体的Part Number和DN表体的Part Number。</w:t>
              </w:r>
            </w:ins>
            <w:ins w:id="434" w:author="Li, Chandler Changjun" w:date="2026-10-14T09:28:00Z" w16du:dateUtc="2026-10-14T01:28:00Z">
              <w:del w:id="435" w:author="Li, Chandler Changjun" w:date="2026-10-14T15:00:00Z" w16du:dateUtc="2026-10-14T07:00:00Z">
                <w:r w:rsidR="00765F34" w:rsidRPr="0063656F" w:rsidDel="00CF2B6D">
                  <w:rPr>
                    <w:rFonts w:eastAsia="微软雅黑"/>
                    <w:sz w:val="13"/>
                    <w:szCs w:val="13"/>
                  </w:rPr>
                  <w:delText>即 PN list Item No</w:delText>
                </w:r>
              </w:del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36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EEA2477" w14:textId="7E194CE3" w:rsidR="002750E6" w:rsidRPr="002750E6" w:rsidRDefault="00765F34" w:rsidP="002750E6">
            <w:pPr>
              <w:spacing w:line="260" w:lineRule="auto"/>
              <w:rPr>
                <w:ins w:id="437" w:author="Li, Chandler Changjun" w:date="2026-10-14T15:03:00Z" w16du:dateUtc="2026-10-14T07:03:00Z"/>
                <w:color w:val="000000" w:themeColor="text1"/>
                <w:sz w:val="13"/>
                <w:szCs w:val="13"/>
              </w:rPr>
            </w:pPr>
            <w:ins w:id="438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439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查 PN</w:t>
              </w:r>
            </w:ins>
            <w:ins w:id="440" w:author="Li, Chandler Changjun" w:date="2026-10-14T15:03:00Z" w16du:dateUtc="2026-10-14T07:03:00Z">
              <w:r w:rsidR="00BD587D">
                <w:rPr>
                  <w:rFonts w:eastAsia="微软雅黑"/>
                  <w:color w:val="000000" w:themeColor="text1"/>
                  <w:sz w:val="13"/>
                  <w:szCs w:val="13"/>
                </w:rPr>
                <w:br/>
              </w:r>
              <w:r w:rsidR="002750E6" w:rsidRPr="002750E6">
                <w:rPr>
                  <w:color w:val="000000" w:themeColor="text1"/>
                  <w:sz w:val="13"/>
                  <w:szCs w:val="13"/>
                </w:rPr>
                <w:t>PN</w:t>
              </w:r>
              <w:r w:rsidR="002750E6" w:rsidRPr="002750E6">
                <w:rPr>
                  <w:color w:val="000000" w:themeColor="text1"/>
                  <w:sz w:val="13"/>
                  <w:szCs w:val="13"/>
                </w:rPr>
                <w:t>清单每年都会变化</w:t>
              </w:r>
            </w:ins>
          </w:p>
          <w:p w14:paraId="111AE0E8" w14:textId="21EBC446" w:rsidR="002750E6" w:rsidRPr="002750E6" w:rsidRDefault="002750E6" w:rsidP="002750E6">
            <w:pPr>
              <w:spacing w:line="260" w:lineRule="auto"/>
              <w:rPr>
                <w:ins w:id="441" w:author="Li, Chandler Changjun" w:date="2026-10-14T15:03:00Z" w16du:dateUtc="2026-10-14T07:03:00Z"/>
                <w:color w:val="000000" w:themeColor="text1"/>
                <w:sz w:val="13"/>
                <w:szCs w:val="13"/>
              </w:rPr>
            </w:pPr>
            <w:ins w:id="442" w:author="Li, Chandler Changjun" w:date="2026-10-14T15:03:00Z" w16du:dateUtc="2026-10-14T07:03:00Z">
              <w:r w:rsidRPr="002750E6">
                <w:rPr>
                  <w:rFonts w:hint="eastAsia"/>
                  <w:color w:val="000000" w:themeColor="text1"/>
                  <w:sz w:val="13"/>
                  <w:szCs w:val="13"/>
                </w:rPr>
                <w:t>还有一部分货物是</w:t>
              </w:r>
              <w:r w:rsidRPr="002750E6">
                <w:rPr>
                  <w:color w:val="000000" w:themeColor="text1"/>
                  <w:sz w:val="13"/>
                  <w:szCs w:val="13"/>
                </w:rPr>
                <w:t xml:space="preserve">loaner pool, 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此类货物的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Article no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和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new order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的一致，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PN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也一致。因此为了判断，在抓取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PN list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信息的时候，还需要先抓取发票右上角的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PO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号码（即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order</w:t>
              </w:r>
            </w:ins>
            <w:ins w:id="443" w:author="Li, Chandler Changjun" w:date="2026-10-14T17:53:00Z" w16du:dateUtc="2026-10-14T09:53:00Z">
              <w:r w:rsidR="000810DF">
                <w:rPr>
                  <w:rFonts w:hint="eastAsia"/>
                  <w:color w:val="000000" w:themeColor="text1"/>
                  <w:sz w:val="13"/>
                  <w:szCs w:val="13"/>
                </w:rPr>
                <w:t xml:space="preserve"> </w:t>
              </w:r>
            </w:ins>
            <w:ins w:id="444" w:author="Li, Chandler Changjun" w:date="2026-10-14T15:03:00Z" w16du:dateUtc="2026-10-14T07:03:00Z">
              <w:r w:rsidRPr="002750E6">
                <w:rPr>
                  <w:color w:val="000000" w:themeColor="text1"/>
                  <w:sz w:val="13"/>
                  <w:szCs w:val="13"/>
                </w:rPr>
                <w:t>no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），然后用这个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order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号码去诊断仪表格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ID No. (order to GSP)</w:t>
              </w:r>
            </w:ins>
            <w:ins w:id="445" w:author="Li, Chandler Changjun" w:date="2026-10-14T17:52:00Z" w16du:dateUtc="2026-10-14T09:52:00Z">
              <w:r w:rsidR="00C86839">
                <w:rPr>
                  <w:rFonts w:hint="eastAsia"/>
                  <w:color w:val="000000" w:themeColor="text1"/>
                  <w:sz w:val="13"/>
                  <w:szCs w:val="13"/>
                </w:rPr>
                <w:t xml:space="preserve"> </w:t>
              </w:r>
            </w:ins>
            <w:ins w:id="446" w:author="Li, Chandler Changjun" w:date="2026-10-14T15:03:00Z" w16du:dateUtc="2026-10-14T07:03:00Z">
              <w:r w:rsidRPr="002750E6">
                <w:rPr>
                  <w:rFonts w:hint="eastAsia"/>
                  <w:color w:val="000000" w:themeColor="text1"/>
                  <w:sz w:val="13"/>
                  <w:szCs w:val="13"/>
                </w:rPr>
                <w:t>列对比，查找这列后面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Loaner pool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列的信息，如果显示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Y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，则需要抓取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PN L</w:t>
              </w:r>
            </w:ins>
            <w:ins w:id="447" w:author="Li, Chandler Changjun" w:date="2026-10-14T21:17:00Z" w16du:dateUtc="2026-10-14T13:17:00Z">
              <w:r w:rsidR="002A5055">
                <w:rPr>
                  <w:rFonts w:hint="eastAsia"/>
                  <w:color w:val="000000" w:themeColor="text1"/>
                  <w:sz w:val="13"/>
                  <w:szCs w:val="13"/>
                </w:rPr>
                <w:t>i</w:t>
              </w:r>
            </w:ins>
            <w:ins w:id="448" w:author="Li, Chandler Changjun" w:date="2026-10-14T15:03:00Z" w16du:dateUtc="2026-10-14T07:03:00Z">
              <w:r w:rsidRPr="002750E6">
                <w:rPr>
                  <w:color w:val="000000" w:themeColor="text1"/>
                  <w:sz w:val="13"/>
                  <w:szCs w:val="13"/>
                </w:rPr>
                <w:t>st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里面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loaner pool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字样的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PN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号码。</w:t>
              </w:r>
            </w:ins>
          </w:p>
          <w:p w14:paraId="2F8E6700" w14:textId="4F32CCD1" w:rsidR="00765F34" w:rsidRPr="00D8206D" w:rsidRDefault="002750E6" w:rsidP="002750E6">
            <w:pPr>
              <w:spacing w:line="260" w:lineRule="auto"/>
              <w:rPr>
                <w:color w:val="000000" w:themeColor="text1"/>
                <w:sz w:val="13"/>
                <w:szCs w:val="13"/>
                <w:rPrChange w:id="44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450" w:author="Li, Chandler Changjun" w:date="2026-10-14T15:03:00Z" w16du:dateUtc="2026-10-14T07:03:00Z">
              <w:r w:rsidRPr="002750E6">
                <w:rPr>
                  <w:rFonts w:hint="eastAsia"/>
                  <w:color w:val="000000" w:themeColor="text1"/>
                  <w:sz w:val="13"/>
                  <w:szCs w:val="13"/>
                </w:rPr>
                <w:t>（只适用于新货以及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GLC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补货的旧货。对于纯旧货，需要根据其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SN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号码从诊断仪大表的表格抓取当时进口的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PN</w:t>
              </w:r>
              <w:r w:rsidRPr="002750E6">
                <w:rPr>
                  <w:color w:val="000000" w:themeColor="text1"/>
                  <w:sz w:val="13"/>
                  <w:szCs w:val="13"/>
                </w:rPr>
                <w:t>，表格随附）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451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42C7CDE6" w14:textId="77777777" w:rsidR="00625DF2" w:rsidRPr="00E52DBD" w:rsidRDefault="00625DF2" w:rsidP="00625DF2">
            <w:pPr>
              <w:spacing w:line="260" w:lineRule="auto"/>
              <w:rPr>
                <w:ins w:id="452" w:author="Li, Chandler Changjun" w:date="2026-10-14T21:16:00Z" w16du:dateUtc="2026-10-14T13:16:00Z"/>
                <w:rFonts w:ascii="华文楷体" w:hAnsi="华文楷体"/>
                <w:b/>
                <w:bCs/>
                <w:noProof/>
              </w:rPr>
            </w:pPr>
            <w:ins w:id="453" w:author="Li, Chandler Changjun" w:date="2026-10-14T21:16:00Z" w16du:dateUtc="2026-10-14T13:16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1F5A6219" w14:textId="77777777" w:rsidR="00625DF2" w:rsidRDefault="00625DF2" w:rsidP="0063656F">
            <w:pPr>
              <w:spacing w:line="260" w:lineRule="auto"/>
              <w:rPr>
                <w:ins w:id="454" w:author="Li, Chandler Changjun" w:date="2026-10-14T21:15:00Z" w16du:dateUtc="2026-10-14T13:15:00Z"/>
                <w:rFonts w:ascii="华文楷体" w:hAnsi="华文楷体"/>
                <w:noProof/>
              </w:rPr>
            </w:pPr>
          </w:p>
          <w:p w14:paraId="05123E8D" w14:textId="1A433524" w:rsidR="00765F34" w:rsidRPr="0063656F" w:rsidRDefault="004E578A" w:rsidP="0063656F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455" w:author="Li, Chandler Changjun" w:date="2026-10-14T17:52:00Z" w16du:dateUtc="2026-10-14T09:52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2741A362" wp14:editId="1C25B3DB">
                    <wp:extent cx="1619250" cy="1357402"/>
                    <wp:effectExtent l="0" t="0" r="0" b="0"/>
                    <wp:docPr id="676417420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20218279" name=""/>
                            <pic:cNvPicPr/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6023" cy="13630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37714424" w14:textId="77777777" w:rsidTr="00625DF2">
        <w:trPr>
          <w:cantSplit/>
          <w:trPrChange w:id="456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57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E4D95DE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458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Article designation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59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17B3AC4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460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旧货 PAD 两行（PAD、Koffer 箱子）取 PAD 行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61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F8A583B" w14:textId="68ABA01D" w:rsidR="0085696E" w:rsidRPr="00D8206D" w:rsidRDefault="001E7389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462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463" w:author="Li, Chandler Changjun" w:date="2026-10-14T18:04:00Z" w16du:dateUtc="2026-10-14T10:04:00Z">
              <w:r w:rsidRPr="001E7389">
                <w:rPr>
                  <w:rFonts w:eastAsia="微软雅黑"/>
                  <w:color w:val="000000" w:themeColor="text1"/>
                  <w:sz w:val="13"/>
                  <w:szCs w:val="13"/>
                </w:rPr>
                <w:t>填写在INV 表体的Description EN和DN表体的Description EN</w:t>
              </w:r>
              <w:r w:rsidRPr="001E7389" w:rsidDel="00DA2E40">
                <w:rPr>
                  <w:rFonts w:eastAsia="微软雅黑"/>
                  <w:color w:val="000000" w:themeColor="text1"/>
                  <w:sz w:val="13"/>
                  <w:szCs w:val="13"/>
                </w:rPr>
                <w:t xml:space="preserve"> </w:t>
              </w:r>
            </w:ins>
            <w:ins w:id="464" w:author="Li, Chandler Changjun" w:date="2026-10-14T09:28:00Z" w16du:dateUtc="2026-10-14T01:28:00Z">
              <w:del w:id="465" w:author="Li, Chandler Changjun" w:date="2026-10-14T17:54:00Z" w16du:dateUtc="2026-10-14T09:54:00Z">
                <w:r w:rsidR="0085696E" w:rsidRPr="00D8206D" w:rsidDel="00DA2E40">
                  <w:rPr>
                    <w:rFonts w:eastAsia="微软雅黑"/>
                    <w:color w:val="000000" w:themeColor="text1"/>
                    <w:sz w:val="13"/>
                    <w:szCs w:val="13"/>
                    <w:rPrChange w:id="466" w:author="Li, Chandler Changjun" w:date="2026-10-14T09:42:00Z" w16du:dateUtc="2026-10-14T01:42:00Z">
                      <w:rPr>
                        <w:rFonts w:eastAsia="微软雅黑"/>
                        <w:sz w:val="13"/>
                        <w:szCs w:val="13"/>
                      </w:rPr>
                    </w:rPrChange>
                  </w:rPr>
                  <w:delText>Description EN；文件夹品名段</w:delText>
                </w:r>
              </w:del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tcPrChange w:id="467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EEEB427" w14:textId="77777777" w:rsidR="002A5055" w:rsidRPr="00E52DBD" w:rsidRDefault="002A5055" w:rsidP="002A5055">
            <w:pPr>
              <w:spacing w:line="260" w:lineRule="auto"/>
              <w:rPr>
                <w:ins w:id="468" w:author="Li, Chandler Changjun" w:date="2026-10-14T21:17:00Z" w16du:dateUtc="2026-10-14T13:17:00Z"/>
                <w:rFonts w:ascii="华文楷体" w:hAnsi="华文楷体"/>
                <w:b/>
                <w:bCs/>
                <w:noProof/>
              </w:rPr>
            </w:pPr>
            <w:ins w:id="469" w:author="Li, Chandler Changjun" w:date="2026-10-14T21:17:00Z" w16du:dateUtc="2026-10-14T13:17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5D0A060A" w14:textId="77777777" w:rsidR="001E7389" w:rsidRDefault="0085696E" w:rsidP="0085696E">
            <w:pPr>
              <w:spacing w:line="260" w:lineRule="auto"/>
              <w:rPr>
                <w:ins w:id="470" w:author="Li, Chandler Changjun" w:date="2026-10-14T18:04:00Z" w16du:dateUtc="2026-10-14T10:04:00Z"/>
                <w:rFonts w:eastAsia="微软雅黑"/>
                <w:color w:val="000000" w:themeColor="text1"/>
                <w:sz w:val="13"/>
                <w:szCs w:val="13"/>
              </w:rPr>
            </w:pPr>
            <w:ins w:id="471" w:author="Li, Chandler Changjun" w:date="2026-10-14T18:01:00Z" w16du:dateUtc="2026-10-14T10:01:00Z">
              <w:r w:rsidRPr="00DA2E40">
                <w:rPr>
                  <w:rFonts w:eastAsia="微软雅黑"/>
                  <w:color w:val="000000" w:themeColor="text1"/>
                  <w:sz w:val="13"/>
                  <w:szCs w:val="13"/>
                </w:rPr>
                <w:t>对于新货，品名按显示，如下图，品名均为Xentry Diagnosis kit 4 （或者5 等等）。</w:t>
              </w:r>
            </w:ins>
          </w:p>
          <w:p w14:paraId="095A2523" w14:textId="77777777" w:rsidR="001E7389" w:rsidRDefault="0085696E" w:rsidP="0085696E">
            <w:pPr>
              <w:spacing w:line="260" w:lineRule="auto"/>
              <w:rPr>
                <w:ins w:id="472" w:author="Li, Chandler Changjun" w:date="2026-10-14T18:04:00Z" w16du:dateUtc="2026-10-14T10:04:00Z"/>
                <w:rFonts w:eastAsia="微软雅黑"/>
                <w:color w:val="000000" w:themeColor="text1"/>
                <w:sz w:val="13"/>
                <w:szCs w:val="13"/>
              </w:rPr>
            </w:pPr>
            <w:ins w:id="473" w:author="Li, Chandler Changjun" w:date="2026-10-14T18:01:00Z" w16du:dateUtc="2026-10-14T10:01:00Z">
              <w:r w:rsidRPr="00DA2E40">
                <w:rPr>
                  <w:rFonts w:eastAsia="微软雅黑"/>
                  <w:color w:val="000000" w:themeColor="text1"/>
                  <w:sz w:val="13"/>
                  <w:szCs w:val="13"/>
                </w:rPr>
                <w:t>但是对于旧货，尤其是PAD，显示两行，一行是PAD, 一行是Koffer Xentry disagnosis kit 4 （或者5 等等），这个是箱子，所以这个发票对应的品名应该选择PAD这行，而不是选择Koffer Xentry disagnosis kit 4。</w:t>
              </w:r>
            </w:ins>
          </w:p>
          <w:p w14:paraId="6C5794F9" w14:textId="1EC1BC1B" w:rsidR="0085696E" w:rsidRDefault="0085696E" w:rsidP="0085696E">
            <w:pPr>
              <w:spacing w:line="260" w:lineRule="auto"/>
              <w:rPr>
                <w:ins w:id="474" w:author="Li, Chandler Changjun" w:date="2026-10-14T18:02:00Z" w16du:dateUtc="2026-10-14T10:02:00Z"/>
                <w:rFonts w:eastAsia="微软雅黑"/>
                <w:color w:val="000000" w:themeColor="text1"/>
                <w:sz w:val="13"/>
                <w:szCs w:val="13"/>
              </w:rPr>
            </w:pPr>
            <w:ins w:id="475" w:author="Li, Chandler Changjun" w:date="2026-10-14T18:01:00Z" w16du:dateUtc="2026-10-14T10:01:00Z">
              <w:r w:rsidRPr="00DA2E40">
                <w:rPr>
                  <w:rFonts w:eastAsia="微软雅黑"/>
                  <w:color w:val="000000" w:themeColor="text1"/>
                  <w:sz w:val="13"/>
                  <w:szCs w:val="13"/>
                </w:rPr>
                <w:t>其他的旧货大多是一行，不存在PAD这个问题。</w:t>
              </w:r>
            </w:ins>
          </w:p>
          <w:p w14:paraId="6CB56703" w14:textId="1CBA1426" w:rsidR="0085696E" w:rsidRDefault="00F52200" w:rsidP="0085696E">
            <w:pPr>
              <w:spacing w:line="260" w:lineRule="auto"/>
              <w:rPr>
                <w:ins w:id="476" w:author="Li, Chandler Changjun" w:date="2026-10-14T18:02:00Z" w16du:dateUtc="2026-10-14T10:02:00Z"/>
                <w:rFonts w:eastAsia="微软雅黑"/>
                <w:color w:val="000000" w:themeColor="text1"/>
                <w:sz w:val="13"/>
                <w:szCs w:val="13"/>
              </w:rPr>
            </w:pPr>
            <w:ins w:id="477" w:author="Li, Chandler Changjun" w:date="2026-10-14T18:04:00Z" w16du:dateUtc="2026-10-14T10:04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29A3C934" wp14:editId="0B6A89BD">
                    <wp:extent cx="1935845" cy="1068779"/>
                    <wp:effectExtent l="0" t="0" r="7620" b="0"/>
                    <wp:docPr id="200523501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05235012" name=""/>
                            <pic:cNvPicPr/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1650" cy="107198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19679FFC" w14:textId="07E589F3" w:rsidR="0085696E" w:rsidRPr="0085696E" w:rsidRDefault="002C2B5E" w:rsidP="0085696E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478" w:author="Li, Chandler Changjun" w:date="2026-10-14T18:02:00Z" w16du:dateUtc="2026-10-14T10:02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0BE9F27E" wp14:editId="29087CA1">
                    <wp:extent cx="1425039" cy="1194596"/>
                    <wp:effectExtent l="0" t="0" r="3810" b="5715"/>
                    <wp:docPr id="151830975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20218279" name=""/>
                            <pic:cNvPicPr/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29681" cy="119848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B47271" w:rsidRPr="0095704C" w14:paraId="7BCC5CED" w14:textId="77777777" w:rsidTr="00625DF2">
        <w:trPr>
          <w:cantSplit/>
          <w:trPrChange w:id="479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80" w:author="Li, Chandler Changjun" w:date="2026-10-14T21:16:00Z" w16du:dateUtc="2026-10-14T13:16:00Z">
              <w:tcPr>
                <w:tcW w:w="1838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F4FD865" w14:textId="77777777" w:rsidR="00B47271" w:rsidRPr="0063656F" w:rsidRDefault="00B47271" w:rsidP="0085696E">
            <w:pPr>
              <w:spacing w:line="260" w:lineRule="auto"/>
              <w:rPr>
                <w:sz w:val="13"/>
                <w:szCs w:val="13"/>
              </w:rPr>
            </w:pPr>
            <w:ins w:id="481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Amount Qu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82" w:author="Li, Chandler Changjun" w:date="2026-10-14T21:16:00Z" w16du:dateUtc="2026-10-14T13:16:00Z">
              <w:tcPr>
                <w:tcW w:w="1276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52D60D4" w14:textId="136597D6" w:rsidR="00B47271" w:rsidRPr="0063656F" w:rsidRDefault="00AE01D6" w:rsidP="0085696E">
            <w:pPr>
              <w:spacing w:line="260" w:lineRule="auto"/>
              <w:rPr>
                <w:sz w:val="13"/>
                <w:szCs w:val="13"/>
              </w:rPr>
            </w:pPr>
            <w:ins w:id="483" w:author="Li, Chandler Changjun" w:date="2026-10-14T18:13:00Z" w16du:dateUtc="2026-10-14T10:13:00Z">
              <w:r w:rsidRPr="00AE01D6">
                <w:rPr>
                  <w:sz w:val="13"/>
                  <w:szCs w:val="13"/>
                </w:rPr>
                <w:t>提取</w:t>
              </w:r>
              <w:r w:rsidRPr="00AE01D6">
                <w:rPr>
                  <w:sz w:val="13"/>
                  <w:szCs w:val="13"/>
                </w:rPr>
                <w:t>Qty</w:t>
              </w:r>
              <w:r w:rsidRPr="00AE01D6">
                <w:rPr>
                  <w:sz w:val="13"/>
                  <w:szCs w:val="13"/>
                </w:rPr>
                <w:t>、单价</w:t>
              </w:r>
            </w:ins>
          </w:p>
        </w:tc>
        <w:tc>
          <w:tcPr>
            <w:tcW w:w="3686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84" w:author="Li, Chandler Changjun" w:date="2026-10-14T21:16:00Z" w16du:dateUtc="2026-10-14T13:16:00Z">
              <w:tcPr>
                <w:tcW w:w="2977" w:type="dxa"/>
                <w:gridSpan w:val="2"/>
                <w:vMerge w:val="restart"/>
                <w:tcBorders>
                  <w:top w:val="single" w:sz="4" w:space="0" w:color="BFBFBF"/>
                  <w:left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1179DDA" w14:textId="77777777" w:rsidR="00B47271" w:rsidRPr="00D93991" w:rsidRDefault="00B47271" w:rsidP="00D93991">
            <w:pPr>
              <w:spacing w:line="260" w:lineRule="auto"/>
              <w:rPr>
                <w:ins w:id="485" w:author="Li, Chandler Changjun" w:date="2026-10-14T18:09:00Z" w16du:dateUtc="2026-10-14T10:09:00Z"/>
                <w:color w:val="000000" w:themeColor="text1"/>
                <w:sz w:val="13"/>
                <w:szCs w:val="13"/>
              </w:rPr>
            </w:pPr>
            <w:ins w:id="486" w:author="Li, Chandler Changjun" w:date="2026-10-14T18:09:00Z" w16du:dateUtc="2026-10-14T10:09:00Z">
              <w:r w:rsidRPr="00D93991">
                <w:rPr>
                  <w:rFonts w:hint="eastAsia"/>
                  <w:color w:val="000000" w:themeColor="text1"/>
                  <w:sz w:val="13"/>
                  <w:szCs w:val="13"/>
                </w:rPr>
                <w:t>填写：</w:t>
              </w:r>
            </w:ins>
          </w:p>
          <w:p w14:paraId="120F983A" w14:textId="1ABBA407" w:rsidR="00B47271" w:rsidRPr="00D93991" w:rsidRDefault="00B47271" w:rsidP="00D93991">
            <w:pPr>
              <w:spacing w:line="260" w:lineRule="auto"/>
              <w:rPr>
                <w:ins w:id="487" w:author="Li, Chandler Changjun" w:date="2026-10-14T18:09:00Z" w16du:dateUtc="2026-10-14T10:09:00Z"/>
                <w:color w:val="000000" w:themeColor="text1"/>
                <w:sz w:val="13"/>
                <w:szCs w:val="13"/>
              </w:rPr>
            </w:pPr>
            <w:ins w:id="488" w:author="Li, Chandler Changjun" w:date="2026-10-14T18:09:00Z" w16du:dateUtc="2026-10-14T10:09:00Z">
              <w:r w:rsidRPr="00D93991">
                <w:rPr>
                  <w:rFonts w:hint="eastAsia"/>
                  <w:color w:val="000000" w:themeColor="text1"/>
                  <w:sz w:val="13"/>
                  <w:szCs w:val="13"/>
                </w:rPr>
                <w:t>按照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IES+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的填写要求，填写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INV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表体的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Qty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和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Unit Price</w:t>
              </w:r>
              <w:r>
                <w:rPr>
                  <w:rFonts w:hint="eastAsia"/>
                  <w:color w:val="000000" w:themeColor="text1"/>
                  <w:sz w:val="13"/>
                  <w:szCs w:val="13"/>
                </w:rPr>
                <w:t>；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DN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表体的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Qty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。</w:t>
              </w:r>
            </w:ins>
          </w:p>
          <w:p w14:paraId="38E85917" w14:textId="7B4FAF5A" w:rsidR="00B47271" w:rsidRPr="00D8206D" w:rsidRDefault="00B47271" w:rsidP="00D93991">
            <w:pPr>
              <w:spacing w:line="260" w:lineRule="auto"/>
              <w:rPr>
                <w:color w:val="000000" w:themeColor="text1"/>
                <w:sz w:val="13"/>
                <w:szCs w:val="13"/>
                <w:rPrChange w:id="48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490" w:author="Li, Chandler Changjun" w:date="2026-10-14T18:09:00Z" w16du:dateUtc="2026-10-14T10:09:00Z">
              <w:r w:rsidRPr="00D93991">
                <w:rPr>
                  <w:rFonts w:hint="eastAsia"/>
                  <w:color w:val="000000" w:themeColor="text1"/>
                  <w:sz w:val="13"/>
                  <w:szCs w:val="13"/>
                </w:rPr>
                <w:t>（对于新货以及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GLC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补货的旧货，</w:t>
              </w:r>
              <w:r w:rsidRPr="00D93991">
                <w:rPr>
                  <w:color w:val="000000" w:themeColor="text1"/>
                  <w:sz w:val="13"/>
                  <w:szCs w:val="13"/>
                </w:rPr>
                <w:t xml:space="preserve"> 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按实际的数量填写；对于旧货，尤其涉及到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PAD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的，因为分了两行，一行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PAD,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一行箱子，这种情况下，读取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PAD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的数量，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Qty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是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1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而不是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2</w:t>
              </w:r>
              <w:r w:rsidRPr="00D93991">
                <w:rPr>
                  <w:color w:val="000000" w:themeColor="text1"/>
                  <w:sz w:val="13"/>
                  <w:szCs w:val="13"/>
                </w:rPr>
                <w:t>）</w:t>
              </w:r>
            </w:ins>
          </w:p>
        </w:tc>
        <w:tc>
          <w:tcPr>
            <w:tcW w:w="3685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PrChange w:id="491" w:author="Li, Chandler Changjun" w:date="2026-10-14T21:16:00Z" w16du:dateUtc="2026-10-14T13:16:00Z">
              <w:tcPr>
                <w:tcW w:w="3685" w:type="dxa"/>
                <w:vMerge w:val="restart"/>
                <w:tcBorders>
                  <w:top w:val="single" w:sz="4" w:space="0" w:color="BFBFBF"/>
                  <w:left w:val="single" w:sz="4" w:space="0" w:color="BFBFBF"/>
                  <w:right w:val="single" w:sz="4" w:space="0" w:color="BFBFBF"/>
                </w:tcBorders>
              </w:tcPr>
            </w:tcPrChange>
          </w:tcPr>
          <w:p w14:paraId="28D7D8C9" w14:textId="06EEE3E1" w:rsidR="002A5055" w:rsidRPr="002A5055" w:rsidRDefault="002A5055" w:rsidP="0085696E">
            <w:pPr>
              <w:spacing w:line="260" w:lineRule="auto"/>
              <w:rPr>
                <w:ins w:id="492" w:author="Li, Chandler Changjun" w:date="2026-10-14T21:17:00Z" w16du:dateUtc="2026-10-14T13:17:00Z"/>
                <w:rFonts w:ascii="华文楷体" w:hAnsi="华文楷体"/>
                <w:b/>
                <w:bCs/>
                <w:noProof/>
                <w:rPrChange w:id="493" w:author="Li, Chandler Changjun" w:date="2026-10-14T21:17:00Z" w16du:dateUtc="2026-10-14T13:17:00Z">
                  <w:rPr>
                    <w:ins w:id="494" w:author="Li, Chandler Changjun" w:date="2026-10-14T21:17:00Z" w16du:dateUtc="2026-10-14T13:17:00Z"/>
                    <w:rFonts w:ascii="华文楷体" w:hAnsi="华文楷体"/>
                    <w:noProof/>
                  </w:rPr>
                </w:rPrChange>
              </w:rPr>
            </w:pPr>
            <w:ins w:id="495" w:author="Li, Chandler Changjun" w:date="2026-10-14T21:17:00Z" w16du:dateUtc="2026-10-14T13:17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44AEAA69" w14:textId="0F1EBA25" w:rsidR="00B47271" w:rsidRPr="0063656F" w:rsidRDefault="00FE4DF2" w:rsidP="0085696E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496" w:author="Li, Chandler Changjun" w:date="2026-10-14T18:13:00Z" w16du:dateUtc="2026-10-14T10:13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3D49981B" wp14:editId="4B5D1541">
                    <wp:extent cx="1781299" cy="609923"/>
                    <wp:effectExtent l="0" t="0" r="0" b="0"/>
                    <wp:docPr id="10882362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8823621" name=""/>
                            <pic:cNvPicPr/>
                          </pic:nvPicPr>
                          <pic:blipFill>
                            <a:blip r:embed="rId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83361" cy="61062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B47271" w:rsidRPr="0095704C" w14:paraId="7DCBB920" w14:textId="77777777" w:rsidTr="00625DF2">
        <w:trPr>
          <w:cantSplit/>
          <w:trPrChange w:id="497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498" w:author="Li, Chandler Changjun" w:date="2026-10-14T21:16:00Z" w16du:dateUtc="2026-10-14T13:16:00Z">
              <w:tcPr>
                <w:tcW w:w="1838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A15E7AE" w14:textId="77777777" w:rsidR="00B47271" w:rsidRPr="0063656F" w:rsidRDefault="00B47271" w:rsidP="0085696E">
            <w:pPr>
              <w:spacing w:line="260" w:lineRule="auto"/>
              <w:rPr>
                <w:sz w:val="13"/>
                <w:szCs w:val="13"/>
              </w:rPr>
            </w:pPr>
            <w:ins w:id="499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Unit Price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00" w:author="Li, Chandler Changjun" w:date="2026-10-14T21:16:00Z" w16du:dateUtc="2026-10-14T13:16:00Z">
              <w:tcPr>
                <w:tcW w:w="1276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565FA84" w14:textId="77777777" w:rsidR="00B47271" w:rsidRPr="0063656F" w:rsidRDefault="00B47271" w:rsidP="0085696E">
            <w:pPr>
              <w:spacing w:line="260" w:lineRule="auto"/>
              <w:rPr>
                <w:sz w:val="13"/>
                <w:szCs w:val="13"/>
              </w:rPr>
            </w:pPr>
            <w:ins w:id="501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—</w:t>
              </w:r>
            </w:ins>
          </w:p>
        </w:tc>
        <w:tc>
          <w:tcPr>
            <w:tcW w:w="3686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02" w:author="Li, Chandler Changjun" w:date="2026-10-14T21:16:00Z" w16du:dateUtc="2026-10-14T13:16:00Z">
              <w:tcPr>
                <w:tcW w:w="2977" w:type="dxa"/>
                <w:gridSpan w:val="2"/>
                <w:vMerge/>
                <w:tcBorders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144880E8" w14:textId="6BD1D092" w:rsidR="00B47271" w:rsidRPr="00D8206D" w:rsidRDefault="00B47271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503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504" w:author="Li, Chandler Changjun" w:date="2026-10-14T21:16:00Z" w16du:dateUtc="2026-10-14T13:16:00Z">
              <w:tcPr>
                <w:tcW w:w="3685" w:type="dxa"/>
                <w:vMerge/>
                <w:tcBorders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3C860DC9" w14:textId="77777777" w:rsidR="00B47271" w:rsidRPr="0063656F" w:rsidRDefault="00B47271" w:rsidP="0085696E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</w:p>
        </w:tc>
      </w:tr>
      <w:tr w:rsidR="0085696E" w:rsidRPr="0095704C" w14:paraId="1B20D7CE" w14:textId="77777777" w:rsidTr="00625DF2">
        <w:trPr>
          <w:cantSplit/>
          <w:trPrChange w:id="505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06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B89EA0D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07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Country of origin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08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44E4BE14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09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见 8.0.4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10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74D10110" w14:textId="77777777" w:rsidR="0085696E" w:rsidRDefault="008907BC" w:rsidP="0085696E">
            <w:pPr>
              <w:spacing w:line="260" w:lineRule="auto"/>
              <w:rPr>
                <w:ins w:id="511" w:author="Li, Chandler Changjun" w:date="2026-10-14T18:15:00Z" w16du:dateUtc="2026-10-14T10:15:00Z"/>
                <w:rFonts w:eastAsia="微软雅黑"/>
                <w:color w:val="000000" w:themeColor="text1"/>
                <w:sz w:val="13"/>
                <w:szCs w:val="13"/>
              </w:rPr>
            </w:pPr>
            <w:ins w:id="512" w:author="Li, Chandler Changjun" w:date="2026-10-14T18:14:00Z" w16du:dateUtc="2026-10-14T10:14:00Z">
              <w:r w:rsidRPr="008907BC">
                <w:rPr>
                  <w:rFonts w:eastAsia="微软雅黑"/>
                  <w:color w:val="000000" w:themeColor="text1"/>
                  <w:sz w:val="13"/>
                  <w:szCs w:val="13"/>
                </w:rPr>
                <w:t>填写INV表体的Country of Origin。</w:t>
              </w:r>
            </w:ins>
          </w:p>
          <w:p w14:paraId="165CD870" w14:textId="38008F88" w:rsidR="008907BC" w:rsidRPr="00D8206D" w:rsidRDefault="008907BC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513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514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BCC1348" w14:textId="77777777" w:rsidR="004C65D9" w:rsidRPr="00E52DBD" w:rsidRDefault="004C65D9" w:rsidP="004C65D9">
            <w:pPr>
              <w:spacing w:line="260" w:lineRule="auto"/>
              <w:rPr>
                <w:ins w:id="515" w:author="Li, Chandler Changjun" w:date="2026-10-14T21:22:00Z" w16du:dateUtc="2026-10-14T13:22:00Z"/>
                <w:rFonts w:ascii="华文楷体" w:hAnsi="华文楷体"/>
                <w:b/>
                <w:bCs/>
                <w:noProof/>
              </w:rPr>
            </w:pPr>
            <w:ins w:id="516" w:author="Li, Chandler Changjun" w:date="2026-10-14T21:22:00Z" w16du:dateUtc="2026-10-14T13:22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10F8828C" w14:textId="77777777" w:rsidR="0085696E" w:rsidRDefault="00AF56C8" w:rsidP="0085696E">
            <w:pPr>
              <w:spacing w:line="260" w:lineRule="auto"/>
              <w:rPr>
                <w:ins w:id="517" w:author="Li, Chandler Changjun" w:date="2026-10-14T18:16:00Z" w16du:dateUtc="2026-10-14T10:16:00Z"/>
                <w:rFonts w:eastAsia="微软雅黑"/>
                <w:sz w:val="13"/>
                <w:szCs w:val="13"/>
              </w:rPr>
            </w:pPr>
            <w:ins w:id="518" w:author="Li, Chandler Changjun" w:date="2026-10-14T18:15:00Z" w16du:dateUtc="2026-10-14T10:15:00Z">
              <w:r w:rsidRPr="00AF56C8">
                <w:rPr>
                  <w:rFonts w:eastAsia="微软雅黑"/>
                  <w:sz w:val="13"/>
                  <w:szCs w:val="13"/>
                </w:rPr>
                <w:t>对于新货以及GLC补货的旧货，原产地直接提取二字代码即可，下图为DE。</w:t>
              </w:r>
            </w:ins>
          </w:p>
          <w:p w14:paraId="540CC0E1" w14:textId="77777777" w:rsidR="00C61DC3" w:rsidRDefault="00C61DC3" w:rsidP="0085696E">
            <w:pPr>
              <w:spacing w:line="260" w:lineRule="auto"/>
              <w:rPr>
                <w:ins w:id="519" w:author="Li, Chandler Changjun" w:date="2026-10-14T18:16:00Z" w16du:dateUtc="2026-10-14T10:16:00Z"/>
                <w:rFonts w:eastAsia="微软雅黑"/>
                <w:sz w:val="13"/>
                <w:szCs w:val="13"/>
              </w:rPr>
            </w:pPr>
            <w:ins w:id="520" w:author="Li, Chandler Changjun" w:date="2026-10-14T18:16:00Z" w16du:dateUtc="2026-10-14T10:16:00Z">
              <w:r w:rsidRPr="00C61DC3">
                <w:rPr>
                  <w:rFonts w:eastAsia="微软雅黑"/>
                  <w:sz w:val="13"/>
                  <w:szCs w:val="13"/>
                </w:rPr>
                <w:t>Taiwan转化—&gt;TW，其他抓取等号前的2字码</w:t>
              </w:r>
            </w:ins>
          </w:p>
          <w:p w14:paraId="64B6AF0A" w14:textId="77777777" w:rsidR="00D6703C" w:rsidRPr="005A0952" w:rsidRDefault="00D6703C">
            <w:pPr>
              <w:pStyle w:val="ListParagraph"/>
              <w:numPr>
                <w:ilvl w:val="0"/>
                <w:numId w:val="4"/>
              </w:numPr>
              <w:spacing w:line="260" w:lineRule="auto"/>
              <w:rPr>
                <w:ins w:id="521" w:author="Li, Chandler Changjun" w:date="2026-10-14T18:17:00Z" w16du:dateUtc="2026-10-14T10:17:00Z"/>
                <w:rFonts w:eastAsia="微软雅黑"/>
                <w:sz w:val="13"/>
                <w:szCs w:val="13"/>
                <w:rPrChange w:id="522" w:author="Li, Chandler Changjun" w:date="2026-10-14T18:18:00Z" w16du:dateUtc="2026-10-14T10:18:00Z">
                  <w:rPr>
                    <w:ins w:id="523" w:author="Li, Chandler Changjun" w:date="2026-10-14T18:17:00Z" w16du:dateUtc="2026-10-14T10:17:00Z"/>
                  </w:rPr>
                </w:rPrChange>
              </w:rPr>
              <w:pPrChange w:id="524" w:author="Li, Chandler Changjun" w:date="2026-10-14T18:18:00Z" w16du:dateUtc="2026-10-14T10:18:00Z">
                <w:pPr>
                  <w:spacing w:line="260" w:lineRule="auto"/>
                </w:pPr>
              </w:pPrChange>
            </w:pPr>
            <w:ins w:id="525" w:author="Li, Chandler Changjun" w:date="2026-10-14T18:17:00Z" w16du:dateUtc="2026-10-14T10:17:00Z">
              <w:r w:rsidRPr="005A0952">
                <w:rPr>
                  <w:rFonts w:eastAsia="微软雅黑" w:hint="eastAsia"/>
                  <w:sz w:val="13"/>
                  <w:szCs w:val="13"/>
                  <w:rPrChange w:id="526" w:author="Li, Chandler Changjun" w:date="2026-10-14T18:18:00Z" w16du:dateUtc="2026-10-14T10:18:00Z">
                    <w:rPr>
                      <w:rFonts w:hint="eastAsia"/>
                    </w:rPr>
                  </w:rPrChange>
                </w:rPr>
                <w:t>如果是旧货，品名是</w:t>
              </w:r>
              <w:r w:rsidRPr="005A0952">
                <w:rPr>
                  <w:rFonts w:eastAsia="微软雅黑"/>
                  <w:sz w:val="13"/>
                  <w:szCs w:val="13"/>
                  <w:rPrChange w:id="527" w:author="Li, Chandler Changjun" w:date="2026-10-14T18:18:00Z" w16du:dateUtc="2026-10-14T10:18:00Z">
                    <w:rPr/>
                  </w:rPrChange>
                </w:rPr>
                <w:t xml:space="preserve">Retail Data storage, </w:t>
              </w:r>
              <w:r w:rsidRPr="005A0952">
                <w:rPr>
                  <w:rFonts w:eastAsia="微软雅黑"/>
                  <w:sz w:val="13"/>
                  <w:szCs w:val="13"/>
                  <w:rPrChange w:id="528" w:author="Li, Chandler Changjun" w:date="2026-10-14T18:18:00Z" w16du:dateUtc="2026-10-14T10:18:00Z">
                    <w:rPr/>
                  </w:rPrChange>
                </w:rPr>
                <w:t>原产国要直接写</w:t>
              </w:r>
              <w:r w:rsidRPr="005A0952">
                <w:rPr>
                  <w:rFonts w:eastAsia="微软雅黑"/>
                  <w:sz w:val="13"/>
                  <w:szCs w:val="13"/>
                  <w:rPrChange w:id="529" w:author="Li, Chandler Changjun" w:date="2026-10-14T18:18:00Z" w16du:dateUtc="2026-10-14T10:18:00Z">
                    <w:rPr/>
                  </w:rPrChange>
                </w:rPr>
                <w:t>CN</w:t>
              </w:r>
              <w:r w:rsidRPr="005A0952">
                <w:rPr>
                  <w:rFonts w:eastAsia="微软雅黑"/>
                  <w:sz w:val="13"/>
                  <w:szCs w:val="13"/>
                  <w:rPrChange w:id="530" w:author="Li, Chandler Changjun" w:date="2026-10-14T18:18:00Z" w16du:dateUtc="2026-10-14T10:18:00Z">
                    <w:rPr/>
                  </w:rPrChange>
                </w:rPr>
                <w:t>，而不是发票上的</w:t>
              </w:r>
              <w:r w:rsidRPr="005A0952">
                <w:rPr>
                  <w:rFonts w:eastAsia="微软雅黑"/>
                  <w:sz w:val="13"/>
                  <w:szCs w:val="13"/>
                  <w:rPrChange w:id="531" w:author="Li, Chandler Changjun" w:date="2026-10-14T18:18:00Z" w16du:dateUtc="2026-10-14T10:18:00Z">
                    <w:rPr/>
                  </w:rPrChange>
                </w:rPr>
                <w:t>DE</w:t>
              </w:r>
              <w:r w:rsidRPr="005A0952">
                <w:rPr>
                  <w:rFonts w:eastAsia="微软雅黑"/>
                  <w:sz w:val="13"/>
                  <w:szCs w:val="13"/>
                  <w:rPrChange w:id="532" w:author="Li, Chandler Changjun" w:date="2026-10-14T18:18:00Z" w16du:dateUtc="2026-10-14T10:18:00Z">
                    <w:rPr/>
                  </w:rPrChange>
                </w:rPr>
                <w:t>。因为</w:t>
              </w:r>
              <w:r w:rsidRPr="005A0952">
                <w:rPr>
                  <w:rFonts w:eastAsia="微软雅黑"/>
                  <w:sz w:val="13"/>
                  <w:szCs w:val="13"/>
                  <w:rPrChange w:id="533" w:author="Li, Chandler Changjun" w:date="2026-10-14T18:18:00Z" w16du:dateUtc="2026-10-14T10:18:00Z">
                    <w:rPr/>
                  </w:rPrChange>
                </w:rPr>
                <w:t>CCC</w:t>
              </w:r>
              <w:r w:rsidRPr="005A0952">
                <w:rPr>
                  <w:rFonts w:eastAsia="微软雅黑"/>
                  <w:sz w:val="13"/>
                  <w:szCs w:val="13"/>
                  <w:rPrChange w:id="534" w:author="Li, Chandler Changjun" w:date="2026-10-14T18:18:00Z" w16du:dateUtc="2026-10-14T10:18:00Z">
                    <w:rPr/>
                  </w:rPrChange>
                </w:rPr>
                <w:t>上的原产国是中国。</w:t>
              </w:r>
            </w:ins>
          </w:p>
          <w:p w14:paraId="2B20130F" w14:textId="77777777" w:rsidR="00C61DC3" w:rsidRPr="005A0952" w:rsidRDefault="00D6703C">
            <w:pPr>
              <w:pStyle w:val="ListParagraph"/>
              <w:numPr>
                <w:ilvl w:val="0"/>
                <w:numId w:val="4"/>
              </w:numPr>
              <w:spacing w:line="260" w:lineRule="auto"/>
              <w:rPr>
                <w:ins w:id="535" w:author="Li, Chandler Changjun" w:date="2026-10-14T18:17:00Z" w16du:dateUtc="2026-10-14T10:17:00Z"/>
                <w:rFonts w:eastAsia="微软雅黑"/>
                <w:sz w:val="13"/>
                <w:szCs w:val="13"/>
                <w:rPrChange w:id="536" w:author="Li, Chandler Changjun" w:date="2026-10-14T18:18:00Z" w16du:dateUtc="2026-10-14T10:18:00Z">
                  <w:rPr>
                    <w:ins w:id="537" w:author="Li, Chandler Changjun" w:date="2026-10-14T18:17:00Z" w16du:dateUtc="2026-10-14T10:17:00Z"/>
                  </w:rPr>
                </w:rPrChange>
              </w:rPr>
              <w:pPrChange w:id="538" w:author="Li, Chandler Changjun" w:date="2026-10-14T18:18:00Z" w16du:dateUtc="2026-10-14T10:18:00Z">
                <w:pPr>
                  <w:spacing w:line="260" w:lineRule="auto"/>
                </w:pPr>
              </w:pPrChange>
            </w:pPr>
            <w:ins w:id="539" w:author="Li, Chandler Changjun" w:date="2026-10-14T18:17:00Z" w16du:dateUtc="2026-10-14T10:17:00Z">
              <w:r w:rsidRPr="005A0952">
                <w:rPr>
                  <w:rFonts w:eastAsia="微软雅黑" w:hint="eastAsia"/>
                  <w:sz w:val="13"/>
                  <w:szCs w:val="13"/>
                  <w:rPrChange w:id="540" w:author="Li, Chandler Changjun" w:date="2026-10-14T18:18:00Z" w16du:dateUtc="2026-10-14T10:18:00Z">
                    <w:rPr>
                      <w:rFonts w:hint="eastAsia"/>
                    </w:rPr>
                  </w:rPrChange>
                </w:rPr>
                <w:t>如果是新货，品名是</w:t>
              </w:r>
              <w:r w:rsidRPr="005A0952">
                <w:rPr>
                  <w:rFonts w:eastAsia="微软雅黑"/>
                  <w:sz w:val="13"/>
                  <w:szCs w:val="13"/>
                  <w:rPrChange w:id="541" w:author="Li, Chandler Changjun" w:date="2026-10-14T18:18:00Z" w16du:dateUtc="2026-10-14T10:18:00Z">
                    <w:rPr/>
                  </w:rPrChange>
                </w:rPr>
                <w:t xml:space="preserve">Retail Data storage, </w:t>
              </w:r>
              <w:r w:rsidRPr="005A0952">
                <w:rPr>
                  <w:rFonts w:eastAsia="微软雅黑"/>
                  <w:sz w:val="13"/>
                  <w:szCs w:val="13"/>
                  <w:rPrChange w:id="542" w:author="Li, Chandler Changjun" w:date="2026-10-14T18:18:00Z" w16du:dateUtc="2026-10-14T10:18:00Z">
                    <w:rPr/>
                  </w:rPrChange>
                </w:rPr>
                <w:t>原产国按发票上的</w:t>
              </w:r>
              <w:r w:rsidRPr="005A0952">
                <w:rPr>
                  <w:rFonts w:eastAsia="微软雅黑"/>
                  <w:sz w:val="13"/>
                  <w:szCs w:val="13"/>
                  <w:rPrChange w:id="543" w:author="Li, Chandler Changjun" w:date="2026-10-14T18:18:00Z" w16du:dateUtc="2026-10-14T10:18:00Z">
                    <w:rPr/>
                  </w:rPrChange>
                </w:rPr>
                <w:t>DE</w:t>
              </w:r>
              <w:r w:rsidRPr="005A0952">
                <w:rPr>
                  <w:rFonts w:eastAsia="微软雅黑"/>
                  <w:sz w:val="13"/>
                  <w:szCs w:val="13"/>
                  <w:rPrChange w:id="544" w:author="Li, Chandler Changjun" w:date="2026-10-14T18:18:00Z" w16du:dateUtc="2026-10-14T10:18:00Z">
                    <w:rPr/>
                  </w:rPrChange>
                </w:rPr>
                <w:t>抓取。</w:t>
              </w:r>
            </w:ins>
          </w:p>
          <w:p w14:paraId="1CA9B1C5" w14:textId="77777777" w:rsidR="006E0EBA" w:rsidRDefault="006E0EBA" w:rsidP="00D6703C">
            <w:pPr>
              <w:spacing w:line="260" w:lineRule="auto"/>
              <w:rPr>
                <w:ins w:id="545" w:author="Li, Chandler Changjun" w:date="2026-10-14T18:17:00Z" w16du:dateUtc="2026-10-14T10:17:00Z"/>
                <w:rFonts w:eastAsia="微软雅黑"/>
                <w:sz w:val="13"/>
                <w:szCs w:val="13"/>
              </w:rPr>
            </w:pPr>
            <w:ins w:id="546" w:author="Li, Chandler Changjun" w:date="2026-10-14T18:17:00Z" w16du:dateUtc="2026-10-14T10:17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61C567FB" wp14:editId="6D32E58B">
                    <wp:extent cx="1425039" cy="1194596"/>
                    <wp:effectExtent l="0" t="0" r="3810" b="5715"/>
                    <wp:docPr id="402897809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20218279" name=""/>
                            <pic:cNvPicPr/>
                          </pic:nvPicPr>
                          <pic:blipFill>
                            <a:blip r:embed="rId4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29681" cy="119848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7B2B9351" w14:textId="77777777" w:rsidR="005A0952" w:rsidRDefault="005A0952" w:rsidP="00D6703C">
            <w:pPr>
              <w:spacing w:line="260" w:lineRule="auto"/>
              <w:rPr>
                <w:ins w:id="547" w:author="Li, Chandler Changjun" w:date="2026-10-14T18:20:00Z" w16du:dateUtc="2026-10-14T10:20:00Z"/>
                <w:rFonts w:eastAsia="微软雅黑"/>
                <w:sz w:val="13"/>
                <w:szCs w:val="13"/>
              </w:rPr>
            </w:pPr>
            <w:ins w:id="548" w:author="Li, Chandler Changjun" w:date="2026-10-14T18:17:00Z" w16du:dateUtc="2026-10-14T10:17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70182CEC" wp14:editId="6A80506B">
                    <wp:extent cx="1935845" cy="1068779"/>
                    <wp:effectExtent l="0" t="0" r="7620" b="0"/>
                    <wp:docPr id="1156452069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05235012" name=""/>
                            <pic:cNvPicPr/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1650" cy="107198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02E80BFF" w14:textId="0B48818F" w:rsidR="0036274A" w:rsidRPr="0063656F" w:rsidRDefault="0036274A" w:rsidP="00D6703C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549" w:author="Li, Chandler Changjun" w:date="2026-10-14T18:20:00Z" w16du:dateUtc="2026-10-14T10:20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779EFA9A" wp14:editId="2900D3DE">
                    <wp:extent cx="1753459" cy="1046074"/>
                    <wp:effectExtent l="0" t="0" r="0" b="1905"/>
                    <wp:docPr id="7636326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6363264" name=""/>
                            <pic:cNvPicPr/>
                          </pic:nvPicPr>
                          <pic:blipFill>
                            <a:blip r:embed="rId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58043" cy="104880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14F8DFB7" w14:textId="77777777" w:rsidTr="00625DF2">
        <w:trPr>
          <w:cantSplit/>
          <w:trPrChange w:id="550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51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603CD15" w14:textId="508D7A4B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5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Your reference</w:t>
              </w:r>
            </w:ins>
            <w:ins w:id="553" w:author="Li, Chandler Changjun" w:date="2026-10-14T20:42:00Z" w16du:dateUtc="2026-10-14T12:42:00Z">
              <w:r w:rsidR="00E100FC">
                <w:rPr>
                  <w:rFonts w:eastAsia="微软雅黑"/>
                  <w:sz w:val="13"/>
                  <w:szCs w:val="13"/>
                </w:rPr>
                <w:br/>
              </w:r>
              <w:r w:rsidR="00E100FC" w:rsidRPr="00E100FC">
                <w:rPr>
                  <w:sz w:val="13"/>
                  <w:szCs w:val="13"/>
                  <w:highlight w:val="yellow"/>
                  <w:rPrChange w:id="554" w:author="Li, Chandler Changjun" w:date="2026-10-14T20:42:00Z" w16du:dateUtc="2026-10-14T12:42:00Z">
                    <w:rPr>
                      <w:sz w:val="13"/>
                      <w:szCs w:val="13"/>
                    </w:rPr>
                  </w:rPrChange>
                </w:rPr>
                <w:t>提取</w:t>
              </w:r>
              <w:r w:rsidR="00E100FC" w:rsidRPr="00E100FC">
                <w:rPr>
                  <w:sz w:val="13"/>
                  <w:szCs w:val="13"/>
                  <w:highlight w:val="yellow"/>
                  <w:rPrChange w:id="555" w:author="Li, Chandler Changjun" w:date="2026-10-14T20:42:00Z" w16du:dateUtc="2026-10-14T12:42:00Z">
                    <w:rPr>
                      <w:sz w:val="13"/>
                      <w:szCs w:val="13"/>
                    </w:rPr>
                  </w:rPrChange>
                </w:rPr>
                <w:t>Order No.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56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5042E50" w14:textId="77777777" w:rsidR="004912A3" w:rsidRPr="004912A3" w:rsidRDefault="004912A3" w:rsidP="004912A3">
            <w:pPr>
              <w:spacing w:line="260" w:lineRule="auto"/>
              <w:rPr>
                <w:ins w:id="557" w:author="Li, Chandler Changjun" w:date="2026-10-14T18:20:00Z" w16du:dateUtc="2026-10-14T10:20:00Z"/>
                <w:rFonts w:eastAsia="微软雅黑"/>
                <w:sz w:val="13"/>
                <w:szCs w:val="13"/>
              </w:rPr>
            </w:pPr>
            <w:ins w:id="558" w:author="Li, Chandler Changjun" w:date="2026-10-14T18:20:00Z" w16du:dateUtc="2026-10-14T10:20:00Z">
              <w:r w:rsidRPr="004912A3">
                <w:rPr>
                  <w:rFonts w:eastAsia="微软雅黑" w:hint="eastAsia"/>
                  <w:sz w:val="13"/>
                  <w:szCs w:val="13"/>
                </w:rPr>
                <w:t>提取</w:t>
              </w:r>
              <w:r w:rsidRPr="004912A3">
                <w:rPr>
                  <w:rFonts w:eastAsia="微软雅黑"/>
                  <w:sz w:val="13"/>
                  <w:szCs w:val="13"/>
                </w:rPr>
                <w:t>Your reference作为Order No.</w:t>
              </w:r>
            </w:ins>
          </w:p>
          <w:p w14:paraId="6ADF87E7" w14:textId="6B64D21B" w:rsidR="0085696E" w:rsidRPr="0063656F" w:rsidRDefault="004912A3" w:rsidP="004912A3">
            <w:pPr>
              <w:spacing w:line="260" w:lineRule="auto"/>
              <w:rPr>
                <w:sz w:val="13"/>
                <w:szCs w:val="13"/>
              </w:rPr>
            </w:pPr>
            <w:ins w:id="559" w:author="Li, Chandler Changjun" w:date="2026-10-14T18:20:00Z" w16du:dateUtc="2026-10-14T10:20:00Z">
              <w:r w:rsidRPr="004912A3">
                <w:rPr>
                  <w:rFonts w:eastAsia="微软雅黑" w:hint="eastAsia"/>
                  <w:sz w:val="13"/>
                  <w:szCs w:val="13"/>
                </w:rPr>
                <w:t>注意：不是提取</w:t>
              </w:r>
              <w:r w:rsidRPr="004912A3">
                <w:rPr>
                  <w:rFonts w:eastAsia="微软雅黑"/>
                  <w:sz w:val="13"/>
                  <w:szCs w:val="13"/>
                </w:rPr>
                <w:t>Order number, 而是提取Your reference。</w:t>
              </w:r>
            </w:ins>
            <w:ins w:id="560" w:author="Li, Chandler Changjun" w:date="2026-10-14T09:28:00Z" w16du:dateUtc="2026-10-14T01:28:00Z">
              <w:r w:rsidR="0085696E" w:rsidRPr="0063656F">
                <w:rPr>
                  <w:rFonts w:eastAsia="微软雅黑"/>
                  <w:sz w:val="13"/>
                  <w:szCs w:val="13"/>
                </w:rPr>
                <w:t>见 8.0.4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61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1C77EA7" w14:textId="77777777" w:rsidR="003E530F" w:rsidRDefault="00F12616" w:rsidP="0085696E">
            <w:pPr>
              <w:spacing w:line="260" w:lineRule="auto"/>
              <w:rPr>
                <w:ins w:id="562" w:author="Li, Chandler Changjun" w:date="2026-10-14T18:21:00Z" w16du:dateUtc="2026-10-14T10:21:00Z"/>
                <w:rFonts w:eastAsia="微软雅黑"/>
                <w:color w:val="000000" w:themeColor="text1"/>
                <w:sz w:val="13"/>
                <w:szCs w:val="13"/>
              </w:rPr>
            </w:pPr>
            <w:ins w:id="563" w:author="Li, Chandler Changjun" w:date="2026-10-14T18:21:00Z" w16du:dateUtc="2026-10-14T10:21:00Z">
              <w:r w:rsidRPr="00F56408">
                <w:rPr>
                  <w:rFonts w:eastAsia="微软雅黑"/>
                  <w:b/>
                  <w:bCs/>
                  <w:color w:val="000000" w:themeColor="text1"/>
                  <w:sz w:val="13"/>
                  <w:szCs w:val="13"/>
                  <w:rPrChange w:id="564" w:author="Li, Chandler Changjun" w:date="2026-10-14T20:42:00Z" w16du:dateUtc="2026-10-14T12:42:00Z">
                    <w:rPr>
                      <w:rFonts w:eastAsia="微软雅黑"/>
                      <w:color w:val="000000" w:themeColor="text1"/>
                      <w:sz w:val="13"/>
                      <w:szCs w:val="13"/>
                    </w:rPr>
                  </w:rPrChange>
                </w:rPr>
                <w:t>填写INV 表体的</w:t>
              </w:r>
            </w:ins>
            <w:ins w:id="565" w:author="Li, Chandler Changjun" w:date="2026-10-14T09:28:00Z" w16du:dateUtc="2026-10-14T01:28:00Z">
              <w:r w:rsidR="0085696E" w:rsidRPr="00F56408">
                <w:rPr>
                  <w:rFonts w:eastAsia="微软雅黑"/>
                  <w:b/>
                  <w:bCs/>
                  <w:color w:val="000000" w:themeColor="text1"/>
                  <w:sz w:val="13"/>
                  <w:szCs w:val="13"/>
                  <w:rPrChange w:id="566" w:author="Li, Chandler Changjun" w:date="2026-10-14T20:42:00Z" w16du:dateUtc="2026-10-14T12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Order No.</w:t>
              </w:r>
              <w:r w:rsidR="0085696E"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567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；</w:t>
              </w:r>
            </w:ins>
          </w:p>
          <w:p w14:paraId="1C6D8AA1" w14:textId="5C29FC78" w:rsidR="0085696E" w:rsidRPr="00D8206D" w:rsidRDefault="0085696E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568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569" w:author="Li, Chandler Changjun" w:date="2026-10-14T09:28:00Z" w16du:dateUtc="2026-10-14T01:28:00Z">
              <w:r w:rsidRPr="00D8206D">
                <w:rPr>
                  <w:rFonts w:eastAsia="微软雅黑"/>
                  <w:color w:val="000000" w:themeColor="text1"/>
                  <w:sz w:val="13"/>
                  <w:szCs w:val="13"/>
                  <w:rPrChange w:id="570" w:author="Li, Chandler Changjun" w:date="2026-10-14T09:42:00Z" w16du:dateUtc="2026-10-14T01:42:00Z">
                    <w:rPr>
                      <w:rFonts w:eastAsia="微软雅黑"/>
                      <w:sz w:val="13"/>
                      <w:szCs w:val="13"/>
                    </w:rPr>
                  </w:rPrChange>
                </w:rPr>
                <w:t>Loaner pool 查询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571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4595A811" w14:textId="77777777" w:rsidR="00896245" w:rsidRPr="00E52DBD" w:rsidRDefault="00896245" w:rsidP="00896245">
            <w:pPr>
              <w:spacing w:line="260" w:lineRule="auto"/>
              <w:rPr>
                <w:ins w:id="572" w:author="Li, Chandler Changjun" w:date="2026-10-14T21:23:00Z" w16du:dateUtc="2026-10-14T13:23:00Z"/>
                <w:rFonts w:ascii="华文楷体" w:hAnsi="华文楷体"/>
                <w:b/>
                <w:bCs/>
                <w:noProof/>
              </w:rPr>
            </w:pPr>
            <w:ins w:id="573" w:author="Li, Chandler Changjun" w:date="2026-10-14T21:23:00Z" w16du:dateUtc="2026-10-14T13:23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58076537" w14:textId="77777777" w:rsidR="0085696E" w:rsidRDefault="00606693" w:rsidP="0085696E">
            <w:pPr>
              <w:spacing w:line="260" w:lineRule="auto"/>
              <w:rPr>
                <w:ins w:id="574" w:author="Li, Chandler Changjun" w:date="2026-10-14T18:21:00Z" w16du:dateUtc="2026-10-14T10:21:00Z"/>
                <w:rFonts w:eastAsia="微软雅黑"/>
                <w:sz w:val="13"/>
                <w:szCs w:val="13"/>
              </w:rPr>
            </w:pPr>
            <w:ins w:id="575" w:author="Li, Chandler Changjun" w:date="2026-10-14T18:21:00Z" w16du:dateUtc="2026-10-14T10:21:00Z">
              <w:r w:rsidRPr="00606693">
                <w:rPr>
                  <w:rFonts w:eastAsia="微软雅黑"/>
                  <w:sz w:val="13"/>
                  <w:szCs w:val="13"/>
                </w:rPr>
                <w:t>对于旧货或者GLC补货的旧货，提取整个号码，如下图中的CASE-0001505981。对于新货，需要提取“_”前的数字，下图为27667。</w:t>
              </w:r>
            </w:ins>
          </w:p>
          <w:p w14:paraId="49370198" w14:textId="77777777" w:rsidR="00636C89" w:rsidRDefault="00636C89" w:rsidP="0085696E">
            <w:pPr>
              <w:spacing w:line="260" w:lineRule="auto"/>
              <w:rPr>
                <w:ins w:id="576" w:author="Li, Chandler Changjun" w:date="2026-10-14T18:22:00Z" w16du:dateUtc="2026-10-14T10:22:00Z"/>
                <w:rFonts w:eastAsia="微软雅黑"/>
                <w:sz w:val="13"/>
                <w:szCs w:val="13"/>
              </w:rPr>
            </w:pPr>
            <w:ins w:id="577" w:author="Li, Chandler Changjun" w:date="2026-10-14T18:21:00Z" w16du:dateUtc="2026-10-14T10:21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74DAD6D1" wp14:editId="0A7013E1">
                    <wp:extent cx="2113807" cy="1014795"/>
                    <wp:effectExtent l="0" t="0" r="1270" b="0"/>
                    <wp:docPr id="2130624308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130624308" name=""/>
                            <pic:cNvPicPr/>
                          </pic:nvPicPr>
                          <pic:blipFill>
                            <a:blip r:embed="rId4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2775" cy="10191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5C5B088F" w14:textId="77777777" w:rsidR="00154715" w:rsidRDefault="00154715" w:rsidP="0085696E">
            <w:pPr>
              <w:spacing w:line="260" w:lineRule="auto"/>
              <w:rPr>
                <w:ins w:id="578" w:author="Li, Chandler Changjun" w:date="2026-10-14T18:22:00Z" w16du:dateUtc="2026-10-14T10:22:00Z"/>
                <w:rFonts w:eastAsia="微软雅黑"/>
                <w:sz w:val="13"/>
                <w:szCs w:val="13"/>
              </w:rPr>
            </w:pPr>
          </w:p>
          <w:p w14:paraId="316BF092" w14:textId="118C10E0" w:rsidR="00154715" w:rsidRPr="0063656F" w:rsidRDefault="00154715" w:rsidP="0085696E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579" w:author="Li, Chandler Changjun" w:date="2026-10-14T18:22:00Z" w16du:dateUtc="2026-10-14T10:22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45702735" wp14:editId="7A9D012E">
                    <wp:extent cx="1941615" cy="953237"/>
                    <wp:effectExtent l="0" t="0" r="1905" b="0"/>
                    <wp:docPr id="75754121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57541212" name=""/>
                            <pic:cNvPicPr/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6374" cy="95557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36B3B266" w14:textId="77777777" w:rsidTr="00625DF2">
        <w:trPr>
          <w:cantSplit/>
          <w:trPrChange w:id="580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81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AAB3EAE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82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Incoterms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83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69072D4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84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取国际贸易术语（如 CPT）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85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6E91EBC8" w14:textId="2738D391" w:rsidR="0085696E" w:rsidRPr="00D8206D" w:rsidRDefault="00E9223C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586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587" w:author="Li, Chandler Changjun" w:date="2026-10-14T20:43:00Z" w16du:dateUtc="2026-10-14T12:43:00Z">
              <w:r w:rsidRPr="00E9223C">
                <w:rPr>
                  <w:rFonts w:eastAsia="微软雅黑"/>
                  <w:color w:val="000000" w:themeColor="text1"/>
                  <w:sz w:val="13"/>
                  <w:szCs w:val="13"/>
                </w:rPr>
                <w:t>填写INV 表头的Incoterm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588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30452C96" w14:textId="77777777" w:rsidR="00F23591" w:rsidRPr="00E52DBD" w:rsidRDefault="00F23591" w:rsidP="00F23591">
            <w:pPr>
              <w:spacing w:line="260" w:lineRule="auto"/>
              <w:rPr>
                <w:ins w:id="589" w:author="Li, Chandler Changjun" w:date="2026-10-14T21:23:00Z" w16du:dateUtc="2026-10-14T13:23:00Z"/>
                <w:rFonts w:ascii="华文楷体" w:hAnsi="华文楷体"/>
                <w:b/>
                <w:bCs/>
                <w:noProof/>
              </w:rPr>
            </w:pPr>
            <w:ins w:id="590" w:author="Li, Chandler Changjun" w:date="2026-10-14T21:23:00Z" w16du:dateUtc="2026-10-14T13:23:00Z">
              <w:r w:rsidRPr="00E52DBD">
                <w:rPr>
                  <w:rFonts w:ascii="华文楷体" w:hAnsi="华文楷体" w:hint="eastAsia"/>
                  <w:b/>
                  <w:bCs/>
                </w:rPr>
                <w:t>发票页</w:t>
              </w:r>
            </w:ins>
          </w:p>
          <w:p w14:paraId="6F0F3D68" w14:textId="56018AEA" w:rsidR="0085696E" w:rsidRPr="0063656F" w:rsidRDefault="006C544C" w:rsidP="0085696E">
            <w:pPr>
              <w:spacing w:line="260" w:lineRule="auto"/>
              <w:rPr>
                <w:rFonts w:eastAsia="微软雅黑"/>
                <w:sz w:val="13"/>
                <w:szCs w:val="13"/>
              </w:rPr>
            </w:pPr>
            <w:ins w:id="591" w:author="Li, Chandler Changjun" w:date="2026-10-14T20:42:00Z" w16du:dateUtc="2026-10-14T12:42:00Z">
              <w:r w:rsidRPr="006C544C">
                <w:rPr>
                  <w:rFonts w:eastAsia="微软雅黑"/>
                  <w:sz w:val="13"/>
                  <w:szCs w:val="13"/>
                </w:rPr>
                <w:t>读取发票右上角的Incoterms，提取国际贸易对应的incoterm. 比如下图为CPT</w:t>
              </w:r>
              <w:r>
                <w:rPr>
                  <w:rFonts w:eastAsia="微软雅黑"/>
                  <w:sz w:val="13"/>
                  <w:szCs w:val="13"/>
                </w:rPr>
                <w:br/>
              </w:r>
            </w:ins>
            <w:ins w:id="592" w:author="Li, Chandler Changjun" w:date="2026-10-14T20:43:00Z" w16du:dateUtc="2026-10-14T12:43:00Z">
              <w:r w:rsidR="0081294A"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143B061B" wp14:editId="3765FE25">
                    <wp:extent cx="1941615" cy="953237"/>
                    <wp:effectExtent l="0" t="0" r="1905" b="0"/>
                    <wp:docPr id="896922468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57541212" name=""/>
                            <pic:cNvPicPr/>
                          </pic:nvPicPr>
                          <pic:blipFill>
                            <a:blip r:embed="rId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6374" cy="95557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50D1C363" w14:textId="77777777" w:rsidTr="00625DF2">
        <w:trPr>
          <w:cantSplit/>
          <w:trPrChange w:id="593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94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26CFB106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95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Serial number</w:t>
              </w:r>
            </w:ins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96" w:author="Li, Chandler Changjun" w:date="2026-10-14T21:16:00Z" w16du:dateUtc="2026-10-14T13:16:00Z">
              <w:tcPr>
                <w:tcW w:w="1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08C6EEFA" w14:textId="77777777" w:rsidR="0085696E" w:rsidRPr="0063656F" w:rsidRDefault="0085696E" w:rsidP="0085696E">
            <w:pPr>
              <w:spacing w:line="260" w:lineRule="auto"/>
              <w:rPr>
                <w:sz w:val="13"/>
                <w:szCs w:val="13"/>
              </w:rPr>
            </w:pPr>
            <w:ins w:id="597" w:author="Li, Chandler Changjun" w:date="2026-10-14T09:28:00Z" w16du:dateUtc="2026-10-14T01:28:00Z">
              <w:r w:rsidRPr="0063656F">
                <w:rPr>
                  <w:rFonts w:eastAsia="微软雅黑"/>
                  <w:sz w:val="13"/>
                  <w:szCs w:val="13"/>
                </w:rPr>
                <w:t>仅纯旧货</w:t>
              </w:r>
            </w:ins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598" w:author="Li, Chandler Changjun" w:date="2026-10-14T21:16:00Z" w16du:dateUtc="2026-10-14T13:16:00Z">
              <w:tcPr>
                <w:tcW w:w="2977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2CA9E59" w14:textId="3557B6F3" w:rsidR="0085696E" w:rsidRPr="00D8206D" w:rsidRDefault="0031037A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599" w:author="Li, Chandler Changjun" w:date="2026-10-14T09:42:00Z" w16du:dateUtc="2026-10-14T01:42:00Z">
                  <w:rPr>
                    <w:sz w:val="13"/>
                    <w:szCs w:val="13"/>
                  </w:rPr>
                </w:rPrChange>
              </w:rPr>
            </w:pPr>
            <w:ins w:id="600" w:author="Li, Chandler Changjun" w:date="2026-10-14T21:26:00Z" w16du:dateUtc="2026-10-14T13:26:00Z">
              <w:r w:rsidRPr="0031037A">
                <w:rPr>
                  <w:color w:val="000000" w:themeColor="text1"/>
                  <w:sz w:val="13"/>
                  <w:szCs w:val="13"/>
                </w:rPr>
                <w:t>判断为纯旧货时，填写《旧机电产品进口声明》中的</w:t>
              </w:r>
              <w:r w:rsidRPr="0031037A">
                <w:rPr>
                  <w:color w:val="000000" w:themeColor="text1"/>
                  <w:sz w:val="13"/>
                  <w:szCs w:val="13"/>
                </w:rPr>
                <w:t>SN</w:t>
              </w:r>
              <w:r w:rsidRPr="0031037A">
                <w:rPr>
                  <w:color w:val="000000" w:themeColor="text1"/>
                  <w:sz w:val="13"/>
                  <w:szCs w:val="13"/>
                </w:rPr>
                <w:t>并对比发票和原出口报关单上的</w:t>
              </w:r>
              <w:r w:rsidRPr="0031037A">
                <w:rPr>
                  <w:color w:val="000000" w:themeColor="text1"/>
                  <w:sz w:val="13"/>
                  <w:szCs w:val="13"/>
                </w:rPr>
                <w:t>Serial number</w:t>
              </w:r>
              <w:r w:rsidRPr="0031037A">
                <w:rPr>
                  <w:color w:val="000000" w:themeColor="text1"/>
                  <w:sz w:val="13"/>
                  <w:szCs w:val="13"/>
                </w:rPr>
                <w:t>是否一致，如不一致需转人工核实。</w:t>
              </w:r>
            </w:ins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601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79BCBFF3" w14:textId="77777777" w:rsidR="0085696E" w:rsidRDefault="000B228E" w:rsidP="0085696E">
            <w:pPr>
              <w:spacing w:line="260" w:lineRule="auto"/>
              <w:rPr>
                <w:ins w:id="602" w:author="Li, Chandler Changjun" w:date="2026-10-14T21:26:00Z" w16du:dateUtc="2026-10-14T13:26:00Z"/>
                <w:rFonts w:ascii="华文楷体" w:hAnsi="华文楷体"/>
                <w:b/>
                <w:bCs/>
              </w:rPr>
            </w:pPr>
            <w:ins w:id="603" w:author="Li, Chandler Changjun" w:date="2026-10-14T21:26:00Z" w16du:dateUtc="2026-10-14T13:26:00Z">
              <w:r w:rsidRPr="000B228E">
                <w:rPr>
                  <w:rFonts w:ascii="华文楷体" w:hAnsi="华文楷体" w:hint="eastAsia"/>
                  <w:b/>
                  <w:bCs/>
                  <w:rPrChange w:id="604" w:author="Li, Chandler Changjun" w:date="2026-10-14T21:26:00Z" w16du:dateUtc="2026-10-14T13:26:00Z">
                    <w:rPr>
                      <w:rFonts w:ascii="华文楷体" w:hAnsi="华文楷体" w:hint="eastAsia"/>
                    </w:rPr>
                  </w:rPrChange>
                </w:rPr>
                <w:t>发票页、</w:t>
              </w:r>
              <w:r w:rsidRPr="000B228E">
                <w:rPr>
                  <w:rFonts w:ascii="华文楷体" w:hAnsi="华文楷体" w:hint="eastAsia"/>
                  <w:b/>
                  <w:bCs/>
                  <w:highlight w:val="yellow"/>
                  <w:rPrChange w:id="605" w:author="Li, Chandler Changjun" w:date="2026-10-14T21:26:00Z" w16du:dateUtc="2026-10-14T13:26:00Z">
                    <w:rPr>
                      <w:rFonts w:ascii="华文楷体" w:hAnsi="华文楷体" w:hint="eastAsia"/>
                      <w:highlight w:val="yellow"/>
                    </w:rPr>
                  </w:rPrChange>
                </w:rPr>
                <w:t>原出口报关单</w:t>
              </w:r>
            </w:ins>
          </w:p>
          <w:p w14:paraId="47C9FFE4" w14:textId="77777777" w:rsidR="000B228E" w:rsidRDefault="00F91F07" w:rsidP="0085696E">
            <w:pPr>
              <w:spacing w:line="260" w:lineRule="auto"/>
              <w:rPr>
                <w:ins w:id="606" w:author="Li, Chandler Changjun" w:date="2026-10-14T21:27:00Z" w16du:dateUtc="2026-10-14T13:27:00Z"/>
                <w:rFonts w:eastAsia="微软雅黑"/>
                <w:b/>
                <w:bCs/>
                <w:sz w:val="13"/>
                <w:szCs w:val="13"/>
              </w:rPr>
            </w:pPr>
            <w:ins w:id="607" w:author="Li, Chandler Changjun" w:date="2026-10-14T21:26:00Z" w16du:dateUtc="2026-10-14T13:26:00Z">
              <w:r w:rsidRPr="005A7C82">
                <w:rPr>
                  <w:rFonts w:ascii="华文楷体" w:hAnsi="华文楷体"/>
                  <w:noProof/>
                </w:rPr>
                <w:drawing>
                  <wp:inline distT="0" distB="0" distL="0" distR="0" wp14:anchorId="2FA2DF6E" wp14:editId="1662447F">
                    <wp:extent cx="1841500" cy="1485081"/>
                    <wp:effectExtent l="0" t="0" r="6350" b="1270"/>
                    <wp:docPr id="1074670508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74670508" name=""/>
                            <pic:cNvPicPr/>
                          </pic:nvPicPr>
                          <pic:blipFill>
                            <a:blip r:embed="rId4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6837" cy="148938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422998A5" w14:textId="47A8B767" w:rsidR="00A67AC2" w:rsidRPr="000B228E" w:rsidRDefault="00A67AC2" w:rsidP="0085696E">
            <w:pPr>
              <w:spacing w:line="260" w:lineRule="auto"/>
              <w:rPr>
                <w:rFonts w:eastAsia="微软雅黑"/>
                <w:b/>
                <w:bCs/>
                <w:sz w:val="13"/>
                <w:szCs w:val="13"/>
                <w:rPrChange w:id="608" w:author="Li, Chandler Changjun" w:date="2026-10-14T21:26:00Z" w16du:dateUtc="2026-10-14T13:26:00Z">
                  <w:rPr>
                    <w:rFonts w:eastAsia="微软雅黑"/>
                    <w:sz w:val="13"/>
                    <w:szCs w:val="13"/>
                  </w:rPr>
                </w:rPrChange>
              </w:rPr>
            </w:pPr>
            <w:ins w:id="609" w:author="Li, Chandler Changjun" w:date="2026-10-14T21:27:00Z" w16du:dateUtc="2026-10-14T13:27:00Z">
              <w:r w:rsidRPr="005A7C82">
                <w:rPr>
                  <w:rFonts w:ascii="华文楷体" w:hAnsi="华文楷体"/>
                  <w:b/>
                  <w:noProof/>
                </w:rPr>
                <w:drawing>
                  <wp:inline distT="0" distB="0" distL="0" distR="0" wp14:anchorId="2E90C682" wp14:editId="18A923E7">
                    <wp:extent cx="2332604" cy="798205"/>
                    <wp:effectExtent l="0" t="0" r="0" b="1905"/>
                    <wp:docPr id="614093579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74508581" name=""/>
                            <pic:cNvPicPr/>
                          </pic:nvPicPr>
                          <pic:blipFill>
                            <a:blip r:embed="rId4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61755" cy="80818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5472EB65" w14:textId="76F7958B" w:rsidTr="00625DF2">
        <w:trPr>
          <w:cantSplit/>
          <w:trPrChange w:id="610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11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1" w14:textId="77777777" w:rsidR="0085696E" w:rsidRPr="0095704C" w:rsidRDefault="0085696E" w:rsidP="0085696E">
            <w:pPr>
              <w:spacing w:line="260" w:lineRule="auto"/>
              <w:rPr>
                <w:sz w:val="13"/>
                <w:szCs w:val="13"/>
                <w:rPrChange w:id="612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613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Total Weight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14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3" w14:textId="77777777" w:rsidR="0085696E" w:rsidRPr="0095704C" w:rsidRDefault="0085696E" w:rsidP="0085696E">
            <w:pPr>
              <w:spacing w:line="260" w:lineRule="auto"/>
              <w:rPr>
                <w:sz w:val="13"/>
                <w:szCs w:val="13"/>
                <w:rPrChange w:id="615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616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—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17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4" w14:textId="77777777" w:rsidR="0085696E" w:rsidRPr="00D8206D" w:rsidRDefault="0085696E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618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color w:val="000000" w:themeColor="text1"/>
                <w:sz w:val="13"/>
                <w:szCs w:val="13"/>
                <w:rPrChange w:id="619" w:author="Li, Chandler Changjun" w:date="2026-10-14T09:42:00Z" w16du:dateUtc="2026-10-14T01:42:00Z">
                  <w:rPr>
                    <w:rFonts w:eastAsia="微软雅黑"/>
                    <w:sz w:val="16"/>
                    <w:szCs w:val="16"/>
                  </w:rPr>
                </w:rPrChange>
              </w:rPr>
              <w:t>预报 C.W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620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2ED26CC5" w14:textId="6FF688A4" w:rsidR="00996953" w:rsidRPr="00996953" w:rsidRDefault="00996953" w:rsidP="0085696E">
            <w:pPr>
              <w:spacing w:line="260" w:lineRule="auto"/>
              <w:rPr>
                <w:ins w:id="621" w:author="Li, Chandler Changjun" w:date="2026-10-14T21:48:00Z" w16du:dateUtc="2026-10-14T13:48:00Z"/>
                <w:b/>
                <w:bCs/>
                <w:noProof/>
                <w:rPrChange w:id="622" w:author="Li, Chandler Changjun" w:date="2026-10-14T21:49:00Z" w16du:dateUtc="2026-10-14T13:49:00Z">
                  <w:rPr>
                    <w:ins w:id="623" w:author="Li, Chandler Changjun" w:date="2026-10-14T21:48:00Z" w16du:dateUtc="2026-10-14T13:48:00Z"/>
                    <w:noProof/>
                  </w:rPr>
                </w:rPrChange>
              </w:rPr>
            </w:pPr>
            <w:ins w:id="624" w:author="Li, Chandler Changjun" w:date="2026-10-14T21:49:00Z" w16du:dateUtc="2026-10-14T13:49:00Z">
              <w:r w:rsidRPr="00996953">
                <w:rPr>
                  <w:rFonts w:hint="eastAsia"/>
                  <w:b/>
                  <w:bCs/>
                  <w:noProof/>
                  <w:rPrChange w:id="625" w:author="Li, Chandler Changjun" w:date="2026-10-14T21:49:00Z" w16du:dateUtc="2026-10-14T13:49:00Z">
                    <w:rPr>
                      <w:rFonts w:hint="eastAsia"/>
                      <w:noProof/>
                    </w:rPr>
                  </w:rPrChange>
                </w:rPr>
                <w:t>运单主页</w:t>
              </w:r>
            </w:ins>
          </w:p>
          <w:p w14:paraId="1330F627" w14:textId="31268BEA" w:rsidR="0085696E" w:rsidRPr="0095704C" w:rsidRDefault="00D827AA" w:rsidP="0085696E">
            <w:pPr>
              <w:spacing w:line="260" w:lineRule="auto"/>
              <w:rPr>
                <w:rFonts w:eastAsia="微软雅黑"/>
                <w:sz w:val="13"/>
                <w:szCs w:val="13"/>
                <w:rPrChange w:id="626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</w:pPr>
            <w:ins w:id="627" w:author="Li, Chandler Changjun" w:date="2026-10-14T21:48:00Z" w16du:dateUtc="2026-10-14T13:48:00Z">
              <w:r w:rsidRPr="0042101F">
                <w:rPr>
                  <w:noProof/>
                </w:rPr>
                <w:drawing>
                  <wp:inline distT="0" distB="0" distL="0" distR="0" wp14:anchorId="57204CA9" wp14:editId="09308F5C">
                    <wp:extent cx="2349149" cy="438887"/>
                    <wp:effectExtent l="0" t="0" r="0" b="0"/>
                    <wp:docPr id="102004415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20044152" name=""/>
                            <pic:cNvPicPr/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61484" cy="44119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14:paraId="5472EB6A" w14:textId="5EAF2B34" w:rsidTr="00625DF2">
        <w:trPr>
          <w:cantSplit/>
          <w:trPrChange w:id="628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29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6" w14:textId="77777777" w:rsidR="0085696E" w:rsidRPr="0095704C" w:rsidRDefault="0085696E" w:rsidP="0085696E">
            <w:pPr>
              <w:spacing w:line="260" w:lineRule="auto"/>
              <w:rPr>
                <w:sz w:val="13"/>
                <w:szCs w:val="13"/>
                <w:rPrChange w:id="630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631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Total Pieces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32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8" w14:textId="77777777" w:rsidR="0085696E" w:rsidRPr="0095704C" w:rsidRDefault="0085696E" w:rsidP="0085696E">
            <w:pPr>
              <w:spacing w:line="260" w:lineRule="auto"/>
              <w:rPr>
                <w:sz w:val="13"/>
                <w:szCs w:val="13"/>
                <w:rPrChange w:id="633" w:author="Li, Chandler Changjun" w:date="2026-10-13T16:19:00Z" w16du:dateUtc="2026-10-13T08:19:00Z">
                  <w:rPr/>
                </w:rPrChange>
              </w:rPr>
            </w:pPr>
            <w:r w:rsidRPr="0095704C">
              <w:rPr>
                <w:rFonts w:eastAsia="微软雅黑"/>
                <w:sz w:val="13"/>
                <w:szCs w:val="13"/>
                <w:rPrChange w:id="634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  <w:t>—</w:t>
            </w:r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35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9" w14:textId="77777777" w:rsidR="0085696E" w:rsidRPr="00D8206D" w:rsidRDefault="0085696E" w:rsidP="0085696E">
            <w:pPr>
              <w:spacing w:line="260" w:lineRule="auto"/>
              <w:rPr>
                <w:color w:val="000000" w:themeColor="text1"/>
                <w:sz w:val="13"/>
                <w:szCs w:val="13"/>
                <w:rPrChange w:id="636" w:author="Li, Chandler Changjun" w:date="2026-10-14T09:42:00Z" w16du:dateUtc="2026-10-14T01:42:00Z">
                  <w:rPr/>
                </w:rPrChange>
              </w:rPr>
            </w:pPr>
            <w:r w:rsidRPr="00D8206D">
              <w:rPr>
                <w:rFonts w:eastAsia="微软雅黑"/>
                <w:color w:val="000000" w:themeColor="text1"/>
                <w:sz w:val="13"/>
                <w:szCs w:val="13"/>
                <w:rPrChange w:id="637" w:author="Li, Chandler Changjun" w:date="2026-10-14T09:42:00Z" w16du:dateUtc="2026-10-14T01:42:00Z">
                  <w:rPr>
                    <w:rFonts w:eastAsia="微软雅黑"/>
                    <w:sz w:val="16"/>
                    <w:szCs w:val="16"/>
                  </w:rPr>
                </w:rPrChange>
              </w:rPr>
              <w:t>预报 Package QTY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638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01194755" w14:textId="5CD98D7E" w:rsidR="0085696E" w:rsidRPr="0095704C" w:rsidRDefault="009549AD" w:rsidP="0085696E">
            <w:pPr>
              <w:spacing w:line="260" w:lineRule="auto"/>
              <w:rPr>
                <w:rFonts w:eastAsia="微软雅黑"/>
                <w:sz w:val="13"/>
                <w:szCs w:val="13"/>
                <w:rPrChange w:id="639" w:author="Li, Chandler Changjun" w:date="2026-10-13T16:19:00Z" w16du:dateUtc="2026-10-13T08:19:00Z">
                  <w:rPr>
                    <w:rFonts w:eastAsia="微软雅黑"/>
                    <w:sz w:val="16"/>
                    <w:szCs w:val="16"/>
                  </w:rPr>
                </w:rPrChange>
              </w:rPr>
            </w:pPr>
            <w:ins w:id="640" w:author="Li, Chandler Changjun" w:date="2026-10-14T22:04:00Z" w16du:dateUtc="2026-10-14T14:04:00Z">
              <w:r w:rsidRPr="0042101F">
                <w:rPr>
                  <w:noProof/>
                </w:rPr>
                <w:drawing>
                  <wp:inline distT="0" distB="0" distL="0" distR="0" wp14:anchorId="21160087" wp14:editId="641F0824">
                    <wp:extent cx="2542516" cy="475013"/>
                    <wp:effectExtent l="0" t="0" r="0" b="1270"/>
                    <wp:docPr id="115688050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20044152" name=""/>
                            <pic:cNvPicPr/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54369" cy="47722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5696E" w:rsidRPr="0095704C" w:rsidDel="0008018E" w14:paraId="5472EB6F" w14:textId="5B00F601" w:rsidTr="00625DF2">
        <w:trPr>
          <w:cantSplit/>
          <w:trPrChange w:id="641" w:author="Li, Chandler Changjun" w:date="2026-10-14T21:16:00Z" w16du:dateUtc="2026-10-14T13:16:00Z">
            <w:trPr>
              <w:cantSplit/>
            </w:trPr>
          </w:trPrChange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42" w:author="Li, Chandler Changjun" w:date="2026-10-14T21:16:00Z" w16du:dateUtc="2026-10-14T13:16:00Z">
              <w:tcPr>
                <w:tcW w:w="1975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B" w14:textId="1AA5A6CB" w:rsidR="0085696E" w:rsidRPr="0095704C" w:rsidDel="0008018E" w:rsidRDefault="0085696E" w:rsidP="000E2EF1">
            <w:pPr>
              <w:spacing w:line="260" w:lineRule="auto"/>
              <w:rPr>
                <w:del w:id="643" w:author="Li, Chandler Changjun" w:date="2026-10-14T09:28:00Z" w16du:dateUtc="2026-10-14T01:28:00Z"/>
                <w:sz w:val="13"/>
                <w:szCs w:val="13"/>
                <w:rPrChange w:id="644" w:author="Li, Chandler Changjun" w:date="2026-10-13T16:19:00Z" w16du:dateUtc="2026-10-13T08:19:00Z">
                  <w:rPr>
                    <w:del w:id="645" w:author="Li, Chandler Changjun" w:date="2026-10-14T09:28:00Z" w16du:dateUtc="2026-10-14T01:28:00Z"/>
                  </w:rPr>
                </w:rPrChange>
              </w:rPr>
            </w:pPr>
            <w:moveFromRangeStart w:id="646" w:author="Li, Chandler Changjun" w:date="2026-10-14T09:28:00Z" w:name="move242862512"/>
            <w:del w:id="647" w:author="Li, Chandler Changjun" w:date="2026-10-14T09:28:00Z" w16du:dateUtc="2026-10-14T01:28:00Z">
              <w:r w:rsidRPr="0095704C" w:rsidDel="0008018E">
                <w:rPr>
                  <w:rFonts w:eastAsia="微软雅黑"/>
                  <w:sz w:val="13"/>
                  <w:szCs w:val="13"/>
                  <w:rPrChange w:id="648" w:author="Li, Chandler Changjun" w:date="2026-10-13T16:19:00Z" w16du:dateUtc="2026-10-13T08:19:00Z">
                    <w:rPr>
                      <w:rFonts w:eastAsia="微软雅黑"/>
                      <w:sz w:val="16"/>
                      <w:szCs w:val="16"/>
                    </w:rPr>
                  </w:rPrChange>
                </w:rPr>
                <w:delText>Our delivery note number（DN）</w:delText>
              </w:r>
            </w:del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49" w:author="Li, Chandler Changjun" w:date="2026-10-14T21:16:00Z" w16du:dateUtc="2026-10-14T13:16:00Z">
              <w:tcPr>
                <w:tcW w:w="1999" w:type="dxa"/>
                <w:gridSpan w:val="3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D" w14:textId="75C3D2F1" w:rsidR="0085696E" w:rsidRPr="0095704C" w:rsidDel="0008018E" w:rsidRDefault="0085696E" w:rsidP="0085696E">
            <w:pPr>
              <w:spacing w:line="260" w:lineRule="auto"/>
              <w:rPr>
                <w:del w:id="650" w:author="Li, Chandler Changjun" w:date="2026-10-14T09:28:00Z" w16du:dateUtc="2026-10-14T01:28:00Z"/>
                <w:sz w:val="13"/>
                <w:szCs w:val="13"/>
                <w:rPrChange w:id="651" w:author="Li, Chandler Changjun" w:date="2026-10-13T16:19:00Z" w16du:dateUtc="2026-10-13T08:19:00Z">
                  <w:rPr>
                    <w:del w:id="652" w:author="Li, Chandler Changjun" w:date="2026-10-14T09:28:00Z" w16du:dateUtc="2026-10-14T01:28:00Z"/>
                  </w:rPr>
                </w:rPrChange>
              </w:rPr>
            </w:pPr>
            <w:del w:id="653" w:author="Li, Chandler Changjun" w:date="2026-10-14T09:28:00Z" w16du:dateUtc="2026-10-14T01:28:00Z">
              <w:r w:rsidRPr="0095704C" w:rsidDel="0008018E">
                <w:rPr>
                  <w:rFonts w:eastAsia="微软雅黑"/>
                  <w:sz w:val="13"/>
                  <w:szCs w:val="13"/>
                  <w:rPrChange w:id="654" w:author="Li, Chandler Changjun" w:date="2026-10-13T16:19:00Z" w16du:dateUtc="2026-10-13T08:19:00Z">
                    <w:rPr>
                      <w:rFonts w:eastAsia="微软雅黑"/>
                      <w:sz w:val="16"/>
                      <w:szCs w:val="16"/>
                    </w:rPr>
                  </w:rPrChange>
                </w:rPr>
                <w:delText>同一运单下不同包裹填同一个</w:delText>
              </w:r>
            </w:del>
          </w:p>
        </w:tc>
        <w:tc>
          <w:tcPr>
            <w:tcW w:w="3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655" w:author="Li, Chandler Changjun" w:date="2026-10-14T21:16:00Z" w16du:dateUtc="2026-10-14T13:16:00Z">
              <w:tcPr>
                <w:tcW w:w="211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B6E" w14:textId="7D8943E3" w:rsidR="0085696E" w:rsidRPr="00D8206D" w:rsidDel="0008018E" w:rsidRDefault="0085696E" w:rsidP="0085696E">
            <w:pPr>
              <w:spacing w:line="260" w:lineRule="auto"/>
              <w:rPr>
                <w:del w:id="656" w:author="Li, Chandler Changjun" w:date="2026-10-14T09:28:00Z" w16du:dateUtc="2026-10-14T01:28:00Z"/>
                <w:color w:val="000000" w:themeColor="text1"/>
                <w:sz w:val="13"/>
                <w:szCs w:val="13"/>
                <w:rPrChange w:id="657" w:author="Li, Chandler Changjun" w:date="2026-10-14T09:42:00Z" w16du:dateUtc="2026-10-14T01:42:00Z">
                  <w:rPr>
                    <w:del w:id="658" w:author="Li, Chandler Changjun" w:date="2026-10-14T09:28:00Z" w16du:dateUtc="2026-10-14T01:28:00Z"/>
                  </w:rPr>
                </w:rPrChange>
              </w:rPr>
            </w:pPr>
            <w:del w:id="659" w:author="Li, Chandler Changjun" w:date="2026-10-14T09:28:00Z" w16du:dateUtc="2026-10-14T01:28:00Z">
              <w:r w:rsidRPr="00D8206D" w:rsidDel="0008018E">
                <w:rPr>
                  <w:rFonts w:eastAsia="微软雅黑"/>
                  <w:color w:val="000000" w:themeColor="text1"/>
                  <w:sz w:val="13"/>
                  <w:szCs w:val="13"/>
                  <w:rPrChange w:id="660" w:author="Li, Chandler Changjun" w:date="2026-10-14T09:42:00Z" w16du:dateUtc="2026-10-14T01:42:00Z">
                    <w:rPr>
                      <w:rFonts w:eastAsia="微软雅黑"/>
                      <w:sz w:val="16"/>
                      <w:szCs w:val="16"/>
                    </w:rPr>
                  </w:rPrChange>
                </w:rPr>
                <w:delText>MBZ/DN No.</w:delText>
              </w:r>
            </w:del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PrChange w:id="661" w:author="Li, Chandler Changjun" w:date="2026-10-14T21:16:00Z" w16du:dateUtc="2026-10-14T13:16:00Z">
              <w:tcPr>
                <w:tcW w:w="3685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</w:tcPr>
            </w:tcPrChange>
          </w:tcPr>
          <w:p w14:paraId="4CF5054A" w14:textId="15FE61F7" w:rsidR="0085696E" w:rsidRPr="0095704C" w:rsidDel="0008018E" w:rsidRDefault="0085696E" w:rsidP="0085696E">
            <w:pPr>
              <w:spacing w:line="260" w:lineRule="auto"/>
              <w:rPr>
                <w:del w:id="662" w:author="Li, Chandler Changjun" w:date="2026-10-14T09:28:00Z" w16du:dateUtc="2026-10-14T01:28:00Z"/>
                <w:rFonts w:eastAsia="微软雅黑"/>
                <w:sz w:val="13"/>
                <w:szCs w:val="13"/>
                <w:rPrChange w:id="663" w:author="Li, Chandler Changjun" w:date="2026-10-13T16:19:00Z" w16du:dateUtc="2026-10-13T08:19:00Z">
                  <w:rPr>
                    <w:del w:id="664" w:author="Li, Chandler Changjun" w:date="2026-10-14T09:28:00Z" w16du:dateUtc="2026-10-14T01:28:00Z"/>
                    <w:rFonts w:eastAsia="微软雅黑"/>
                    <w:sz w:val="16"/>
                    <w:szCs w:val="16"/>
                  </w:rPr>
                </w:rPrChange>
              </w:rPr>
            </w:pPr>
          </w:p>
        </w:tc>
      </w:tr>
      <w:moveFromRangeEnd w:id="646"/>
    </w:tbl>
    <w:p w14:paraId="5472EBD9" w14:textId="77777777" w:rsidR="00357BE4" w:rsidRDefault="00357BE4">
      <w:pPr>
        <w:spacing w:after="80"/>
      </w:pPr>
    </w:p>
    <w:p w14:paraId="5472EBDA" w14:textId="77777777" w:rsidR="00357BE4" w:rsidRDefault="009F6C1D">
      <w:pPr>
        <w:pStyle w:val="Heading3"/>
      </w:pPr>
      <w:bookmarkStart w:id="665" w:name="_Toc242797458"/>
      <w:r>
        <w:t>8.0.2 发票信息表字段</w:t>
      </w:r>
      <w:bookmarkEnd w:id="665"/>
    </w:p>
    <w:p w14:paraId="5472EBDB" w14:textId="77777777" w:rsidR="00357BE4" w:rsidRDefault="009F6C1D">
      <w:pPr>
        <w:spacing w:after="80"/>
      </w:pPr>
      <w:r>
        <w:rPr>
          <w:rFonts w:eastAsia="微软雅黑"/>
        </w:rPr>
        <w:t>未列出取值的字段留空。</w:t>
      </w:r>
    </w:p>
    <w:p w14:paraId="5472EBDC" w14:textId="77777777" w:rsidR="00357BE4" w:rsidRDefault="009F6C1D">
      <w:pPr>
        <w:pStyle w:val="Heading4"/>
      </w:pPr>
      <w:r>
        <w:t>导入模板-INV 表头（一行 = 一张发票）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1"/>
        <w:gridCol w:w="3950"/>
        <w:gridCol w:w="4615"/>
      </w:tblGrid>
      <w:tr w:rsidR="00357BE4" w14:paraId="5472EBE0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D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BE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SH Tracking No.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BE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No.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number</w:t>
            </w:r>
          </w:p>
        </w:tc>
      </w:tr>
      <w:tr w:rsidR="00357BE4" w14:paraId="5472EBE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type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EME</w:t>
            </w:r>
          </w:p>
        </w:tc>
      </w:tr>
      <w:tr w:rsidR="00357BE4" w14:paraId="5472EBF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date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E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Document date，YYYY-MM-DD</w:t>
            </w:r>
          </w:p>
        </w:tc>
      </w:tr>
      <w:tr w:rsidR="00357BE4" w14:paraId="5472EBF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PDC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BJ PDC</w:t>
            </w:r>
          </w:p>
        </w:tc>
      </w:tr>
      <w:tr w:rsidR="00357BE4" w14:paraId="5472EBF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Supplier name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按类别，见 8.0.4</w:t>
            </w:r>
          </w:p>
        </w:tc>
      </w:tr>
      <w:tr w:rsidR="00357BE4" w14:paraId="5472EBF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Customer account No.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0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Freight type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B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Air</w:t>
            </w:r>
          </w:p>
        </w:tc>
      </w:tr>
      <w:tr w:rsidR="00357BE4" w14:paraId="5472EC0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9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Incoterm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3" w14:textId="4051C45F" w:rsidR="00357BE4" w:rsidRDefault="005C7EBF">
            <w:pPr>
              <w:spacing w:line="260" w:lineRule="auto"/>
            </w:pPr>
            <w:ins w:id="666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Incoterms（取国际贸易术语）</w:t>
              </w:r>
            </w:ins>
            <w:del w:id="667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Incoterms 中的国际贸易术语</w:delText>
              </w:r>
            </w:del>
          </w:p>
        </w:tc>
      </w:tr>
      <w:tr w:rsidR="00357BE4" w14:paraId="5472EC0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10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Goods value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Value of goods</w:t>
            </w:r>
          </w:p>
        </w:tc>
      </w:tr>
      <w:tr w:rsidR="00357BE4" w14:paraId="5472EC0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11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Currency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币制</w:t>
            </w:r>
          </w:p>
        </w:tc>
      </w:tr>
      <w:tr w:rsidR="00357BE4" w14:paraId="5472EC1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Packing fee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0F" w14:textId="0A632753" w:rsidR="00357BE4" w:rsidRDefault="005C7EBF">
            <w:pPr>
              <w:spacing w:line="260" w:lineRule="auto"/>
            </w:pPr>
            <w:ins w:id="668" w:author="Li, Chandler Changjun" w:date="2026-10-14T21:42:00Z" w16du:dateUtc="2026-10-14T13:42:00Z">
              <w:r>
                <w:rPr>
                  <w:rFonts w:eastAsia="微软雅黑" w:hint="eastAsia"/>
                  <w:sz w:val="16"/>
                  <w:szCs w:val="16"/>
                </w:rPr>
                <w:t>其他费用（按对应名目，如有）</w:t>
              </w:r>
            </w:ins>
            <w:del w:id="669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发票有对应名目的其他费用时填写</w:delText>
              </w:r>
            </w:del>
          </w:p>
        </w:tc>
      </w:tr>
      <w:tr w:rsidR="00357BE4" w14:paraId="5472EC1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13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Charge to airport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357BE4" w14:paraId="5472EC1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14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Insurance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357BE4" w14:paraId="5472EC1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15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Freight charge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Transport costs</w:t>
            </w:r>
          </w:p>
        </w:tc>
      </w:tr>
      <w:tr w:rsidR="00357BE4" w14:paraId="5472EC2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16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DGR fee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1F" w14:textId="516C5720" w:rsidR="00357BE4" w:rsidRDefault="005C7EBF">
            <w:pPr>
              <w:spacing w:line="260" w:lineRule="auto"/>
            </w:pPr>
            <w:ins w:id="670" w:author="Li, Chandler Changjun" w:date="2026-10-14T21:42:00Z" w16du:dateUtc="2026-10-14T13:42:00Z">
              <w:r>
                <w:rPr>
                  <w:rFonts w:eastAsia="微软雅黑" w:hint="eastAsia"/>
                  <w:sz w:val="16"/>
                  <w:szCs w:val="16"/>
                </w:rPr>
                <w:t>其他费用（按对应名目，如有）</w:t>
              </w:r>
            </w:ins>
            <w:del w:id="671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发票有对应名目的其他费用时填写</w:delText>
              </w:r>
            </w:del>
          </w:p>
        </w:tc>
      </w:tr>
      <w:tr w:rsidR="00357BE4" w14:paraId="5472EC2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17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Others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357BE4" w14:paraId="5472EC2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18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Total Amount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Overall value</w:t>
            </w:r>
          </w:p>
        </w:tc>
      </w:tr>
      <w:tr w:rsidR="00357BE4" w14:paraId="5472EC2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19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Urgent Invoice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3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BOL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2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34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21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Gross Weight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3" w14:textId="1B0E0A55" w:rsidR="00357BE4" w:rsidRDefault="005C7EBF">
            <w:pPr>
              <w:spacing w:line="260" w:lineRule="auto"/>
            </w:pPr>
            <w:ins w:id="672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Gross weight（总和）</w:t>
              </w:r>
            </w:ins>
            <w:del w:id="673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Gross weight 总和</w:delText>
              </w:r>
            </w:del>
          </w:p>
        </w:tc>
      </w:tr>
      <w:tr w:rsidR="00357BE4" w14:paraId="5472EC38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22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Volume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3C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23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Remark 1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按类别，见 8.0.4</w:t>
            </w:r>
          </w:p>
        </w:tc>
      </w:tr>
      <w:tr w:rsidR="00357BE4" w14:paraId="5472EC40" w14:textId="77777777">
        <w:trPr>
          <w:cantSplit/>
        </w:trPr>
        <w:tc>
          <w:tcPr>
            <w:tcW w:w="1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24</w:t>
            </w:r>
          </w:p>
        </w:tc>
        <w:tc>
          <w:tcPr>
            <w:tcW w:w="3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Remark 2</w:t>
            </w:r>
          </w:p>
        </w:tc>
        <w:tc>
          <w:tcPr>
            <w:tcW w:w="4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3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按类别，见 8.0.4</w:t>
            </w:r>
          </w:p>
        </w:tc>
      </w:tr>
    </w:tbl>
    <w:p w14:paraId="5472EC41" w14:textId="77777777" w:rsidR="00357BE4" w:rsidRDefault="00357BE4">
      <w:pPr>
        <w:spacing w:after="80"/>
      </w:pPr>
    </w:p>
    <w:p w14:paraId="5472EC42" w14:textId="77777777" w:rsidR="00357BE4" w:rsidRDefault="009F6C1D">
      <w:pPr>
        <w:pStyle w:val="Heading4"/>
      </w:pPr>
      <w:r>
        <w:t>导入模板-INV 表体（一行 = 一条零件，相同 MBZ/DN No. + Part Number 合并）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3901"/>
        <w:gridCol w:w="4717"/>
      </w:tblGrid>
      <w:tr w:rsidR="00357BE4" w14:paraId="5472EC46" w14:textId="77777777">
        <w:trPr>
          <w:cantSplit/>
          <w:tblHeader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C4A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Item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9" w14:textId="6FD18A5F" w:rsidR="00357BE4" w:rsidRDefault="005C7EBF">
            <w:pPr>
              <w:spacing w:line="260" w:lineRule="auto"/>
            </w:pPr>
            <w:ins w:id="674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Item；合并行取重复的第一行</w:t>
              </w:r>
            </w:ins>
            <w:del w:id="675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发票 Item；合并行取重复的第一行</w:delText>
              </w:r>
            </w:del>
          </w:p>
        </w:tc>
      </w:tr>
      <w:tr w:rsidR="00357BE4" w14:paraId="5472EC4E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MBZ/DN No.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D" w14:textId="71E994FC" w:rsidR="00357BE4" w:rsidRDefault="005C7EBF">
            <w:pPr>
              <w:spacing w:line="260" w:lineRule="auto"/>
            </w:pPr>
            <w:ins w:id="676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Our delivery note number（DN）</w:t>
              </w:r>
            </w:ins>
            <w:del w:id="677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DN</w:delText>
              </w:r>
            </w:del>
          </w:p>
        </w:tc>
      </w:tr>
      <w:tr w:rsidR="00357BE4" w14:paraId="5472EC52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4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No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number</w:t>
            </w:r>
          </w:p>
        </w:tc>
      </w:tr>
      <w:tr w:rsidR="00357BE4" w14:paraId="5472EC56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Part Number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5" w14:textId="7C7E008A" w:rsidR="00357BE4" w:rsidRDefault="005C7EBF">
            <w:pPr>
              <w:spacing w:line="260" w:lineRule="auto"/>
            </w:pPr>
            <w:ins w:id="678" w:author="Li, Chandler Changjun" w:date="2026-10-14T21:42:00Z" w16du:dateUtc="2026-10-14T13:42:00Z">
              <w:r>
                <w:rPr>
                  <w:rFonts w:eastAsia="微软雅黑" w:hint="eastAsia"/>
                  <w:sz w:val="16"/>
                  <w:szCs w:val="16"/>
                </w:rPr>
                <w:t>按</w:t>
              </w:r>
              <w:r>
                <w:rPr>
                  <w:rFonts w:eastAsia="微软雅黑"/>
                  <w:sz w:val="16"/>
                  <w:szCs w:val="16"/>
                </w:rPr>
                <w:t xml:space="preserve"> Article no / System number（SN）查表（R5）</w:t>
              </w:r>
            </w:ins>
            <w:del w:id="679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PN（R5）</w:delText>
              </w:r>
            </w:del>
          </w:p>
        </w:tc>
      </w:tr>
      <w:tr w:rsidR="00357BE4" w14:paraId="5472EC5A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Description EN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Article designation</w:t>
            </w:r>
          </w:p>
        </w:tc>
      </w:tr>
      <w:tr w:rsidR="00357BE4" w14:paraId="5472EC5E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Qty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Amount Qu；合并行加总</w:t>
            </w:r>
          </w:p>
        </w:tc>
      </w:tr>
      <w:tr w:rsidR="00357BE4" w14:paraId="5472EC62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5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Item Net Weight (kg)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1" w14:textId="649511CD" w:rsidR="00357BE4" w:rsidRDefault="005C7EBF">
            <w:pPr>
              <w:spacing w:line="260" w:lineRule="auto"/>
            </w:pPr>
            <w:ins w:id="680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Net weight（总和）；合并行加总</w:t>
              </w:r>
            </w:ins>
            <w:del w:id="681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Total Net Weight；合并行加总</w:delText>
              </w:r>
            </w:del>
          </w:p>
        </w:tc>
      </w:tr>
      <w:tr w:rsidR="00357BE4" w14:paraId="5472EC66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Unit Price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Unit Price</w:t>
            </w:r>
          </w:p>
        </w:tc>
      </w:tr>
      <w:tr w:rsidR="00357BE4" w14:paraId="5472EC6A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9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Total Price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Value of goods；合并行加总</w:t>
            </w:r>
          </w:p>
        </w:tc>
      </w:tr>
      <w:tr w:rsidR="00357BE4" w14:paraId="5472EC6E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10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Country of Origin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D" w14:textId="77E2CE34" w:rsidR="00357BE4" w:rsidRDefault="005C7EBF">
            <w:pPr>
              <w:spacing w:line="260" w:lineRule="auto"/>
            </w:pPr>
            <w:ins w:id="682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Country of origin，按 8.0.4 转换</w:t>
              </w:r>
            </w:ins>
            <w:del w:id="683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见 8.0.4</w:delText>
              </w:r>
            </w:del>
          </w:p>
        </w:tc>
      </w:tr>
      <w:tr w:rsidR="00357BE4" w14:paraId="5472EC72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6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11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Discount group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76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Dealer Code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7A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13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No.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9" w14:textId="1BC8E9D5" w:rsidR="00357BE4" w:rsidRDefault="005C7EBF">
            <w:pPr>
              <w:spacing w:line="260" w:lineRule="auto"/>
            </w:pPr>
            <w:ins w:id="684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Your reference，按 8.0.4 截取</w:t>
              </w:r>
            </w:ins>
            <w:del w:id="685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见 8.0.4</w:delText>
              </w:r>
            </w:del>
          </w:p>
        </w:tc>
      </w:tr>
      <w:tr w:rsidR="00357BE4" w14:paraId="5472EC7E" w14:textId="77777777">
        <w:trPr>
          <w:cantSplit/>
        </w:trPr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14</w:t>
            </w:r>
          </w:p>
        </w:tc>
        <w:tc>
          <w:tcPr>
            <w:tcW w:w="3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Line</w:t>
            </w:r>
          </w:p>
        </w:tc>
        <w:tc>
          <w:tcPr>
            <w:tcW w:w="4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7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</w:tbl>
    <w:p w14:paraId="5472EC7F" w14:textId="77777777" w:rsidR="00357BE4" w:rsidRDefault="00357BE4">
      <w:pPr>
        <w:spacing w:after="80"/>
      </w:pPr>
    </w:p>
    <w:p w14:paraId="5472EC80" w14:textId="77777777" w:rsidR="00357BE4" w:rsidRDefault="009F6C1D">
      <w:pPr>
        <w:pStyle w:val="Heading4"/>
      </w:pPr>
      <w:r>
        <w:t>导入模板-DN表头（一行 = 一个包裹）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9"/>
        <w:gridCol w:w="3450"/>
        <w:gridCol w:w="5077"/>
      </w:tblGrid>
      <w:tr w:rsidR="00357BE4" w14:paraId="5472EC84" w14:textId="77777777">
        <w:trPr>
          <w:cantSplit/>
          <w:tblHeader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C88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Container No.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8C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MBZ/DN No.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B" w14:textId="1913F387" w:rsidR="00357BE4" w:rsidRDefault="005C7EBF">
            <w:pPr>
              <w:spacing w:line="260" w:lineRule="auto"/>
            </w:pPr>
            <w:ins w:id="686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Our delivery note number（DN）</w:t>
              </w:r>
            </w:ins>
            <w:del w:id="687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DN</w:delText>
              </w:r>
            </w:del>
          </w:p>
        </w:tc>
      </w:tr>
      <w:tr w:rsidR="00357BE4" w14:paraId="5472EC90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PID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8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number（SN）</w:t>
            </w:r>
          </w:p>
        </w:tc>
      </w:tr>
      <w:tr w:rsidR="00357BE4" w14:paraId="5472EC94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Package Type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纸箱</w:t>
            </w:r>
          </w:p>
        </w:tc>
      </w:tr>
      <w:tr w:rsidR="00357BE4" w14:paraId="5472EC98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Length(MM)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Dimensions 长 × 10</w:t>
            </w:r>
          </w:p>
        </w:tc>
      </w:tr>
      <w:tr w:rsidR="00357BE4" w14:paraId="5472EC9C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Width(MM)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Dimensions 宽 × 10</w:t>
            </w:r>
          </w:p>
        </w:tc>
      </w:tr>
      <w:tr w:rsidR="00357BE4" w14:paraId="5472ECA0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Height(MM)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9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Dimensions 高 × 10</w:t>
            </w:r>
          </w:p>
        </w:tc>
      </w:tr>
      <w:tr w:rsidR="00357BE4" w14:paraId="5472ECA4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N.W（KG)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3" w14:textId="3BF0F1A3" w:rsidR="00357BE4" w:rsidRDefault="005C7EBF">
            <w:pPr>
              <w:spacing w:line="260" w:lineRule="auto"/>
            </w:pPr>
            <w:ins w:id="688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Net weight（该包裹）</w:t>
              </w:r>
            </w:ins>
            <w:del w:id="689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该包裹 Net weight</w:delText>
              </w:r>
            </w:del>
          </w:p>
        </w:tc>
      </w:tr>
      <w:tr w:rsidR="00357BE4" w14:paraId="5472ECA8" w14:textId="77777777">
        <w:trPr>
          <w:cantSplit/>
        </w:trPr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9</w:t>
            </w:r>
          </w:p>
        </w:tc>
        <w:tc>
          <w:tcPr>
            <w:tcW w:w="3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G.W（KG)</w:t>
            </w:r>
          </w:p>
        </w:tc>
        <w:tc>
          <w:tcPr>
            <w:tcW w:w="5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7" w14:textId="081A4D64" w:rsidR="00357BE4" w:rsidRDefault="005C7EBF">
            <w:pPr>
              <w:spacing w:line="260" w:lineRule="auto"/>
            </w:pPr>
            <w:ins w:id="690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Gross weight（该包裹）</w:t>
              </w:r>
            </w:ins>
            <w:del w:id="691" w:author="Li, Chandler Changjun" w:date="2026-10-14T21:42:00Z" w16du:dateUtc="2026-10-14T13:42:00Z">
              <w:r w:rsidR="009F6C1D" w:rsidDel="005C7EBF">
                <w:rPr>
                  <w:rFonts w:eastAsia="微软雅黑"/>
                  <w:sz w:val="16"/>
                  <w:szCs w:val="16"/>
                </w:rPr>
                <w:delText>该包裹 Gross weight</w:delText>
              </w:r>
            </w:del>
          </w:p>
        </w:tc>
      </w:tr>
    </w:tbl>
    <w:p w14:paraId="5472ECA9" w14:textId="77777777" w:rsidR="00357BE4" w:rsidRDefault="00357BE4">
      <w:pPr>
        <w:spacing w:after="80"/>
      </w:pPr>
    </w:p>
    <w:p w14:paraId="5472ECAA" w14:textId="77777777" w:rsidR="00357BE4" w:rsidRDefault="009F6C1D">
      <w:pPr>
        <w:pStyle w:val="Heading4"/>
      </w:pPr>
      <w:r>
        <w:t>导入模板-DN表体（一行 = 一个包裹内的一个零件）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9"/>
        <w:gridCol w:w="3513"/>
        <w:gridCol w:w="4764"/>
      </w:tblGrid>
      <w:tr w:rsidR="00357BE4" w14:paraId="5472ECAE" w14:textId="77777777">
        <w:trPr>
          <w:cantSplit/>
          <w:tblHeader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CB2" w14:textId="77777777">
        <w:trPr>
          <w:cantSplit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A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MBZ/DN No.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1" w14:textId="6AE81ADE" w:rsidR="00357BE4" w:rsidRDefault="009D27EE">
            <w:pPr>
              <w:spacing w:line="260" w:lineRule="auto"/>
            </w:pPr>
            <w:ins w:id="692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Our delivery note number（DN）</w:t>
              </w:r>
            </w:ins>
            <w:del w:id="693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DN</w:delText>
              </w:r>
            </w:del>
          </w:p>
        </w:tc>
      </w:tr>
      <w:tr w:rsidR="00357BE4" w14:paraId="5472ECB6" w14:textId="77777777">
        <w:trPr>
          <w:cantSplit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PID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number（SN）</w:t>
            </w:r>
          </w:p>
        </w:tc>
      </w:tr>
      <w:tr w:rsidR="00357BE4" w14:paraId="5472ECBA" w14:textId="77777777">
        <w:trPr>
          <w:cantSplit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Part Number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9" w14:textId="0CACB580" w:rsidR="00357BE4" w:rsidRDefault="009D27EE">
            <w:pPr>
              <w:spacing w:line="260" w:lineRule="auto"/>
            </w:pPr>
            <w:ins w:id="694" w:author="Li, Chandler Changjun" w:date="2026-10-14T21:42:00Z" w16du:dateUtc="2026-10-14T13:42:00Z">
              <w:r>
                <w:rPr>
                  <w:rFonts w:eastAsia="微软雅黑" w:hint="eastAsia"/>
                  <w:sz w:val="16"/>
                  <w:szCs w:val="16"/>
                </w:rPr>
                <w:t>按</w:t>
              </w:r>
              <w:r>
                <w:rPr>
                  <w:rFonts w:eastAsia="微软雅黑"/>
                  <w:sz w:val="16"/>
                  <w:szCs w:val="16"/>
                </w:rPr>
                <w:t xml:space="preserve"> Article no / System number（SN）查表（R5）</w:t>
              </w:r>
            </w:ins>
            <w:del w:id="695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PN（R5）</w:delText>
              </w:r>
            </w:del>
          </w:p>
        </w:tc>
      </w:tr>
      <w:tr w:rsidR="00357BE4" w14:paraId="5472ECBE" w14:textId="77777777">
        <w:trPr>
          <w:cantSplit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Description EN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Article designation</w:t>
            </w:r>
          </w:p>
        </w:tc>
      </w:tr>
      <w:tr w:rsidR="00357BE4" w14:paraId="5472ECC2" w14:textId="77777777">
        <w:trPr>
          <w:cantSplit/>
        </w:trPr>
        <w:tc>
          <w:tcPr>
            <w:tcW w:w="1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B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Qty</w:t>
            </w:r>
          </w:p>
        </w:tc>
        <w:tc>
          <w:tcPr>
            <w:tcW w:w="4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Amount Qu</w:t>
            </w:r>
          </w:p>
        </w:tc>
      </w:tr>
    </w:tbl>
    <w:p w14:paraId="5472ECC3" w14:textId="77777777" w:rsidR="00357BE4" w:rsidRDefault="00357BE4">
      <w:pPr>
        <w:spacing w:after="80"/>
      </w:pPr>
    </w:p>
    <w:p w14:paraId="5472ECC4" w14:textId="77777777" w:rsidR="00357BE4" w:rsidRDefault="009F6C1D">
      <w:pPr>
        <w:pStyle w:val="Heading3"/>
        <w:rPr>
          <w:ins w:id="696" w:author="Li, Chandler Changjun" w:date="2026-10-14T21:47:00Z" w16du:dateUtc="2026-10-14T13:47:00Z"/>
        </w:rPr>
      </w:pPr>
      <w:bookmarkStart w:id="697" w:name="_Toc242797459"/>
      <w:r>
        <w:t>8.0.3 预报字段</w:t>
      </w:r>
      <w:bookmarkEnd w:id="697"/>
    </w:p>
    <w:p w14:paraId="6A9B294B" w14:textId="7DD7F9A3" w:rsidR="00B37A11" w:rsidRDefault="00B37A11">
      <w:pPr>
        <w:pPrChange w:id="698" w:author="Li, Chandler Changjun" w:date="2026-10-14T21:47:00Z" w16du:dateUtc="2026-10-14T13:47:00Z">
          <w:pPr>
            <w:pStyle w:val="Heading3"/>
          </w:pPr>
        </w:pPrChange>
      </w:pPr>
      <w:ins w:id="699" w:author="Li, Chandler Changjun" w:date="2026-10-14T21:47:00Z" w16du:dateUtc="2026-10-14T13:47:00Z">
        <w:r w:rsidRPr="007B02D8">
          <w:rPr>
            <w:noProof/>
          </w:rPr>
          <w:drawing>
            <wp:inline distT="0" distB="0" distL="0" distR="0" wp14:anchorId="6190E437" wp14:editId="0E8FF184">
              <wp:extent cx="3948545" cy="2260399"/>
              <wp:effectExtent l="0" t="0" r="0" b="6985"/>
              <wp:docPr id="119932496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99324968" name="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6737" cy="22708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3320"/>
        <w:gridCol w:w="5445"/>
      </w:tblGrid>
      <w:tr w:rsidR="00357BE4" w14:paraId="5472ECC8" w14:textId="77777777">
        <w:trPr>
          <w:cantSplit/>
          <w:tblHeader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CCC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MAWB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000</w:t>
            </w:r>
          </w:p>
        </w:tc>
      </w:tr>
      <w:tr w:rsidR="00357BE4" w14:paraId="5472ECD0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HAWB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CF" w14:textId="46E27DDD" w:rsidR="00357BE4" w:rsidRDefault="009D27EE">
            <w:pPr>
              <w:spacing w:line="260" w:lineRule="auto"/>
            </w:pPr>
            <w:ins w:id="700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Hawb</w:t>
              </w:r>
            </w:ins>
            <w:del w:id="701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运单主页 Hawb</w:delText>
              </w:r>
            </w:del>
          </w:p>
        </w:tc>
      </w:tr>
      <w:tr w:rsidR="00357BE4" w14:paraId="5472ECD4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Airline/Carrier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预报固定值表，默认 Fedex</w:t>
            </w:r>
          </w:p>
        </w:tc>
      </w:tr>
      <w:tr w:rsidR="00357BE4" w14:paraId="5472ECD8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Flight No./Vessels NO.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预报固定值表，默认 Fedex</w:t>
            </w:r>
          </w:p>
        </w:tc>
      </w:tr>
      <w:tr w:rsidR="00357BE4" w14:paraId="5472ECDC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DG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N</w:t>
            </w:r>
          </w:p>
        </w:tc>
      </w:tr>
      <w:tr w:rsidR="00357BE4" w14:paraId="5472ECE0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C.W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DF" w14:textId="12E32FBC" w:rsidR="00357BE4" w:rsidRDefault="009D27EE">
            <w:pPr>
              <w:spacing w:line="260" w:lineRule="auto"/>
            </w:pPr>
            <w:ins w:id="702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Total Weight</w:t>
              </w:r>
            </w:ins>
            <w:del w:id="703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运单主页 Total Weight</w:delText>
              </w:r>
            </w:del>
          </w:p>
        </w:tc>
      </w:tr>
      <w:tr w:rsidR="00357BE4" w14:paraId="5472ECE4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Terminal WH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预报固定值表，默认 联邦库</w:t>
            </w:r>
          </w:p>
        </w:tc>
      </w:tr>
      <w:tr w:rsidR="00357BE4" w14:paraId="5472ECE8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Avis/Shipping Log NO.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EC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9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Package QTY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B" w14:textId="24EA129E" w:rsidR="00357BE4" w:rsidRDefault="009D27EE">
            <w:pPr>
              <w:spacing w:line="260" w:lineRule="auto"/>
            </w:pPr>
            <w:ins w:id="704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Total Pieces</w:t>
              </w:r>
            </w:ins>
            <w:del w:id="705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运单主页 Total Pieces</w:delText>
              </w:r>
            </w:del>
          </w:p>
        </w:tc>
      </w:tr>
      <w:tr w:rsidR="00357BE4" w14:paraId="5472ECF0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10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G.W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EF" w14:textId="4BA0880F" w:rsidR="00357BE4" w:rsidRDefault="009D27EE">
            <w:pPr>
              <w:spacing w:line="260" w:lineRule="auto"/>
            </w:pPr>
            <w:ins w:id="706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Gross weight（总和）</w:t>
              </w:r>
            </w:ins>
            <w:del w:id="707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Gross weight 总和</w:delText>
              </w:r>
            </w:del>
          </w:p>
        </w:tc>
      </w:tr>
      <w:tr w:rsidR="00357BE4" w14:paraId="5472ECF4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11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VOL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41669" w14:textId="77777777" w:rsidR="00357BE4" w:rsidRDefault="009D27EE">
            <w:pPr>
              <w:spacing w:line="260" w:lineRule="auto"/>
              <w:rPr>
                <w:ins w:id="708" w:author="Li, Chandler Changjun" w:date="2026-10-14T22:05:00Z" w16du:dateUtc="2026-10-14T14:05:00Z"/>
                <w:rFonts w:eastAsia="微软雅黑"/>
                <w:sz w:val="16"/>
                <w:szCs w:val="16"/>
              </w:rPr>
            </w:pPr>
            <w:ins w:id="709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Dimensions：各包裹由 CM 换算为 M 后相乘再加总（如 0.63 × 0.43 × 0.165 × 2）</w:t>
              </w:r>
            </w:ins>
            <w:del w:id="710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各包裹 Dimensions 由 CM 换算为 M 后相乘再加总（如 0.63 × 0.43 × 0.165 × 2）</w:delText>
              </w:r>
            </w:del>
          </w:p>
          <w:p w14:paraId="5472ECF3" w14:textId="04619000" w:rsidR="00546EB9" w:rsidRDefault="00546EB9">
            <w:pPr>
              <w:spacing w:line="260" w:lineRule="auto"/>
            </w:pPr>
            <w:ins w:id="711" w:author="Li, Chandler Changjun" w:date="2026-10-14T22:05:00Z" w16du:dateUtc="2026-10-14T14:05:00Z">
              <w:r w:rsidRPr="009C3075">
                <w:rPr>
                  <w:noProof/>
                  <w:sz w:val="15"/>
                </w:rPr>
                <w:drawing>
                  <wp:inline distT="0" distB="0" distL="0" distR="0" wp14:anchorId="2DDDFA1C" wp14:editId="37D0E129">
                    <wp:extent cx="2430754" cy="605642"/>
                    <wp:effectExtent l="0" t="0" r="0" b="4445"/>
                    <wp:docPr id="962941583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20256484" name=""/>
                            <pic:cNvPicPr/>
                          </pic:nvPicPr>
                          <pic:blipFill>
                            <a:blip r:embed="rId3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59638" cy="61283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357BE4" w14:paraId="5472ECF8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Freight Charge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CFC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13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Freight Currency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留空</w:t>
            </w:r>
          </w:p>
        </w:tc>
      </w:tr>
      <w:tr w:rsidR="00357BE4" w14:paraId="5472ED00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14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Direct flight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C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N</w:t>
            </w:r>
          </w:p>
        </w:tc>
      </w:tr>
      <w:tr w:rsidR="00357BE4" w14:paraId="5472ED04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15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Arrival Port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首都国际机场</w:t>
            </w:r>
          </w:p>
        </w:tc>
      </w:tr>
      <w:tr w:rsidR="00357BE4" w14:paraId="5472ED08" w14:textId="77777777">
        <w:trPr>
          <w:cantSplit/>
        </w:trPr>
        <w:tc>
          <w:tcPr>
            <w:tcW w:w="1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16</w:t>
            </w:r>
          </w:p>
        </w:tc>
        <w:tc>
          <w:tcPr>
            <w:tcW w:w="3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Departure Port</w:t>
            </w:r>
          </w:p>
        </w:tc>
        <w:tc>
          <w:tcPr>
            <w:tcW w:w="5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固定 德国</w:t>
            </w:r>
          </w:p>
        </w:tc>
      </w:tr>
    </w:tbl>
    <w:p w14:paraId="063CB72B" w14:textId="29C6323A" w:rsidR="008B20F4" w:rsidRDefault="008B20F4" w:rsidP="008B20F4">
      <w:pPr>
        <w:ind w:firstLine="480"/>
        <w:rPr>
          <w:ins w:id="712" w:author="Li, Chandler Changjun" w:date="2026-10-14T22:06:00Z" w16du:dateUtc="2026-10-14T14:06:00Z"/>
        </w:rPr>
      </w:pPr>
      <w:ins w:id="713" w:author="Li, Chandler Changjun" w:date="2026-10-14T22:06:00Z" w16du:dateUtc="2026-10-14T14:06:00Z">
        <w:r>
          <w:t>R</w:t>
        </w:r>
        <w:r>
          <w:rPr>
            <w:rFonts w:hint="eastAsia"/>
          </w:rPr>
          <w:t xml:space="preserve">emark: </w:t>
        </w:r>
        <w:r>
          <w:rPr>
            <w:rFonts w:hint="eastAsia"/>
          </w:rPr>
          <w:t>如果是旧货，则备注旧货；如果是新货，则备注新货；如果是判定的</w:t>
        </w:r>
        <w:r>
          <w:rPr>
            <w:rFonts w:hint="eastAsia"/>
          </w:rPr>
          <w:t>GLC</w:t>
        </w:r>
        <w:r>
          <w:rPr>
            <w:rFonts w:hint="eastAsia"/>
          </w:rPr>
          <w:t>补货的旧货，则</w:t>
        </w:r>
        <w:r>
          <w:rPr>
            <w:rFonts w:hint="eastAsia"/>
          </w:rPr>
          <w:t>remark</w:t>
        </w:r>
        <w:r>
          <w:rPr>
            <w:rFonts w:hint="eastAsia"/>
          </w:rPr>
          <w:t>备注“</w:t>
        </w:r>
        <w:r w:rsidRPr="00C749A2">
          <w:t>新货，旧的坏了，德国补发</w:t>
        </w:r>
        <w:r>
          <w:rPr>
            <w:rFonts w:hint="eastAsia"/>
          </w:rPr>
          <w:t>”。</w:t>
        </w:r>
        <w:r w:rsidRPr="00A92FB9">
          <w:rPr>
            <w:rFonts w:hint="eastAsia"/>
            <w:color w:val="FF0000"/>
          </w:rPr>
          <w:t>如果是</w:t>
        </w:r>
        <w:r w:rsidRPr="00A92FB9">
          <w:rPr>
            <w:rFonts w:hint="eastAsia"/>
            <w:color w:val="FF0000"/>
          </w:rPr>
          <w:t xml:space="preserve">loaner pool, </w:t>
        </w:r>
        <w:r w:rsidRPr="00A92FB9">
          <w:rPr>
            <w:rFonts w:hint="eastAsia"/>
            <w:color w:val="FF0000"/>
          </w:rPr>
          <w:t>则备注为“</w:t>
        </w:r>
        <w:r w:rsidRPr="00A92FB9">
          <w:rPr>
            <w:color w:val="FF0000"/>
          </w:rPr>
          <w:t>新货</w:t>
        </w:r>
        <w:r w:rsidRPr="00A92FB9">
          <w:rPr>
            <w:color w:val="FF0000"/>
          </w:rPr>
          <w:t>loaner pool</w:t>
        </w:r>
        <w:r w:rsidRPr="00A92FB9">
          <w:rPr>
            <w:rFonts w:hint="eastAsia"/>
            <w:color w:val="FF0000"/>
          </w:rPr>
          <w:t>”</w:t>
        </w:r>
        <w:r>
          <w:rPr>
            <w:rFonts w:hint="eastAsia"/>
          </w:rPr>
          <w:t>。</w:t>
        </w:r>
      </w:ins>
    </w:p>
    <w:p w14:paraId="5472ED09" w14:textId="77777777" w:rsidR="00357BE4" w:rsidRDefault="00357BE4">
      <w:pPr>
        <w:spacing w:after="80"/>
      </w:pPr>
    </w:p>
    <w:p w14:paraId="5472ED0A" w14:textId="77777777" w:rsidR="00357BE4" w:rsidRDefault="009F6C1D">
      <w:pPr>
        <w:pStyle w:val="Heading3"/>
      </w:pPr>
      <w:bookmarkStart w:id="714" w:name="_Toc242797460"/>
      <w:r>
        <w:t>8.0.4 按货物类别取值</w:t>
      </w:r>
      <w:bookmarkEnd w:id="71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1582"/>
        <w:gridCol w:w="2096"/>
        <w:gridCol w:w="2858"/>
        <w:gridCol w:w="1459"/>
      </w:tblGrid>
      <w:tr w:rsidR="00357BE4" w14:paraId="5472ED10" w14:textId="77777777">
        <w:trPr>
          <w:cantSplit/>
          <w:tblHeader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新货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loaner pool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GLC 补货的旧货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纯旧货</w:t>
            </w:r>
          </w:p>
        </w:tc>
      </w:tr>
      <w:tr w:rsidR="00357BE4" w14:paraId="5472ED16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Supplier name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GLC-Xentry-New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GLC-Xentry-New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GLC-Xentry-Old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GLC-Xentry-Old</w:t>
            </w:r>
          </w:p>
        </w:tc>
      </w:tr>
      <w:tr w:rsidR="00357BE4" w14:paraId="5472ED1C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来源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 普通 PN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 Loaner Pool PN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PN list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B" w14:textId="568F046F" w:rsidR="00357BE4" w:rsidRDefault="009D27EE">
            <w:pPr>
              <w:spacing w:line="260" w:lineRule="auto"/>
            </w:pPr>
            <w:ins w:id="715" w:author="Li, Chandler Changjun" w:date="2026-10-14T21:42:00Z" w16du:dateUtc="2026-10-14T13:42:00Z">
              <w:r>
                <w:rPr>
                  <w:rFonts w:eastAsia="微软雅黑" w:hint="eastAsia"/>
                  <w:sz w:val="16"/>
                  <w:szCs w:val="16"/>
                </w:rPr>
                <w:t>按</w:t>
              </w:r>
              <w:r>
                <w:rPr>
                  <w:rFonts w:eastAsia="微软雅黑"/>
                  <w:sz w:val="16"/>
                  <w:szCs w:val="16"/>
                </w:rPr>
                <w:t xml:space="preserve"> System number（SN）查诊断仪大表 / 追踪大表</w:t>
              </w:r>
            </w:ins>
            <w:del w:id="716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诊断仪大表 / 追踪大表按 SN</w:delText>
              </w:r>
            </w:del>
          </w:p>
        </w:tc>
      </w:tr>
      <w:tr w:rsidR="00357BE4" w14:paraId="5472ED22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Order No.（Your reference）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“_”前的数字（如 27667）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1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同新货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整个号码（如 CASE-0001505981）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整个号码</w:t>
            </w:r>
          </w:p>
        </w:tc>
      </w:tr>
      <w:tr w:rsidR="00357BE4" w14:paraId="5472ED28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Remark 1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新货loaner pool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旧货</w:t>
            </w:r>
          </w:p>
        </w:tc>
      </w:tr>
      <w:tr w:rsidR="00357BE4" w14:paraId="5472ED2E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Remark 2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A" w14:textId="6132419B" w:rsidR="00357BE4" w:rsidRDefault="009D27EE">
            <w:pPr>
              <w:spacing w:line="260" w:lineRule="auto"/>
            </w:pPr>
            <w:ins w:id="717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System number（SN）</w:t>
              </w:r>
            </w:ins>
            <w:del w:id="718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SN</w:delText>
              </w:r>
            </w:del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B" w14:textId="3B9AB059" w:rsidR="00357BE4" w:rsidRDefault="009D27EE">
            <w:pPr>
              <w:spacing w:line="260" w:lineRule="auto"/>
            </w:pPr>
            <w:ins w:id="719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System number（SN）</w:t>
              </w:r>
            </w:ins>
            <w:del w:id="720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SN</w:delText>
              </w:r>
            </w:del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C" w14:textId="34812017" w:rsidR="00357BE4" w:rsidRDefault="009D27EE">
            <w:pPr>
              <w:spacing w:line="260" w:lineRule="auto"/>
            </w:pPr>
            <w:ins w:id="721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System number（SN）+ “德国补的新货，旧的坏了”</w:t>
              </w:r>
            </w:ins>
            <w:del w:id="722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SN + “德国补的新货，旧的坏了”</w:delText>
              </w:r>
            </w:del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D" w14:textId="4AA01C72" w:rsidR="00357BE4" w:rsidRDefault="009D27EE">
            <w:pPr>
              <w:spacing w:line="260" w:lineRule="auto"/>
            </w:pPr>
            <w:ins w:id="723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System number（SN）</w:t>
              </w:r>
            </w:ins>
            <w:del w:id="724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SN</w:delText>
              </w:r>
            </w:del>
          </w:p>
        </w:tc>
      </w:tr>
      <w:tr w:rsidR="00357BE4" w14:paraId="5472ED34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2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Remark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新货loaner pool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新货，旧的坏了，德国补发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旧货</w:t>
            </w:r>
          </w:p>
        </w:tc>
      </w:tr>
      <w:tr w:rsidR="00765F34" w14:paraId="3101CF57" w14:textId="77777777" w:rsidTr="0063656F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F0FBE" w14:textId="091A6BC2" w:rsidR="00765F34" w:rsidRDefault="00765F34" w:rsidP="0063656F">
            <w:pPr>
              <w:spacing w:line="260" w:lineRule="auto"/>
              <w:rPr>
                <w:moveTo w:id="725" w:author="Li, Chandler Changjun" w:date="2026-10-14T09:28:00Z" w16du:dateUtc="2026-10-14T01:28:00Z"/>
              </w:rPr>
            </w:pPr>
            <w:ins w:id="726" w:author="Li, Chandler Changjun" w:date="2026-10-14T09:28:00Z" w16du:dateUtc="2026-10-14T01:28:00Z">
              <w:r>
                <w:rPr>
                  <w:rFonts w:eastAsia="微软雅黑"/>
                  <w:sz w:val="16"/>
                  <w:szCs w:val="16"/>
                </w:rPr>
                <w:t>N11 纯旧货文件准备</w:t>
              </w:r>
            </w:ins>
            <w:moveToRangeStart w:id="727" w:author="Li, Chandler Changjun" w:date="2026-10-14T09:28:00Z" w:name="move242862516"/>
            <w:moveTo w:id="728" w:author="Li, Chandler Changjun" w:date="2026-10-14T09:28:00Z" w16du:dateUtc="2026-10-14T01:28:00Z">
              <w:del w:id="729" w:author="Li, Chandler Changjun" w:date="2026-10-14T09:28:00Z" w16du:dateUtc="2026-10-14T01:28:00Z">
                <w:r w:rsidDel="00765F34">
                  <w:rPr>
                    <w:rFonts w:eastAsia="微软雅黑"/>
                    <w:sz w:val="16"/>
                    <w:szCs w:val="16"/>
                  </w:rPr>
                  <w:delText>N11</w:delText>
                </w:r>
              </w:del>
            </w:moveTo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BC64F" w14:textId="77777777" w:rsidR="00765F34" w:rsidRDefault="00765F34" w:rsidP="0063656F">
            <w:pPr>
              <w:spacing w:line="260" w:lineRule="auto"/>
              <w:rPr>
                <w:moveTo w:id="730" w:author="Li, Chandler Changjun" w:date="2026-10-14T09:28:00Z" w16du:dateUtc="2026-10-14T01:28:00Z"/>
              </w:rPr>
            </w:pPr>
            <w:moveTo w:id="731" w:author="Li, Chandler Changjun" w:date="2026-10-14T09:28:00Z" w16du:dateUtc="2026-10-14T01:28:00Z">
              <w:r>
                <w:rPr>
                  <w:rFonts w:eastAsia="微软雅黑"/>
                  <w:sz w:val="16"/>
                  <w:szCs w:val="16"/>
                </w:rPr>
                <w:t>不执行</w:t>
              </w:r>
            </w:moveTo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3C02E" w14:textId="77777777" w:rsidR="00765F34" w:rsidRDefault="00765F34" w:rsidP="0063656F">
            <w:pPr>
              <w:spacing w:line="260" w:lineRule="auto"/>
              <w:rPr>
                <w:moveTo w:id="732" w:author="Li, Chandler Changjun" w:date="2026-10-14T09:28:00Z" w16du:dateUtc="2026-10-14T01:28:00Z"/>
              </w:rPr>
            </w:pPr>
            <w:moveTo w:id="733" w:author="Li, Chandler Changjun" w:date="2026-10-14T09:28:00Z" w16du:dateUtc="2026-10-14T01:28:00Z">
              <w:r>
                <w:rPr>
                  <w:rFonts w:eastAsia="微软雅黑"/>
                  <w:sz w:val="16"/>
                  <w:szCs w:val="16"/>
                </w:rPr>
                <w:t>不执行</w:t>
              </w:r>
            </w:moveTo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08BBC" w14:textId="77777777" w:rsidR="00765F34" w:rsidRDefault="00765F34" w:rsidP="0063656F">
            <w:pPr>
              <w:spacing w:line="260" w:lineRule="auto"/>
              <w:rPr>
                <w:moveTo w:id="734" w:author="Li, Chandler Changjun" w:date="2026-10-14T09:28:00Z" w16du:dateUtc="2026-10-14T01:28:00Z"/>
              </w:rPr>
            </w:pPr>
            <w:moveTo w:id="735" w:author="Li, Chandler Changjun" w:date="2026-10-14T09:28:00Z" w16du:dateUtc="2026-10-14T01:28:00Z">
              <w:r>
                <w:rPr>
                  <w:rFonts w:eastAsia="微软雅黑"/>
                  <w:sz w:val="16"/>
                  <w:szCs w:val="16"/>
                </w:rPr>
                <w:t>不执行</w:t>
              </w:r>
            </w:moveTo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DA223" w14:textId="77777777" w:rsidR="00765F34" w:rsidRDefault="00765F34" w:rsidP="0063656F">
            <w:pPr>
              <w:spacing w:line="260" w:lineRule="auto"/>
              <w:rPr>
                <w:moveTo w:id="736" w:author="Li, Chandler Changjun" w:date="2026-10-14T09:28:00Z" w16du:dateUtc="2026-10-14T01:28:00Z"/>
              </w:rPr>
            </w:pPr>
            <w:moveTo w:id="737" w:author="Li, Chandler Changjun" w:date="2026-10-14T09:28:00Z" w16du:dateUtc="2026-10-14T01:28:00Z">
              <w:r>
                <w:rPr>
                  <w:rFonts w:eastAsia="微软雅黑"/>
                  <w:sz w:val="16"/>
                  <w:szCs w:val="16"/>
                </w:rPr>
                <w:t>执行</w:t>
              </w:r>
            </w:moveTo>
          </w:p>
        </w:tc>
      </w:tr>
      <w:moveToRangeEnd w:id="727"/>
      <w:tr w:rsidR="00357BE4" w14:paraId="5472ED3A" w14:textId="77777777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文件夹新旧段</w:t>
            </w:r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new</w:t>
            </w:r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loaner pool</w:t>
            </w:r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old (new)</w:t>
            </w:r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Old</w:t>
            </w:r>
          </w:p>
        </w:tc>
      </w:tr>
      <w:tr w:rsidR="00357BE4" w:rsidDel="00765F34" w14:paraId="5472ED40" w14:textId="7A1A4B7E">
        <w:trPr>
          <w:cantSplit/>
        </w:trPr>
        <w:tc>
          <w:tcPr>
            <w:tcW w:w="1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B" w14:textId="2DD023DA" w:rsidR="00357BE4" w:rsidDel="00765F34" w:rsidRDefault="009F6C1D">
            <w:pPr>
              <w:spacing w:line="260" w:lineRule="auto"/>
              <w:rPr>
                <w:moveFrom w:id="738" w:author="Li, Chandler Changjun" w:date="2026-10-14T09:28:00Z" w16du:dateUtc="2026-10-14T01:28:00Z"/>
              </w:rPr>
            </w:pPr>
            <w:moveFromRangeStart w:id="739" w:author="Li, Chandler Changjun" w:date="2026-10-14T09:28:00Z" w:name="move242862516"/>
            <w:moveFrom w:id="740" w:author="Li, Chandler Changjun" w:date="2026-10-14T09:28:00Z" w16du:dateUtc="2026-10-14T01:28:00Z">
              <w:r w:rsidDel="00765F34">
                <w:rPr>
                  <w:rFonts w:eastAsia="微软雅黑"/>
                  <w:sz w:val="16"/>
                  <w:szCs w:val="16"/>
                </w:rPr>
                <w:t>N11</w:t>
              </w:r>
            </w:moveFrom>
          </w:p>
        </w:tc>
        <w:tc>
          <w:tcPr>
            <w:tcW w:w="1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C" w14:textId="7767C72D" w:rsidR="00357BE4" w:rsidDel="00765F34" w:rsidRDefault="009F6C1D">
            <w:pPr>
              <w:spacing w:line="260" w:lineRule="auto"/>
              <w:rPr>
                <w:moveFrom w:id="741" w:author="Li, Chandler Changjun" w:date="2026-10-14T09:28:00Z" w16du:dateUtc="2026-10-14T01:28:00Z"/>
              </w:rPr>
            </w:pPr>
            <w:moveFrom w:id="742" w:author="Li, Chandler Changjun" w:date="2026-10-14T09:28:00Z" w16du:dateUtc="2026-10-14T01:28:00Z">
              <w:r w:rsidDel="00765F34">
                <w:rPr>
                  <w:rFonts w:eastAsia="微软雅黑"/>
                  <w:sz w:val="16"/>
                  <w:szCs w:val="16"/>
                </w:rPr>
                <w:t>不执行</w:t>
              </w:r>
            </w:moveFrom>
          </w:p>
        </w:tc>
        <w:tc>
          <w:tcPr>
            <w:tcW w:w="2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D" w14:textId="373B9425" w:rsidR="00357BE4" w:rsidDel="00765F34" w:rsidRDefault="009F6C1D">
            <w:pPr>
              <w:spacing w:line="260" w:lineRule="auto"/>
              <w:rPr>
                <w:moveFrom w:id="743" w:author="Li, Chandler Changjun" w:date="2026-10-14T09:28:00Z" w16du:dateUtc="2026-10-14T01:28:00Z"/>
              </w:rPr>
            </w:pPr>
            <w:moveFrom w:id="744" w:author="Li, Chandler Changjun" w:date="2026-10-14T09:28:00Z" w16du:dateUtc="2026-10-14T01:28:00Z">
              <w:r w:rsidDel="00765F34">
                <w:rPr>
                  <w:rFonts w:eastAsia="微软雅黑"/>
                  <w:sz w:val="16"/>
                  <w:szCs w:val="16"/>
                </w:rPr>
                <w:t>不执行</w:t>
              </w:r>
            </w:moveFrom>
          </w:p>
        </w:tc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E" w14:textId="7114A93B" w:rsidR="00357BE4" w:rsidDel="00765F34" w:rsidRDefault="009F6C1D">
            <w:pPr>
              <w:spacing w:line="260" w:lineRule="auto"/>
              <w:rPr>
                <w:moveFrom w:id="745" w:author="Li, Chandler Changjun" w:date="2026-10-14T09:28:00Z" w16du:dateUtc="2026-10-14T01:28:00Z"/>
              </w:rPr>
            </w:pPr>
            <w:moveFrom w:id="746" w:author="Li, Chandler Changjun" w:date="2026-10-14T09:28:00Z" w16du:dateUtc="2026-10-14T01:28:00Z">
              <w:r w:rsidDel="00765F34">
                <w:rPr>
                  <w:rFonts w:eastAsia="微软雅黑"/>
                  <w:sz w:val="16"/>
                  <w:szCs w:val="16"/>
                </w:rPr>
                <w:t>不执行</w:t>
              </w:r>
            </w:moveFrom>
          </w:p>
        </w:tc>
        <w:tc>
          <w:tcPr>
            <w:tcW w:w="1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3F" w14:textId="50D0ECD3" w:rsidR="00357BE4" w:rsidDel="00765F34" w:rsidRDefault="009F6C1D">
            <w:pPr>
              <w:spacing w:line="260" w:lineRule="auto"/>
              <w:rPr>
                <w:moveFrom w:id="747" w:author="Li, Chandler Changjun" w:date="2026-10-14T09:28:00Z" w16du:dateUtc="2026-10-14T01:28:00Z"/>
              </w:rPr>
            </w:pPr>
            <w:moveFrom w:id="748" w:author="Li, Chandler Changjun" w:date="2026-10-14T09:28:00Z" w16du:dateUtc="2026-10-14T01:28:00Z">
              <w:r w:rsidDel="00765F34">
                <w:rPr>
                  <w:rFonts w:eastAsia="微软雅黑"/>
                  <w:sz w:val="16"/>
                  <w:szCs w:val="16"/>
                </w:rPr>
                <w:t>执行</w:t>
              </w:r>
            </w:moveFrom>
          </w:p>
        </w:tc>
      </w:tr>
      <w:moveFromRangeEnd w:id="739"/>
    </w:tbl>
    <w:p w14:paraId="5472ED41" w14:textId="77777777" w:rsidR="00357BE4" w:rsidRDefault="00357BE4">
      <w:pPr>
        <w:spacing w:after="80"/>
      </w:pPr>
    </w:p>
    <w:p w14:paraId="5472ED42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多个 SN 之间用中文顿号“、”隔开。</w:t>
      </w:r>
    </w:p>
    <w:p w14:paraId="5472ED43" w14:textId="77777777" w:rsidR="00357BE4" w:rsidRDefault="009F6C1D">
      <w:pPr>
        <w:pStyle w:val="ListParagraph"/>
        <w:numPr>
          <w:ilvl w:val="0"/>
          <w:numId w:val="2"/>
        </w:numPr>
        <w:spacing w:after="40"/>
      </w:pPr>
      <w:r>
        <w:rPr>
          <w:rFonts w:eastAsia="微软雅黑"/>
        </w:rPr>
        <w:t>Country of Origin：取发票原产地；原产地二字码转义表中有的按表转换（Chinese Taiwan → TW），其余取等号前 2 字码（如“DE = Germany”→ DE）。纯旧货品名为 Retail Data storage 时填 CN；新货 Retail Data storage 按发票原产地。</w:t>
      </w:r>
    </w:p>
    <w:p w14:paraId="5472ED44" w14:textId="77777777" w:rsidR="00357BE4" w:rsidRDefault="009F6C1D">
      <w:pPr>
        <w:pStyle w:val="Heading3"/>
      </w:pPr>
      <w:bookmarkStart w:id="749" w:name="_Toc242797461"/>
      <w:r>
        <w:t>8.0.5 旧机电产品进口声明</w:t>
      </w:r>
      <w:bookmarkEnd w:id="74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4"/>
        <w:gridCol w:w="6192"/>
      </w:tblGrid>
      <w:tr w:rsidR="00357BE4" w14:paraId="5472ED47" w14:textId="77777777">
        <w:trPr>
          <w:cantSplit/>
          <w:tblHeader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</w:tr>
      <w:tr w:rsidR="00357BE4" w14:paraId="5472ED4A" w14:textId="77777777">
        <w:trPr>
          <w:cantSplit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发票号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Invoice number</w:t>
            </w:r>
          </w:p>
        </w:tc>
      </w:tr>
      <w:tr w:rsidR="00357BE4" w14:paraId="5472ED4D" w14:textId="77777777">
        <w:trPr>
          <w:cantSplit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提/运单号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C" w14:textId="5A595E81" w:rsidR="00357BE4" w:rsidRDefault="009D27EE">
            <w:pPr>
              <w:spacing w:line="260" w:lineRule="auto"/>
            </w:pPr>
            <w:ins w:id="750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Hawb</w:t>
              </w:r>
            </w:ins>
            <w:del w:id="751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运单主页 Hawb</w:delText>
              </w:r>
            </w:del>
          </w:p>
        </w:tc>
      </w:tr>
      <w:tr w:rsidR="00357BE4" w14:paraId="5472ED50" w14:textId="77777777">
        <w:trPr>
          <w:cantSplit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4F" w14:textId="3494AD8F" w:rsidR="00357BE4" w:rsidRDefault="009D27EE">
            <w:pPr>
              <w:spacing w:line="260" w:lineRule="auto"/>
            </w:pPr>
            <w:ins w:id="752" w:author="Li, Chandler Changjun" w:date="2026-10-14T21:42:00Z" w16du:dateUtc="2026-10-14T13:42:00Z">
              <w:r>
                <w:rPr>
                  <w:rFonts w:eastAsia="微软雅黑"/>
                  <w:sz w:val="16"/>
                  <w:szCs w:val="16"/>
                </w:rPr>
                <w:t>Serial number</w:t>
              </w:r>
            </w:ins>
            <w:del w:id="753" w:author="Li, Chandler Changjun" w:date="2026-10-14T21:42:00Z" w16du:dateUtc="2026-10-14T13:42:00Z">
              <w:r w:rsidR="009F6C1D" w:rsidDel="009D27EE">
                <w:rPr>
                  <w:rFonts w:eastAsia="微软雅黑"/>
                  <w:sz w:val="16"/>
                  <w:szCs w:val="16"/>
                </w:rPr>
                <w:delText>发票 Serial number</w:delText>
              </w:r>
            </w:del>
          </w:p>
        </w:tc>
      </w:tr>
      <w:tr w:rsidR="00357BE4" w14:paraId="5472ED53" w14:textId="77777777">
        <w:trPr>
          <w:cantSplit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5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货值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5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Value of goods</w:t>
            </w:r>
          </w:p>
        </w:tc>
      </w:tr>
      <w:tr w:rsidR="00357BE4" w14:paraId="5472ED56" w14:textId="77777777">
        <w:trPr>
          <w:cantSplit/>
        </w:trPr>
        <w:tc>
          <w:tcPr>
            <w:tcW w:w="3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5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日期（最后一行落款）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5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文件生成当天</w:t>
            </w:r>
          </w:p>
        </w:tc>
      </w:tr>
    </w:tbl>
    <w:p w14:paraId="5472ED57" w14:textId="77777777" w:rsidR="00357BE4" w:rsidRDefault="00357BE4">
      <w:pPr>
        <w:spacing w:after="80"/>
      </w:pPr>
    </w:p>
    <w:p w14:paraId="5472ED58" w14:textId="77777777" w:rsidR="00357BE4" w:rsidRDefault="009F6C1D">
      <w:pPr>
        <w:spacing w:after="80"/>
      </w:pPr>
      <w:r>
        <w:rPr>
          <w:rFonts w:eastAsia="微软雅黑"/>
        </w:rPr>
        <w:t>其余栏位保持模板原样。</w:t>
      </w:r>
    </w:p>
    <w:p w14:paraId="5472ED59" w14:textId="77777777" w:rsidR="00357BE4" w:rsidRDefault="009F6C1D">
      <w:pPr>
        <w:pStyle w:val="Heading3"/>
      </w:pPr>
      <w:bookmarkStart w:id="754" w:name="_Toc242797462"/>
      <w:r>
        <w:t>8.0.6 业务大表取值列</w:t>
      </w:r>
      <w:bookmarkEnd w:id="75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755" w:author="Li, Chandler Changjun" w:date="2026-10-14T22:07:00Z" w16du:dateUtc="2026-10-14T14:07:00Z">
          <w:tblPr>
            <w:tblW w:w="990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256"/>
        <w:gridCol w:w="1842"/>
        <w:gridCol w:w="3178"/>
        <w:gridCol w:w="1630"/>
        <w:tblGridChange w:id="756">
          <w:tblGrid>
            <w:gridCol w:w="3256"/>
            <w:gridCol w:w="883"/>
            <w:gridCol w:w="959"/>
            <w:gridCol w:w="732"/>
            <w:gridCol w:w="2446"/>
            <w:gridCol w:w="1630"/>
          </w:tblGrid>
        </w:tblGridChange>
      </w:tblGrid>
      <w:tr w:rsidR="00357BE4" w14:paraId="5472ED5E" w14:textId="77777777" w:rsidTr="00644FF3">
        <w:trPr>
          <w:cantSplit/>
          <w:tblHeader/>
          <w:trPrChange w:id="757" w:author="Li, Chandler Changjun" w:date="2026-10-14T22:07:00Z" w16du:dateUtc="2026-10-14T14:07:00Z">
            <w:trPr>
              <w:cantSplit/>
              <w:tblHeader/>
            </w:trPr>
          </w:trPrChange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58" w:author="Li, Chandler Changjun" w:date="2026-10-14T22:07:00Z" w16du:dateUtc="2026-10-14T14:07:00Z">
              <w:tcPr>
                <w:tcW w:w="4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5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表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59" w:author="Li, Chandler Changjun" w:date="2026-10-14T22:07:00Z" w16du:dateUtc="2026-10-14T14:07:00Z">
              <w:tcPr>
                <w:tcW w:w="1691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5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查询列</w:t>
            </w:r>
          </w:p>
        </w:tc>
        <w:tc>
          <w:tcPr>
            <w:tcW w:w="3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0" w:author="Li, Chandler Changjun" w:date="2026-10-14T22:07:00Z" w16du:dateUtc="2026-10-14T14:07:00Z">
              <w:tcPr>
                <w:tcW w:w="244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5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取值列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1" w:author="Li, Chandler Changjun" w:date="2026-10-14T22:07:00Z" w16du:dateUtc="2026-10-14T14:07:00Z">
              <w:tcPr>
                <w:tcW w:w="163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DCE6F1"/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5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用途</w:t>
            </w:r>
          </w:p>
        </w:tc>
      </w:tr>
      <w:tr w:rsidR="00357BE4" w14:paraId="5472ED63" w14:textId="77777777" w:rsidTr="00644FF3">
        <w:trPr>
          <w:cantSplit/>
          <w:trPrChange w:id="762" w:author="Li, Chandler Changjun" w:date="2026-10-14T22:07:00Z" w16du:dateUtc="2026-10-14T14:07:00Z">
            <w:trPr>
              <w:cantSplit/>
            </w:trPr>
          </w:trPrChange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3" w:author="Li, Chandler Changjun" w:date="2026-10-14T22:07:00Z" w16du:dateUtc="2026-10-14T14:07:00Z">
              <w:tcPr>
                <w:tcW w:w="4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5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诊断仪大表（General(stock+sales)）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4" w:author="Li, Chandler Changjun" w:date="2026-10-14T22:07:00Z" w16du:dateUtc="2026-10-14T14:07:00Z">
              <w:tcPr>
                <w:tcW w:w="1691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ID No. (order to GSP)</w:t>
            </w:r>
          </w:p>
        </w:tc>
        <w:tc>
          <w:tcPr>
            <w:tcW w:w="3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5" w:author="Li, Chandler Changjun" w:date="2026-10-14T22:07:00Z" w16du:dateUtc="2026-10-14T14:07:00Z">
              <w:tcPr>
                <w:tcW w:w="244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Loaner pool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6" w:author="Li, Chandler Changjun" w:date="2026-10-14T22:07:00Z" w16du:dateUtc="2026-10-14T14:07:00Z">
              <w:tcPr>
                <w:tcW w:w="163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判定 loaner pool</w:t>
            </w:r>
          </w:p>
        </w:tc>
      </w:tr>
      <w:tr w:rsidR="00357BE4" w14:paraId="5472ED68" w14:textId="77777777" w:rsidTr="00644FF3">
        <w:trPr>
          <w:cantSplit/>
          <w:trPrChange w:id="767" w:author="Li, Chandler Changjun" w:date="2026-10-14T22:07:00Z" w16du:dateUtc="2026-10-14T14:07:00Z">
            <w:trPr>
              <w:cantSplit/>
            </w:trPr>
          </w:trPrChange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8" w:author="Li, Chandler Changjun" w:date="2026-10-14T22:07:00Z" w16du:dateUtc="2026-10-14T14:07:00Z">
              <w:tcPr>
                <w:tcW w:w="4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诊断仪大表（General(stock+sales)）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69" w:author="Li, Chandler Changjun" w:date="2026-10-14T22:07:00Z" w16du:dateUtc="2026-10-14T14:07:00Z">
              <w:tcPr>
                <w:tcW w:w="1691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No.</w:t>
            </w:r>
          </w:p>
        </w:tc>
        <w:tc>
          <w:tcPr>
            <w:tcW w:w="3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0" w:author="Li, Chandler Changjun" w:date="2026-10-14T22:07:00Z" w16du:dateUtc="2026-10-14T14:07:00Z">
              <w:tcPr>
                <w:tcW w:w="244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Part NO.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1" w:author="Li, Chandler Changjun" w:date="2026-10-14T22:07:00Z" w16du:dateUtc="2026-10-14T14:07:00Z">
              <w:tcPr>
                <w:tcW w:w="163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 PN</w:t>
            </w:r>
          </w:p>
        </w:tc>
      </w:tr>
      <w:tr w:rsidR="00357BE4" w14:paraId="5472ED6D" w14:textId="77777777" w:rsidTr="00644FF3">
        <w:trPr>
          <w:cantSplit/>
          <w:trPrChange w:id="772" w:author="Li, Chandler Changjun" w:date="2026-10-14T22:07:00Z" w16du:dateUtc="2026-10-14T14:07:00Z">
            <w:trPr>
              <w:cantSplit/>
            </w:trPr>
          </w:trPrChange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3" w:author="Li, Chandler Changjun" w:date="2026-10-14T22:07:00Z" w16du:dateUtc="2026-10-14T14:07:00Z">
              <w:tcPr>
                <w:tcW w:w="4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追踪大表（General(stock+sales)）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4" w:author="Li, Chandler Changjun" w:date="2026-10-14T22:07:00Z" w16du:dateUtc="2026-10-14T14:07:00Z">
              <w:tcPr>
                <w:tcW w:w="1691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No.</w:t>
            </w:r>
          </w:p>
        </w:tc>
        <w:tc>
          <w:tcPr>
            <w:tcW w:w="3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5" w:author="Li, Chandler Changjun" w:date="2026-10-14T22:07:00Z" w16du:dateUtc="2026-10-14T14:07:00Z">
              <w:tcPr>
                <w:tcW w:w="244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Part No.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6" w:author="Li, Chandler Changjun" w:date="2026-10-14T22:07:00Z" w16du:dateUtc="2026-10-14T14:07:00Z">
              <w:tcPr>
                <w:tcW w:w="163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 PN</w:t>
            </w:r>
          </w:p>
        </w:tc>
      </w:tr>
      <w:tr w:rsidR="00357BE4" w14:paraId="5472ED72" w14:textId="77777777" w:rsidTr="00644FF3">
        <w:trPr>
          <w:cantSplit/>
          <w:trPrChange w:id="777" w:author="Li, Chandler Changjun" w:date="2026-10-14T22:07:00Z" w16du:dateUtc="2026-10-14T14:07:00Z">
            <w:trPr>
              <w:cantSplit/>
            </w:trPr>
          </w:trPrChange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8" w:author="Li, Chandler Changjun" w:date="2026-10-14T22:07:00Z" w16du:dateUtc="2026-10-14T14:07:00Z">
              <w:tcPr>
                <w:tcW w:w="4139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Warranty 大表（Export &amp; Re-import）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79" w:author="Li, Chandler Changjun" w:date="2026-10-14T22:07:00Z" w16du:dateUtc="2026-10-14T14:07:00Z">
              <w:tcPr>
                <w:tcW w:w="1691" w:type="dxa"/>
                <w:gridSpan w:val="2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6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System No</w:t>
            </w:r>
          </w:p>
        </w:tc>
        <w:tc>
          <w:tcPr>
            <w:tcW w:w="3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80" w:author="Li, Chandler Changjun" w:date="2026-10-14T22:07:00Z" w16du:dateUtc="2026-10-14T14:07:00Z">
              <w:tcPr>
                <w:tcW w:w="2446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7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DHL/SF No. (Out)、DHL/ Local repair pick up date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PrChange w:id="781" w:author="Li, Chandler Changjun" w:date="2026-10-14T22:07:00Z" w16du:dateUtc="2026-10-14T14:07:00Z">
              <w:tcPr>
                <w:tcW w:w="163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40" w:type="dxa"/>
                  <w:left w:w="80" w:type="dxa"/>
                  <w:bottom w:w="40" w:type="dxa"/>
                  <w:right w:w="80" w:type="dxa"/>
                </w:tcMar>
                <w:vAlign w:val="center"/>
              </w:tcPr>
            </w:tcPrChange>
          </w:tcPr>
          <w:p w14:paraId="5472ED7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最后一次出口运单</w:t>
            </w:r>
          </w:p>
        </w:tc>
      </w:tr>
    </w:tbl>
    <w:p w14:paraId="5472ED73" w14:textId="77777777" w:rsidR="00357BE4" w:rsidRDefault="00357BE4">
      <w:pPr>
        <w:spacing w:after="80"/>
      </w:pPr>
    </w:p>
    <w:p w14:paraId="5472ED74" w14:textId="77777777" w:rsidR="00357BE4" w:rsidRDefault="009F6C1D">
      <w:pPr>
        <w:pStyle w:val="Heading2"/>
      </w:pPr>
      <w:bookmarkStart w:id="782" w:name="_Toc242797463"/>
      <w:r>
        <w:t>8.1 数据模型</w:t>
      </w:r>
      <w:bookmarkEnd w:id="78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"/>
        <w:gridCol w:w="5586"/>
        <w:gridCol w:w="3338"/>
      </w:tblGrid>
      <w:tr w:rsidR="00357BE4" w14:paraId="5472ED78" w14:textId="77777777">
        <w:trPr>
          <w:cantSplit/>
          <w:tblHeader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关键字段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页面调用</w:t>
            </w:r>
          </w:p>
        </w:tc>
      </w:tr>
      <w:tr w:rsidR="00357BE4" w14:paraId="5472ED7C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任务编号、HAWB No.、触发来源、状态、货物类别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任务中心列表、工作台统计</w:t>
            </w:r>
          </w:p>
        </w:tc>
      </w:tr>
      <w:tr w:rsidR="00357BE4" w14:paraId="5472ED80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执行实例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实例号、原因、开始时间、状态、模板与表版本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7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任务详情的执行实例切换、执行次数、重跑</w:t>
            </w:r>
          </w:p>
        </w:tc>
      </w:tr>
      <w:tr w:rsidR="00357BE4" w14:paraId="5472ED84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节点执行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节点、状态、说明、错误信息、证据、文件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任务详情节点轨迹、当前环节、错误信息</w:t>
            </w:r>
          </w:p>
        </w:tc>
      </w:tr>
      <w:tr w:rsidR="00357BE4" w14:paraId="5472ED88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字段值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节点、字段名、值、来源、置信度、定位（文件 / 页 / 坐标）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任务详情字段面板</w:t>
            </w:r>
          </w:p>
        </w:tc>
      </w:tr>
      <w:tr w:rsidR="00357BE4" w14:paraId="5472ED8C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字段修正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字段、原值、新值、操作人、时间、执行实例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修正留痕、重跑携带修正值</w:t>
            </w:r>
          </w:p>
        </w:tc>
      </w:tr>
      <w:tr w:rsidR="00357BE4" w14:paraId="5472ED90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 ID、主题、发件人、接收时间、任务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8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N1 捕捉邮件、查重</w:t>
            </w:r>
          </w:p>
        </w:tc>
      </w:tr>
      <w:tr w:rsidR="00357BE4" w14:paraId="5472ED94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附件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原文件名、新文件名、归档路径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N2、N12、Share Point</w:t>
            </w:r>
          </w:p>
        </w:tc>
      </w:tr>
      <w:tr w:rsidR="00357BE4" w14:paraId="5472ED98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补传记录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任务、原始 PDF、发票 PDF、提交人、提交时间、处理结果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上传中心数据文件、任务续跑</w:t>
            </w:r>
          </w:p>
        </w:tc>
      </w:tr>
      <w:tr w:rsidR="00357BE4" w14:paraId="5472ED9C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配置文件版本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配置项、版本号、文件、列结构、更新时间、操作人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配置中心模板配置</w:t>
            </w:r>
          </w:p>
        </w:tc>
      </w:tr>
      <w:tr w:rsidR="00357BE4" w14:paraId="5472EDA0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映射表、列、条目、版本、更新时间、操作人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9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配置中心映射表配置；N6、N8 取值</w:t>
            </w:r>
          </w:p>
        </w:tc>
      </w:tr>
      <w:tr w:rsidR="00357BE4" w14:paraId="5472EDA4" w14:textId="77777777">
        <w:trPr>
          <w:cantSplit/>
        </w:trPr>
        <w:tc>
          <w:tcPr>
            <w:tcW w:w="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操作日志</w:t>
            </w:r>
          </w:p>
        </w:tc>
        <w:tc>
          <w:tcPr>
            <w:tcW w:w="5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操作、对象、操作人、时间</w:t>
            </w:r>
          </w:p>
        </w:tc>
        <w:tc>
          <w:tcPr>
            <w:tcW w:w="3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任务详情操作日志</w:t>
            </w:r>
          </w:p>
        </w:tc>
      </w:tr>
    </w:tbl>
    <w:p w14:paraId="5472EDA5" w14:textId="77777777" w:rsidR="00357BE4" w:rsidRDefault="00357BE4">
      <w:pPr>
        <w:spacing w:after="80"/>
      </w:pPr>
    </w:p>
    <w:p w14:paraId="5472EDA6" w14:textId="77777777" w:rsidR="00357BE4" w:rsidRDefault="009F6C1D">
      <w:pPr>
        <w:pStyle w:val="Heading2"/>
      </w:pPr>
      <w:bookmarkStart w:id="783" w:name="_Toc242797464"/>
      <w:r>
        <w:t>8.2 接口（页面操作与后端动作）</w:t>
      </w:r>
      <w:bookmarkEnd w:id="78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1"/>
        <w:gridCol w:w="5745"/>
      </w:tblGrid>
      <w:tr w:rsidR="00357BE4" w14:paraId="5472EDA9" w14:textId="77777777">
        <w:trPr>
          <w:cantSplit/>
          <w:tblHeader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页面操作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后端动作</w:t>
            </w:r>
          </w:p>
        </w:tc>
      </w:tr>
      <w:tr w:rsidR="00357BE4" w14:paraId="5472EDAC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新建任务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触发 RPA 按 R1.1 扫描 Portal 公邮</w:t>
            </w:r>
          </w:p>
        </w:tc>
      </w:tr>
      <w:tr w:rsidR="00357BE4" w14:paraId="5472EDAF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整单重跑 / 从此节点重跑 / 批量重跑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A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创建新执行实例，从指定节点执行，带上当前修正值</w:t>
            </w:r>
          </w:p>
        </w:tc>
      </w:tr>
      <w:tr w:rsidR="00357BE4" w14:paraId="5472EDB2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字段修正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保存修正记录</w:t>
            </w:r>
          </w:p>
        </w:tc>
      </w:tr>
      <w:tr w:rsidR="00357BE4" w14:paraId="5472EDB5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上传数据（原始 PDF 与发票补传）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保存原始 PDF 与发票 PDF，关联任务，下一运行批次从 N3 继续</w:t>
            </w:r>
          </w:p>
        </w:tc>
      </w:tr>
      <w:tr w:rsidR="00357BE4" w14:paraId="5472EDB8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 / 删除模板与业务大表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保存新版本 / 移除</w:t>
            </w:r>
          </w:p>
        </w:tc>
      </w:tr>
      <w:tr w:rsidR="00357BE4" w14:paraId="5472EDBB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编辑 / 删除映射表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保存新版本 / 移除</w:t>
            </w:r>
          </w:p>
        </w:tc>
      </w:tr>
      <w:tr w:rsidR="00357BE4" w14:paraId="5472EDBE" w14:textId="77777777">
        <w:trPr>
          <w:cantSplit/>
        </w:trPr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启停 / 编辑 / 试运行规则</w:t>
            </w:r>
          </w:p>
        </w:tc>
        <w:tc>
          <w:tcPr>
            <w:tcW w:w="5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B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保存规则；试运行不建任务</w:t>
            </w:r>
          </w:p>
        </w:tc>
      </w:tr>
    </w:tbl>
    <w:p w14:paraId="5472EDBF" w14:textId="77777777" w:rsidR="00357BE4" w:rsidRDefault="00357BE4">
      <w:pPr>
        <w:spacing w:after="80"/>
      </w:pPr>
    </w:p>
    <w:p w14:paraId="5472EDC0" w14:textId="77777777" w:rsidR="00357BE4" w:rsidRDefault="009F6C1D">
      <w:r>
        <w:br w:type="page"/>
      </w:r>
    </w:p>
    <w:p w14:paraId="5472EDC1" w14:textId="77777777" w:rsidR="00357BE4" w:rsidRDefault="009F6C1D">
      <w:pPr>
        <w:pStyle w:val="Heading1"/>
      </w:pPr>
      <w:bookmarkStart w:id="784" w:name="_Toc242797465"/>
      <w:r>
        <w:t>第九部分：平台能力分析</w:t>
      </w:r>
      <w:bookmarkEnd w:id="784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6"/>
        <w:gridCol w:w="6370"/>
      </w:tblGrid>
      <w:tr w:rsidR="00357BE4" w14:paraId="5472EDC4" w14:textId="77777777">
        <w:trPr>
          <w:cantSplit/>
          <w:tblHeader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能力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Case 4 用法</w:t>
            </w:r>
          </w:p>
        </w:tc>
      </w:tr>
      <w:tr w:rsidR="00357BE4" w14:paraId="5472EDC7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监听规则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监听 Portal 公邮，按发件人后缀与标题触发</w:t>
            </w:r>
          </w:p>
        </w:tc>
      </w:tr>
      <w:tr w:rsidR="00357BE4" w14:paraId="5472EDCA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定时运行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每天 12:00、20:00</w:t>
            </w:r>
          </w:p>
        </w:tc>
      </w:tr>
      <w:tr w:rsidR="00357BE4" w14:paraId="5472EDCD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 / 执行实例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一票 HAWB 一个任务，重跑生成新实例</w:t>
            </w:r>
          </w:p>
        </w:tc>
      </w:tr>
      <w:tr w:rsidR="00357BE4" w14:paraId="5472EDD0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字段修正、任意节点重跑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C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</w:tr>
      <w:tr w:rsidR="00357BE4" w14:paraId="5472EDD3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原始 PDF 与发票补传，关联任务续跑</w:t>
            </w:r>
          </w:p>
        </w:tc>
      </w:tr>
      <w:tr w:rsidR="00357BE4" w14:paraId="5472EDD6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配置中心模板 / 映射表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模板与业务大表版本管理；映射表平台内编辑</w:t>
            </w:r>
          </w:p>
        </w:tc>
      </w:tr>
      <w:tr w:rsidR="00357BE4" w14:paraId="5472EDD9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待人工处理提醒</w:t>
            </w:r>
          </w:p>
        </w:tc>
      </w:tr>
      <w:tr w:rsidR="00357BE4" w14:paraId="5472EDDC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操作日志、节点证据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</w:tr>
      <w:tr w:rsidR="00357BE4" w14:paraId="5472EDDF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Share Point 浏览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归档文件</w:t>
            </w:r>
          </w:p>
        </w:tc>
      </w:tr>
      <w:tr w:rsidR="00357BE4" w14:paraId="5472EDE2" w14:textId="77777777">
        <w:trPr>
          <w:cantSplit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 盘读取</w:t>
            </w:r>
          </w:p>
        </w:tc>
        <w:tc>
          <w:tcPr>
            <w:tcW w:w="6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纯旧货查找原出口报关单与盖章文件</w:t>
            </w:r>
          </w:p>
        </w:tc>
      </w:tr>
    </w:tbl>
    <w:p w14:paraId="5472EDE3" w14:textId="77777777" w:rsidR="00357BE4" w:rsidRDefault="00357BE4">
      <w:pPr>
        <w:spacing w:after="80"/>
      </w:pPr>
    </w:p>
    <w:p w14:paraId="5472EDE4" w14:textId="77777777" w:rsidR="00357BE4" w:rsidRDefault="009F6C1D">
      <w:pPr>
        <w:spacing w:after="80"/>
      </w:pPr>
      <w:r>
        <w:rPr>
          <w:rFonts w:eastAsia="微软雅黑"/>
          <w:b/>
          <w:bCs/>
        </w:rPr>
        <w:t>平台能力需要全 case 统一</w:t>
      </w:r>
    </w:p>
    <w:p w14:paraId="5472EDE5" w14:textId="77777777" w:rsidR="00357BE4" w:rsidRDefault="009F6C1D">
      <w:r>
        <w:br w:type="page"/>
      </w:r>
    </w:p>
    <w:p w14:paraId="5472EDE6" w14:textId="77777777" w:rsidR="00357BE4" w:rsidRDefault="009F6C1D">
      <w:pPr>
        <w:pStyle w:val="Heading1"/>
      </w:pPr>
      <w:bookmarkStart w:id="785" w:name="_Toc242797466"/>
      <w:r>
        <w:t>第十部分：非功能性需求</w:t>
      </w:r>
      <w:bookmarkEnd w:id="78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4"/>
        <w:gridCol w:w="8732"/>
      </w:tblGrid>
      <w:tr w:rsidR="00357BE4" w14:paraId="5472EDE9" w14:textId="77777777">
        <w:trPr>
          <w:cantSplit/>
          <w:tblHeader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要求</w:t>
            </w:r>
          </w:p>
        </w:tc>
      </w:tr>
      <w:tr w:rsidR="00357BE4" w14:paraId="5472EDEC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时效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邮件到达到运行完成不超过半天</w:t>
            </w:r>
          </w:p>
        </w:tc>
      </w:tr>
      <w:tr w:rsidR="00357BE4" w14:paraId="5472EDEF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性能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任务列表加载 ≤ 2 s</w:t>
            </w:r>
          </w:p>
        </w:tc>
      </w:tr>
      <w:tr w:rsidR="00357BE4" w14:paraId="5472EDF2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权限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Alice SSO；角色按 ServiceNext</w:t>
            </w:r>
          </w:p>
        </w:tc>
      </w:tr>
      <w:tr w:rsidR="00357BE4" w14:paraId="5472EDF5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审计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操作日志不可篡改；节点证据防篡改留痕</w:t>
            </w:r>
          </w:p>
        </w:tc>
      </w:tr>
      <w:tr w:rsidR="00357BE4" w14:paraId="5472EDF8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安全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账号、邮箱凭证不写入日志、不硬编码</w:t>
            </w:r>
          </w:p>
        </w:tc>
      </w:tr>
      <w:tr w:rsidR="00357BE4" w14:paraId="5472EDFB" w14:textId="77777777">
        <w:trPr>
          <w:cantSplit/>
        </w:trPr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可配置</w:t>
            </w:r>
          </w:p>
        </w:tc>
        <w:tc>
          <w:tcPr>
            <w:tcW w:w="8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发件人后缀、标题关键字、运行时间、模板、业务大表、映射表、归档根目录</w:t>
            </w:r>
          </w:p>
        </w:tc>
      </w:tr>
    </w:tbl>
    <w:p w14:paraId="5472EDFC" w14:textId="77777777" w:rsidR="00357BE4" w:rsidRDefault="00357BE4">
      <w:pPr>
        <w:spacing w:after="80"/>
      </w:pPr>
    </w:p>
    <w:p w14:paraId="5472EDFD" w14:textId="77777777" w:rsidR="00357BE4" w:rsidRDefault="009F6C1D">
      <w:r>
        <w:br w:type="page"/>
      </w:r>
    </w:p>
    <w:p w14:paraId="5472EDFE" w14:textId="77777777" w:rsidR="00357BE4" w:rsidRDefault="009F6C1D">
      <w:pPr>
        <w:pStyle w:val="Heading1"/>
      </w:pPr>
      <w:bookmarkStart w:id="786" w:name="_Toc242797467"/>
      <w:r>
        <w:t>第十一部分：约束与假设</w:t>
      </w:r>
      <w:bookmarkEnd w:id="78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"/>
        <w:gridCol w:w="8860"/>
      </w:tblGrid>
      <w:tr w:rsidR="00357BE4" w14:paraId="5472EE01" w14:textId="77777777">
        <w:trPr>
          <w:cantSplit/>
          <w:tblHeader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D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357BE4" w14:paraId="5472EE04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约束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IES+ 无接口，由 RPA 通过界面操作</w:t>
            </w:r>
          </w:p>
        </w:tc>
      </w:tr>
      <w:tr w:rsidR="00357BE4" w14:paraId="5472EE07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约束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PDF 为图片版，需 OCR 识别</w:t>
            </w:r>
          </w:p>
        </w:tc>
      </w:tr>
      <w:tr w:rsidR="00357BE4" w14:paraId="5472EE0A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约束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原出口报关单、盖章文件存于 T 盘出口文件夹</w:t>
            </w:r>
          </w:p>
        </w:tc>
      </w:tr>
      <w:tr w:rsidR="00357BE4" w14:paraId="5472EE0D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假设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一封预报邮件只含一份 PDF、一票货</w:t>
            </w:r>
          </w:p>
        </w:tc>
      </w:tr>
      <w:tr w:rsidR="00357BE4" w14:paraId="5472EE10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假设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一份 PDF 只有一种货物类别</w:t>
            </w:r>
          </w:p>
        </w:tc>
      </w:tr>
      <w:tr w:rsidR="00357BE4" w14:paraId="5472EE13" w14:textId="77777777">
        <w:trPr>
          <w:cantSplit/>
        </w:trPr>
        <w:tc>
          <w:tcPr>
            <w:tcW w:w="1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假设</w:t>
            </w:r>
          </w:p>
        </w:tc>
        <w:tc>
          <w:tcPr>
            <w:tcW w:w="8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业务按时在配置中心上传最新的诊断仪大表、追踪大表、Warranty 大表与 PN list</w:t>
            </w:r>
          </w:p>
        </w:tc>
      </w:tr>
    </w:tbl>
    <w:p w14:paraId="5472EE14" w14:textId="77777777" w:rsidR="00357BE4" w:rsidRDefault="00357BE4">
      <w:pPr>
        <w:spacing w:after="80"/>
      </w:pPr>
    </w:p>
    <w:p w14:paraId="5472EE15" w14:textId="77777777" w:rsidR="00357BE4" w:rsidRDefault="009F6C1D">
      <w:r>
        <w:br w:type="page"/>
      </w:r>
    </w:p>
    <w:p w14:paraId="5472EE16" w14:textId="77777777" w:rsidR="00357BE4" w:rsidRDefault="009F6C1D">
      <w:pPr>
        <w:pStyle w:val="Heading1"/>
      </w:pPr>
      <w:bookmarkStart w:id="787" w:name="_Toc242797468"/>
      <w:r>
        <w:t>第十二部分：风险与待确认</w:t>
      </w:r>
      <w:bookmarkEnd w:id="787"/>
    </w:p>
    <w:p w14:paraId="5472EE17" w14:textId="77777777" w:rsidR="00357BE4" w:rsidRDefault="009F6C1D">
      <w:pPr>
        <w:pStyle w:val="Heading2"/>
      </w:pPr>
      <w:bookmarkStart w:id="788" w:name="_Toc242797469"/>
      <w:r>
        <w:t>风险</w:t>
      </w:r>
      <w:bookmarkEnd w:id="78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714"/>
        <w:gridCol w:w="3592"/>
      </w:tblGrid>
      <w:tr w:rsidR="00357BE4" w14:paraId="5472EE1B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应对</w:t>
            </w:r>
          </w:p>
        </w:tc>
      </w:tr>
      <w:tr w:rsidR="00357BE4" w14:paraId="5472EE1F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5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Serial number 比对在 IES+ 发票、预报创建之后，比对不一致时 IES+ 已有数据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任务转“有差异”，业务线下核实处理</w:t>
            </w:r>
          </w:p>
        </w:tc>
      </w:tr>
      <w:tr w:rsidR="00357BE4" w14:paraId="5472EE23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5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业务大表或 PN list 未及时更新，查不到 PN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业务修正 Part Number 后重跑</w:t>
            </w:r>
          </w:p>
        </w:tc>
      </w:tr>
      <w:tr w:rsidR="00357BE4" w14:paraId="5472EE27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5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出口报关单命名不统一，定位失败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转“有差异”，业务线下核实</w:t>
            </w:r>
          </w:p>
        </w:tc>
      </w:tr>
    </w:tbl>
    <w:p w14:paraId="5472EE28" w14:textId="77777777" w:rsidR="00357BE4" w:rsidRDefault="00357BE4">
      <w:pPr>
        <w:spacing w:after="80"/>
      </w:pPr>
    </w:p>
    <w:p w14:paraId="5472EE29" w14:textId="77777777" w:rsidR="00357BE4" w:rsidRDefault="009F6C1D">
      <w:pPr>
        <w:pStyle w:val="Heading2"/>
      </w:pPr>
      <w:bookmarkStart w:id="789" w:name="_Toc242797470"/>
      <w:r>
        <w:t>待确认</w:t>
      </w:r>
      <w:bookmarkEnd w:id="78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3"/>
        <w:gridCol w:w="8993"/>
      </w:tblGrid>
      <w:tr w:rsidR="00357BE4" w14:paraId="5472EE2C" w14:textId="77777777">
        <w:trPr>
          <w:cantSplit/>
          <w:tblHeader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事项</w:t>
            </w:r>
          </w:p>
        </w:tc>
      </w:tr>
      <w:tr w:rsidR="00357BE4" w14:paraId="5472EE2F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2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Serial number 不一致时，正确的原出口报关单从哪里补传；线下核实无误后是否提供“继续”操作</w:t>
            </w:r>
          </w:p>
        </w:tc>
      </w:tr>
      <w:tr w:rsidR="00357BE4" w14:paraId="5472EE32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文件夹品名段的简写方式（示例中有 kit5、kit 5 两种写法）</w:t>
            </w:r>
          </w:p>
        </w:tc>
      </w:tr>
      <w:tr w:rsidR="00357BE4" w14:paraId="5472EE35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预报 VOL 保留位数</w:t>
            </w:r>
          </w:p>
        </w:tc>
      </w:tr>
      <w:tr w:rsidR="00357BE4" w14:paraId="5472EE38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工作台统计周期</w:t>
            </w:r>
          </w:p>
        </w:tc>
      </w:tr>
      <w:tr w:rsidR="00357BE4" w14:paraId="5472EE3B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业务数据量（每周票数）</w:t>
            </w:r>
          </w:p>
        </w:tc>
      </w:tr>
      <w:tr w:rsidR="00357BE4" w14:paraId="5472EE3E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新货一票多台时，SN 与包裹（DN 表头 PID）的对应方式</w:t>
            </w:r>
          </w:p>
        </w:tc>
      </w:tr>
      <w:tr w:rsidR="00357BE4" w14:paraId="5472EE41" w14:textId="77777777">
        <w:trPr>
          <w:cantSplit/>
        </w:trPr>
        <w:tc>
          <w:tcPr>
            <w:tcW w:w="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3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89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第三部分各操作对应的角色</w:t>
            </w:r>
          </w:p>
        </w:tc>
      </w:tr>
    </w:tbl>
    <w:p w14:paraId="5472EE42" w14:textId="77777777" w:rsidR="00357BE4" w:rsidRDefault="00357BE4">
      <w:pPr>
        <w:spacing w:after="80"/>
      </w:pPr>
    </w:p>
    <w:p w14:paraId="5472EE43" w14:textId="77777777" w:rsidR="00357BE4" w:rsidRDefault="009F6C1D">
      <w:r>
        <w:br w:type="page"/>
      </w:r>
    </w:p>
    <w:p w14:paraId="5472EE44" w14:textId="77777777" w:rsidR="00357BE4" w:rsidRDefault="009F6C1D">
      <w:pPr>
        <w:pStyle w:val="Heading1"/>
      </w:pPr>
      <w:bookmarkStart w:id="790" w:name="_Toc242797471"/>
      <w:r>
        <w:t>附录</w:t>
      </w:r>
      <w:bookmarkEnd w:id="790"/>
    </w:p>
    <w:p w14:paraId="5472EE45" w14:textId="77777777" w:rsidR="00357BE4" w:rsidRDefault="009F6C1D">
      <w:pPr>
        <w:pStyle w:val="Heading2"/>
      </w:pPr>
      <w:bookmarkStart w:id="791" w:name="_Toc242797472"/>
      <w:r>
        <w:t>附录 A：PN list 初始数据</w:t>
      </w:r>
      <w:bookmarkEnd w:id="79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4612"/>
        <w:gridCol w:w="1801"/>
        <w:gridCol w:w="789"/>
      </w:tblGrid>
      <w:tr w:rsidR="00357BE4" w14:paraId="5472EE4A" w14:textId="77777777">
        <w:trPr>
          <w:cantSplit/>
          <w:tblHeader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Part number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Item No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Price</w:t>
            </w:r>
          </w:p>
        </w:tc>
      </w:tr>
      <w:tr w:rsidR="00357BE4" w14:paraId="5472EE4F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QALCNSD26KIT501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Kit 5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6511976076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4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8022</w:t>
            </w:r>
          </w:p>
        </w:tc>
      </w:tr>
      <w:tr w:rsidR="00357BE4" w14:paraId="5472EE54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QALCNSD26KIT5S1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Kit 5 Scope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6511976576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12474</w:t>
            </w:r>
          </w:p>
        </w:tc>
      </w:tr>
      <w:tr w:rsidR="00357BE4" w14:paraId="5472EE59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QALCNSD26XSCP01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Scope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6511919599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4494</w:t>
            </w:r>
          </w:p>
        </w:tc>
      </w:tr>
      <w:tr w:rsidR="00357BE4" w14:paraId="5472EE5E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QALCNSD26RDS201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Retail Data Storage 2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6511754099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2019</w:t>
            </w:r>
          </w:p>
        </w:tc>
      </w:tr>
      <w:tr w:rsidR="00357BE4" w14:paraId="5472EE63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5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QALCNSD26KIT5P1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Kit 5 Loaner Pool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6511976076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8022</w:t>
            </w:r>
          </w:p>
        </w:tc>
      </w:tr>
      <w:tr w:rsidR="00357BE4" w14:paraId="5472EE68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QALCNSD26RDS2P1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Retail Data Storage 2 Loaner Pool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6511754099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2019</w:t>
            </w:r>
          </w:p>
        </w:tc>
      </w:tr>
      <w:tr w:rsidR="00357BE4" w14:paraId="5472EE6D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5 PEN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6511978399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15</w:t>
            </w:r>
          </w:p>
        </w:tc>
      </w:tr>
      <w:tr w:rsidR="00357BE4" w14:paraId="5472EE72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QALCNSD26ACC002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6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2 PEN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6511972699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18</w:t>
            </w:r>
          </w:p>
        </w:tc>
      </w:tr>
      <w:tr w:rsidR="00357BE4" w14:paraId="5472EE77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QALCNSD26ACC003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USB cable 4.5 m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6511193499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19</w:t>
            </w:r>
          </w:p>
        </w:tc>
      </w:tr>
      <w:tr w:rsidR="00357BE4" w14:paraId="5472EE7C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QALCNSD26ACC004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5 charging cable 12V/24V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6511978299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30</w:t>
            </w:r>
          </w:p>
        </w:tc>
      </w:tr>
      <w:tr w:rsidR="00357BE4" w14:paraId="5472EE81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QALCNSD26ACC005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5 power supply unit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7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6511978199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30</w:t>
            </w:r>
          </w:p>
        </w:tc>
      </w:tr>
      <w:tr w:rsidR="00357BE4" w14:paraId="5472EE86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QALCNSD26ACC006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High-frequency testing and meas. range probe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6511198399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56</w:t>
            </w:r>
          </w:p>
        </w:tc>
      </w:tr>
      <w:tr w:rsidR="00357BE4" w14:paraId="5472EE8B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QALCNSD26ACC007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cable (16-p/OBD)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6511251799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39</w:t>
            </w:r>
          </w:p>
        </w:tc>
      </w:tr>
      <w:tr w:rsidR="00357BE4" w14:paraId="5472EE90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QALCNSD26ACC008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USB TO LAN ADAPTER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6511754299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8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41</w:t>
            </w:r>
          </w:p>
        </w:tc>
      </w:tr>
      <w:tr w:rsidR="00357BE4" w14:paraId="5472EE95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QALCNSD26ACC009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USB cable (5 m)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6511250799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42.5</w:t>
            </w:r>
          </w:p>
        </w:tc>
      </w:tr>
      <w:tr w:rsidR="00357BE4" w14:paraId="5472EE9A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QALCNSD26ACC010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Red ground line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6511193799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45</w:t>
            </w:r>
          </w:p>
        </w:tc>
      </w:tr>
      <w:tr w:rsidR="00357BE4" w14:paraId="5472EE9F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Green ground line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6511193899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9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45</w:t>
            </w:r>
          </w:p>
        </w:tc>
      </w:tr>
      <w:tr w:rsidR="00357BE4" w14:paraId="5472EEA4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QALCNSD26ACC012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Secondary ignition pickup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6511197599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46</w:t>
            </w:r>
          </w:p>
        </w:tc>
      </w:tr>
      <w:tr w:rsidR="00357BE4" w14:paraId="5472EEA9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QALCNSD26ACC013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Blue ground line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6511193699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45</w:t>
            </w:r>
          </w:p>
        </w:tc>
      </w:tr>
      <w:tr w:rsidR="00357BE4" w14:paraId="5472EEAE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QALCNSD26ACC014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Yellow ground line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6511193999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45</w:t>
            </w:r>
          </w:p>
        </w:tc>
      </w:tr>
      <w:tr w:rsidR="00357BE4" w14:paraId="5472EEB3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A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QALCNSD26ACC015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Small parts set (clamping devices &amp; adapters)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6511194199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48</w:t>
            </w:r>
          </w:p>
        </w:tc>
      </w:tr>
      <w:tr w:rsidR="00357BE4" w14:paraId="5472EEB8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QALCNSD26ACC016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Temperature sensor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6511197299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52</w:t>
            </w:r>
          </w:p>
        </w:tc>
      </w:tr>
      <w:tr w:rsidR="00357BE4" w14:paraId="5472EEBD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QALCNSD26ACC017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Ground line for resistance measurement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6511197199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59</w:t>
            </w:r>
          </w:p>
        </w:tc>
      </w:tr>
      <w:tr w:rsidR="00357BE4" w14:paraId="5472EEC2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QALCNSD26ACC018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B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adapter cable (14-pin)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6511251499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57</w:t>
            </w:r>
          </w:p>
        </w:tc>
      </w:tr>
      <w:tr w:rsidR="00357BE4" w14:paraId="5472EEC7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QALCNSD26ACC019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2 USB HUB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6511972399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60</w:t>
            </w:r>
          </w:p>
        </w:tc>
      </w:tr>
      <w:tr w:rsidR="00357BE4" w14:paraId="5472EECC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QALCNSD26ACC020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Pad power supply unit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6511921199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69</w:t>
            </w:r>
          </w:p>
        </w:tc>
      </w:tr>
      <w:tr w:rsidR="00357BE4" w14:paraId="5472EED1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adapter cable (8-pin)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C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6511250899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85</w:t>
            </w:r>
          </w:p>
        </w:tc>
      </w:tr>
      <w:tr w:rsidR="00357BE4" w14:paraId="5472EED6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QALCNSD26ACC022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adapter cable (38-pin)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6511253999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94.5</w:t>
            </w:r>
          </w:p>
        </w:tc>
      </w:tr>
      <w:tr w:rsidR="00357BE4" w14:paraId="5472EEDB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QALCNSD26ACC023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2 power supply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6511972199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105</w:t>
            </w:r>
          </w:p>
        </w:tc>
      </w:tr>
      <w:tr w:rsidR="00357BE4" w14:paraId="5472EEE0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QALCNSD26ACC024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2 charging cable 12V/24V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6511972499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D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115</w:t>
            </w:r>
          </w:p>
        </w:tc>
      </w:tr>
      <w:tr w:rsidR="00357BE4" w14:paraId="5472EEE5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QALCNSD26ACC025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5 Dockingstation (USB-C)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6511978099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120</w:t>
            </w:r>
          </w:p>
        </w:tc>
      </w:tr>
      <w:tr w:rsidR="00357BE4" w14:paraId="5472EEEA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QALCNSD26ACC026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Coil and signal sensor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6511198699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127</w:t>
            </w:r>
          </w:p>
        </w:tc>
      </w:tr>
      <w:tr w:rsidR="00357BE4" w14:paraId="5472EEEF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QALCNSD26ACC027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PAD VEH.CHARG.,12/24 V.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6511922199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E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142.5</w:t>
            </w:r>
          </w:p>
        </w:tc>
      </w:tr>
      <w:tr w:rsidR="00357BE4" w14:paraId="5472EEF4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QALCNSD26ACC028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Secondary adapter set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6511173799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209</w:t>
            </w:r>
          </w:p>
        </w:tc>
      </w:tr>
      <w:tr w:rsidR="00357BE4" w14:paraId="5472EEF9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QALCNSD26ACC029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Current clamp 2000 A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6511197099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8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221</w:t>
            </w:r>
          </w:p>
        </w:tc>
      </w:tr>
      <w:tr w:rsidR="00357BE4" w14:paraId="5472EEFE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QALCNSD26ACC030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Pressure sensor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6511197499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315</w:t>
            </w:r>
          </w:p>
        </w:tc>
      </w:tr>
      <w:tr w:rsidR="00357BE4" w14:paraId="5472EF03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EF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QALCNSD26ACC031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XENTRY Diagnosis Pad docking station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6511921599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2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327.5</w:t>
            </w:r>
          </w:p>
        </w:tc>
      </w:tr>
      <w:tr w:rsidR="00357BE4" w14:paraId="5472EF08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QALCNSD26ACC032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Current clamp 100 A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6511193199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343</w:t>
            </w:r>
          </w:p>
        </w:tc>
      </w:tr>
      <w:tr w:rsidR="00357BE4" w14:paraId="5472EF0D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9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QALCNSD26ACC033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Optical balancing set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6511194399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C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355</w:t>
            </w:r>
          </w:p>
        </w:tc>
      </w:tr>
      <w:tr w:rsidR="00357BE4" w14:paraId="5472EF12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QALCNSD26ACC034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0F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XD Pad 2 docking station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6511972099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350</w:t>
            </w:r>
          </w:p>
        </w:tc>
      </w:tr>
      <w:tr w:rsidR="00357BE4" w14:paraId="5472EF17" w14:textId="77777777">
        <w:trPr>
          <w:cantSplit/>
        </w:trPr>
        <w:tc>
          <w:tcPr>
            <w:tcW w:w="2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QALCNSD26ACC035</w:t>
            </w:r>
          </w:p>
        </w:tc>
        <w:tc>
          <w:tcPr>
            <w:tcW w:w="4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NVH kit (noise and vibration measurement)</w:t>
            </w:r>
          </w:p>
        </w:tc>
        <w:tc>
          <w:tcPr>
            <w:tcW w:w="1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5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6511194299</w:t>
            </w:r>
          </w:p>
        </w:tc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890</w:t>
            </w:r>
          </w:p>
        </w:tc>
      </w:tr>
    </w:tbl>
    <w:p w14:paraId="5472EF18" w14:textId="77777777" w:rsidR="00357BE4" w:rsidRDefault="00357BE4">
      <w:pPr>
        <w:spacing w:after="80"/>
      </w:pPr>
    </w:p>
    <w:p w14:paraId="5472EF19" w14:textId="77777777" w:rsidR="00357BE4" w:rsidRDefault="009F6C1D">
      <w:pPr>
        <w:pStyle w:val="Heading2"/>
      </w:pPr>
      <w:bookmarkStart w:id="792" w:name="_Toc242797473"/>
      <w:r>
        <w:t>附录 B：票文件夹命名示例</w:t>
      </w:r>
      <w:bookmarkEnd w:id="79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8076"/>
      </w:tblGrid>
      <w:tr w:rsidR="00357BE4" w14:paraId="5472EF1C" w14:textId="77777777">
        <w:trPr>
          <w:cantSplit/>
          <w:tblHeader/>
        </w:trPr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A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8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B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b/>
                <w:bCs/>
                <w:sz w:val="16"/>
                <w:szCs w:val="16"/>
              </w:rPr>
              <w:t>示例</w:t>
            </w:r>
          </w:p>
        </w:tc>
      </w:tr>
      <w:tr w:rsidR="00357BE4" w14:paraId="5472EF1F" w14:textId="77777777">
        <w:trPr>
          <w:cantSplit/>
        </w:trPr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D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纯旧货</w:t>
            </w:r>
          </w:p>
        </w:tc>
        <w:tc>
          <w:tcPr>
            <w:tcW w:w="8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1E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 532418_pad 2_Old_448886329033</w:t>
            </w:r>
          </w:p>
        </w:tc>
      </w:tr>
      <w:tr w:rsidR="00357BE4" w14:paraId="5472EF22" w14:textId="77777777">
        <w:trPr>
          <w:cantSplit/>
        </w:trPr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0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新货</w:t>
            </w:r>
          </w:p>
        </w:tc>
        <w:tc>
          <w:tcPr>
            <w:tcW w:w="8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1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 555435-555436_kit5_new_448886353380</w:t>
            </w:r>
          </w:p>
        </w:tc>
      </w:tr>
      <w:tr w:rsidR="00357BE4" w14:paraId="5472EF25" w14:textId="77777777">
        <w:trPr>
          <w:cantSplit/>
        </w:trPr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3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GLC 补货的旧货</w:t>
            </w:r>
          </w:p>
        </w:tc>
        <w:tc>
          <w:tcPr>
            <w:tcW w:w="8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4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 545459_pad 2 power supply_old (new)_447033454333</w:t>
            </w:r>
          </w:p>
        </w:tc>
      </w:tr>
      <w:tr w:rsidR="00357BE4" w14:paraId="5472EF28" w14:textId="77777777">
        <w:trPr>
          <w:cantSplit/>
        </w:trPr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6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loaner pool</w:t>
            </w:r>
          </w:p>
        </w:tc>
        <w:tc>
          <w:tcPr>
            <w:tcW w:w="8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EF27" w14:textId="77777777" w:rsidR="00357BE4" w:rsidRDefault="009F6C1D">
            <w:pPr>
              <w:spacing w:line="260" w:lineRule="auto"/>
            </w:pPr>
            <w:r>
              <w:rPr>
                <w:rFonts w:eastAsia="微软雅黑"/>
                <w:sz w:val="16"/>
                <w:szCs w:val="16"/>
              </w:rPr>
              <w:t>SN 804652-804653_kit 5_loaner pool_524241835996</w:t>
            </w:r>
          </w:p>
        </w:tc>
      </w:tr>
    </w:tbl>
    <w:p w14:paraId="5472EF29" w14:textId="77777777" w:rsidR="00357BE4" w:rsidRDefault="00357BE4">
      <w:pPr>
        <w:spacing w:after="80"/>
      </w:pPr>
    </w:p>
    <w:sectPr w:rsidR="00357BE4">
      <w:headerReference w:type="default" r:id="rId52"/>
      <w:footerReference w:type="default" r:id="rId53"/>
      <w:pgSz w:w="11906" w:h="16838"/>
      <w:pgMar w:top="1000" w:right="1000" w:bottom="10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0249" w14:textId="77777777" w:rsidR="00636554" w:rsidRDefault="00636554">
      <w:pPr>
        <w:spacing w:line="240" w:lineRule="auto"/>
      </w:pPr>
      <w:r>
        <w:separator/>
      </w:r>
    </w:p>
  </w:endnote>
  <w:endnote w:type="continuationSeparator" w:id="0">
    <w:p w14:paraId="28585528" w14:textId="77777777" w:rsidR="00636554" w:rsidRDefault="006365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EF55" w14:textId="12B76E73" w:rsidR="00357BE4" w:rsidRDefault="009F6C1D">
    <w:pPr>
      <w:jc w:val="center"/>
    </w:pPr>
    <w:r>
      <w:rPr>
        <w:rFonts w:eastAsia="微软雅黑"/>
        <w:color w:val="7F7F7F"/>
        <w:sz w:val="15"/>
        <w:szCs w:val="15"/>
      </w:rPr>
      <w:t xml:space="preserve">第 </w:t>
    </w:r>
    <w:r>
      <w:rPr>
        <w:color w:val="7F7F7F"/>
        <w:sz w:val="15"/>
        <w:szCs w:val="15"/>
      </w:rPr>
      <w:fldChar w:fldCharType="begin"/>
    </w:r>
    <w:r>
      <w:rPr>
        <w:rFonts w:eastAsia="微软雅黑"/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 w:rsidR="00D274E5">
      <w:rPr>
        <w:rFonts w:eastAsia="微软雅黑"/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rFonts w:eastAsia="微软雅黑"/>
        <w:color w:val="7F7F7F"/>
        <w:sz w:val="15"/>
        <w:szCs w:val="15"/>
      </w:rPr>
      <w:t xml:space="preserve"> 页 / 共 </w:t>
    </w:r>
    <w:r>
      <w:rPr>
        <w:color w:val="7F7F7F"/>
        <w:sz w:val="15"/>
        <w:szCs w:val="15"/>
      </w:rPr>
      <w:fldChar w:fldCharType="begin"/>
    </w:r>
    <w:r>
      <w:rPr>
        <w:rFonts w:eastAsia="微软雅黑"/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 w:rsidR="00D274E5">
      <w:rPr>
        <w:rFonts w:eastAsia="微软雅黑"/>
        <w:noProof/>
        <w:color w:val="7F7F7F"/>
        <w:sz w:val="15"/>
        <w:szCs w:val="15"/>
      </w:rPr>
      <w:t>2</w:t>
    </w:r>
    <w:r>
      <w:rPr>
        <w:color w:val="7F7F7F"/>
        <w:sz w:val="15"/>
        <w:szCs w:val="15"/>
      </w:rPr>
      <w:fldChar w:fldCharType="end"/>
    </w:r>
    <w:r>
      <w:rPr>
        <w:rFonts w:eastAsia="微软雅黑"/>
        <w:color w:val="7F7F7F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F1D5" w14:textId="77777777" w:rsidR="00636554" w:rsidRDefault="00636554">
      <w:pPr>
        <w:spacing w:line="240" w:lineRule="auto"/>
      </w:pPr>
      <w:r>
        <w:separator/>
      </w:r>
    </w:p>
  </w:footnote>
  <w:footnote w:type="continuationSeparator" w:id="0">
    <w:p w14:paraId="0169F478" w14:textId="77777777" w:rsidR="00636554" w:rsidRDefault="006365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EF54" w14:textId="77777777" w:rsidR="00357BE4" w:rsidRDefault="009F6C1D">
    <w:pPr>
      <w:pBdr>
        <w:bottom w:val="single" w:sz="4" w:space="2" w:color="BFBFBF"/>
      </w:pBdr>
      <w:jc w:val="right"/>
    </w:pPr>
    <w:r>
      <w:rPr>
        <w:rFonts w:eastAsia="微软雅黑"/>
        <w:color w:val="7F7F7F"/>
        <w:sz w:val="15"/>
        <w:szCs w:val="15"/>
      </w:rPr>
      <w:t>UC34 Case 4 · X-entry 发票与预报创建 — 产品需求文档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249"/>
    <w:multiLevelType w:val="hybridMultilevel"/>
    <w:tmpl w:val="9D38FB7A"/>
    <w:lvl w:ilvl="0" w:tplc="119874AC">
      <w:start w:val="1"/>
      <w:numFmt w:val="bullet"/>
      <w:lvlText w:val="●"/>
      <w:lvlJc w:val="left"/>
      <w:pPr>
        <w:ind w:left="360" w:hanging="240"/>
      </w:pPr>
      <w:rPr>
        <w:sz w:val="14"/>
        <w:szCs w:val="14"/>
      </w:rPr>
    </w:lvl>
    <w:lvl w:ilvl="1" w:tplc="454C09CE">
      <w:start w:val="1"/>
      <w:numFmt w:val="bullet"/>
      <w:lvlText w:val="○"/>
      <w:lvlJc w:val="left"/>
      <w:pPr>
        <w:ind w:left="720" w:hanging="240"/>
      </w:pPr>
      <w:rPr>
        <w:sz w:val="14"/>
        <w:szCs w:val="14"/>
      </w:rPr>
    </w:lvl>
    <w:lvl w:ilvl="2" w:tplc="785E134C">
      <w:start w:val="1"/>
      <w:numFmt w:val="bullet"/>
      <w:lvlText w:val="■"/>
      <w:lvlJc w:val="left"/>
      <w:pPr>
        <w:ind w:left="1080" w:hanging="240"/>
      </w:pPr>
      <w:rPr>
        <w:sz w:val="14"/>
        <w:szCs w:val="14"/>
      </w:rPr>
    </w:lvl>
    <w:lvl w:ilvl="3" w:tplc="C7E07798">
      <w:numFmt w:val="decimal"/>
      <w:lvlText w:val=""/>
      <w:lvlJc w:val="left"/>
    </w:lvl>
    <w:lvl w:ilvl="4" w:tplc="8E6084DC">
      <w:numFmt w:val="decimal"/>
      <w:lvlText w:val=""/>
      <w:lvlJc w:val="left"/>
    </w:lvl>
    <w:lvl w:ilvl="5" w:tplc="92985146">
      <w:numFmt w:val="decimal"/>
      <w:lvlText w:val=""/>
      <w:lvlJc w:val="left"/>
    </w:lvl>
    <w:lvl w:ilvl="6" w:tplc="43A47154">
      <w:numFmt w:val="decimal"/>
      <w:lvlText w:val=""/>
      <w:lvlJc w:val="left"/>
    </w:lvl>
    <w:lvl w:ilvl="7" w:tplc="3D64B516">
      <w:numFmt w:val="decimal"/>
      <w:lvlText w:val=""/>
      <w:lvlJc w:val="left"/>
    </w:lvl>
    <w:lvl w:ilvl="8" w:tplc="7F4CF530">
      <w:numFmt w:val="decimal"/>
      <w:lvlText w:val=""/>
      <w:lvlJc w:val="left"/>
    </w:lvl>
  </w:abstractNum>
  <w:abstractNum w:abstractNumId="1" w15:restartNumberingAfterBreak="0">
    <w:nsid w:val="1FC926FC"/>
    <w:multiLevelType w:val="hybridMultilevel"/>
    <w:tmpl w:val="4B9E3F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1220FA"/>
    <w:multiLevelType w:val="hybridMultilevel"/>
    <w:tmpl w:val="D57E0044"/>
    <w:lvl w:ilvl="0" w:tplc="AAECB5D6">
      <w:start w:val="1"/>
      <w:numFmt w:val="bullet"/>
      <w:lvlText w:val="●"/>
      <w:lvlJc w:val="left"/>
      <w:pPr>
        <w:ind w:left="720" w:hanging="360"/>
      </w:pPr>
    </w:lvl>
    <w:lvl w:ilvl="1" w:tplc="5F28D9EA">
      <w:start w:val="1"/>
      <w:numFmt w:val="bullet"/>
      <w:lvlText w:val="○"/>
      <w:lvlJc w:val="left"/>
      <w:pPr>
        <w:ind w:left="1440" w:hanging="360"/>
      </w:pPr>
    </w:lvl>
    <w:lvl w:ilvl="2" w:tplc="8912F9E8">
      <w:start w:val="1"/>
      <w:numFmt w:val="bullet"/>
      <w:lvlText w:val="■"/>
      <w:lvlJc w:val="left"/>
      <w:pPr>
        <w:ind w:left="2160" w:hanging="360"/>
      </w:pPr>
    </w:lvl>
    <w:lvl w:ilvl="3" w:tplc="E7846EDA">
      <w:start w:val="1"/>
      <w:numFmt w:val="bullet"/>
      <w:lvlText w:val="●"/>
      <w:lvlJc w:val="left"/>
      <w:pPr>
        <w:ind w:left="2880" w:hanging="360"/>
      </w:pPr>
    </w:lvl>
    <w:lvl w:ilvl="4" w:tplc="05389FF0">
      <w:start w:val="1"/>
      <w:numFmt w:val="bullet"/>
      <w:lvlText w:val="○"/>
      <w:lvlJc w:val="left"/>
      <w:pPr>
        <w:ind w:left="3600" w:hanging="360"/>
      </w:pPr>
    </w:lvl>
    <w:lvl w:ilvl="5" w:tplc="3F6C6E52">
      <w:start w:val="1"/>
      <w:numFmt w:val="bullet"/>
      <w:lvlText w:val="■"/>
      <w:lvlJc w:val="left"/>
      <w:pPr>
        <w:ind w:left="4320" w:hanging="360"/>
      </w:pPr>
    </w:lvl>
    <w:lvl w:ilvl="6" w:tplc="C1F685CC">
      <w:start w:val="1"/>
      <w:numFmt w:val="bullet"/>
      <w:lvlText w:val="●"/>
      <w:lvlJc w:val="left"/>
      <w:pPr>
        <w:ind w:left="5040" w:hanging="360"/>
      </w:pPr>
    </w:lvl>
    <w:lvl w:ilvl="7" w:tplc="7D16281A">
      <w:start w:val="1"/>
      <w:numFmt w:val="bullet"/>
      <w:lvlText w:val="●"/>
      <w:lvlJc w:val="left"/>
      <w:pPr>
        <w:ind w:left="5760" w:hanging="360"/>
      </w:pPr>
    </w:lvl>
    <w:lvl w:ilvl="8" w:tplc="C93C83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7908D2"/>
    <w:multiLevelType w:val="hybridMultilevel"/>
    <w:tmpl w:val="DA3E3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73753341">
    <w:abstractNumId w:val="2"/>
    <w:lvlOverride w:ilvl="0">
      <w:startOverride w:val="1"/>
    </w:lvlOverride>
  </w:num>
  <w:num w:numId="2" w16cid:durableId="1865551406">
    <w:abstractNumId w:val="0"/>
    <w:lvlOverride w:ilvl="0">
      <w:startOverride w:val="1"/>
    </w:lvlOverride>
  </w:num>
  <w:num w:numId="3" w16cid:durableId="1347057637">
    <w:abstractNumId w:val="3"/>
  </w:num>
  <w:num w:numId="4" w16cid:durableId="21348663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 Chandler Changjun">
    <w15:presenceInfo w15:providerId="AD" w15:userId="S::chandli@deloittecn.com.cn::e62c8066-04a9-4794-9a06-d3432524f3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E4"/>
    <w:rsid w:val="000033FF"/>
    <w:rsid w:val="00016457"/>
    <w:rsid w:val="0008018E"/>
    <w:rsid w:val="000810DF"/>
    <w:rsid w:val="00087D57"/>
    <w:rsid w:val="000B228E"/>
    <w:rsid w:val="000E0422"/>
    <w:rsid w:val="000E2EF1"/>
    <w:rsid w:val="000E62BF"/>
    <w:rsid w:val="000F59A9"/>
    <w:rsid w:val="00124AC6"/>
    <w:rsid w:val="001420F2"/>
    <w:rsid w:val="0015252A"/>
    <w:rsid w:val="00154715"/>
    <w:rsid w:val="001618A8"/>
    <w:rsid w:val="00172D22"/>
    <w:rsid w:val="001B2A06"/>
    <w:rsid w:val="001B3556"/>
    <w:rsid w:val="001C296B"/>
    <w:rsid w:val="001D23D7"/>
    <w:rsid w:val="001E7389"/>
    <w:rsid w:val="00201C6C"/>
    <w:rsid w:val="00247C1C"/>
    <w:rsid w:val="00252B40"/>
    <w:rsid w:val="00254A58"/>
    <w:rsid w:val="00255C0A"/>
    <w:rsid w:val="00264C22"/>
    <w:rsid w:val="002750E6"/>
    <w:rsid w:val="00280C48"/>
    <w:rsid w:val="002946E2"/>
    <w:rsid w:val="002A5055"/>
    <w:rsid w:val="002C2B5E"/>
    <w:rsid w:val="002C60A1"/>
    <w:rsid w:val="002E1E8C"/>
    <w:rsid w:val="003014FD"/>
    <w:rsid w:val="00301A7A"/>
    <w:rsid w:val="0031037A"/>
    <w:rsid w:val="00357BE4"/>
    <w:rsid w:val="0036274A"/>
    <w:rsid w:val="00380CE0"/>
    <w:rsid w:val="00383335"/>
    <w:rsid w:val="00392744"/>
    <w:rsid w:val="003B1733"/>
    <w:rsid w:val="003D1F44"/>
    <w:rsid w:val="003E530F"/>
    <w:rsid w:val="0044733C"/>
    <w:rsid w:val="004679B5"/>
    <w:rsid w:val="004912A3"/>
    <w:rsid w:val="004C65D9"/>
    <w:rsid w:val="004E578A"/>
    <w:rsid w:val="004F702F"/>
    <w:rsid w:val="00542DA4"/>
    <w:rsid w:val="00546A01"/>
    <w:rsid w:val="00546EB9"/>
    <w:rsid w:val="005716B6"/>
    <w:rsid w:val="00580F93"/>
    <w:rsid w:val="005818CD"/>
    <w:rsid w:val="00586B27"/>
    <w:rsid w:val="005A0952"/>
    <w:rsid w:val="005C0269"/>
    <w:rsid w:val="005C7EBF"/>
    <w:rsid w:val="006044FA"/>
    <w:rsid w:val="00606693"/>
    <w:rsid w:val="00625DF2"/>
    <w:rsid w:val="00636554"/>
    <w:rsid w:val="00636C89"/>
    <w:rsid w:val="00644FF3"/>
    <w:rsid w:val="006477F3"/>
    <w:rsid w:val="006C0DA3"/>
    <w:rsid w:val="006C189B"/>
    <w:rsid w:val="006C544C"/>
    <w:rsid w:val="006E0EBA"/>
    <w:rsid w:val="006E66C3"/>
    <w:rsid w:val="006E78D6"/>
    <w:rsid w:val="00726699"/>
    <w:rsid w:val="00765F34"/>
    <w:rsid w:val="00784348"/>
    <w:rsid w:val="0081294A"/>
    <w:rsid w:val="00837A87"/>
    <w:rsid w:val="00852FF9"/>
    <w:rsid w:val="0085696E"/>
    <w:rsid w:val="008863A8"/>
    <w:rsid w:val="008907BC"/>
    <w:rsid w:val="00896245"/>
    <w:rsid w:val="008B20F4"/>
    <w:rsid w:val="00912533"/>
    <w:rsid w:val="009549AD"/>
    <w:rsid w:val="0095704C"/>
    <w:rsid w:val="00957721"/>
    <w:rsid w:val="00990E37"/>
    <w:rsid w:val="00996953"/>
    <w:rsid w:val="009B2256"/>
    <w:rsid w:val="009D2787"/>
    <w:rsid w:val="009D27EE"/>
    <w:rsid w:val="009D4C1B"/>
    <w:rsid w:val="009F6C1D"/>
    <w:rsid w:val="00A21EF9"/>
    <w:rsid w:val="00A27841"/>
    <w:rsid w:val="00A42075"/>
    <w:rsid w:val="00A50856"/>
    <w:rsid w:val="00A61107"/>
    <w:rsid w:val="00A67AC2"/>
    <w:rsid w:val="00AE01D6"/>
    <w:rsid w:val="00AF1409"/>
    <w:rsid w:val="00AF56C8"/>
    <w:rsid w:val="00AF780C"/>
    <w:rsid w:val="00B2232E"/>
    <w:rsid w:val="00B37A11"/>
    <w:rsid w:val="00B44BB7"/>
    <w:rsid w:val="00B4520E"/>
    <w:rsid w:val="00B47271"/>
    <w:rsid w:val="00B90279"/>
    <w:rsid w:val="00BA35BA"/>
    <w:rsid w:val="00BB671D"/>
    <w:rsid w:val="00BD587D"/>
    <w:rsid w:val="00BF251F"/>
    <w:rsid w:val="00BF3F36"/>
    <w:rsid w:val="00C279E4"/>
    <w:rsid w:val="00C61339"/>
    <w:rsid w:val="00C61DC3"/>
    <w:rsid w:val="00C86839"/>
    <w:rsid w:val="00CA74E0"/>
    <w:rsid w:val="00CB2C1E"/>
    <w:rsid w:val="00CE28A3"/>
    <w:rsid w:val="00CF2B6D"/>
    <w:rsid w:val="00D274E5"/>
    <w:rsid w:val="00D46F05"/>
    <w:rsid w:val="00D6703C"/>
    <w:rsid w:val="00D76D0E"/>
    <w:rsid w:val="00D8206D"/>
    <w:rsid w:val="00D827AA"/>
    <w:rsid w:val="00D93991"/>
    <w:rsid w:val="00DA2E40"/>
    <w:rsid w:val="00DB6284"/>
    <w:rsid w:val="00E100FC"/>
    <w:rsid w:val="00E70892"/>
    <w:rsid w:val="00E77522"/>
    <w:rsid w:val="00E80353"/>
    <w:rsid w:val="00E80E72"/>
    <w:rsid w:val="00E9223C"/>
    <w:rsid w:val="00E9424F"/>
    <w:rsid w:val="00EA6D53"/>
    <w:rsid w:val="00F01F42"/>
    <w:rsid w:val="00F12616"/>
    <w:rsid w:val="00F23591"/>
    <w:rsid w:val="00F52200"/>
    <w:rsid w:val="00F56408"/>
    <w:rsid w:val="00F56AC8"/>
    <w:rsid w:val="00F7046A"/>
    <w:rsid w:val="00F80026"/>
    <w:rsid w:val="00F91F07"/>
    <w:rsid w:val="00FE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2E6F7"/>
  <w15:docId w15:val="{7D4A6147-FF47-4A15-91B3-DEB64135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18"/>
        <w:szCs w:val="18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rFonts w:eastAsia="微软雅黑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40"/>
      <w:outlineLvl w:val="1"/>
    </w:pPr>
    <w:rPr>
      <w:rFonts w:eastAsia="微软雅黑"/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20" w:after="100"/>
      <w:outlineLvl w:val="2"/>
    </w:pPr>
    <w:rPr>
      <w:rFonts w:eastAsia="微软雅黑"/>
      <w:b/>
      <w:bCs/>
      <w:color w:val="2E5597"/>
      <w:sz w:val="24"/>
      <w:szCs w:val="24"/>
    </w:rPr>
  </w:style>
  <w:style w:type="paragraph" w:styleId="Heading4">
    <w:name w:val="heading 4"/>
    <w:uiPriority w:val="9"/>
    <w:unhideWhenUsed/>
    <w:qFormat/>
    <w:pPr>
      <w:keepNext/>
      <w:spacing w:before="160" w:after="80"/>
      <w:outlineLvl w:val="3"/>
    </w:pPr>
    <w:rPr>
      <w:rFonts w:eastAsia="微软雅黑"/>
      <w:b/>
      <w:bCs/>
      <w:color w:val="404040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74E5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D274E5"/>
  </w:style>
  <w:style w:type="paragraph" w:styleId="Footer">
    <w:name w:val="footer"/>
    <w:basedOn w:val="Normal"/>
    <w:link w:val="FooterChar"/>
    <w:uiPriority w:val="99"/>
    <w:unhideWhenUsed/>
    <w:rsid w:val="00D274E5"/>
    <w:pPr>
      <w:tabs>
        <w:tab w:val="center" w:pos="4153"/>
        <w:tab w:val="right" w:pos="8306"/>
      </w:tabs>
      <w:snapToGrid w:val="0"/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4E5"/>
  </w:style>
  <w:style w:type="paragraph" w:styleId="TOC2">
    <w:name w:val="toc 2"/>
    <w:basedOn w:val="Normal"/>
    <w:next w:val="Normal"/>
    <w:autoRedefine/>
    <w:uiPriority w:val="39"/>
    <w:unhideWhenUsed/>
    <w:rsid w:val="00D274E5"/>
    <w:pPr>
      <w:ind w:leftChars="200" w:left="420"/>
    </w:pPr>
  </w:style>
  <w:style w:type="paragraph" w:styleId="TOC1">
    <w:name w:val="toc 1"/>
    <w:basedOn w:val="Normal"/>
    <w:next w:val="Normal"/>
    <w:autoRedefine/>
    <w:uiPriority w:val="39"/>
    <w:unhideWhenUsed/>
    <w:rsid w:val="00D274E5"/>
  </w:style>
  <w:style w:type="paragraph" w:styleId="TOC3">
    <w:name w:val="toc 3"/>
    <w:basedOn w:val="Normal"/>
    <w:next w:val="Normal"/>
    <w:autoRedefine/>
    <w:uiPriority w:val="39"/>
    <w:unhideWhenUsed/>
    <w:rsid w:val="00D274E5"/>
    <w:pPr>
      <w:ind w:leftChars="400" w:left="840"/>
    </w:pPr>
  </w:style>
  <w:style w:type="paragraph" w:styleId="Revision">
    <w:name w:val="Revision"/>
    <w:hidden/>
    <w:uiPriority w:val="99"/>
    <w:semiHidden/>
    <w:rsid w:val="005818C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microsoft.com/office/2011/relationships/people" Target="peop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1EE2E-EEF7-4505-A1B6-6D8E488ACD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5B9226-E1AB-4F18-AB2A-BB2F08783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35C750-A2F1-454C-9D91-1C3F5D587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31</Pages>
  <Words>4898</Words>
  <Characters>27924</Characters>
  <Application>Microsoft Office Word</Application>
  <DocSecurity>0</DocSecurity>
  <Lines>232</Lines>
  <Paragraphs>65</Paragraphs>
  <ScaleCrop>false</ScaleCrop>
  <Company/>
  <LinksUpToDate>false</LinksUpToDate>
  <CharactersWithSpaces>32757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 4 · X-entry 发票与预报创建 — 产品需求文档</dc:title>
  <dc:creator>BA</dc:creator>
  <cp:lastModifiedBy>Li, Chandler Changjun</cp:lastModifiedBy>
  <cp:revision>138</cp:revision>
  <dcterms:created xsi:type="dcterms:W3CDTF">2026-10-13T07:20:00Z</dcterms:created>
  <dcterms:modified xsi:type="dcterms:W3CDTF">2026-10-14T14:21:00Z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