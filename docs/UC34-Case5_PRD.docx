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4C90B" w14:textId="296F05EB" w:rsidR="7D5F5B4C" w:rsidRDefault="7D5F5B4C" w:rsidP="008F0DC1">
      <w:bookmarkStart w:id="0" w:name="OLE_LINK6"/>
    </w:p>
    <w:p w14:paraId="54E5C528" w14:textId="284C248D" w:rsidR="7D5F5B4C" w:rsidRDefault="7D5F5B4C" w:rsidP="7D5F5B4C">
      <w:pPr>
        <w:tabs>
          <w:tab w:val="left" w:pos="6096"/>
        </w:tabs>
        <w:spacing w:before="1920"/>
        <w:ind w:right="100"/>
        <w:jc w:val="right"/>
        <w:rPr>
          <w:b/>
          <w:bCs/>
          <w:color w:val="FF0000"/>
        </w:rPr>
      </w:pPr>
    </w:p>
    <w:p w14:paraId="2C41557D" w14:textId="3C682936" w:rsidR="46533497" w:rsidRDefault="46533497" w:rsidP="7D5F5B4C">
      <w:pPr>
        <w:pStyle w:val="Title"/>
        <w:tabs>
          <w:tab w:val="left" w:pos="6096"/>
        </w:tabs>
        <w:spacing w:before="1920"/>
        <w:jc w:val="right"/>
        <w:rPr>
          <w:b/>
          <w:bCs/>
          <w:color w:val="FF0000"/>
          <w:sz w:val="20"/>
          <w:szCs w:val="20"/>
        </w:rPr>
      </w:pPr>
      <w:r w:rsidRPr="7D5F5B4C">
        <w:rPr>
          <w:b/>
          <w:bCs/>
          <w:color w:val="FF0000"/>
          <w:sz w:val="20"/>
          <w:szCs w:val="20"/>
        </w:rPr>
        <w:t xml:space="preserve"> </w:t>
      </w:r>
    </w:p>
    <w:p w14:paraId="0958D7AB" w14:textId="48C0F182" w:rsidR="46533497" w:rsidRDefault="46533497" w:rsidP="7D5F5B4C">
      <w:pPr>
        <w:pStyle w:val="Title"/>
        <w:rPr>
          <w:b/>
          <w:bCs/>
          <w:color w:val="000000" w:themeColor="text1"/>
          <w:sz w:val="36"/>
          <w:szCs w:val="36"/>
        </w:rPr>
      </w:pPr>
      <w:r w:rsidRPr="7D5F5B4C">
        <w:rPr>
          <w:color w:val="000000" w:themeColor="text1"/>
          <w:sz w:val="36"/>
          <w:szCs w:val="36"/>
        </w:rPr>
        <w:t xml:space="preserve">产品需求说明书 </w:t>
      </w:r>
    </w:p>
    <w:p w14:paraId="19DE0050" w14:textId="4ACC6A87" w:rsidR="46533497" w:rsidRDefault="46533497" w:rsidP="7D5F5B4C">
      <w:pPr>
        <w:pStyle w:val="Title"/>
        <w:rPr>
          <w:b/>
          <w:bCs/>
          <w:color w:val="000000" w:themeColor="text1"/>
          <w:sz w:val="36"/>
          <w:szCs w:val="36"/>
        </w:rPr>
      </w:pPr>
      <w:r w:rsidRPr="7D5F5B4C">
        <w:rPr>
          <w:b/>
          <w:bCs/>
          <w:color w:val="000000" w:themeColor="text1"/>
          <w:sz w:val="36"/>
          <w:szCs w:val="36"/>
        </w:rPr>
        <w:t>&lt;PRD&gt;</w:t>
      </w:r>
    </w:p>
    <w:p w14:paraId="731E6ED2" w14:textId="5A5537DF" w:rsidR="7D5F5B4C" w:rsidRDefault="7D5F5B4C" w:rsidP="7D5F5B4C">
      <w:pPr>
        <w:rPr>
          <w:color w:val="000000" w:themeColor="text1"/>
          <w:szCs w:val="21"/>
        </w:rPr>
      </w:pPr>
    </w:p>
    <w:p w14:paraId="06699C7E" w14:textId="526E3481" w:rsidR="7D5F5B4C" w:rsidRDefault="7D5F5B4C" w:rsidP="7D5F5B4C">
      <w:pPr>
        <w:tabs>
          <w:tab w:val="left" w:pos="6096"/>
        </w:tabs>
        <w:spacing w:before="1920"/>
        <w:ind w:right="100"/>
        <w:jc w:val="right"/>
        <w:rPr>
          <w:b/>
          <w:bCs/>
          <w:color w:val="FF0000"/>
        </w:rPr>
      </w:pPr>
    </w:p>
    <w:p w14:paraId="0253B5D0" w14:textId="4145C769" w:rsidR="46533497" w:rsidRDefault="46533497" w:rsidP="7D5F5B4C">
      <w:pPr>
        <w:pStyle w:val="Title"/>
        <w:tabs>
          <w:tab w:val="left" w:pos="6096"/>
        </w:tabs>
        <w:spacing w:before="1920"/>
        <w:jc w:val="right"/>
        <w:rPr>
          <w:b/>
          <w:bCs/>
          <w:color w:val="FF0000"/>
          <w:sz w:val="20"/>
          <w:szCs w:val="20"/>
        </w:rPr>
      </w:pPr>
      <w:r w:rsidRPr="7D5F5B4C">
        <w:rPr>
          <w:b/>
          <w:bCs/>
          <w:color w:val="FF0000"/>
          <w:sz w:val="20"/>
          <w:szCs w:val="20"/>
        </w:rPr>
        <w:t xml:space="preserve"> </w:t>
      </w:r>
    </w:p>
    <w:p w14:paraId="2C8D8C44" w14:textId="407FDAB7" w:rsidR="7D5F5B4C" w:rsidRDefault="7D5F5B4C" w:rsidP="7D5F5B4C">
      <w:pPr>
        <w:rPr>
          <w:color w:val="000000" w:themeColor="text1"/>
          <w:szCs w:val="21"/>
        </w:rPr>
      </w:pPr>
    </w:p>
    <w:tbl>
      <w:tblPr>
        <w:tblStyle w:val="GridTable5Dark-Accent3"/>
        <w:tblW w:w="0" w:type="auto"/>
        <w:tblLook w:val="0000" w:firstRow="0" w:lastRow="0" w:firstColumn="0" w:lastColumn="0" w:noHBand="0" w:noVBand="0"/>
      </w:tblPr>
      <w:tblGrid>
        <w:gridCol w:w="1665"/>
        <w:gridCol w:w="7335"/>
      </w:tblGrid>
      <w:tr w:rsidR="7D5F5B4C" w14:paraId="502073A2" w14:textId="77777777" w:rsidTr="008F0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5" w:type="dxa"/>
          </w:tcPr>
          <w:p w14:paraId="18481FC8" w14:textId="5F0786CA" w:rsidR="7D5F5B4C" w:rsidRDefault="7D5F5B4C" w:rsidP="7D5F5B4C">
            <w:pPr>
              <w:pStyle w:val="Break"/>
              <w:rPr>
                <w:rFonts w:ascii="Microsoft YaHei" w:eastAsia="Microsoft YaHei" w:hAnsi="Microsoft YaHei" w:cs="Microsoft YaHei"/>
              </w:rPr>
            </w:pPr>
            <w:r w:rsidRPr="7D5F5B4C">
              <w:rPr>
                <w:rFonts w:ascii="Microsoft YaHei" w:eastAsia="Microsoft YaHei" w:hAnsi="Microsoft YaHei" w:cs="Microsoft YaHei"/>
                <w:b/>
                <w:bCs/>
              </w:rPr>
              <w:t>文档版本：</w:t>
            </w:r>
          </w:p>
        </w:tc>
        <w:tc>
          <w:tcPr>
            <w:tcW w:w="7335" w:type="dxa"/>
          </w:tcPr>
          <w:p w14:paraId="72F11675" w14:textId="049D283D" w:rsidR="7D5F5B4C" w:rsidRDefault="7D5F5B4C" w:rsidP="7D5F5B4C">
            <w:pPr>
              <w:pStyle w:val="Brea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" w:eastAsia="Microsoft YaHei" w:hAnsi="Microsoft YaHei" w:cs="Microsoft YaHei"/>
              </w:rPr>
            </w:pPr>
            <w:r w:rsidRPr="7D5F5B4C">
              <w:rPr>
                <w:rFonts w:ascii="Microsoft YaHei" w:eastAsia="Microsoft YaHei" w:hAnsi="Microsoft YaHei" w:cs="Microsoft YaHei"/>
              </w:rPr>
              <w:t>WIP</w:t>
            </w:r>
          </w:p>
        </w:tc>
      </w:tr>
      <w:tr w:rsidR="7D5F5B4C" w14:paraId="575DFA51" w14:textId="77777777" w:rsidTr="008F0DC1">
        <w:trPr>
          <w:trHeight w:val="3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5" w:type="dxa"/>
          </w:tcPr>
          <w:p w14:paraId="4FA43601" w14:textId="47403460" w:rsidR="7D5F5B4C" w:rsidRDefault="7D5F5B4C" w:rsidP="7D5F5B4C">
            <w:pPr>
              <w:pStyle w:val="Break"/>
              <w:rPr>
                <w:rFonts w:ascii="Microsoft YaHei" w:eastAsia="Microsoft YaHei" w:hAnsi="Microsoft YaHei" w:cs="Microsoft YaHei"/>
              </w:rPr>
            </w:pPr>
            <w:r w:rsidRPr="7D5F5B4C">
              <w:rPr>
                <w:rFonts w:ascii="Microsoft YaHei" w:eastAsia="Microsoft YaHei" w:hAnsi="Microsoft YaHei" w:cs="Microsoft YaHei"/>
                <w:b/>
                <w:bCs/>
              </w:rPr>
              <w:t xml:space="preserve">编写日期： </w:t>
            </w:r>
          </w:p>
        </w:tc>
        <w:tc>
          <w:tcPr>
            <w:tcW w:w="7335" w:type="dxa"/>
          </w:tcPr>
          <w:p w14:paraId="7AB687D2" w14:textId="1912A999" w:rsidR="7D5F5B4C" w:rsidRDefault="7D5F5B4C" w:rsidP="7D5F5B4C">
            <w:pPr>
              <w:pStyle w:val="Brea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" w:eastAsia="Microsoft YaHei" w:hAnsi="Microsoft YaHei" w:cs="Microsoft YaHei"/>
              </w:rPr>
            </w:pPr>
            <w:r w:rsidRPr="7D5F5B4C">
              <w:rPr>
                <w:rFonts w:ascii="Microsoft YaHei" w:eastAsia="Microsoft YaHei" w:hAnsi="Microsoft YaHei" w:cs="Microsoft YaHei"/>
                <w:color w:val="000000" w:themeColor="text1"/>
              </w:rPr>
              <w:t>October 19</w:t>
            </w:r>
            <w:r w:rsidR="005318D2">
              <w:rPr>
                <w:rFonts w:ascii="Microsoft YaHei" w:eastAsia="Microsoft YaHei" w:hAnsi="Microsoft YaHei" w:cs="Microsoft YaHei"/>
                <w:color w:val="000000" w:themeColor="text1"/>
              </w:rPr>
              <w:t>，</w:t>
            </w:r>
            <w:r w:rsidRPr="7D5F5B4C">
              <w:rPr>
                <w:rFonts w:ascii="Microsoft YaHei" w:eastAsia="Microsoft YaHei" w:hAnsi="Microsoft YaHei" w:cs="Microsoft YaHei"/>
                <w:color w:val="000000" w:themeColor="text1"/>
              </w:rPr>
              <w:t xml:space="preserve"> 2026</w:t>
            </w:r>
          </w:p>
        </w:tc>
      </w:tr>
      <w:tr w:rsidR="7D5F5B4C" w14:paraId="490277DE" w14:textId="77777777" w:rsidTr="008F0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5" w:type="dxa"/>
          </w:tcPr>
          <w:p w14:paraId="077F8FFB" w14:textId="4BC41136" w:rsidR="7D5F5B4C" w:rsidRDefault="7D5F5B4C" w:rsidP="7D5F5B4C">
            <w:pPr>
              <w:pStyle w:val="Break"/>
              <w:rPr>
                <w:rFonts w:ascii="Microsoft YaHei" w:eastAsia="Microsoft YaHei" w:hAnsi="Microsoft YaHei" w:cs="Microsoft YaHei"/>
              </w:rPr>
            </w:pPr>
            <w:r w:rsidRPr="7D5F5B4C">
              <w:rPr>
                <w:rFonts w:ascii="Microsoft YaHei" w:eastAsia="Microsoft YaHei" w:hAnsi="Microsoft YaHei" w:cs="Microsoft YaHei"/>
                <w:b/>
                <w:bCs/>
              </w:rPr>
              <w:t>编写人员：</w:t>
            </w:r>
          </w:p>
        </w:tc>
        <w:tc>
          <w:tcPr>
            <w:tcW w:w="7335" w:type="dxa"/>
          </w:tcPr>
          <w:p w14:paraId="77445E80" w14:textId="484A3BA8" w:rsidR="7D5F5B4C" w:rsidRDefault="7D5F5B4C" w:rsidP="7D5F5B4C">
            <w:pPr>
              <w:pStyle w:val="Brea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" w:eastAsia="Microsoft YaHei" w:hAnsi="Microsoft YaHei" w:cs="Microsoft YaHei"/>
              </w:rPr>
            </w:pPr>
            <w:r w:rsidRPr="7D5F5B4C">
              <w:rPr>
                <w:rFonts w:ascii="Microsoft YaHei" w:eastAsia="Microsoft YaHei" w:hAnsi="Microsoft YaHei" w:cs="Microsoft YaHei"/>
              </w:rPr>
              <w:t>德勤项目组</w:t>
            </w:r>
          </w:p>
        </w:tc>
      </w:tr>
      <w:tr w:rsidR="7D5F5B4C" w14:paraId="5AF09DEF" w14:textId="77777777" w:rsidTr="008F0DC1">
        <w:trPr>
          <w:trHeight w:val="3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5" w:type="dxa"/>
          </w:tcPr>
          <w:p w14:paraId="3B1A36AB" w14:textId="6DF1ECA2" w:rsidR="7D5F5B4C" w:rsidRDefault="7D5F5B4C" w:rsidP="7D5F5B4C">
            <w:pPr>
              <w:pStyle w:val="Break"/>
              <w:rPr>
                <w:rFonts w:ascii="Microsoft YaHei" w:eastAsia="Microsoft YaHei" w:hAnsi="Microsoft YaHei" w:cs="Microsoft YaHei"/>
              </w:rPr>
            </w:pPr>
            <w:r w:rsidRPr="7D5F5B4C">
              <w:rPr>
                <w:rFonts w:ascii="Microsoft YaHei" w:eastAsia="Microsoft YaHei" w:hAnsi="Microsoft YaHei" w:cs="Microsoft YaHei"/>
                <w:b/>
                <w:bCs/>
              </w:rPr>
              <w:t>文档名称：</w:t>
            </w:r>
          </w:p>
        </w:tc>
        <w:tc>
          <w:tcPr>
            <w:tcW w:w="7335" w:type="dxa"/>
          </w:tcPr>
          <w:p w14:paraId="20DCA44E" w14:textId="11466ACF" w:rsidR="7D5F5B4C" w:rsidRDefault="7D5F5B4C" w:rsidP="7D5F5B4C">
            <w:pPr>
              <w:pStyle w:val="Brea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" w:eastAsia="Microsoft YaHei" w:hAnsi="Microsoft YaHei" w:cs="Microsoft YaHei"/>
              </w:rPr>
            </w:pPr>
            <w:r w:rsidRPr="7D5F5B4C">
              <w:rPr>
                <w:rFonts w:ascii="Microsoft YaHei" w:eastAsia="Microsoft YaHei" w:hAnsi="Microsoft YaHei" w:cs="Microsoft YaHei"/>
              </w:rPr>
              <w:t xml:space="preserve">&lt;【MBPTS-UC34】Case </w:t>
            </w:r>
            <w:r w:rsidR="6B24145A" w:rsidRPr="7D5F5B4C">
              <w:rPr>
                <w:rFonts w:ascii="Microsoft YaHei" w:eastAsia="Microsoft YaHei" w:hAnsi="Microsoft YaHei" w:cs="Microsoft YaHei"/>
              </w:rPr>
              <w:t>5</w:t>
            </w:r>
            <w:r w:rsidRPr="7D5F5B4C">
              <w:rPr>
                <w:rFonts w:ascii="Microsoft YaHei" w:eastAsia="Microsoft YaHei" w:hAnsi="Microsoft YaHei" w:cs="Microsoft YaHei"/>
              </w:rPr>
              <w:t>：</w:t>
            </w:r>
            <w:r w:rsidR="005A7104">
              <w:rPr>
                <w:rFonts w:ascii="Microsoft YaHei" w:eastAsia="Microsoft YaHei" w:hAnsi="Microsoft YaHei" w:cs="Microsoft YaHei" w:hint="eastAsia"/>
              </w:rPr>
              <w:t>DSS导入模板字段填写</w:t>
            </w:r>
            <w:r w:rsidRPr="7D5F5B4C">
              <w:rPr>
                <w:rFonts w:ascii="Microsoft YaHei" w:eastAsia="Microsoft YaHei" w:hAnsi="Microsoft YaHei" w:cs="Microsoft YaHei"/>
              </w:rPr>
              <w:t>_PRD &gt;</w:t>
            </w:r>
          </w:p>
        </w:tc>
      </w:tr>
    </w:tbl>
    <w:bookmarkEnd w:id="0"/>
    <w:p w14:paraId="72164234" w14:textId="10AA932A" w:rsidR="00CD498A" w:rsidRDefault="00DD21A1" w:rsidP="008F0DC1">
      <w:pPr>
        <w:pStyle w:val="Heading2"/>
        <w:numPr>
          <w:ilvl w:val="0"/>
          <w:numId w:val="36"/>
        </w:numPr>
      </w:pPr>
      <w:r>
        <w:t>文档用途</w:t>
      </w:r>
    </w:p>
    <w:p w14:paraId="4E883220" w14:textId="2426D133" w:rsidR="00CD498A" w:rsidRPr="0023107B" w:rsidRDefault="00DD21A1" w:rsidP="7D5F5B4C">
      <w:pPr>
        <w:spacing w:after="80"/>
        <w:rPr>
          <w:szCs w:val="21"/>
        </w:rPr>
      </w:pPr>
      <w:r w:rsidRPr="0023107B">
        <w:rPr>
          <w:szCs w:val="21"/>
        </w:rPr>
        <w:t>定义 MBPTS 平台 UC34 Case 5「</w:t>
      </w:r>
      <w:r w:rsidR="00510BE1">
        <w:rPr>
          <w:rFonts w:hint="eastAsia"/>
          <w:szCs w:val="21"/>
        </w:rPr>
        <w:t>DSS导入模板自动填写</w:t>
      </w:r>
      <w:r w:rsidRPr="0023107B">
        <w:rPr>
          <w:szCs w:val="21"/>
        </w:rPr>
        <w:t>」场景的产品需求</w:t>
      </w:r>
      <w:r w:rsidR="00510BE1">
        <w:rPr>
          <w:rFonts w:hint="eastAsia"/>
          <w:szCs w:val="21"/>
        </w:rPr>
        <w:t>，</w:t>
      </w:r>
      <w:r w:rsidRPr="0023107B">
        <w:rPr>
          <w:szCs w:val="21"/>
        </w:rPr>
        <w:t>覆盖 MBPLAP(定时批量) 与 X-entry(邮件触发) 两条支线</w:t>
      </w:r>
      <w:r w:rsidR="00510BE1">
        <w:rPr>
          <w:rFonts w:hint="eastAsia"/>
          <w:szCs w:val="21"/>
        </w:rPr>
        <w:t>，</w:t>
      </w:r>
      <w:r w:rsidRPr="0023107B">
        <w:rPr>
          <w:szCs w:val="21"/>
        </w:rPr>
        <w:t>作为开发与验收</w:t>
      </w:r>
      <w:r w:rsidR="005318D2">
        <w:rPr>
          <w:rFonts w:hint="eastAsia"/>
          <w:szCs w:val="21"/>
        </w:rPr>
        <w:t>参考依据</w:t>
      </w:r>
      <w:r w:rsidRPr="0023107B">
        <w:rPr>
          <w:szCs w:val="21"/>
        </w:rPr>
        <w:t>。</w:t>
      </w:r>
    </w:p>
    <w:p w14:paraId="18D114A3" w14:textId="77777777" w:rsidR="00CD498A" w:rsidRDefault="00DD21A1" w:rsidP="008F0DC1">
      <w:pPr>
        <w:pStyle w:val="Heading2"/>
        <w:numPr>
          <w:ilvl w:val="0"/>
          <w:numId w:val="36"/>
        </w:numPr>
      </w:pPr>
      <w:r>
        <w:t>版本历史</w:t>
      </w:r>
    </w:p>
    <w:tbl>
      <w:tblPr>
        <w:tblStyle w:val="GridTable4-Accent1"/>
        <w:tblW w:w="9026" w:type="dxa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6"/>
      </w:tblGrid>
      <w:tr w:rsidR="00CD498A" w14:paraId="0CA585A5" w14:textId="77777777" w:rsidTr="05F8DE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116DAF" w14:textId="77777777" w:rsidR="00CD498A" w:rsidRDefault="00DD21A1" w:rsidP="7D5F5B4C">
            <w:r w:rsidRPr="7D5F5B4C">
              <w:t>版本号</w:t>
            </w:r>
          </w:p>
        </w:tc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A99C74" w14:textId="77777777" w:rsidR="00CD498A" w:rsidRDefault="00DD21A1" w:rsidP="7D5F5B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7D5F5B4C">
              <w:t>修订日期</w:t>
            </w:r>
          </w:p>
        </w:tc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E3EBB9" w14:textId="77777777" w:rsidR="00CD498A" w:rsidRDefault="00DD21A1" w:rsidP="7D5F5B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7D5F5B4C">
              <w:t>修订人</w:t>
            </w:r>
          </w:p>
        </w:tc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D71365" w14:textId="77777777" w:rsidR="00CD498A" w:rsidRDefault="00DD21A1" w:rsidP="7D5F5B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7D5F5B4C">
              <w:t>修订内容</w:t>
            </w:r>
          </w:p>
        </w:tc>
        <w:tc>
          <w:tcPr>
            <w:tcW w:w="180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0FAE7A" w14:textId="77777777" w:rsidR="00CD498A" w:rsidRDefault="00DD21A1" w:rsidP="7D5F5B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7D5F5B4C">
              <w:t>状态</w:t>
            </w:r>
          </w:p>
        </w:tc>
      </w:tr>
      <w:tr w:rsidR="00CD498A" w14:paraId="1FE717D2" w14:textId="77777777" w:rsidTr="05F8D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04C037" w14:textId="4496B0AD" w:rsidR="00CD498A" w:rsidRDefault="00DD21A1" w:rsidP="7D5F5B4C">
            <w:r w:rsidRPr="7D5F5B4C">
              <w:t>v1.0</w:t>
            </w:r>
          </w:p>
        </w:tc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4EDD70" w14:textId="6C367B81" w:rsidR="00CD498A" w:rsidRDefault="00DD21A1" w:rsidP="7D5F5B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7D5F5B4C">
              <w:t>2026-</w:t>
            </w:r>
            <w:r w:rsidR="00F25769" w:rsidRPr="7D5F5B4C">
              <w:t>10</w:t>
            </w:r>
            <w:r w:rsidRPr="7D5F5B4C">
              <w:t>-</w:t>
            </w:r>
            <w:r w:rsidR="00510BE1">
              <w:rPr>
                <w:rFonts w:hint="eastAsia"/>
              </w:rPr>
              <w:t>21</w:t>
            </w:r>
          </w:p>
        </w:tc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91FB44" w14:textId="6031E0DE" w:rsidR="00CD498A" w:rsidRDefault="005318D2" w:rsidP="7D5F5B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德勤</w:t>
            </w:r>
            <w:r w:rsidR="00F25769" w:rsidRPr="7D5F5B4C">
              <w:t>项目组</w:t>
            </w:r>
          </w:p>
        </w:tc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61108F" w14:textId="6FEBD034" w:rsidR="00CD498A" w:rsidRDefault="00F25769" w:rsidP="7D5F5B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7D5F5B4C">
              <w:t>初稿</w:t>
            </w:r>
          </w:p>
        </w:tc>
        <w:tc>
          <w:tcPr>
            <w:tcW w:w="180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C501EA" w14:textId="3E57F191" w:rsidR="00CD498A" w:rsidRDefault="00F25769" w:rsidP="7D5F5B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7D5F5B4C">
              <w:t>草稿</w:t>
            </w:r>
          </w:p>
        </w:tc>
      </w:tr>
    </w:tbl>
    <w:p w14:paraId="005EE639" w14:textId="77777777" w:rsidR="008F0DC1" w:rsidRDefault="008F0DC1" w:rsidP="008F0DC1"/>
    <w:p w14:paraId="0F7D9FA9" w14:textId="77777777" w:rsidR="008F0DC1" w:rsidRDefault="008F0DC1">
      <w:pPr>
        <w:rPr>
          <w:b/>
          <w:bCs/>
          <w:sz w:val="30"/>
          <w:szCs w:val="30"/>
        </w:rPr>
      </w:pPr>
      <w:r>
        <w:rPr>
          <w:rFonts w:hint="eastAsia"/>
        </w:rPr>
        <w:br w:type="page"/>
      </w:r>
    </w:p>
    <w:p w14:paraId="4AE8EF1F" w14:textId="2F18AD4D" w:rsidR="00CA23FC" w:rsidRPr="00CA23FC" w:rsidRDefault="00DD21A1" w:rsidP="2460BA12">
      <w:pPr>
        <w:pStyle w:val="Heading1"/>
        <w:spacing w:before="220" w:after="120"/>
      </w:pPr>
      <w:r>
        <w:t>产品概述</w:t>
      </w:r>
    </w:p>
    <w:p w14:paraId="2E85969C" w14:textId="77777777" w:rsidR="00901E7D" w:rsidRPr="00901E7D" w:rsidRDefault="00901E7D" w:rsidP="00901E7D">
      <w:pPr>
        <w:pStyle w:val="ListParagraph"/>
        <w:numPr>
          <w:ilvl w:val="0"/>
          <w:numId w:val="8"/>
        </w:numPr>
        <w:spacing w:before="220" w:after="120"/>
        <w:outlineLvl w:val="1"/>
        <w:rPr>
          <w:b/>
          <w:bCs/>
          <w:vanish/>
          <w:color w:val="000000" w:themeColor="text1"/>
          <w:sz w:val="26"/>
          <w:szCs w:val="26"/>
        </w:rPr>
      </w:pPr>
    </w:p>
    <w:p w14:paraId="37F8D813" w14:textId="51686F60" w:rsidR="00CD498A" w:rsidRDefault="00DD21A1" w:rsidP="00901E7D">
      <w:pPr>
        <w:pStyle w:val="Heading2"/>
      </w:pPr>
      <w:r>
        <w:t>产品定义</w:t>
      </w:r>
    </w:p>
    <w:p w14:paraId="608613E3" w14:textId="5D6060D1" w:rsidR="00CD498A" w:rsidRDefault="00DD21A1" w:rsidP="00E96717">
      <w:pPr>
        <w:pStyle w:val="ListParagraph"/>
        <w:numPr>
          <w:ilvl w:val="0"/>
          <w:numId w:val="3"/>
        </w:numPr>
        <w:spacing w:after="80"/>
        <w:rPr>
          <w:szCs w:val="21"/>
        </w:rPr>
      </w:pPr>
      <w:r w:rsidRPr="05F8DE0B">
        <w:rPr>
          <w:b/>
          <w:bCs/>
          <w:szCs w:val="21"/>
        </w:rPr>
        <w:t>产品名称</w:t>
      </w:r>
      <w:r w:rsidR="005318D2">
        <w:rPr>
          <w:b/>
          <w:bCs/>
          <w:szCs w:val="21"/>
        </w:rPr>
        <w:t>：</w:t>
      </w:r>
      <w:r w:rsidRPr="05F8DE0B">
        <w:rPr>
          <w:szCs w:val="21"/>
        </w:rPr>
        <w:t xml:space="preserve">MBPTS UC34 Case 5 </w:t>
      </w:r>
      <w:r w:rsidR="00A85DCE">
        <w:rPr>
          <w:rFonts w:hint="eastAsia"/>
          <w:szCs w:val="21"/>
        </w:rPr>
        <w:t>-</w:t>
      </w:r>
      <w:r w:rsidR="005318D2">
        <w:rPr>
          <w:szCs w:val="21"/>
        </w:rPr>
        <w:t>DSS导入模板自动填写</w:t>
      </w:r>
      <w:r w:rsidR="00A85DCE">
        <w:rPr>
          <w:rFonts w:hint="eastAsia"/>
          <w:szCs w:val="21"/>
        </w:rPr>
        <w:t>，含</w:t>
      </w:r>
      <w:r w:rsidRPr="05F8DE0B">
        <w:rPr>
          <w:szCs w:val="21"/>
        </w:rPr>
        <w:t>MBPLAP</w:t>
      </w:r>
      <w:r w:rsidR="00A85DCE">
        <w:rPr>
          <w:rFonts w:hint="eastAsia"/>
          <w:szCs w:val="21"/>
        </w:rPr>
        <w:t>和</w:t>
      </w:r>
      <w:r w:rsidRPr="05F8DE0B">
        <w:rPr>
          <w:szCs w:val="21"/>
        </w:rPr>
        <w:t>X-entry</w:t>
      </w:r>
      <w:r w:rsidR="00A85DCE">
        <w:rPr>
          <w:rFonts w:hint="eastAsia"/>
          <w:szCs w:val="21"/>
        </w:rPr>
        <w:t>两部分；</w:t>
      </w:r>
    </w:p>
    <w:p w14:paraId="12B5D425" w14:textId="1A5E3977" w:rsidR="00CD498A" w:rsidRDefault="00DD21A1" w:rsidP="00E96717">
      <w:pPr>
        <w:pStyle w:val="ListParagraph"/>
        <w:numPr>
          <w:ilvl w:val="0"/>
          <w:numId w:val="3"/>
        </w:numPr>
        <w:spacing w:after="80"/>
        <w:rPr>
          <w:szCs w:val="21"/>
        </w:rPr>
      </w:pPr>
      <w:r w:rsidRPr="05F8DE0B">
        <w:rPr>
          <w:b/>
          <w:bCs/>
          <w:szCs w:val="21"/>
        </w:rPr>
        <w:t>所属系统</w:t>
      </w:r>
      <w:r w:rsidR="005318D2">
        <w:rPr>
          <w:b/>
          <w:bCs/>
          <w:szCs w:val="21"/>
        </w:rPr>
        <w:t>：</w:t>
      </w:r>
      <w:r w:rsidR="00F25769" w:rsidRPr="05F8DE0B">
        <w:rPr>
          <w:szCs w:val="21"/>
        </w:rPr>
        <w:t>MBPTS</w:t>
      </w:r>
      <w:r w:rsidRPr="05F8DE0B">
        <w:rPr>
          <w:szCs w:val="21"/>
        </w:rPr>
        <w:t>平台</w:t>
      </w:r>
      <w:r w:rsidR="00A85DCE">
        <w:rPr>
          <w:rFonts w:hint="eastAsia"/>
          <w:szCs w:val="21"/>
        </w:rPr>
        <w:t>；</w:t>
      </w:r>
    </w:p>
    <w:p w14:paraId="64983966" w14:textId="066A2DB2" w:rsidR="00CD498A" w:rsidRDefault="00DD21A1" w:rsidP="00E96717">
      <w:pPr>
        <w:pStyle w:val="ListParagraph"/>
        <w:numPr>
          <w:ilvl w:val="0"/>
          <w:numId w:val="3"/>
        </w:numPr>
        <w:spacing w:after="80"/>
        <w:rPr>
          <w:szCs w:val="21"/>
        </w:rPr>
      </w:pPr>
      <w:r w:rsidRPr="05F8DE0B">
        <w:rPr>
          <w:b/>
          <w:bCs/>
          <w:szCs w:val="21"/>
        </w:rPr>
        <w:t>功能定位</w:t>
      </w:r>
      <w:r w:rsidR="005318D2">
        <w:rPr>
          <w:b/>
          <w:bCs/>
          <w:szCs w:val="21"/>
        </w:rPr>
        <w:t>：</w:t>
      </w:r>
      <w:r w:rsidRPr="05F8DE0B">
        <w:rPr>
          <w:szCs w:val="21"/>
        </w:rPr>
        <w:t>自动</w:t>
      </w:r>
      <w:r w:rsidR="00A85DCE">
        <w:rPr>
          <w:rFonts w:hint="eastAsia"/>
          <w:szCs w:val="21"/>
        </w:rPr>
        <w:t>填写</w:t>
      </w:r>
      <w:r w:rsidRPr="05F8DE0B">
        <w:rPr>
          <w:szCs w:val="21"/>
        </w:rPr>
        <w:t xml:space="preserve"> DSS 导入模板供业务</w:t>
      </w:r>
      <w:r w:rsidR="00A85DCE">
        <w:rPr>
          <w:rFonts w:hint="eastAsia"/>
          <w:szCs w:val="21"/>
        </w:rPr>
        <w:t>自行下载</w:t>
      </w:r>
      <w:r w:rsidR="000C188B">
        <w:rPr>
          <w:rFonts w:hint="eastAsia"/>
          <w:szCs w:val="21"/>
        </w:rPr>
        <w:t>，用于</w:t>
      </w:r>
      <w:r w:rsidRPr="05F8DE0B">
        <w:rPr>
          <w:szCs w:val="21"/>
        </w:rPr>
        <w:t>导入 DSS 创建 ASN</w:t>
      </w:r>
      <w:r w:rsidR="005318D2">
        <w:rPr>
          <w:szCs w:val="21"/>
        </w:rPr>
        <w:t>；</w:t>
      </w:r>
      <w:r w:rsidRPr="05F8DE0B">
        <w:rPr>
          <w:szCs w:val="21"/>
        </w:rPr>
        <w:t>平台产出</w:t>
      </w:r>
      <w:r w:rsidR="009845B8">
        <w:rPr>
          <w:rFonts w:hint="eastAsia"/>
          <w:szCs w:val="21"/>
        </w:rPr>
        <w:t>填好的DSS导入模板文件</w:t>
      </w:r>
      <w:r w:rsidR="00DB7DED">
        <w:rPr>
          <w:rFonts w:hint="eastAsia"/>
          <w:szCs w:val="21"/>
        </w:rPr>
        <w:t>存到Share Point为止，不</w:t>
      </w:r>
      <w:r w:rsidRPr="05F8DE0B">
        <w:rPr>
          <w:szCs w:val="21"/>
        </w:rPr>
        <w:t>与 DSS</w:t>
      </w:r>
      <w:r w:rsidR="00DB7DED">
        <w:rPr>
          <w:rFonts w:hint="eastAsia"/>
          <w:szCs w:val="21"/>
        </w:rPr>
        <w:t>、</w:t>
      </w:r>
      <w:r w:rsidRPr="05F8DE0B">
        <w:rPr>
          <w:szCs w:val="21"/>
        </w:rPr>
        <w:t>SPM</w:t>
      </w:r>
      <w:r w:rsidR="00DB7DED">
        <w:rPr>
          <w:rFonts w:hint="eastAsia"/>
          <w:szCs w:val="21"/>
        </w:rPr>
        <w:t>系统</w:t>
      </w:r>
      <w:r w:rsidRPr="05F8DE0B">
        <w:rPr>
          <w:szCs w:val="21"/>
        </w:rPr>
        <w:t>集成。</w:t>
      </w:r>
    </w:p>
    <w:p w14:paraId="3EDEF378" w14:textId="3267AD01" w:rsidR="00CD498A" w:rsidRDefault="00DD21A1" w:rsidP="00E96717">
      <w:pPr>
        <w:pStyle w:val="ListParagraph"/>
        <w:numPr>
          <w:ilvl w:val="0"/>
          <w:numId w:val="2"/>
        </w:numPr>
        <w:rPr>
          <w:szCs w:val="21"/>
        </w:rPr>
      </w:pPr>
      <w:r w:rsidRPr="05F8DE0B">
        <w:rPr>
          <w:b/>
          <w:bCs/>
          <w:szCs w:val="21"/>
        </w:rPr>
        <w:t>MBPLAP 支线</w:t>
      </w:r>
      <w:r w:rsidR="005318D2">
        <w:rPr>
          <w:b/>
          <w:bCs/>
          <w:szCs w:val="21"/>
        </w:rPr>
        <w:t>：</w:t>
      </w:r>
      <w:r w:rsidRPr="05F8DE0B">
        <w:rPr>
          <w:szCs w:val="21"/>
        </w:rPr>
        <w:t>定时触发</w:t>
      </w:r>
      <w:r w:rsidR="005318D2">
        <w:rPr>
          <w:szCs w:val="21"/>
        </w:rPr>
        <w:t>，</w:t>
      </w:r>
      <w:r w:rsidRPr="05F8DE0B">
        <w:rPr>
          <w:szCs w:val="21"/>
        </w:rPr>
        <w:t>以分单号(HAWB/BL No.)为单位</w:t>
      </w:r>
      <w:r w:rsidR="005318D2">
        <w:rPr>
          <w:szCs w:val="21"/>
        </w:rPr>
        <w:t>，</w:t>
      </w:r>
      <w:r w:rsidRPr="05F8DE0B">
        <w:rPr>
          <w:szCs w:val="21"/>
        </w:rPr>
        <w:t>IES+ 两级导出(进口预报清单 → PN 级发票信息)→ 按合并键加总 → 生成 DSS 模板「提单号_发票号」</w:t>
      </w:r>
      <w:r w:rsidR="005318D2">
        <w:rPr>
          <w:szCs w:val="21"/>
        </w:rPr>
        <w:t>；</w:t>
      </w:r>
    </w:p>
    <w:p w14:paraId="0A2F0E46" w14:textId="032B4145" w:rsidR="00CD498A" w:rsidRDefault="00DD21A1" w:rsidP="00E96717">
      <w:pPr>
        <w:pStyle w:val="ListParagraph"/>
        <w:numPr>
          <w:ilvl w:val="0"/>
          <w:numId w:val="2"/>
        </w:numPr>
        <w:rPr>
          <w:szCs w:val="21"/>
        </w:rPr>
      </w:pPr>
      <w:r w:rsidRPr="05F8DE0B">
        <w:rPr>
          <w:b/>
          <w:bCs/>
          <w:szCs w:val="21"/>
        </w:rPr>
        <w:t>X-entry 支线</w:t>
      </w:r>
      <w:r w:rsidR="005318D2">
        <w:rPr>
          <w:b/>
          <w:bCs/>
          <w:szCs w:val="21"/>
        </w:rPr>
        <w:t>：</w:t>
      </w:r>
      <w:r w:rsidRPr="05F8DE0B">
        <w:rPr>
          <w:szCs w:val="21"/>
        </w:rPr>
        <w:t>Portal 公邮邮件触发</w:t>
      </w:r>
      <w:r w:rsidR="005318D2">
        <w:rPr>
          <w:szCs w:val="21"/>
        </w:rPr>
        <w:t>，</w:t>
      </w:r>
      <w:r w:rsidRPr="05F8DE0B">
        <w:rPr>
          <w:szCs w:val="21"/>
        </w:rPr>
        <w:t>以运单号(AWB No.)为单位</w:t>
      </w:r>
      <w:r w:rsidR="005318D2">
        <w:rPr>
          <w:szCs w:val="21"/>
        </w:rPr>
        <w:t>，</w:t>
      </w:r>
      <w:r w:rsidRPr="05F8DE0B">
        <w:rPr>
          <w:szCs w:val="21"/>
        </w:rPr>
        <w:t>报关代理送货邮件 + IMS PO 邮件 → 诊断仪大表查询 → PO 缺失硬阻断转人工 → 多 Item 顺次收货拆行 → 生成 DSS 模板「PN_日期」。</w:t>
      </w:r>
    </w:p>
    <w:p w14:paraId="4A435870" w14:textId="4870D6DC" w:rsidR="00CD498A" w:rsidRDefault="00DD21A1" w:rsidP="00E96717">
      <w:pPr>
        <w:pStyle w:val="ListParagraph"/>
        <w:numPr>
          <w:ilvl w:val="0"/>
          <w:numId w:val="3"/>
        </w:numPr>
        <w:spacing w:after="80"/>
        <w:rPr>
          <w:szCs w:val="21"/>
        </w:rPr>
      </w:pPr>
      <w:r w:rsidRPr="05F8DE0B">
        <w:rPr>
          <w:b/>
          <w:bCs/>
          <w:szCs w:val="21"/>
        </w:rPr>
        <w:t>使用端</w:t>
      </w:r>
      <w:r w:rsidR="005318D2">
        <w:rPr>
          <w:b/>
          <w:bCs/>
          <w:szCs w:val="21"/>
        </w:rPr>
        <w:t>：</w:t>
      </w:r>
      <w:r w:rsidRPr="05F8DE0B">
        <w:rPr>
          <w:szCs w:val="21"/>
        </w:rPr>
        <w:t>PC Web</w:t>
      </w:r>
    </w:p>
    <w:p w14:paraId="0B754B73" w14:textId="56A9D554" w:rsidR="00CD498A" w:rsidRDefault="00DD21A1" w:rsidP="00283AE8">
      <w:pPr>
        <w:pStyle w:val="Heading2"/>
      </w:pPr>
      <w:r>
        <w:t>产品愿景</w:t>
      </w:r>
    </w:p>
    <w:p w14:paraId="2DDC2D95" w14:textId="3F1EBD77" w:rsidR="00CD498A" w:rsidRDefault="00DD21A1">
      <w:pPr>
        <w:spacing w:after="80"/>
      </w:pPr>
      <w:r>
        <w:t>让 ASN 创建从「人工跨系统导表、手工合并、逐票填报」变为「平台自动出模板、人工只处理例外」</w:t>
      </w:r>
      <w:r w:rsidR="005318D2">
        <w:t>；</w:t>
      </w:r>
      <w:r>
        <w:t>IO 同事从重复劳动转向异常处理</w:t>
      </w:r>
      <w:r w:rsidR="005318D2">
        <w:t>，</w:t>
      </w:r>
      <w:r>
        <w:t>每票全程可追溯、可审计、可受控重跑。</w:t>
      </w:r>
    </w:p>
    <w:p w14:paraId="72CD6672" w14:textId="2C1B4FAB" w:rsidR="00CD498A" w:rsidRDefault="00DD21A1" w:rsidP="00283AE8">
      <w:pPr>
        <w:pStyle w:val="Heading2"/>
      </w:pPr>
      <w:r>
        <w:t>核心价值</w:t>
      </w:r>
    </w:p>
    <w:tbl>
      <w:tblPr>
        <w:tblStyle w:val="GridTable4-Accent1"/>
        <w:tblW w:w="9026" w:type="dxa"/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CD498A" w14:paraId="69C02905" w14:textId="77777777" w:rsidTr="05F8DE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E021E4" w14:textId="77777777" w:rsidR="00CD498A" w:rsidRDefault="00DD21A1" w:rsidP="05F8DE0B">
            <w:pPr>
              <w:rPr>
                <w:szCs w:val="21"/>
              </w:rPr>
            </w:pPr>
            <w:r w:rsidRPr="05F8DE0B">
              <w:rPr>
                <w:szCs w:val="21"/>
              </w:rPr>
              <w:t>价值维度</w:t>
            </w:r>
          </w:p>
        </w:tc>
        <w:tc>
          <w:tcPr>
            <w:tcW w:w="3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81190B" w14:textId="77777777" w:rsidR="00CD498A" w:rsidRDefault="00DD21A1" w:rsidP="05F8DE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Cs w:val="21"/>
              </w:rPr>
            </w:pPr>
            <w:r w:rsidRPr="05F8DE0B">
              <w:rPr>
                <w:szCs w:val="21"/>
              </w:rPr>
              <w:t>价值描述</w:t>
            </w:r>
          </w:p>
        </w:tc>
        <w:tc>
          <w:tcPr>
            <w:tcW w:w="301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AAA671" w14:textId="77777777" w:rsidR="00CD498A" w:rsidRDefault="00DD21A1" w:rsidP="05F8DE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Cs w:val="21"/>
              </w:rPr>
            </w:pPr>
            <w:r w:rsidRPr="05F8DE0B">
              <w:rPr>
                <w:szCs w:val="21"/>
              </w:rPr>
              <w:t>受益人群</w:t>
            </w:r>
          </w:p>
        </w:tc>
      </w:tr>
      <w:tr w:rsidR="00CD498A" w14:paraId="3534A26A" w14:textId="77777777" w:rsidTr="05F8D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F29B48" w14:textId="77777777" w:rsidR="00CD498A" w:rsidRDefault="00DD21A1" w:rsidP="05F8DE0B">
            <w:pPr>
              <w:rPr>
                <w:szCs w:val="21"/>
              </w:rPr>
            </w:pPr>
            <w:r w:rsidRPr="05F8DE0B">
              <w:rPr>
                <w:szCs w:val="21"/>
              </w:rPr>
              <w:t>效率</w:t>
            </w:r>
          </w:p>
        </w:tc>
        <w:tc>
          <w:tcPr>
            <w:tcW w:w="3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3BD34C" w14:textId="49D83A00" w:rsidR="00CD498A" w:rsidRDefault="00DD21A1" w:rsidP="05F8D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5F8DE0B">
              <w:rPr>
                <w:szCs w:val="21"/>
              </w:rPr>
              <w:t>MBPLAP 每日两窗定时自动出模板</w:t>
            </w:r>
            <w:r w:rsidR="005318D2">
              <w:rPr>
                <w:szCs w:val="21"/>
              </w:rPr>
              <w:t>，</w:t>
            </w:r>
            <w:r w:rsidRPr="05F8DE0B">
              <w:rPr>
                <w:szCs w:val="21"/>
              </w:rPr>
              <w:t>替代人工 IES+ 两级导出与手工合并加总</w:t>
            </w:r>
          </w:p>
        </w:tc>
        <w:tc>
          <w:tcPr>
            <w:tcW w:w="301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260904" w14:textId="77777777" w:rsidR="00CD498A" w:rsidRDefault="00DD21A1" w:rsidP="05F8D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5F8DE0B">
              <w:rPr>
                <w:szCs w:val="21"/>
              </w:rPr>
              <w:t>IO(进口操作)</w:t>
            </w:r>
          </w:p>
        </w:tc>
      </w:tr>
      <w:tr w:rsidR="00CD498A" w14:paraId="6DEF492E" w14:textId="77777777" w:rsidTr="05F8DE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478CAE" w14:textId="77777777" w:rsidR="00CD498A" w:rsidRDefault="00DD21A1" w:rsidP="05F8DE0B">
            <w:pPr>
              <w:rPr>
                <w:szCs w:val="21"/>
              </w:rPr>
            </w:pPr>
            <w:r w:rsidRPr="05F8DE0B">
              <w:rPr>
                <w:szCs w:val="21"/>
              </w:rPr>
              <w:t>准确</w:t>
            </w:r>
          </w:p>
        </w:tc>
        <w:tc>
          <w:tcPr>
            <w:tcW w:w="3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ECD6B0" w14:textId="3CEA0EA7" w:rsidR="00CD498A" w:rsidRDefault="00DD21A1" w:rsidP="05F8D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5F8DE0B">
              <w:rPr>
                <w:szCs w:val="21"/>
              </w:rPr>
              <w:t>X-entry 多 Item 顺次收货拆行由系统计算</w:t>
            </w:r>
            <w:r w:rsidR="005318D2">
              <w:rPr>
                <w:szCs w:val="21"/>
              </w:rPr>
              <w:t>，</w:t>
            </w:r>
            <w:r w:rsidRPr="05F8DE0B">
              <w:rPr>
                <w:szCs w:val="21"/>
              </w:rPr>
              <w:t>避免人工查诊断仪大表算错数量</w:t>
            </w:r>
          </w:p>
        </w:tc>
        <w:tc>
          <w:tcPr>
            <w:tcW w:w="301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F4F1DC" w14:textId="77777777" w:rsidR="00CD498A" w:rsidRDefault="00DD21A1" w:rsidP="05F8D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5F8DE0B">
              <w:rPr>
                <w:szCs w:val="21"/>
              </w:rPr>
              <w:t>IO</w:t>
            </w:r>
          </w:p>
        </w:tc>
      </w:tr>
      <w:tr w:rsidR="00CD498A" w14:paraId="195BAA69" w14:textId="77777777" w:rsidTr="05F8D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D755C3" w14:textId="77777777" w:rsidR="00CD498A" w:rsidRDefault="00DD21A1" w:rsidP="05F8DE0B">
            <w:pPr>
              <w:rPr>
                <w:szCs w:val="21"/>
              </w:rPr>
            </w:pPr>
            <w:r w:rsidRPr="05F8DE0B">
              <w:rPr>
                <w:szCs w:val="21"/>
              </w:rPr>
              <w:t>可控</w:t>
            </w:r>
          </w:p>
        </w:tc>
        <w:tc>
          <w:tcPr>
            <w:tcW w:w="3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01CA9E" w14:textId="48AC2743" w:rsidR="00CD498A" w:rsidRDefault="00DD21A1" w:rsidP="05F8D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5F8DE0B">
              <w:rPr>
                <w:szCs w:val="21"/>
              </w:rPr>
              <w:t>PO 缺失硬阻断可见、人工补录后续跑</w:t>
            </w:r>
            <w:r w:rsidR="005318D2">
              <w:rPr>
                <w:szCs w:val="21"/>
              </w:rPr>
              <w:t>；</w:t>
            </w:r>
            <w:r w:rsidRPr="05F8DE0B">
              <w:rPr>
                <w:szCs w:val="21"/>
              </w:rPr>
              <w:t>收货记录自动/手工并列可查</w:t>
            </w:r>
          </w:p>
        </w:tc>
        <w:tc>
          <w:tcPr>
            <w:tcW w:w="301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C6F2C2" w14:textId="77777777" w:rsidR="00CD498A" w:rsidRDefault="00DD21A1" w:rsidP="05F8D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5F8DE0B">
              <w:rPr>
                <w:szCs w:val="21"/>
              </w:rPr>
              <w:t>IO / BU</w:t>
            </w:r>
          </w:p>
        </w:tc>
      </w:tr>
      <w:tr w:rsidR="00CD498A" w14:paraId="25FEBF78" w14:textId="77777777" w:rsidTr="05F8DE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A53EE1" w14:textId="77777777" w:rsidR="00CD498A" w:rsidRDefault="00DD21A1" w:rsidP="05F8DE0B">
            <w:pPr>
              <w:rPr>
                <w:szCs w:val="21"/>
              </w:rPr>
            </w:pPr>
            <w:r w:rsidRPr="05F8DE0B">
              <w:rPr>
                <w:szCs w:val="21"/>
              </w:rPr>
              <w:t>合规</w:t>
            </w:r>
          </w:p>
        </w:tc>
        <w:tc>
          <w:tcPr>
            <w:tcW w:w="3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6A3B8C" w14:textId="77777777" w:rsidR="00CD498A" w:rsidRDefault="00DD21A1" w:rsidP="05F8D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5F8DE0B">
              <w:rPr>
                <w:szCs w:val="21"/>
              </w:rPr>
              <w:t>触发/过程/操作三类证据留痕(WORM)、修正留痕可追溯、产出文件归档可查</w:t>
            </w:r>
          </w:p>
        </w:tc>
        <w:tc>
          <w:tcPr>
            <w:tcW w:w="301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7B1C6F" w14:textId="77777777" w:rsidR="00CD498A" w:rsidRDefault="00DD21A1" w:rsidP="05F8D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5F8DE0B">
              <w:rPr>
                <w:szCs w:val="21"/>
              </w:rPr>
              <w:t>BU / 审计</w:t>
            </w:r>
          </w:p>
        </w:tc>
      </w:tr>
      <w:tr w:rsidR="00CD498A" w14:paraId="3922C33A" w14:textId="77777777" w:rsidTr="05F8D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041CDC" w14:textId="77777777" w:rsidR="00CD498A" w:rsidRDefault="00DD21A1" w:rsidP="05F8DE0B">
            <w:pPr>
              <w:rPr>
                <w:szCs w:val="21"/>
              </w:rPr>
            </w:pPr>
            <w:r w:rsidRPr="05F8DE0B">
              <w:rPr>
                <w:szCs w:val="21"/>
              </w:rPr>
              <w:t>可维护</w:t>
            </w:r>
          </w:p>
        </w:tc>
        <w:tc>
          <w:tcPr>
            <w:tcW w:w="3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D3FB96" w14:textId="77777777" w:rsidR="00CD498A" w:rsidRDefault="00DD21A1" w:rsidP="05F8D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5F8DE0B">
              <w:rPr>
                <w:szCs w:val="21"/>
              </w:rPr>
              <w:t>DSS 模板、邮件监听规则、诊断仪大表均配置化/版本化</w:t>
            </w:r>
          </w:p>
        </w:tc>
        <w:tc>
          <w:tcPr>
            <w:tcW w:w="301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679742" w14:textId="77777777" w:rsidR="00CD498A" w:rsidRDefault="00DD21A1" w:rsidP="05F8D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5F8DE0B">
              <w:rPr>
                <w:szCs w:val="21"/>
              </w:rPr>
              <w:t>配置维护者</w:t>
            </w:r>
          </w:p>
        </w:tc>
      </w:tr>
    </w:tbl>
    <w:p w14:paraId="2570D3F6" w14:textId="50275BCC" w:rsidR="00CD498A" w:rsidRDefault="00DD21A1" w:rsidP="00283AE8">
      <w:pPr>
        <w:pStyle w:val="Heading2"/>
      </w:pPr>
      <w:r>
        <w:t>产品范围</w:t>
      </w:r>
    </w:p>
    <w:tbl>
      <w:tblPr>
        <w:tblStyle w:val="GridTable4-Accent1"/>
        <w:tblW w:w="9026" w:type="dxa"/>
        <w:tblLook w:val="04A0" w:firstRow="1" w:lastRow="0" w:firstColumn="1" w:lastColumn="0" w:noHBand="0" w:noVBand="1"/>
      </w:tblPr>
      <w:tblGrid>
        <w:gridCol w:w="4513"/>
        <w:gridCol w:w="4513"/>
      </w:tblGrid>
      <w:tr w:rsidR="00CD498A" w14:paraId="353F9ECD" w14:textId="77777777" w:rsidTr="05F8DE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97A361" w14:textId="77777777" w:rsidR="00CD498A" w:rsidRDefault="00DD21A1" w:rsidP="05F8DE0B">
            <w:pPr>
              <w:rPr>
                <w:szCs w:val="21"/>
              </w:rPr>
            </w:pPr>
            <w:r w:rsidRPr="05F8DE0B">
              <w:rPr>
                <w:szCs w:val="21"/>
              </w:rPr>
              <w:t>模块</w:t>
            </w:r>
          </w:p>
        </w:tc>
        <w:tc>
          <w:tcPr>
            <w:tcW w:w="45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63AF0F" w14:textId="77777777" w:rsidR="00CD498A" w:rsidRDefault="00DD21A1" w:rsidP="05F8DE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Cs w:val="21"/>
              </w:rPr>
            </w:pPr>
            <w:r w:rsidRPr="05F8DE0B">
              <w:rPr>
                <w:szCs w:val="21"/>
              </w:rPr>
              <w:t>功能描述</w:t>
            </w:r>
          </w:p>
        </w:tc>
      </w:tr>
      <w:tr w:rsidR="00CD498A" w14:paraId="465B048C" w14:textId="77777777" w:rsidTr="05F8D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BBFBD5" w14:textId="77777777" w:rsidR="00CD498A" w:rsidRDefault="00DD21A1" w:rsidP="05F8DE0B">
            <w:pPr>
              <w:rPr>
                <w:szCs w:val="21"/>
              </w:rPr>
            </w:pPr>
            <w:r w:rsidRPr="05F8DE0B">
              <w:rPr>
                <w:szCs w:val="21"/>
              </w:rPr>
              <w:t>MBPLAP 定时支线</w:t>
            </w:r>
          </w:p>
        </w:tc>
        <w:tc>
          <w:tcPr>
            <w:tcW w:w="45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B900A9" w14:textId="334FE606" w:rsidR="00CD498A" w:rsidRDefault="00DD21A1" w:rsidP="05F8D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5F8DE0B">
              <w:rPr>
                <w:szCs w:val="21"/>
              </w:rPr>
              <w:t>12</w:t>
            </w:r>
            <w:r w:rsidR="005318D2">
              <w:rPr>
                <w:szCs w:val="21"/>
              </w:rPr>
              <w:t>：</w:t>
            </w:r>
            <w:r w:rsidRPr="05F8DE0B">
              <w:rPr>
                <w:szCs w:val="21"/>
              </w:rPr>
              <w:t>00/17</w:t>
            </w:r>
            <w:r w:rsidR="005318D2">
              <w:rPr>
                <w:szCs w:val="21"/>
              </w:rPr>
              <w:t>：</w:t>
            </w:r>
            <w:r w:rsidRPr="05F8DE0B">
              <w:rPr>
                <w:szCs w:val="21"/>
              </w:rPr>
              <w:t>00 定时触发(17</w:t>
            </w:r>
            <w:r w:rsidR="005318D2">
              <w:rPr>
                <w:szCs w:val="21"/>
              </w:rPr>
              <w:t>：</w:t>
            </w:r>
            <w:r w:rsidRPr="05F8DE0B">
              <w:rPr>
                <w:szCs w:val="21"/>
              </w:rPr>
              <w:t>00 剔除 12</w:t>
            </w:r>
            <w:r w:rsidR="005318D2">
              <w:rPr>
                <w:szCs w:val="21"/>
              </w:rPr>
              <w:t>：</w:t>
            </w:r>
            <w:r w:rsidRPr="05F8DE0B">
              <w:rPr>
                <w:szCs w:val="21"/>
              </w:rPr>
              <w:t>00 已成功运行分单号)</w:t>
            </w:r>
            <w:r w:rsidR="005318D2">
              <w:rPr>
                <w:szCs w:val="21"/>
              </w:rPr>
              <w:t>；</w:t>
            </w:r>
            <w:r w:rsidRPr="05F8DE0B">
              <w:rPr>
                <w:szCs w:val="21"/>
              </w:rPr>
              <w:t>IES+ 预报批量导出 → 发票 PN 级导出 → 合并加总 → DSS 模板「提单号_发票号」</w:t>
            </w:r>
          </w:p>
        </w:tc>
      </w:tr>
      <w:tr w:rsidR="00CD498A" w14:paraId="0AE1DFAC" w14:textId="77777777" w:rsidTr="05F8DE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CA4EB2" w14:textId="77777777" w:rsidR="00CD498A" w:rsidRDefault="00DD21A1" w:rsidP="05F8DE0B">
            <w:pPr>
              <w:rPr>
                <w:szCs w:val="21"/>
              </w:rPr>
            </w:pPr>
            <w:r w:rsidRPr="05F8DE0B">
              <w:rPr>
                <w:szCs w:val="21"/>
              </w:rPr>
              <w:t>MBPLAP 手动触发</w:t>
            </w:r>
          </w:p>
        </w:tc>
        <w:tc>
          <w:tcPr>
            <w:tcW w:w="45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39C25A" w14:textId="2AE717C3" w:rsidR="00CD498A" w:rsidRDefault="00DD21A1" w:rsidP="05F8D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5F8DE0B">
              <w:rPr>
                <w:szCs w:val="21"/>
              </w:rPr>
              <w:t>按分单号或 Pre-alert creation 日期批量查询筛选并重新提交</w:t>
            </w:r>
            <w:r w:rsidR="005318D2">
              <w:rPr>
                <w:szCs w:val="21"/>
              </w:rPr>
              <w:t>，</w:t>
            </w:r>
            <w:r w:rsidRPr="05F8DE0B">
              <w:rPr>
                <w:szCs w:val="21"/>
              </w:rPr>
              <w:t>随下一次定时任务一起运行(Q3=A)</w:t>
            </w:r>
          </w:p>
        </w:tc>
      </w:tr>
      <w:tr w:rsidR="00CD498A" w14:paraId="5EA39F3C" w14:textId="77777777" w:rsidTr="05F8D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4E8F52" w14:textId="77777777" w:rsidR="00CD498A" w:rsidRDefault="00DD21A1" w:rsidP="05F8DE0B">
            <w:pPr>
              <w:rPr>
                <w:szCs w:val="21"/>
              </w:rPr>
            </w:pPr>
            <w:r w:rsidRPr="05F8DE0B">
              <w:rPr>
                <w:szCs w:val="21"/>
              </w:rPr>
              <w:t>X-entry 邮件支线</w:t>
            </w:r>
          </w:p>
        </w:tc>
        <w:tc>
          <w:tcPr>
            <w:tcW w:w="45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DCFB5A" w14:textId="63E7A1A1" w:rsidR="00CD498A" w:rsidRDefault="00DD21A1" w:rsidP="05F8D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5F8DE0B">
              <w:rPr>
                <w:szCs w:val="21"/>
              </w:rPr>
              <w:t>公邮监控报关代理送货邮件 + IMS PO 邮件</w:t>
            </w:r>
            <w:r w:rsidR="005318D2">
              <w:rPr>
                <w:szCs w:val="21"/>
              </w:rPr>
              <w:t>；</w:t>
            </w:r>
            <w:r w:rsidRPr="05F8DE0B">
              <w:rPr>
                <w:szCs w:val="21"/>
              </w:rPr>
              <w:t>AWB→诊断仪大表取 PN/QTY/ID No.</w:t>
            </w:r>
            <w:r w:rsidR="005318D2">
              <w:rPr>
                <w:szCs w:val="21"/>
              </w:rPr>
              <w:t>；</w:t>
            </w:r>
            <w:r w:rsidRPr="05F8DE0B">
              <w:rPr>
                <w:szCs w:val="21"/>
              </w:rPr>
              <w:t>ID No.→MBPTS PO</w:t>
            </w:r>
            <w:r w:rsidR="005318D2">
              <w:rPr>
                <w:szCs w:val="21"/>
              </w:rPr>
              <w:t>；</w:t>
            </w:r>
            <w:r w:rsidRPr="05F8DE0B">
              <w:rPr>
                <w:szCs w:val="21"/>
              </w:rPr>
              <w:t>PO 空硬阻断</w:t>
            </w:r>
            <w:r w:rsidR="005318D2">
              <w:rPr>
                <w:szCs w:val="21"/>
              </w:rPr>
              <w:t>；</w:t>
            </w:r>
            <w:r w:rsidRPr="05F8DE0B">
              <w:rPr>
                <w:szCs w:val="21"/>
              </w:rPr>
              <w:t>顺次收货拆行</w:t>
            </w:r>
            <w:r w:rsidR="005318D2">
              <w:rPr>
                <w:szCs w:val="21"/>
              </w:rPr>
              <w:t>；</w:t>
            </w:r>
            <w:r w:rsidRPr="05F8DE0B">
              <w:rPr>
                <w:szCs w:val="21"/>
              </w:rPr>
              <w:t>DSS 模板「PN_日期」</w:t>
            </w:r>
          </w:p>
        </w:tc>
      </w:tr>
      <w:tr w:rsidR="00CD498A" w14:paraId="56DC54D3" w14:textId="77777777" w:rsidTr="05F8DE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209E15" w14:textId="77777777" w:rsidR="00CD498A" w:rsidRDefault="00DD21A1" w:rsidP="05F8DE0B">
            <w:pPr>
              <w:rPr>
                <w:szCs w:val="21"/>
              </w:rPr>
            </w:pPr>
            <w:r w:rsidRPr="05F8DE0B">
              <w:rPr>
                <w:szCs w:val="21"/>
              </w:rPr>
              <w:t>任务管理</w:t>
            </w:r>
          </w:p>
        </w:tc>
        <w:tc>
          <w:tcPr>
            <w:tcW w:w="45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5D6AEF" w14:textId="77777777" w:rsidR="00CD498A" w:rsidRDefault="00DD21A1" w:rsidP="05F8D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5F8DE0B">
              <w:rPr>
                <w:szCs w:val="21"/>
              </w:rPr>
              <w:t>工作台双支线统计、任务中心(手动创建/批量重跑/导出)、任务详情(Run 切换、字段修正留痕、节点轨迹、证据、重跑)</w:t>
            </w:r>
          </w:p>
        </w:tc>
      </w:tr>
      <w:tr w:rsidR="00CD498A" w14:paraId="298B417F" w14:textId="77777777" w:rsidTr="05F8D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AF022F" w14:textId="77777777" w:rsidR="00CD498A" w:rsidRDefault="00DD21A1" w:rsidP="05F8DE0B">
            <w:pPr>
              <w:rPr>
                <w:szCs w:val="21"/>
              </w:rPr>
            </w:pPr>
            <w:r w:rsidRPr="05F8DE0B">
              <w:rPr>
                <w:szCs w:val="21"/>
              </w:rPr>
              <w:t>上传中心</w:t>
            </w:r>
          </w:p>
        </w:tc>
        <w:tc>
          <w:tcPr>
            <w:tcW w:w="45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F3B59E" w14:textId="77777777" w:rsidR="00CD498A" w:rsidRDefault="00DD21A1" w:rsidP="05F8D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5F8DE0B">
              <w:rPr>
                <w:szCs w:val="21"/>
              </w:rPr>
              <w:t>进口发票补传、手工收货录入、ID No. 补录、收货记录查询(自动+手工)、提交记录</w:t>
            </w:r>
          </w:p>
        </w:tc>
      </w:tr>
      <w:tr w:rsidR="00CD498A" w14:paraId="33C81A8B" w14:textId="77777777" w:rsidTr="05F8DE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5C6978" w14:textId="77777777" w:rsidR="00CD498A" w:rsidRDefault="00DD21A1" w:rsidP="05F8DE0B">
            <w:pPr>
              <w:rPr>
                <w:szCs w:val="21"/>
              </w:rPr>
            </w:pPr>
            <w:r w:rsidRPr="05F8DE0B">
              <w:rPr>
                <w:szCs w:val="21"/>
              </w:rPr>
              <w:t>规则与配置</w:t>
            </w:r>
          </w:p>
        </w:tc>
        <w:tc>
          <w:tcPr>
            <w:tcW w:w="45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47139C" w14:textId="156945FF" w:rsidR="00CD498A" w:rsidRDefault="654316F8" w:rsidP="05F8D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5F8DE0B">
              <w:rPr>
                <w:szCs w:val="21"/>
              </w:rPr>
              <w:t>邮件</w:t>
            </w:r>
            <w:r w:rsidR="00DD21A1" w:rsidRPr="05F8DE0B">
              <w:rPr>
                <w:szCs w:val="21"/>
              </w:rPr>
              <w:t>监听规则</w:t>
            </w:r>
            <w:r w:rsidR="1AE35CA7" w:rsidRPr="05F8DE0B">
              <w:rPr>
                <w:szCs w:val="21"/>
              </w:rPr>
              <w:t>；</w:t>
            </w:r>
            <w:r w:rsidR="00DD21A1" w:rsidRPr="05F8DE0B">
              <w:rPr>
                <w:szCs w:val="21"/>
              </w:rPr>
              <w:t>DSS 导入模板版本管理</w:t>
            </w:r>
            <w:r w:rsidR="6C889495" w:rsidRPr="05F8DE0B">
              <w:rPr>
                <w:szCs w:val="21"/>
              </w:rPr>
              <w:t>；</w:t>
            </w:r>
            <w:r w:rsidR="00DD21A1" w:rsidRPr="05F8DE0B">
              <w:rPr>
                <w:szCs w:val="21"/>
              </w:rPr>
              <w:t>诊断仪大表维度表维护</w:t>
            </w:r>
          </w:p>
        </w:tc>
      </w:tr>
      <w:tr w:rsidR="00CD498A" w14:paraId="4384184D" w14:textId="77777777" w:rsidTr="05F8D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AF1C4B" w14:textId="77777777" w:rsidR="00CD498A" w:rsidRDefault="00DD21A1" w:rsidP="05F8DE0B">
            <w:pPr>
              <w:rPr>
                <w:szCs w:val="21"/>
              </w:rPr>
            </w:pPr>
            <w:r w:rsidRPr="05F8DE0B">
              <w:rPr>
                <w:szCs w:val="21"/>
              </w:rPr>
              <w:t>归档与提醒</w:t>
            </w:r>
          </w:p>
        </w:tc>
        <w:tc>
          <w:tcPr>
            <w:tcW w:w="45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DD1BE6" w14:textId="06560394" w:rsidR="00CD498A" w:rsidRDefault="00DD21A1" w:rsidP="05F8D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5F8DE0B">
              <w:rPr>
                <w:szCs w:val="21"/>
              </w:rPr>
              <w:t>SharePoint 归档浏览(只读)</w:t>
            </w:r>
            <w:r w:rsidR="005318D2">
              <w:rPr>
                <w:szCs w:val="21"/>
              </w:rPr>
              <w:t>；</w:t>
            </w:r>
            <w:r w:rsidRPr="05F8DE0B">
              <w:rPr>
                <w:szCs w:val="21"/>
              </w:rPr>
              <w:t>站内提醒(阻断/完成)</w:t>
            </w:r>
            <w:r w:rsidR="005318D2">
              <w:rPr>
                <w:szCs w:val="21"/>
              </w:rPr>
              <w:t>，</w:t>
            </w:r>
            <w:r w:rsidRPr="05F8DE0B">
              <w:rPr>
                <w:szCs w:val="21"/>
              </w:rPr>
              <w:t>点击跳任务详情</w:t>
            </w:r>
          </w:p>
        </w:tc>
      </w:tr>
    </w:tbl>
    <w:p w14:paraId="3DA52255" w14:textId="77777777" w:rsidR="00CD498A" w:rsidRDefault="00CD498A"/>
    <w:p w14:paraId="0EFEBCA2" w14:textId="77777777" w:rsidR="002C6A98" w:rsidRDefault="002C6A98">
      <w:pPr>
        <w:rPr>
          <w:b/>
          <w:bCs/>
          <w:sz w:val="30"/>
          <w:szCs w:val="30"/>
        </w:rPr>
      </w:pPr>
      <w:r>
        <w:rPr>
          <w:rFonts w:hint="eastAsia"/>
        </w:rPr>
        <w:br w:type="page"/>
      </w:r>
    </w:p>
    <w:p w14:paraId="181D20EF" w14:textId="1F768927" w:rsidR="00CD498A" w:rsidRDefault="00DD21A1" w:rsidP="00E96717">
      <w:pPr>
        <w:pStyle w:val="Heading1"/>
      </w:pPr>
      <w:r>
        <w:t>业务背景与目标</w:t>
      </w:r>
    </w:p>
    <w:p w14:paraId="2B6B3D6D" w14:textId="77777777" w:rsidR="00E81A8B" w:rsidRPr="00E81A8B" w:rsidRDefault="00E81A8B" w:rsidP="00E96717">
      <w:pPr>
        <w:pStyle w:val="ListParagraph"/>
        <w:numPr>
          <w:ilvl w:val="0"/>
          <w:numId w:val="8"/>
        </w:numPr>
        <w:spacing w:before="220" w:after="120"/>
        <w:outlineLvl w:val="1"/>
        <w:rPr>
          <w:b/>
          <w:bCs/>
          <w:vanish/>
          <w:color w:val="000000" w:themeColor="text1"/>
          <w:sz w:val="26"/>
          <w:szCs w:val="26"/>
        </w:rPr>
      </w:pPr>
    </w:p>
    <w:p w14:paraId="308522E1" w14:textId="4C2059EF" w:rsidR="00CD498A" w:rsidRDefault="00DD21A1" w:rsidP="00E81A8B">
      <w:pPr>
        <w:pStyle w:val="Heading2"/>
      </w:pPr>
      <w:r>
        <w:t>业务问题</w:t>
      </w:r>
    </w:p>
    <w:p w14:paraId="7E97D219" w14:textId="574FE76E" w:rsidR="00CD498A" w:rsidRDefault="00DD21A1" w:rsidP="00E96717">
      <w:pPr>
        <w:pStyle w:val="ListParagraph"/>
        <w:numPr>
          <w:ilvl w:val="0"/>
          <w:numId w:val="6"/>
        </w:numPr>
      </w:pPr>
      <w:r>
        <w:rPr>
          <w:b/>
          <w:bCs/>
        </w:rPr>
        <w:t>MBPLAP 全人工两级导表</w:t>
      </w:r>
      <w:r w:rsidR="005318D2">
        <w:t>：</w:t>
      </w:r>
      <w:r>
        <w:t>人工每日两次在 IES+ 做两级导出(进口预报 → 发票 PN 级清单)</w:t>
      </w:r>
      <w:r w:rsidR="005318D2">
        <w:t>，</w:t>
      </w:r>
      <w:r>
        <w:t>再按「相同发票号 + 相同 Order No. + 相同 Part No.」手工合并加总</w:t>
      </w:r>
      <w:r w:rsidR="005318D2">
        <w:t>，</w:t>
      </w:r>
      <w:r>
        <w:t>逐票填写 9 字段 DSS 导入模板并重命名</w:t>
      </w:r>
      <w:r w:rsidR="005318D2">
        <w:t>，</w:t>
      </w:r>
      <w:r>
        <w:t>重复度高、易错</w:t>
      </w:r>
      <w:r w:rsidR="005318D2">
        <w:t>；</w:t>
      </w:r>
    </w:p>
    <w:p w14:paraId="21640A69" w14:textId="36B8479E" w:rsidR="00CD498A" w:rsidRDefault="00DD21A1" w:rsidP="00E96717">
      <w:pPr>
        <w:pStyle w:val="ListParagraph"/>
        <w:numPr>
          <w:ilvl w:val="0"/>
          <w:numId w:val="6"/>
        </w:numPr>
      </w:pPr>
      <w:r>
        <w:rPr>
          <w:b/>
          <w:bCs/>
        </w:rPr>
        <w:t>X-entry 跨系统互查靠人</w:t>
      </w:r>
      <w:r w:rsidR="005318D2">
        <w:t>：</w:t>
      </w:r>
      <w:r>
        <w:t>收到报关代理送货邮件后</w:t>
      </w:r>
      <w:r w:rsidR="005318D2">
        <w:t>，</w:t>
      </w:r>
      <w:r>
        <w:t>人工拿运单号查诊断仪大表找 PN/QTY/ID No.</w:t>
      </w:r>
      <w:r w:rsidR="005318D2">
        <w:t>，</w:t>
      </w:r>
      <w:r>
        <w:t>再反查 MBPTS PO 与 IMS 的 PO 邮件</w:t>
      </w:r>
      <w:r w:rsidR="005318D2">
        <w:t>；</w:t>
      </w:r>
      <w:r>
        <w:t>同一 Material 对应多个 Item No. 时需人工「顺次收货」拆分数量</w:t>
      </w:r>
      <w:r w:rsidR="005318D2">
        <w:t>，</w:t>
      </w:r>
      <w:r>
        <w:t>极易算错</w:t>
      </w:r>
      <w:r w:rsidR="005318D2">
        <w:t>；</w:t>
      </w:r>
      <w:r>
        <w:t>PO 缺失时流程停滞无人感知</w:t>
      </w:r>
      <w:r w:rsidR="005318D2">
        <w:t>；</w:t>
      </w:r>
    </w:p>
    <w:p w14:paraId="15F02567" w14:textId="5B834DBE" w:rsidR="00CD498A" w:rsidRDefault="00DD21A1" w:rsidP="00E96717">
      <w:pPr>
        <w:pStyle w:val="ListParagraph"/>
        <w:numPr>
          <w:ilvl w:val="0"/>
          <w:numId w:val="6"/>
        </w:numPr>
      </w:pPr>
      <w:r>
        <w:rPr>
          <w:b/>
          <w:bCs/>
        </w:rPr>
        <w:t>收货记录不透明</w:t>
      </w:r>
      <w:r w:rsidR="005318D2">
        <w:t>：</w:t>
      </w:r>
      <w:r>
        <w:t>自动收货与线下手工收货分散</w:t>
      </w:r>
      <w:r w:rsidR="005318D2">
        <w:t>，</w:t>
      </w:r>
      <w:r>
        <w:t>BU 无法统一查询每个 PO 的已收/订购/剩余情况。</w:t>
      </w:r>
    </w:p>
    <w:p w14:paraId="38D7B04B" w14:textId="1913AE4E" w:rsidR="00CD498A" w:rsidRDefault="00DD21A1" w:rsidP="00283AE8">
      <w:pPr>
        <w:pStyle w:val="Heading2"/>
      </w:pPr>
      <w:r>
        <w:t>业务目标</w:t>
      </w:r>
    </w:p>
    <w:tbl>
      <w:tblPr>
        <w:tblStyle w:val="GridTable4-Accent1"/>
        <w:tblW w:w="9026" w:type="dxa"/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CD498A" w14:paraId="7C140880" w14:textId="77777777" w:rsidTr="05F8DE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92F8D9" w14:textId="77777777" w:rsidR="00CD498A" w:rsidRPr="00C36A16" w:rsidRDefault="00DD21A1" w:rsidP="05F8DE0B">
            <w:pPr>
              <w:rPr>
                <w:szCs w:val="21"/>
              </w:rPr>
            </w:pPr>
            <w:r w:rsidRPr="00C36A16">
              <w:rPr>
                <w:szCs w:val="21"/>
              </w:rPr>
              <w:t>目标</w:t>
            </w:r>
          </w:p>
        </w:tc>
        <w:tc>
          <w:tcPr>
            <w:tcW w:w="3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61813D" w14:textId="77777777" w:rsidR="00CD498A" w:rsidRPr="00C36A16" w:rsidRDefault="00DD21A1" w:rsidP="05F8DE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Cs w:val="21"/>
              </w:rPr>
            </w:pPr>
            <w:r w:rsidRPr="00C36A16">
              <w:rPr>
                <w:szCs w:val="21"/>
              </w:rPr>
              <w:t>描述</w:t>
            </w:r>
          </w:p>
        </w:tc>
        <w:tc>
          <w:tcPr>
            <w:tcW w:w="301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A7C3EB" w14:textId="77777777" w:rsidR="00CD498A" w:rsidRPr="00C36A16" w:rsidRDefault="00DD21A1" w:rsidP="05F8DE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Cs w:val="21"/>
              </w:rPr>
            </w:pPr>
            <w:r w:rsidRPr="00C36A16">
              <w:rPr>
                <w:szCs w:val="21"/>
              </w:rPr>
              <w:t>优先级</w:t>
            </w:r>
          </w:p>
        </w:tc>
      </w:tr>
      <w:tr w:rsidR="00CD498A" w14:paraId="37D39EB6" w14:textId="77777777" w:rsidTr="05F8D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97198D" w14:textId="77777777" w:rsidR="00CD498A" w:rsidRPr="00C36A16" w:rsidRDefault="00DD21A1" w:rsidP="05F8DE0B">
            <w:pPr>
              <w:rPr>
                <w:szCs w:val="21"/>
              </w:rPr>
            </w:pPr>
            <w:r w:rsidRPr="00C36A16">
              <w:rPr>
                <w:szCs w:val="21"/>
              </w:rPr>
              <w:t>MBPLAP 定时自动出模板</w:t>
            </w:r>
          </w:p>
        </w:tc>
        <w:tc>
          <w:tcPr>
            <w:tcW w:w="3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BC0439" w14:textId="48D41BB1" w:rsidR="00CD498A" w:rsidRPr="00C36A16" w:rsidRDefault="00DD21A1" w:rsidP="05F8D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0C36A16">
              <w:rPr>
                <w:szCs w:val="21"/>
              </w:rPr>
              <w:t>每日 12</w:t>
            </w:r>
            <w:r w:rsidR="005318D2">
              <w:rPr>
                <w:szCs w:val="21"/>
              </w:rPr>
              <w:t>：</w:t>
            </w:r>
            <w:r w:rsidRPr="00C36A16">
              <w:rPr>
                <w:szCs w:val="21"/>
              </w:rPr>
              <w:t>00/17</w:t>
            </w:r>
            <w:r w:rsidR="005318D2">
              <w:rPr>
                <w:szCs w:val="21"/>
              </w:rPr>
              <w:t>：</w:t>
            </w:r>
            <w:r w:rsidRPr="00C36A16">
              <w:rPr>
                <w:szCs w:val="21"/>
              </w:rPr>
              <w:t>00 两个窗口自动生成</w:t>
            </w:r>
            <w:r w:rsidR="005318D2">
              <w:rPr>
                <w:szCs w:val="21"/>
              </w:rPr>
              <w:t>，</w:t>
            </w:r>
            <w:r w:rsidRPr="00C36A16">
              <w:rPr>
                <w:szCs w:val="21"/>
              </w:rPr>
              <w:t>当日完成</w:t>
            </w:r>
          </w:p>
        </w:tc>
        <w:tc>
          <w:tcPr>
            <w:tcW w:w="301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FADBEB" w14:textId="77777777" w:rsidR="00CD498A" w:rsidRPr="00C36A16" w:rsidRDefault="00DD21A1" w:rsidP="05F8D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0C36A16">
              <w:rPr>
                <w:szCs w:val="21"/>
              </w:rPr>
              <w:t>P0</w:t>
            </w:r>
          </w:p>
        </w:tc>
      </w:tr>
      <w:tr w:rsidR="00CD498A" w14:paraId="06BF0168" w14:textId="77777777" w:rsidTr="05F8DE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7C8BE0" w14:textId="77777777" w:rsidR="00CD498A" w:rsidRPr="00C36A16" w:rsidRDefault="00DD21A1" w:rsidP="05F8DE0B">
            <w:pPr>
              <w:rPr>
                <w:szCs w:val="21"/>
              </w:rPr>
            </w:pPr>
            <w:r w:rsidRPr="00C36A16">
              <w:rPr>
                <w:szCs w:val="21"/>
              </w:rPr>
              <w:t>X-entry 邮件触发自动出模板</w:t>
            </w:r>
          </w:p>
        </w:tc>
        <w:tc>
          <w:tcPr>
            <w:tcW w:w="3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0EEF75" w14:textId="77777777" w:rsidR="00CD498A" w:rsidRPr="00C36A16" w:rsidRDefault="00DD21A1" w:rsidP="05F8D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C36A16">
              <w:rPr>
                <w:szCs w:val="21"/>
              </w:rPr>
              <w:t>从邮件到达到模板产出可接受半天时延</w:t>
            </w:r>
          </w:p>
        </w:tc>
        <w:tc>
          <w:tcPr>
            <w:tcW w:w="301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05489A" w14:textId="77777777" w:rsidR="00CD498A" w:rsidRPr="00C36A16" w:rsidRDefault="00DD21A1" w:rsidP="05F8D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C36A16">
              <w:rPr>
                <w:szCs w:val="21"/>
              </w:rPr>
              <w:t>P0</w:t>
            </w:r>
          </w:p>
        </w:tc>
      </w:tr>
      <w:tr w:rsidR="00CD498A" w14:paraId="6ED4226D" w14:textId="77777777" w:rsidTr="05F8D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A5B4DE" w14:textId="77777777" w:rsidR="00CD498A" w:rsidRPr="00C36A16" w:rsidRDefault="00DD21A1" w:rsidP="05F8DE0B">
            <w:pPr>
              <w:rPr>
                <w:szCs w:val="21"/>
              </w:rPr>
            </w:pPr>
            <w:r w:rsidRPr="00C36A16">
              <w:rPr>
                <w:szCs w:val="21"/>
              </w:rPr>
              <w:t>PO 阻断可见可续</w:t>
            </w:r>
          </w:p>
        </w:tc>
        <w:tc>
          <w:tcPr>
            <w:tcW w:w="3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188A6E" w14:textId="77777777" w:rsidR="00CD498A" w:rsidRPr="00C36A16" w:rsidRDefault="00DD21A1" w:rsidP="05F8D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0C36A16">
              <w:rPr>
                <w:szCs w:val="21"/>
              </w:rPr>
              <w:t>PO 缺失→任务级阻断提醒→人工补录 ID No.→随下次运行续跑</w:t>
            </w:r>
          </w:p>
        </w:tc>
        <w:tc>
          <w:tcPr>
            <w:tcW w:w="301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837960" w14:textId="77777777" w:rsidR="00CD498A" w:rsidRPr="00C36A16" w:rsidRDefault="00DD21A1" w:rsidP="05F8D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0C36A16">
              <w:rPr>
                <w:szCs w:val="21"/>
              </w:rPr>
              <w:t>P0</w:t>
            </w:r>
          </w:p>
        </w:tc>
      </w:tr>
      <w:tr w:rsidR="00CD498A" w14:paraId="4A52BA9B" w14:textId="77777777" w:rsidTr="05F8DE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39A589" w14:textId="77777777" w:rsidR="00CD498A" w:rsidRPr="00C36A16" w:rsidRDefault="00DD21A1" w:rsidP="05F8DE0B">
            <w:pPr>
              <w:rPr>
                <w:szCs w:val="21"/>
              </w:rPr>
            </w:pPr>
            <w:r w:rsidRPr="00C36A16">
              <w:rPr>
                <w:szCs w:val="21"/>
              </w:rPr>
              <w:t>收货记录可查</w:t>
            </w:r>
          </w:p>
        </w:tc>
        <w:tc>
          <w:tcPr>
            <w:tcW w:w="3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904F03" w14:textId="5B224322" w:rsidR="00CD498A" w:rsidRPr="00C36A16" w:rsidRDefault="00DD21A1" w:rsidP="05F8D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C36A16">
              <w:rPr>
                <w:szCs w:val="21"/>
              </w:rPr>
              <w:t>自动与手工收货并列查询</w:t>
            </w:r>
            <w:r w:rsidR="005318D2">
              <w:rPr>
                <w:szCs w:val="21"/>
              </w:rPr>
              <w:t>，</w:t>
            </w:r>
            <w:r w:rsidRPr="00C36A16">
              <w:rPr>
                <w:szCs w:val="21"/>
              </w:rPr>
              <w:t>每 PO 已收/订购/剩余可搜索</w:t>
            </w:r>
          </w:p>
        </w:tc>
        <w:tc>
          <w:tcPr>
            <w:tcW w:w="301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34028D" w14:textId="77777777" w:rsidR="00CD498A" w:rsidRPr="00C36A16" w:rsidRDefault="00DD21A1" w:rsidP="05F8D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C36A16">
              <w:rPr>
                <w:szCs w:val="21"/>
              </w:rPr>
              <w:t>P0</w:t>
            </w:r>
          </w:p>
        </w:tc>
      </w:tr>
    </w:tbl>
    <w:p w14:paraId="3F588199" w14:textId="3F9D763C" w:rsidR="00CD498A" w:rsidRDefault="00CD498A" w:rsidP="05F8DE0B"/>
    <w:p w14:paraId="1DA1A46F" w14:textId="77777777" w:rsidR="00655E66" w:rsidRDefault="00655E66">
      <w:pPr>
        <w:rPr>
          <w:b/>
          <w:bCs/>
          <w:sz w:val="30"/>
          <w:szCs w:val="30"/>
        </w:rPr>
      </w:pPr>
      <w:r>
        <w:rPr>
          <w:rFonts w:hint="eastAsia"/>
        </w:rPr>
        <w:br w:type="page"/>
      </w:r>
    </w:p>
    <w:p w14:paraId="41709822" w14:textId="051210D1" w:rsidR="00CD498A" w:rsidRDefault="32F4042A" w:rsidP="00DE1A5E">
      <w:pPr>
        <w:pStyle w:val="Heading1"/>
        <w:numPr>
          <w:ilvl w:val="0"/>
          <w:numId w:val="38"/>
        </w:numPr>
      </w:pPr>
      <w:r>
        <w:t>用户角色与权限</w:t>
      </w:r>
    </w:p>
    <w:tbl>
      <w:tblPr>
        <w:tblStyle w:val="GridTable4-Accent1"/>
        <w:tblW w:w="9026" w:type="dxa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6"/>
      </w:tblGrid>
      <w:tr w:rsidR="00CD498A" w14:paraId="66E036F3" w14:textId="77777777" w:rsidTr="05F8DE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218B9B" w14:textId="77777777" w:rsidR="00CD498A" w:rsidRDefault="00DD21A1" w:rsidP="05F8DE0B">
            <w:pPr>
              <w:rPr>
                <w:szCs w:val="21"/>
              </w:rPr>
            </w:pPr>
            <w:r w:rsidRPr="05F8DE0B">
              <w:rPr>
                <w:szCs w:val="21"/>
              </w:rPr>
              <w:t>功能</w:t>
            </w:r>
          </w:p>
        </w:tc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F57075" w14:textId="77777777" w:rsidR="00CD498A" w:rsidRDefault="00DD21A1" w:rsidP="05F8DE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Cs w:val="21"/>
              </w:rPr>
            </w:pPr>
            <w:r w:rsidRPr="05F8DE0B">
              <w:rPr>
                <w:szCs w:val="21"/>
              </w:rPr>
              <w:t>IO(进口操作)</w:t>
            </w:r>
          </w:p>
        </w:tc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E8065C" w14:textId="77777777" w:rsidR="00CD498A" w:rsidRDefault="00DD21A1" w:rsidP="05F8DE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Cs w:val="21"/>
              </w:rPr>
            </w:pPr>
            <w:r w:rsidRPr="05F8DE0B">
              <w:rPr>
                <w:szCs w:val="21"/>
              </w:rPr>
              <w:t>配置维护者</w:t>
            </w:r>
          </w:p>
        </w:tc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48A054" w14:textId="77777777" w:rsidR="00CD498A" w:rsidRDefault="00DD21A1" w:rsidP="05F8DE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Cs w:val="21"/>
              </w:rPr>
            </w:pPr>
            <w:r w:rsidRPr="05F8DE0B">
              <w:rPr>
                <w:szCs w:val="21"/>
              </w:rPr>
              <w:t>BU / 主管</w:t>
            </w:r>
          </w:p>
        </w:tc>
        <w:tc>
          <w:tcPr>
            <w:tcW w:w="180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3BBD76" w14:textId="7070E0A0" w:rsidR="00CD498A" w:rsidRDefault="00DD21A1" w:rsidP="05F8DE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Cs w:val="21"/>
              </w:rPr>
            </w:pPr>
            <w:r w:rsidRPr="05F8DE0B">
              <w:rPr>
                <w:szCs w:val="21"/>
              </w:rPr>
              <w:t>运维</w:t>
            </w:r>
          </w:p>
        </w:tc>
      </w:tr>
      <w:tr w:rsidR="00CD498A" w14:paraId="16D07DBC" w14:textId="77777777" w:rsidTr="05F8D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A8F560" w14:textId="77777777" w:rsidR="00CD498A" w:rsidRDefault="00DD21A1" w:rsidP="05F8DE0B">
            <w:pPr>
              <w:rPr>
                <w:szCs w:val="21"/>
              </w:rPr>
            </w:pPr>
            <w:r w:rsidRPr="05F8DE0B">
              <w:rPr>
                <w:szCs w:val="21"/>
              </w:rPr>
              <w:t>工作台/任务中心查看</w:t>
            </w:r>
          </w:p>
        </w:tc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DA2955" w14:textId="77777777" w:rsidR="00CD498A" w:rsidRDefault="00DD21A1" w:rsidP="05F8D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5F8DE0B">
              <w:rPr>
                <w:szCs w:val="21"/>
              </w:rPr>
              <w:t>✓</w:t>
            </w:r>
          </w:p>
        </w:tc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708A54" w14:textId="77777777" w:rsidR="00CD498A" w:rsidRDefault="00DD21A1" w:rsidP="05F8D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5F8DE0B">
              <w:rPr>
                <w:szCs w:val="21"/>
              </w:rPr>
              <w:t>✓</w:t>
            </w:r>
          </w:p>
        </w:tc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779A4C" w14:textId="77777777" w:rsidR="00CD498A" w:rsidRDefault="00DD21A1" w:rsidP="05F8D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5F8DE0B">
              <w:rPr>
                <w:szCs w:val="21"/>
              </w:rPr>
              <w:t>✓(只读)</w:t>
            </w:r>
          </w:p>
        </w:tc>
        <w:tc>
          <w:tcPr>
            <w:tcW w:w="180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673106" w14:textId="77777777" w:rsidR="00CD498A" w:rsidRDefault="00DD21A1" w:rsidP="05F8D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5F8DE0B">
              <w:rPr>
                <w:szCs w:val="21"/>
              </w:rPr>
              <w:t>✓(只读)</w:t>
            </w:r>
          </w:p>
        </w:tc>
      </w:tr>
      <w:tr w:rsidR="00CD498A" w14:paraId="03D4BE61" w14:textId="77777777" w:rsidTr="05F8DE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7464DF" w14:textId="77777777" w:rsidR="00CD498A" w:rsidRDefault="00DD21A1" w:rsidP="05F8DE0B">
            <w:pPr>
              <w:rPr>
                <w:szCs w:val="21"/>
              </w:rPr>
            </w:pPr>
            <w:r w:rsidRPr="05F8DE0B">
              <w:rPr>
                <w:szCs w:val="21"/>
              </w:rPr>
              <w:t>手动创建任务 / 手动批量重提交</w:t>
            </w:r>
          </w:p>
        </w:tc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4E951B" w14:textId="77777777" w:rsidR="00CD498A" w:rsidRDefault="00DD21A1" w:rsidP="05F8D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5F8DE0B">
              <w:rPr>
                <w:szCs w:val="21"/>
              </w:rPr>
              <w:t>✓</w:t>
            </w:r>
          </w:p>
        </w:tc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BAFB56" w14:textId="77777777" w:rsidR="00CD498A" w:rsidRDefault="00DD21A1" w:rsidP="05F8D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5F8DE0B">
              <w:rPr>
                <w:szCs w:val="21"/>
              </w:rPr>
              <w:t>—</w:t>
            </w:r>
          </w:p>
        </w:tc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48D380" w14:textId="77777777" w:rsidR="00CD498A" w:rsidRDefault="00DD21A1" w:rsidP="05F8D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5F8DE0B">
              <w:rPr>
                <w:szCs w:val="21"/>
              </w:rPr>
              <w:t>—</w:t>
            </w:r>
          </w:p>
        </w:tc>
        <w:tc>
          <w:tcPr>
            <w:tcW w:w="180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E6DDB9" w14:textId="77777777" w:rsidR="00CD498A" w:rsidRDefault="00DD21A1" w:rsidP="05F8D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5F8DE0B">
              <w:rPr>
                <w:szCs w:val="21"/>
              </w:rPr>
              <w:t>—</w:t>
            </w:r>
          </w:p>
        </w:tc>
      </w:tr>
      <w:tr w:rsidR="00CD498A" w14:paraId="7C890840" w14:textId="77777777" w:rsidTr="05F8D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983D3F" w14:textId="715919B8" w:rsidR="00CD498A" w:rsidRDefault="00DD21A1" w:rsidP="05F8DE0B">
            <w:pPr>
              <w:rPr>
                <w:szCs w:val="21"/>
              </w:rPr>
            </w:pPr>
            <w:r w:rsidRPr="05F8DE0B">
              <w:rPr>
                <w:szCs w:val="21"/>
              </w:rPr>
              <w:t>重跑</w:t>
            </w:r>
            <w:r w:rsidR="699E72D1" w:rsidRPr="05F8DE0B">
              <w:rPr>
                <w:szCs w:val="21"/>
              </w:rPr>
              <w:t>/</w:t>
            </w:r>
            <w:r w:rsidRPr="05F8DE0B">
              <w:rPr>
                <w:szCs w:val="21"/>
              </w:rPr>
              <w:t>节点续跑</w:t>
            </w:r>
          </w:p>
        </w:tc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726198" w14:textId="77777777" w:rsidR="00CD498A" w:rsidRDefault="00DD21A1" w:rsidP="05F8D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5F8DE0B">
              <w:rPr>
                <w:szCs w:val="21"/>
              </w:rPr>
              <w:t>✓</w:t>
            </w:r>
          </w:p>
        </w:tc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16D78B" w14:textId="77777777" w:rsidR="00CD498A" w:rsidRDefault="00DD21A1" w:rsidP="05F8D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5F8DE0B">
              <w:rPr>
                <w:szCs w:val="21"/>
              </w:rPr>
              <w:t>—</w:t>
            </w:r>
          </w:p>
        </w:tc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57A25F" w14:textId="77777777" w:rsidR="00CD498A" w:rsidRDefault="00DD21A1" w:rsidP="05F8D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5F8DE0B">
              <w:rPr>
                <w:szCs w:val="21"/>
              </w:rPr>
              <w:t>—</w:t>
            </w:r>
          </w:p>
        </w:tc>
        <w:tc>
          <w:tcPr>
            <w:tcW w:w="180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FCFD2A" w14:textId="77777777" w:rsidR="00CD498A" w:rsidRDefault="00DD21A1" w:rsidP="05F8D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5F8DE0B">
              <w:rPr>
                <w:szCs w:val="21"/>
              </w:rPr>
              <w:t>—</w:t>
            </w:r>
          </w:p>
        </w:tc>
      </w:tr>
      <w:tr w:rsidR="00CD498A" w14:paraId="6F542CA3" w14:textId="77777777" w:rsidTr="05F8DE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0E70D8" w14:textId="77777777" w:rsidR="00CD498A" w:rsidRDefault="00DD21A1" w:rsidP="05F8DE0B">
            <w:pPr>
              <w:rPr>
                <w:szCs w:val="21"/>
              </w:rPr>
            </w:pPr>
            <w:r w:rsidRPr="05F8DE0B">
              <w:rPr>
                <w:szCs w:val="21"/>
              </w:rPr>
              <w:t>字段修正(留痕)</w:t>
            </w:r>
          </w:p>
        </w:tc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0BD008" w14:textId="77777777" w:rsidR="00CD498A" w:rsidRDefault="00DD21A1" w:rsidP="05F8D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5F8DE0B">
              <w:rPr>
                <w:szCs w:val="21"/>
              </w:rPr>
              <w:t>✓</w:t>
            </w:r>
          </w:p>
        </w:tc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389A46" w14:textId="77777777" w:rsidR="00CD498A" w:rsidRDefault="00DD21A1" w:rsidP="05F8D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5F8DE0B">
              <w:rPr>
                <w:szCs w:val="21"/>
              </w:rPr>
              <w:t>—</w:t>
            </w:r>
          </w:p>
        </w:tc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834154" w14:textId="77777777" w:rsidR="00CD498A" w:rsidRDefault="00DD21A1" w:rsidP="05F8D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5F8DE0B">
              <w:rPr>
                <w:szCs w:val="21"/>
              </w:rPr>
              <w:t>—</w:t>
            </w:r>
          </w:p>
        </w:tc>
        <w:tc>
          <w:tcPr>
            <w:tcW w:w="180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6DFB73" w14:textId="77777777" w:rsidR="00CD498A" w:rsidRDefault="00DD21A1" w:rsidP="05F8D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5F8DE0B">
              <w:rPr>
                <w:szCs w:val="21"/>
              </w:rPr>
              <w:t>—</w:t>
            </w:r>
          </w:p>
        </w:tc>
      </w:tr>
      <w:tr w:rsidR="00CD498A" w14:paraId="443598FD" w14:textId="77777777" w:rsidTr="05F8D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415C75" w14:textId="77777777" w:rsidR="00CD498A" w:rsidRDefault="00DD21A1" w:rsidP="05F8DE0B">
            <w:pPr>
              <w:rPr>
                <w:szCs w:val="21"/>
              </w:rPr>
            </w:pPr>
            <w:r w:rsidRPr="05F8DE0B">
              <w:rPr>
                <w:szCs w:val="21"/>
              </w:rPr>
              <w:t>★ 挂起确认(继续等待/标记无效)</w:t>
            </w:r>
          </w:p>
        </w:tc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84B610" w14:textId="77777777" w:rsidR="00CD498A" w:rsidRDefault="00DD21A1" w:rsidP="05F8D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5F8DE0B">
              <w:rPr>
                <w:szCs w:val="21"/>
              </w:rPr>
              <w:t>✓</w:t>
            </w:r>
          </w:p>
        </w:tc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49818B" w14:textId="77777777" w:rsidR="00CD498A" w:rsidRDefault="00DD21A1" w:rsidP="05F8D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5F8DE0B">
              <w:rPr>
                <w:szCs w:val="21"/>
              </w:rPr>
              <w:t>—</w:t>
            </w:r>
          </w:p>
        </w:tc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FB8365" w14:textId="77777777" w:rsidR="00CD498A" w:rsidRDefault="00DD21A1" w:rsidP="05F8D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5F8DE0B">
              <w:rPr>
                <w:szCs w:val="21"/>
              </w:rPr>
              <w:t>—</w:t>
            </w:r>
          </w:p>
        </w:tc>
        <w:tc>
          <w:tcPr>
            <w:tcW w:w="180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EC81A0" w14:textId="77777777" w:rsidR="00CD498A" w:rsidRDefault="00DD21A1" w:rsidP="05F8D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5F8DE0B">
              <w:rPr>
                <w:szCs w:val="21"/>
              </w:rPr>
              <w:t>—</w:t>
            </w:r>
          </w:p>
        </w:tc>
      </w:tr>
      <w:tr w:rsidR="00CD498A" w14:paraId="5F3FAECF" w14:textId="77777777" w:rsidTr="05F8DE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3AEEC9" w14:textId="3B3AF3B5" w:rsidR="00CD498A" w:rsidRDefault="00DD21A1" w:rsidP="05F8DE0B">
            <w:pPr>
              <w:rPr>
                <w:szCs w:val="21"/>
              </w:rPr>
            </w:pPr>
            <w:r w:rsidRPr="05F8DE0B">
              <w:rPr>
                <w:szCs w:val="21"/>
              </w:rPr>
              <w:t>上传中心</w:t>
            </w:r>
            <w:r w:rsidR="005318D2">
              <w:rPr>
                <w:szCs w:val="21"/>
              </w:rPr>
              <w:t>：</w:t>
            </w:r>
            <w:r w:rsidRPr="05F8DE0B">
              <w:rPr>
                <w:szCs w:val="21"/>
              </w:rPr>
              <w:t>发票补传 / ID No. 补录</w:t>
            </w:r>
          </w:p>
        </w:tc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E77CCC" w14:textId="77777777" w:rsidR="00CD498A" w:rsidRDefault="00DD21A1" w:rsidP="05F8D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5F8DE0B">
              <w:rPr>
                <w:szCs w:val="21"/>
              </w:rPr>
              <w:t>✓</w:t>
            </w:r>
          </w:p>
        </w:tc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AB6789" w14:textId="77777777" w:rsidR="00CD498A" w:rsidRDefault="00DD21A1" w:rsidP="05F8D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5F8DE0B">
              <w:rPr>
                <w:szCs w:val="21"/>
              </w:rPr>
              <w:t>—</w:t>
            </w:r>
          </w:p>
        </w:tc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AFF345" w14:textId="77777777" w:rsidR="00CD498A" w:rsidRDefault="00DD21A1" w:rsidP="05F8D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5F8DE0B">
              <w:rPr>
                <w:szCs w:val="21"/>
              </w:rPr>
              <w:t>—</w:t>
            </w:r>
          </w:p>
        </w:tc>
        <w:tc>
          <w:tcPr>
            <w:tcW w:w="180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148BAF" w14:textId="77777777" w:rsidR="00CD498A" w:rsidRDefault="00DD21A1" w:rsidP="05F8D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5F8DE0B">
              <w:rPr>
                <w:szCs w:val="21"/>
              </w:rPr>
              <w:t>—</w:t>
            </w:r>
          </w:p>
        </w:tc>
      </w:tr>
      <w:tr w:rsidR="00CD498A" w14:paraId="719574F2" w14:textId="77777777" w:rsidTr="05F8D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222D51" w14:textId="3CCD27B1" w:rsidR="00CD498A" w:rsidRDefault="00DD21A1" w:rsidP="05F8DE0B">
            <w:pPr>
              <w:rPr>
                <w:szCs w:val="21"/>
              </w:rPr>
            </w:pPr>
            <w:r w:rsidRPr="05F8DE0B">
              <w:rPr>
                <w:szCs w:val="21"/>
              </w:rPr>
              <w:t>上传中心</w:t>
            </w:r>
            <w:r w:rsidR="005318D2">
              <w:rPr>
                <w:szCs w:val="21"/>
              </w:rPr>
              <w:t>：</w:t>
            </w:r>
            <w:r w:rsidRPr="05F8DE0B">
              <w:rPr>
                <w:szCs w:val="21"/>
              </w:rPr>
              <w:t>手工收货录入</w:t>
            </w:r>
          </w:p>
        </w:tc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314868" w14:textId="77777777" w:rsidR="00CD498A" w:rsidRDefault="00DD21A1" w:rsidP="05F8D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5F8DE0B">
              <w:rPr>
                <w:szCs w:val="21"/>
              </w:rPr>
              <w:t>✓</w:t>
            </w:r>
          </w:p>
        </w:tc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B3784D" w14:textId="77777777" w:rsidR="00CD498A" w:rsidRDefault="00DD21A1" w:rsidP="05F8D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5F8DE0B">
              <w:rPr>
                <w:szCs w:val="21"/>
              </w:rPr>
              <w:t>—</w:t>
            </w:r>
          </w:p>
        </w:tc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1AF67E" w14:textId="77777777" w:rsidR="00CD498A" w:rsidRDefault="00DD21A1" w:rsidP="05F8D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5F8DE0B">
              <w:rPr>
                <w:szCs w:val="21"/>
              </w:rPr>
              <w:t>✓</w:t>
            </w:r>
          </w:p>
        </w:tc>
        <w:tc>
          <w:tcPr>
            <w:tcW w:w="180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6F156A" w14:textId="77777777" w:rsidR="00CD498A" w:rsidRDefault="00DD21A1" w:rsidP="05F8D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5F8DE0B">
              <w:rPr>
                <w:szCs w:val="21"/>
              </w:rPr>
              <w:t>—</w:t>
            </w:r>
          </w:p>
        </w:tc>
      </w:tr>
      <w:tr w:rsidR="00CD498A" w14:paraId="03A7BDF7" w14:textId="77777777" w:rsidTr="05F8DE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B46845" w14:textId="77777777" w:rsidR="00CD498A" w:rsidRDefault="00DD21A1" w:rsidP="05F8DE0B">
            <w:pPr>
              <w:rPr>
                <w:szCs w:val="21"/>
              </w:rPr>
            </w:pPr>
            <w:r w:rsidRPr="05F8DE0B">
              <w:rPr>
                <w:szCs w:val="21"/>
              </w:rPr>
              <w:t>收货记录查询 / 导出</w:t>
            </w:r>
          </w:p>
        </w:tc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10D863" w14:textId="77777777" w:rsidR="00CD498A" w:rsidRDefault="00DD21A1" w:rsidP="05F8D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5F8DE0B">
              <w:rPr>
                <w:szCs w:val="21"/>
              </w:rPr>
              <w:t>✓</w:t>
            </w:r>
          </w:p>
        </w:tc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4A2614" w14:textId="77777777" w:rsidR="00CD498A" w:rsidRDefault="00DD21A1" w:rsidP="05F8D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5F8DE0B">
              <w:rPr>
                <w:szCs w:val="21"/>
              </w:rPr>
              <w:t>—</w:t>
            </w:r>
          </w:p>
        </w:tc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A3BE7C" w14:textId="77777777" w:rsidR="00CD498A" w:rsidRDefault="00DD21A1" w:rsidP="05F8D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5F8DE0B">
              <w:rPr>
                <w:szCs w:val="21"/>
              </w:rPr>
              <w:t>✓(搜索查看)</w:t>
            </w:r>
          </w:p>
        </w:tc>
        <w:tc>
          <w:tcPr>
            <w:tcW w:w="180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CF6021" w14:textId="77777777" w:rsidR="00CD498A" w:rsidRDefault="00DD21A1" w:rsidP="05F8D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5F8DE0B">
              <w:rPr>
                <w:szCs w:val="21"/>
              </w:rPr>
              <w:t>✓(只读)</w:t>
            </w:r>
          </w:p>
        </w:tc>
      </w:tr>
      <w:tr w:rsidR="00CD498A" w14:paraId="5190B554" w14:textId="77777777" w:rsidTr="05F8D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2F5664" w14:textId="77777777" w:rsidR="00CD498A" w:rsidRDefault="00DD21A1" w:rsidP="05F8DE0B">
            <w:pPr>
              <w:rPr>
                <w:szCs w:val="21"/>
              </w:rPr>
            </w:pPr>
            <w:r w:rsidRPr="05F8DE0B">
              <w:rPr>
                <w:szCs w:val="21"/>
              </w:rPr>
              <w:t>列表导出 CSV</w:t>
            </w:r>
          </w:p>
        </w:tc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1213DF" w14:textId="77777777" w:rsidR="00CD498A" w:rsidRDefault="00DD21A1" w:rsidP="05F8D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5F8DE0B">
              <w:rPr>
                <w:szCs w:val="21"/>
              </w:rPr>
              <w:t>✓</w:t>
            </w:r>
          </w:p>
        </w:tc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9107D0" w14:textId="77777777" w:rsidR="00CD498A" w:rsidRDefault="00DD21A1" w:rsidP="05F8D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5F8DE0B">
              <w:rPr>
                <w:szCs w:val="21"/>
              </w:rPr>
              <w:t>—</w:t>
            </w:r>
          </w:p>
        </w:tc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E57A13" w14:textId="77777777" w:rsidR="00CD498A" w:rsidRDefault="00DD21A1" w:rsidP="05F8D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5F8DE0B">
              <w:rPr>
                <w:szCs w:val="21"/>
              </w:rPr>
              <w:t>—</w:t>
            </w:r>
          </w:p>
        </w:tc>
        <w:tc>
          <w:tcPr>
            <w:tcW w:w="180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88F7A0" w14:textId="77777777" w:rsidR="00CD498A" w:rsidRDefault="00DD21A1" w:rsidP="05F8D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5F8DE0B">
              <w:rPr>
                <w:szCs w:val="21"/>
              </w:rPr>
              <w:t>—</w:t>
            </w:r>
          </w:p>
        </w:tc>
      </w:tr>
      <w:tr w:rsidR="00CD498A" w14:paraId="2353405B" w14:textId="77777777" w:rsidTr="05F8DE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892943" w14:textId="77777777" w:rsidR="00CD498A" w:rsidRDefault="00DD21A1" w:rsidP="05F8DE0B">
            <w:pPr>
              <w:rPr>
                <w:szCs w:val="21"/>
              </w:rPr>
            </w:pPr>
            <w:r w:rsidRPr="05F8DE0B">
              <w:rPr>
                <w:szCs w:val="21"/>
              </w:rPr>
              <w:t>邮件规则编辑/启停/dry-run</w:t>
            </w:r>
          </w:p>
        </w:tc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00CFB3" w14:textId="77777777" w:rsidR="00CD498A" w:rsidRDefault="00DD21A1" w:rsidP="05F8D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5F8DE0B">
              <w:rPr>
                <w:szCs w:val="21"/>
              </w:rPr>
              <w:t>—</w:t>
            </w:r>
          </w:p>
        </w:tc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2CD022" w14:textId="77777777" w:rsidR="00CD498A" w:rsidRDefault="00DD21A1" w:rsidP="05F8D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5F8DE0B">
              <w:rPr>
                <w:szCs w:val="21"/>
              </w:rPr>
              <w:t>✓</w:t>
            </w:r>
          </w:p>
        </w:tc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39747B" w14:textId="77777777" w:rsidR="00CD498A" w:rsidRDefault="00DD21A1" w:rsidP="05F8D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5F8DE0B">
              <w:rPr>
                <w:szCs w:val="21"/>
              </w:rPr>
              <w:t>—</w:t>
            </w:r>
          </w:p>
        </w:tc>
        <w:tc>
          <w:tcPr>
            <w:tcW w:w="180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365B24" w14:textId="77777777" w:rsidR="00CD498A" w:rsidRDefault="00DD21A1" w:rsidP="05F8D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5F8DE0B">
              <w:rPr>
                <w:szCs w:val="21"/>
              </w:rPr>
              <w:t>协助</w:t>
            </w:r>
          </w:p>
        </w:tc>
      </w:tr>
      <w:tr w:rsidR="00CD498A" w14:paraId="07AFB83E" w14:textId="77777777" w:rsidTr="05F8D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D8B973" w14:textId="77777777" w:rsidR="00CD498A" w:rsidRDefault="00DD21A1" w:rsidP="05F8DE0B">
            <w:pPr>
              <w:rPr>
                <w:szCs w:val="21"/>
              </w:rPr>
            </w:pPr>
            <w:r w:rsidRPr="05F8DE0B">
              <w:rPr>
                <w:szCs w:val="21"/>
              </w:rPr>
              <w:t>DSS 模板/诊断仪大表/调度配置</w:t>
            </w:r>
          </w:p>
        </w:tc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4F5B2D" w14:textId="77777777" w:rsidR="00CD498A" w:rsidRDefault="00DD21A1" w:rsidP="05F8D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5F8DE0B">
              <w:rPr>
                <w:szCs w:val="21"/>
              </w:rPr>
              <w:t>—</w:t>
            </w:r>
          </w:p>
        </w:tc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69A47E" w14:textId="77777777" w:rsidR="00CD498A" w:rsidRDefault="00DD21A1" w:rsidP="05F8D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5F8DE0B">
              <w:rPr>
                <w:szCs w:val="21"/>
              </w:rPr>
              <w:t>✓</w:t>
            </w:r>
          </w:p>
        </w:tc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D832C5" w14:textId="77777777" w:rsidR="00CD498A" w:rsidRDefault="00DD21A1" w:rsidP="05F8D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5F8DE0B">
              <w:rPr>
                <w:szCs w:val="21"/>
              </w:rPr>
              <w:t>—</w:t>
            </w:r>
          </w:p>
        </w:tc>
        <w:tc>
          <w:tcPr>
            <w:tcW w:w="180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205D80" w14:textId="77777777" w:rsidR="00CD498A" w:rsidRDefault="00DD21A1" w:rsidP="05F8D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5F8DE0B">
              <w:rPr>
                <w:szCs w:val="21"/>
              </w:rPr>
              <w:t>协助</w:t>
            </w:r>
          </w:p>
        </w:tc>
      </w:tr>
      <w:tr w:rsidR="00CD498A" w14:paraId="52B9567A" w14:textId="77777777" w:rsidTr="05F8DE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3BD399" w14:textId="77777777" w:rsidR="00CD498A" w:rsidRDefault="00DD21A1" w:rsidP="05F8DE0B">
            <w:pPr>
              <w:rPr>
                <w:szCs w:val="21"/>
              </w:rPr>
            </w:pPr>
            <w:r w:rsidRPr="05F8DE0B">
              <w:rPr>
                <w:szCs w:val="21"/>
              </w:rPr>
              <w:t>★ 规则/配置中心查看</w:t>
            </w:r>
          </w:p>
        </w:tc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3193CF" w14:textId="77777777" w:rsidR="00CD498A" w:rsidRDefault="00DD21A1" w:rsidP="05F8D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5F8DE0B">
              <w:rPr>
                <w:szCs w:val="21"/>
              </w:rPr>
              <w:t>✓</w:t>
            </w:r>
          </w:p>
        </w:tc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005686" w14:textId="77777777" w:rsidR="00CD498A" w:rsidRDefault="00DD21A1" w:rsidP="05F8D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5F8DE0B">
              <w:rPr>
                <w:szCs w:val="21"/>
              </w:rPr>
              <w:t>✓</w:t>
            </w:r>
          </w:p>
        </w:tc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0422DA" w14:textId="77777777" w:rsidR="00CD498A" w:rsidRDefault="00DD21A1" w:rsidP="05F8D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5F8DE0B">
              <w:rPr>
                <w:szCs w:val="21"/>
              </w:rPr>
              <w:t>✓(只读)</w:t>
            </w:r>
          </w:p>
        </w:tc>
        <w:tc>
          <w:tcPr>
            <w:tcW w:w="180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B9ECAD" w14:textId="77777777" w:rsidR="00CD498A" w:rsidRDefault="00DD21A1" w:rsidP="05F8D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5F8DE0B">
              <w:rPr>
                <w:szCs w:val="21"/>
              </w:rPr>
              <w:t>✓(只读)</w:t>
            </w:r>
          </w:p>
        </w:tc>
      </w:tr>
      <w:tr w:rsidR="00CD498A" w14:paraId="75BCF04D" w14:textId="77777777" w:rsidTr="05F8D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3777EA" w14:textId="77777777" w:rsidR="00CD498A" w:rsidRDefault="00DD21A1" w:rsidP="05F8DE0B">
            <w:pPr>
              <w:rPr>
                <w:szCs w:val="21"/>
              </w:rPr>
            </w:pPr>
            <w:r w:rsidRPr="05F8DE0B">
              <w:rPr>
                <w:szCs w:val="21"/>
              </w:rPr>
              <w:t>★ SharePoint 归档浏览/下载</w:t>
            </w:r>
          </w:p>
        </w:tc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000D93" w14:textId="77777777" w:rsidR="00CD498A" w:rsidRDefault="00DD21A1" w:rsidP="05F8D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5F8DE0B">
              <w:rPr>
                <w:szCs w:val="21"/>
              </w:rPr>
              <w:t>✓</w:t>
            </w:r>
          </w:p>
        </w:tc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157168" w14:textId="77777777" w:rsidR="00CD498A" w:rsidRDefault="00DD21A1" w:rsidP="05F8D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5F8DE0B">
              <w:rPr>
                <w:szCs w:val="21"/>
              </w:rPr>
              <w:t>✓</w:t>
            </w:r>
          </w:p>
        </w:tc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AC74AE" w14:textId="77777777" w:rsidR="00CD498A" w:rsidRDefault="00DD21A1" w:rsidP="05F8D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5F8DE0B">
              <w:rPr>
                <w:szCs w:val="21"/>
              </w:rPr>
              <w:t>✓</w:t>
            </w:r>
          </w:p>
        </w:tc>
        <w:tc>
          <w:tcPr>
            <w:tcW w:w="180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04FF24" w14:textId="77777777" w:rsidR="00CD498A" w:rsidRDefault="00DD21A1" w:rsidP="05F8D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5F8DE0B">
              <w:rPr>
                <w:szCs w:val="21"/>
              </w:rPr>
              <w:t>✓(只读)</w:t>
            </w:r>
          </w:p>
        </w:tc>
      </w:tr>
      <w:tr w:rsidR="00CD498A" w14:paraId="260924CB" w14:textId="77777777" w:rsidTr="05F8DE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5BAD36" w14:textId="77777777" w:rsidR="00CD498A" w:rsidRDefault="00DD21A1" w:rsidP="05F8DE0B">
            <w:pPr>
              <w:rPr>
                <w:szCs w:val="21"/>
              </w:rPr>
            </w:pPr>
            <w:r w:rsidRPr="05F8DE0B">
              <w:rPr>
                <w:szCs w:val="21"/>
              </w:rPr>
              <w:t>提醒中心</w:t>
            </w:r>
          </w:p>
        </w:tc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10D88C" w14:textId="77777777" w:rsidR="00CD498A" w:rsidRDefault="00DD21A1" w:rsidP="05F8D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5F8DE0B">
              <w:rPr>
                <w:szCs w:val="21"/>
              </w:rPr>
              <w:t>✓</w:t>
            </w:r>
          </w:p>
        </w:tc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5023EF" w14:textId="77777777" w:rsidR="00CD498A" w:rsidRDefault="00DD21A1" w:rsidP="05F8D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5F8DE0B">
              <w:rPr>
                <w:szCs w:val="21"/>
              </w:rPr>
              <w:t>✓</w:t>
            </w:r>
          </w:p>
        </w:tc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7F870D" w14:textId="77777777" w:rsidR="00CD498A" w:rsidRDefault="00DD21A1" w:rsidP="05F8D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5F8DE0B">
              <w:rPr>
                <w:szCs w:val="21"/>
              </w:rPr>
              <w:t>✓</w:t>
            </w:r>
          </w:p>
        </w:tc>
        <w:tc>
          <w:tcPr>
            <w:tcW w:w="180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6CE7E6" w14:textId="77777777" w:rsidR="00CD498A" w:rsidRDefault="00DD21A1" w:rsidP="05F8D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5F8DE0B">
              <w:rPr>
                <w:szCs w:val="21"/>
              </w:rPr>
              <w:t>✓</w:t>
            </w:r>
          </w:p>
        </w:tc>
      </w:tr>
      <w:tr w:rsidR="00CD498A" w14:paraId="4DBC8D87" w14:textId="77777777" w:rsidTr="05F8D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D5491A" w14:textId="77777777" w:rsidR="00CD498A" w:rsidRDefault="00DD21A1" w:rsidP="05F8DE0B">
            <w:pPr>
              <w:rPr>
                <w:szCs w:val="21"/>
              </w:rPr>
            </w:pPr>
            <w:r w:rsidRPr="05F8DE0B">
              <w:rPr>
                <w:szCs w:val="21"/>
              </w:rPr>
              <w:t>审计日志/证据查询</w:t>
            </w:r>
          </w:p>
        </w:tc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623D9D" w14:textId="77777777" w:rsidR="00CD498A" w:rsidRDefault="00DD21A1" w:rsidP="05F8D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5F8DE0B">
              <w:rPr>
                <w:szCs w:val="21"/>
              </w:rPr>
              <w:t>—</w:t>
            </w:r>
          </w:p>
        </w:tc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E2A1B4" w14:textId="77777777" w:rsidR="00CD498A" w:rsidRDefault="00DD21A1" w:rsidP="05F8D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5F8DE0B">
              <w:rPr>
                <w:szCs w:val="21"/>
              </w:rPr>
              <w:t>—</w:t>
            </w:r>
          </w:p>
        </w:tc>
        <w:tc>
          <w:tcPr>
            <w:tcW w:w="18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623EEB" w14:textId="77777777" w:rsidR="00CD498A" w:rsidRDefault="00DD21A1" w:rsidP="05F8D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5F8DE0B">
              <w:rPr>
                <w:szCs w:val="21"/>
              </w:rPr>
              <w:t>—</w:t>
            </w:r>
          </w:p>
        </w:tc>
        <w:tc>
          <w:tcPr>
            <w:tcW w:w="180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14B6FA" w14:textId="77777777" w:rsidR="00CD498A" w:rsidRDefault="00DD21A1" w:rsidP="05F8D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5F8DE0B">
              <w:rPr>
                <w:szCs w:val="21"/>
              </w:rPr>
              <w:t>✓</w:t>
            </w:r>
          </w:p>
        </w:tc>
      </w:tr>
    </w:tbl>
    <w:p w14:paraId="558E65DC" w14:textId="77777777" w:rsidR="00CD498A" w:rsidRDefault="00CD498A"/>
    <w:p w14:paraId="055EA919" w14:textId="77777777" w:rsidR="000D3D62" w:rsidRPr="000D3D62" w:rsidRDefault="000D3D62" w:rsidP="00E96717">
      <w:pPr>
        <w:pStyle w:val="ListParagraph"/>
        <w:numPr>
          <w:ilvl w:val="0"/>
          <w:numId w:val="8"/>
        </w:numPr>
        <w:spacing w:before="220" w:after="120"/>
        <w:outlineLvl w:val="1"/>
        <w:rPr>
          <w:b/>
          <w:bCs/>
          <w:vanish/>
          <w:color w:val="1F4E79" w:themeColor="accent5" w:themeShade="80"/>
          <w:sz w:val="26"/>
          <w:szCs w:val="26"/>
        </w:rPr>
      </w:pPr>
    </w:p>
    <w:p w14:paraId="177791E7" w14:textId="3601FD49" w:rsidR="00CD498A" w:rsidRDefault="00DD21A1" w:rsidP="000D3D62">
      <w:pPr>
        <w:pStyle w:val="Heading2"/>
      </w:pPr>
      <w:r>
        <w:t>Case5</w:t>
      </w:r>
      <w:r w:rsidR="2CCEC6A6">
        <w:t xml:space="preserve"> </w:t>
      </w:r>
      <w:r>
        <w:t>不可逆动作清单</w:t>
      </w:r>
    </w:p>
    <w:tbl>
      <w:tblPr>
        <w:tblStyle w:val="GridTable4-Accent1"/>
        <w:tblW w:w="9057" w:type="dxa"/>
        <w:tblLook w:val="04A0" w:firstRow="1" w:lastRow="0" w:firstColumn="1" w:lastColumn="0" w:noHBand="0" w:noVBand="1"/>
      </w:tblPr>
      <w:tblGrid>
        <w:gridCol w:w="690"/>
        <w:gridCol w:w="3435"/>
        <w:gridCol w:w="4932"/>
      </w:tblGrid>
      <w:tr w:rsidR="00CD498A" w14:paraId="59CE2428" w14:textId="77777777" w:rsidTr="05F8DE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BBA94A" w14:textId="77777777" w:rsidR="00CD498A" w:rsidRDefault="00DD21A1" w:rsidP="05F8DE0B">
            <w:pPr>
              <w:rPr>
                <w:szCs w:val="21"/>
              </w:rPr>
            </w:pPr>
            <w:r w:rsidRPr="05F8DE0B">
              <w:rPr>
                <w:szCs w:val="21"/>
              </w:rPr>
              <w:t>#</w:t>
            </w:r>
          </w:p>
        </w:tc>
        <w:tc>
          <w:tcPr>
            <w:tcW w:w="343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5A74BF" w14:textId="77777777" w:rsidR="00CD498A" w:rsidRDefault="00DD21A1" w:rsidP="05F8DE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Cs w:val="21"/>
              </w:rPr>
            </w:pPr>
            <w:r w:rsidRPr="05F8DE0B">
              <w:rPr>
                <w:szCs w:val="21"/>
              </w:rPr>
              <w:t>动作</w:t>
            </w:r>
          </w:p>
        </w:tc>
        <w:tc>
          <w:tcPr>
            <w:tcW w:w="49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F1AEDD" w14:textId="77777777" w:rsidR="00CD498A" w:rsidRDefault="00DD21A1" w:rsidP="05F8DE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Cs w:val="21"/>
              </w:rPr>
            </w:pPr>
            <w:r w:rsidRPr="05F8DE0B">
              <w:rPr>
                <w:szCs w:val="21"/>
              </w:rPr>
              <w:t>重跑后的影响</w:t>
            </w:r>
          </w:p>
        </w:tc>
      </w:tr>
      <w:tr w:rsidR="00CD498A" w14:paraId="47BB6639" w14:textId="77777777" w:rsidTr="05F8D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4E047F" w14:textId="77777777" w:rsidR="00CD498A" w:rsidRDefault="00DD21A1" w:rsidP="05F8DE0B">
            <w:pPr>
              <w:rPr>
                <w:szCs w:val="21"/>
              </w:rPr>
            </w:pPr>
            <w:r w:rsidRPr="05F8DE0B">
              <w:rPr>
                <w:szCs w:val="21"/>
              </w:rPr>
              <w:t>1</w:t>
            </w:r>
          </w:p>
        </w:tc>
        <w:tc>
          <w:tcPr>
            <w:tcW w:w="343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0F608A" w14:textId="77777777" w:rsidR="00CD498A" w:rsidRDefault="00DD21A1" w:rsidP="05F8D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5F8DE0B">
              <w:rPr>
                <w:szCs w:val="21"/>
              </w:rPr>
              <w:t>DSS 模板生成并发布(Portal 可下载)</w:t>
            </w:r>
          </w:p>
        </w:tc>
        <w:tc>
          <w:tcPr>
            <w:tcW w:w="49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A6F2BF" w14:textId="105E0757" w:rsidR="00CD498A" w:rsidRDefault="00DD21A1" w:rsidP="05F8D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5F8DE0B">
              <w:rPr>
                <w:szCs w:val="21"/>
              </w:rPr>
              <w:t>重跑生成新模板文件</w:t>
            </w:r>
            <w:r w:rsidR="005318D2">
              <w:rPr>
                <w:szCs w:val="21"/>
              </w:rPr>
              <w:t>，</w:t>
            </w:r>
            <w:r w:rsidRPr="05F8DE0B">
              <w:rPr>
                <w:szCs w:val="21"/>
              </w:rPr>
              <w:t>按新时间戳目录归档</w:t>
            </w:r>
            <w:r w:rsidR="005318D2">
              <w:rPr>
                <w:szCs w:val="21"/>
              </w:rPr>
              <w:t>；</w:t>
            </w:r>
            <w:r w:rsidRPr="05F8DE0B">
              <w:rPr>
                <w:szCs w:val="21"/>
              </w:rPr>
              <w:t>历史目录保留</w:t>
            </w:r>
            <w:r w:rsidR="005318D2">
              <w:rPr>
                <w:szCs w:val="21"/>
              </w:rPr>
              <w:t>，</w:t>
            </w:r>
            <w:r w:rsidRPr="05F8DE0B">
              <w:rPr>
                <w:szCs w:val="21"/>
              </w:rPr>
              <w:t>业务以最新目录为准</w:t>
            </w:r>
          </w:p>
        </w:tc>
      </w:tr>
      <w:tr w:rsidR="00CD498A" w14:paraId="4C6247D9" w14:textId="77777777" w:rsidTr="05F8DE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4D7491" w14:textId="77777777" w:rsidR="00CD498A" w:rsidRDefault="00DD21A1" w:rsidP="05F8DE0B">
            <w:pPr>
              <w:rPr>
                <w:szCs w:val="21"/>
              </w:rPr>
            </w:pPr>
            <w:r w:rsidRPr="05F8DE0B">
              <w:rPr>
                <w:szCs w:val="21"/>
              </w:rPr>
              <w:t>2</w:t>
            </w:r>
          </w:p>
        </w:tc>
        <w:tc>
          <w:tcPr>
            <w:tcW w:w="343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7DD30A" w14:textId="77777777" w:rsidR="00CD498A" w:rsidRDefault="00DD21A1" w:rsidP="05F8D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5F8DE0B">
              <w:rPr>
                <w:szCs w:val="21"/>
              </w:rPr>
              <w:t>SharePoint 归档写入</w:t>
            </w:r>
          </w:p>
        </w:tc>
        <w:tc>
          <w:tcPr>
            <w:tcW w:w="49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A12DAF" w14:textId="447313EC" w:rsidR="00CD498A" w:rsidRDefault="00DD21A1" w:rsidP="05F8D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5F8DE0B">
              <w:rPr>
                <w:szCs w:val="21"/>
              </w:rPr>
              <w:t>新 Run 写新时间戳目录</w:t>
            </w:r>
            <w:r w:rsidR="005318D2">
              <w:rPr>
                <w:szCs w:val="21"/>
              </w:rPr>
              <w:t>，</w:t>
            </w:r>
            <w:r w:rsidRPr="05F8DE0B">
              <w:rPr>
                <w:szCs w:val="21"/>
              </w:rPr>
              <w:t>不覆盖、不产生重复文件</w:t>
            </w:r>
            <w:r w:rsidR="005318D2">
              <w:rPr>
                <w:szCs w:val="21"/>
              </w:rPr>
              <w:t>；</w:t>
            </w:r>
            <w:r w:rsidRPr="05F8DE0B">
              <w:rPr>
                <w:szCs w:val="21"/>
              </w:rPr>
              <w:t>同批次内重跑覆盖同票同名文件</w:t>
            </w:r>
          </w:p>
        </w:tc>
      </w:tr>
      <w:tr w:rsidR="00CD498A" w14:paraId="617B0AAF" w14:textId="77777777" w:rsidTr="05F8D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6B2F4A" w14:textId="77777777" w:rsidR="00CD498A" w:rsidRDefault="00DD21A1" w:rsidP="05F8DE0B">
            <w:pPr>
              <w:rPr>
                <w:szCs w:val="21"/>
              </w:rPr>
            </w:pPr>
            <w:r w:rsidRPr="05F8DE0B">
              <w:rPr>
                <w:szCs w:val="21"/>
              </w:rPr>
              <w:t>3</w:t>
            </w:r>
          </w:p>
        </w:tc>
        <w:tc>
          <w:tcPr>
            <w:tcW w:w="343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021375" w14:textId="4A37869A" w:rsidR="00CD498A" w:rsidRDefault="00DD21A1" w:rsidP="05F8D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5F8DE0B">
              <w:rPr>
                <w:szCs w:val="21"/>
              </w:rPr>
              <w:t>收货记录登记</w:t>
            </w:r>
          </w:p>
        </w:tc>
        <w:tc>
          <w:tcPr>
            <w:tcW w:w="49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F5CB0A" w14:textId="333699B8" w:rsidR="00CD498A" w:rsidRDefault="00DD21A1" w:rsidP="05F8D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5F8DE0B">
              <w:rPr>
                <w:szCs w:val="21"/>
              </w:rPr>
              <w:t>重跑按 AWB+PO+Item 去重</w:t>
            </w:r>
            <w:r w:rsidR="005318D2">
              <w:rPr>
                <w:szCs w:val="21"/>
              </w:rPr>
              <w:t>，</w:t>
            </w:r>
            <w:r w:rsidRPr="05F8DE0B">
              <w:rPr>
                <w:szCs w:val="21"/>
              </w:rPr>
              <w:t>不产生重复收货行</w:t>
            </w:r>
          </w:p>
        </w:tc>
      </w:tr>
    </w:tbl>
    <w:p w14:paraId="4855C36D" w14:textId="77777777" w:rsidR="00CD498A" w:rsidRDefault="00CD498A"/>
    <w:p w14:paraId="496BA13C" w14:textId="77777777" w:rsidR="00655E66" w:rsidRDefault="00655E66">
      <w:pPr>
        <w:rPr>
          <w:b/>
          <w:bCs/>
          <w:sz w:val="30"/>
          <w:szCs w:val="30"/>
        </w:rPr>
      </w:pPr>
      <w:r>
        <w:rPr>
          <w:rFonts w:hint="eastAsia"/>
        </w:rPr>
        <w:br w:type="page"/>
      </w:r>
    </w:p>
    <w:p w14:paraId="619498A7" w14:textId="75E7484E" w:rsidR="00CD498A" w:rsidRDefault="00DD21A1" w:rsidP="00E96717">
      <w:pPr>
        <w:pStyle w:val="Heading1"/>
      </w:pPr>
      <w:r>
        <w:t>术语定义</w:t>
      </w:r>
    </w:p>
    <w:tbl>
      <w:tblPr>
        <w:tblStyle w:val="GridTable4-Accent1"/>
        <w:tblW w:w="9026" w:type="dxa"/>
        <w:tblLook w:val="04A0" w:firstRow="1" w:lastRow="0" w:firstColumn="1" w:lastColumn="0" w:noHBand="0" w:noVBand="1"/>
      </w:tblPr>
      <w:tblGrid>
        <w:gridCol w:w="3540"/>
        <w:gridCol w:w="5486"/>
      </w:tblGrid>
      <w:tr w:rsidR="00CD498A" w14:paraId="60AD9FA4" w14:textId="77777777" w:rsidTr="05F8DE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B12C97" w14:textId="77777777" w:rsidR="00CD498A" w:rsidRDefault="00DD21A1" w:rsidP="05F8DE0B">
            <w:pPr>
              <w:rPr>
                <w:szCs w:val="21"/>
              </w:rPr>
            </w:pPr>
            <w:r w:rsidRPr="05F8DE0B">
              <w:rPr>
                <w:szCs w:val="21"/>
              </w:rPr>
              <w:t>术语</w:t>
            </w:r>
          </w:p>
        </w:tc>
        <w:tc>
          <w:tcPr>
            <w:tcW w:w="548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08623D" w14:textId="77777777" w:rsidR="00CD498A" w:rsidRDefault="00DD21A1" w:rsidP="05F8DE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Cs w:val="21"/>
              </w:rPr>
            </w:pPr>
            <w:r w:rsidRPr="05F8DE0B">
              <w:rPr>
                <w:szCs w:val="21"/>
              </w:rPr>
              <w:t>说明</w:t>
            </w:r>
          </w:p>
        </w:tc>
      </w:tr>
      <w:tr w:rsidR="00CD498A" w14:paraId="70B9285B" w14:textId="77777777" w:rsidTr="05F8D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D23C7A" w14:textId="77777777" w:rsidR="00CD498A" w:rsidRDefault="00DD21A1" w:rsidP="05F8DE0B">
            <w:pPr>
              <w:rPr>
                <w:szCs w:val="21"/>
              </w:rPr>
            </w:pPr>
            <w:r w:rsidRPr="05F8DE0B">
              <w:rPr>
                <w:szCs w:val="21"/>
              </w:rPr>
              <w:t>ASN</w:t>
            </w:r>
          </w:p>
        </w:tc>
        <w:tc>
          <w:tcPr>
            <w:tcW w:w="548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6715B9" w14:textId="0185B4DC" w:rsidR="00CD498A" w:rsidRDefault="00DD21A1" w:rsidP="05F8D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5F8DE0B">
              <w:rPr>
                <w:szCs w:val="21"/>
              </w:rPr>
              <w:t>Advance Shipping Notice</w:t>
            </w:r>
            <w:r w:rsidR="005318D2">
              <w:rPr>
                <w:szCs w:val="21"/>
              </w:rPr>
              <w:t>，</w:t>
            </w:r>
            <w:r w:rsidRPr="05F8DE0B">
              <w:rPr>
                <w:szCs w:val="21"/>
              </w:rPr>
              <w:t>预发货通知</w:t>
            </w:r>
            <w:r w:rsidR="005318D2">
              <w:rPr>
                <w:szCs w:val="21"/>
              </w:rPr>
              <w:t>；</w:t>
            </w:r>
            <w:r w:rsidRPr="05F8DE0B">
              <w:rPr>
                <w:szCs w:val="21"/>
              </w:rPr>
              <w:t>本场景中由 DSS 根据导入模板创建(平台不导入)</w:t>
            </w:r>
          </w:p>
        </w:tc>
      </w:tr>
      <w:tr w:rsidR="00CD498A" w14:paraId="2DDD7FF2" w14:textId="77777777" w:rsidTr="05F8DE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4E1636" w14:textId="77777777" w:rsidR="00CD498A" w:rsidRDefault="00DD21A1" w:rsidP="05F8DE0B">
            <w:pPr>
              <w:rPr>
                <w:szCs w:val="21"/>
              </w:rPr>
            </w:pPr>
            <w:r w:rsidRPr="05F8DE0B">
              <w:rPr>
                <w:szCs w:val="21"/>
              </w:rPr>
              <w:t>DSS 导入模板</w:t>
            </w:r>
          </w:p>
        </w:tc>
        <w:tc>
          <w:tcPr>
            <w:tcW w:w="548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B6BF80" w14:textId="1AC6E98A" w:rsidR="00CD498A" w:rsidRDefault="00DD21A1" w:rsidP="05F8D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5F8DE0B">
              <w:rPr>
                <w:szCs w:val="21"/>
              </w:rPr>
              <w:t>9 字段 Excel</w:t>
            </w:r>
            <w:r w:rsidR="005318D2">
              <w:rPr>
                <w:szCs w:val="21"/>
              </w:rPr>
              <w:t>：</w:t>
            </w:r>
            <w:r w:rsidRPr="05F8DE0B">
              <w:rPr>
                <w:szCs w:val="21"/>
              </w:rPr>
              <w:t>ASN Number / Vendor BP Number / Delivery date / SPM Part Number / Quantity / Unit / SPM PO Number / SPM PO Item Number / ETA date</w:t>
            </w:r>
          </w:p>
        </w:tc>
      </w:tr>
      <w:tr w:rsidR="00CD498A" w14:paraId="2B9847D8" w14:textId="77777777" w:rsidTr="05F8D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8236DD" w14:textId="77777777" w:rsidR="00CD498A" w:rsidRDefault="00DD21A1" w:rsidP="05F8DE0B">
            <w:pPr>
              <w:rPr>
                <w:szCs w:val="21"/>
              </w:rPr>
            </w:pPr>
            <w:r w:rsidRPr="05F8DE0B">
              <w:rPr>
                <w:szCs w:val="21"/>
              </w:rPr>
              <w:t>分单号(HAWB/BL No.)</w:t>
            </w:r>
          </w:p>
        </w:tc>
        <w:tc>
          <w:tcPr>
            <w:tcW w:w="548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7F8EDC" w14:textId="734F2C6D" w:rsidR="00CD498A" w:rsidRDefault="00DD21A1" w:rsidP="05F8D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MBPLAP 支线的业务单据粒度(一票=一个分单号)</w:t>
            </w:r>
          </w:p>
        </w:tc>
      </w:tr>
      <w:tr w:rsidR="00CD498A" w14:paraId="6DF32407" w14:textId="77777777" w:rsidTr="05F8DE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08EC9C" w14:textId="77777777" w:rsidR="00CD498A" w:rsidRDefault="00DD21A1" w:rsidP="05F8DE0B">
            <w:pPr>
              <w:rPr>
                <w:szCs w:val="21"/>
              </w:rPr>
            </w:pPr>
            <w:r w:rsidRPr="05F8DE0B">
              <w:rPr>
                <w:szCs w:val="21"/>
              </w:rPr>
              <w:t>运单号(AWB No.)</w:t>
            </w:r>
          </w:p>
        </w:tc>
        <w:tc>
          <w:tcPr>
            <w:tcW w:w="548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69C68E" w14:textId="05FBD2AD" w:rsidR="00CD498A" w:rsidRDefault="00DD21A1" w:rsidP="05F8D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5F8DE0B">
              <w:rPr>
                <w:szCs w:val="21"/>
              </w:rPr>
              <w:t>X-entry 支线的业务单据粒度</w:t>
            </w:r>
            <w:r w:rsidR="005318D2">
              <w:rPr>
                <w:szCs w:val="21"/>
              </w:rPr>
              <w:t>，</w:t>
            </w:r>
            <w:r w:rsidRPr="05F8DE0B">
              <w:rPr>
                <w:szCs w:val="21"/>
              </w:rPr>
              <w:t>来自报关代理送货邮件附件</w:t>
            </w:r>
          </w:p>
        </w:tc>
      </w:tr>
      <w:tr w:rsidR="00CD498A" w14:paraId="3DCDB85C" w14:textId="77777777" w:rsidTr="05F8D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BA16B5" w14:textId="77777777" w:rsidR="00CD498A" w:rsidRDefault="00DD21A1" w:rsidP="05F8DE0B">
            <w:pPr>
              <w:rPr>
                <w:szCs w:val="21"/>
              </w:rPr>
            </w:pPr>
            <w:r w:rsidRPr="05F8DE0B">
              <w:rPr>
                <w:szCs w:val="21"/>
              </w:rPr>
              <w:t>IES+</w:t>
            </w:r>
          </w:p>
        </w:tc>
        <w:tc>
          <w:tcPr>
            <w:tcW w:w="548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05E277" w14:textId="7F443C94" w:rsidR="00CD498A" w:rsidRDefault="00DD21A1" w:rsidP="05F8D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5F8DE0B">
              <w:rPr>
                <w:szCs w:val="21"/>
              </w:rPr>
              <w:t>进口管理系统</w:t>
            </w:r>
            <w:r w:rsidR="005318D2">
              <w:rPr>
                <w:szCs w:val="21"/>
              </w:rPr>
              <w:t>，</w:t>
            </w:r>
            <w:r w:rsidRPr="05F8DE0B">
              <w:rPr>
                <w:szCs w:val="21"/>
              </w:rPr>
              <w:t>提供「进口预报」与「发票信息」两级导出(MBPLAP 数据源)</w:t>
            </w:r>
          </w:p>
        </w:tc>
      </w:tr>
      <w:tr w:rsidR="00CD498A" w14:paraId="02A45BBD" w14:textId="77777777" w:rsidTr="05F8DE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26860E" w14:textId="77777777" w:rsidR="00CD498A" w:rsidRDefault="00DD21A1" w:rsidP="05F8DE0B">
            <w:pPr>
              <w:rPr>
                <w:szCs w:val="21"/>
              </w:rPr>
            </w:pPr>
            <w:r w:rsidRPr="05F8DE0B">
              <w:rPr>
                <w:szCs w:val="21"/>
              </w:rPr>
              <w:t>进口预报 / Pre-alert creation</w:t>
            </w:r>
          </w:p>
        </w:tc>
        <w:tc>
          <w:tcPr>
            <w:tcW w:w="548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F17864" w14:textId="77C818A5" w:rsidR="00CD498A" w:rsidRDefault="00DD21A1" w:rsidP="05F8D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5F8DE0B">
              <w:rPr>
                <w:szCs w:val="21"/>
              </w:rPr>
              <w:t>IES+ 预报清单及其创建日期</w:t>
            </w:r>
            <w:r w:rsidR="005318D2">
              <w:rPr>
                <w:szCs w:val="21"/>
              </w:rPr>
              <w:t>；</w:t>
            </w:r>
            <w:r w:rsidRPr="05F8DE0B">
              <w:rPr>
                <w:szCs w:val="21"/>
              </w:rPr>
              <w:t>MBPLAP 触发筛选条件(Supplier=MBPLAP ∧ Pre-alert creation=执行当日)</w:t>
            </w:r>
            <w:r w:rsidR="005318D2">
              <w:rPr>
                <w:szCs w:val="21"/>
              </w:rPr>
              <w:t>，</w:t>
            </w:r>
            <w:r w:rsidRPr="05F8DE0B">
              <w:rPr>
                <w:szCs w:val="21"/>
              </w:rPr>
              <w:t>ETA=该日期+1 自然日</w:t>
            </w:r>
          </w:p>
        </w:tc>
      </w:tr>
      <w:tr w:rsidR="00CD498A" w14:paraId="7F90FF8F" w14:textId="77777777" w:rsidTr="05F8D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60191B" w14:textId="77777777" w:rsidR="00CD498A" w:rsidRDefault="00DD21A1" w:rsidP="05F8DE0B">
            <w:pPr>
              <w:rPr>
                <w:szCs w:val="21"/>
              </w:rPr>
            </w:pPr>
            <w:r w:rsidRPr="05F8DE0B">
              <w:rPr>
                <w:szCs w:val="21"/>
              </w:rPr>
              <w:t>诊断仪大表</w:t>
            </w:r>
          </w:p>
        </w:tc>
        <w:tc>
          <w:tcPr>
            <w:tcW w:w="548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B00A88" w14:textId="7DDF7599" w:rsidR="00CD498A" w:rsidRDefault="00DD21A1" w:rsidP="05F8D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5F8DE0B">
              <w:rPr>
                <w:szCs w:val="21"/>
              </w:rPr>
              <w:t>Star D orders 系列维度表(业务定期上传维护)</w:t>
            </w:r>
          </w:p>
        </w:tc>
      </w:tr>
      <w:tr w:rsidR="00CD498A" w14:paraId="364F42C6" w14:textId="77777777" w:rsidTr="05F8DE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A91053" w14:textId="77777777" w:rsidR="00CD498A" w:rsidRDefault="00DD21A1" w:rsidP="05F8DE0B">
            <w:pPr>
              <w:rPr>
                <w:szCs w:val="21"/>
              </w:rPr>
            </w:pPr>
            <w:r w:rsidRPr="05F8DE0B">
              <w:rPr>
                <w:szCs w:val="21"/>
              </w:rPr>
              <w:t>ID No.</w:t>
            </w:r>
          </w:p>
        </w:tc>
        <w:tc>
          <w:tcPr>
            <w:tcW w:w="548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E43844" w14:textId="3DEF6EE7" w:rsidR="00CD498A" w:rsidRDefault="00DD21A1" w:rsidP="05F8D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5F8DE0B">
              <w:rPr>
                <w:szCs w:val="21"/>
              </w:rPr>
              <w:t>诊断仪大表 J 列</w:t>
            </w:r>
            <w:r w:rsidR="005318D2">
              <w:rPr>
                <w:szCs w:val="21"/>
              </w:rPr>
              <w:t>，</w:t>
            </w:r>
            <w:r w:rsidRPr="05F8DE0B">
              <w:rPr>
                <w:szCs w:val="21"/>
              </w:rPr>
              <w:t>用于反查 MBPTS PO</w:t>
            </w:r>
            <w:r w:rsidR="005318D2">
              <w:rPr>
                <w:szCs w:val="21"/>
              </w:rPr>
              <w:t>；</w:t>
            </w:r>
            <w:r w:rsidRPr="05F8DE0B">
              <w:rPr>
                <w:szCs w:val="21"/>
              </w:rPr>
              <w:t>人工补录入口校验 4~8 位数字</w:t>
            </w:r>
          </w:p>
        </w:tc>
      </w:tr>
      <w:tr w:rsidR="00CD498A" w14:paraId="30E2EA58" w14:textId="77777777" w:rsidTr="05F8D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C17701" w14:textId="77777777" w:rsidR="00CD498A" w:rsidRDefault="00DD21A1" w:rsidP="05F8DE0B">
            <w:pPr>
              <w:rPr>
                <w:szCs w:val="21"/>
              </w:rPr>
            </w:pPr>
            <w:r w:rsidRPr="05F8DE0B">
              <w:rPr>
                <w:szCs w:val="21"/>
              </w:rPr>
              <w:t>报关代理送货邮件 / Fullcome 邮件</w:t>
            </w:r>
          </w:p>
        </w:tc>
        <w:tc>
          <w:tcPr>
            <w:tcW w:w="548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FF295F" w14:textId="244C2448" w:rsidR="00CD498A" w:rsidRDefault="00DD21A1" w:rsidP="05F8D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5F8DE0B">
              <w:rPr>
                <w:szCs w:val="21"/>
              </w:rPr>
              <w:t>监控条件</w:t>
            </w:r>
            <w:r w:rsidR="005318D2">
              <w:rPr>
                <w:szCs w:val="21"/>
              </w:rPr>
              <w:t>：</w:t>
            </w:r>
            <w:r w:rsidRPr="05F8DE0B">
              <w:rPr>
                <w:szCs w:val="21"/>
              </w:rPr>
              <w:t>发件人 @bjfcl.com 且标题含「快件签收单」</w:t>
            </w:r>
            <w:r w:rsidR="005318D2">
              <w:rPr>
                <w:szCs w:val="21"/>
              </w:rPr>
              <w:t>，</w:t>
            </w:r>
            <w:r w:rsidRPr="05F8DE0B">
              <w:rPr>
                <w:szCs w:val="21"/>
              </w:rPr>
              <w:t>附快件签收单 Excel</w:t>
            </w:r>
          </w:p>
        </w:tc>
      </w:tr>
      <w:tr w:rsidR="00CD498A" w14:paraId="157D5655" w14:textId="77777777" w:rsidTr="05F8DE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44FABA" w14:textId="77777777" w:rsidR="00CD498A" w:rsidRDefault="00DD21A1" w:rsidP="05F8DE0B">
            <w:pPr>
              <w:rPr>
                <w:szCs w:val="21"/>
              </w:rPr>
            </w:pPr>
            <w:r w:rsidRPr="05F8DE0B">
              <w:rPr>
                <w:szCs w:val="21"/>
              </w:rPr>
              <w:t>Portal 公邮</w:t>
            </w:r>
          </w:p>
        </w:tc>
        <w:tc>
          <w:tcPr>
            <w:tcW w:w="548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53735B" w14:textId="10889EA3" w:rsidR="00CD498A" w:rsidRDefault="00DD21A1" w:rsidP="05F8D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5F8DE0B">
              <w:rPr>
                <w:szCs w:val="21"/>
              </w:rPr>
              <w:t>X-entry 接收邮箱</w:t>
            </w:r>
            <w:r w:rsidR="41BB2B89" w:rsidRPr="05F8DE0B">
              <w:rPr>
                <w:szCs w:val="21"/>
              </w:rPr>
              <w:t>。</w:t>
            </w:r>
          </w:p>
        </w:tc>
      </w:tr>
      <w:tr w:rsidR="00CD498A" w14:paraId="089250FA" w14:textId="77777777" w:rsidTr="05F8D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65C06B" w14:textId="77777777" w:rsidR="00CD498A" w:rsidRDefault="00DD21A1" w:rsidP="05F8DE0B">
            <w:pPr>
              <w:rPr>
                <w:szCs w:val="21"/>
              </w:rPr>
            </w:pPr>
            <w:r w:rsidRPr="05F8DE0B">
              <w:rPr>
                <w:szCs w:val="21"/>
              </w:rPr>
              <w:t>IMS PO 邮件</w:t>
            </w:r>
          </w:p>
        </w:tc>
        <w:tc>
          <w:tcPr>
            <w:tcW w:w="548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936B90" w14:textId="23F31F98" w:rsidR="00CD498A" w:rsidRDefault="00DD21A1" w:rsidP="05F8D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5F8DE0B">
              <w:rPr>
                <w:szCs w:val="21"/>
              </w:rPr>
              <w:t>IMS 同事发送的 PO 邮件</w:t>
            </w:r>
            <w:r w:rsidR="005318D2">
              <w:rPr>
                <w:szCs w:val="21"/>
              </w:rPr>
              <w:t>，</w:t>
            </w:r>
            <w:r w:rsidRPr="05F8DE0B">
              <w:rPr>
                <w:szCs w:val="21"/>
              </w:rPr>
              <w:t>标题/正文含 PO 号</w:t>
            </w:r>
            <w:r w:rsidR="005318D2">
              <w:rPr>
                <w:szCs w:val="21"/>
              </w:rPr>
              <w:t>，</w:t>
            </w:r>
            <w:r w:rsidRPr="05F8DE0B">
              <w:rPr>
                <w:szCs w:val="21"/>
              </w:rPr>
              <w:t>附 SPM 截屏(含 Item Number 列</w:t>
            </w:r>
            <w:r w:rsidR="005318D2">
              <w:rPr>
                <w:szCs w:val="21"/>
              </w:rPr>
              <w:t>，</w:t>
            </w:r>
            <w:r w:rsidRPr="05F8DE0B">
              <w:rPr>
                <w:szCs w:val="21"/>
              </w:rPr>
              <w:t>一 ITEM 一 SN 一行)</w:t>
            </w:r>
          </w:p>
        </w:tc>
      </w:tr>
      <w:tr w:rsidR="00CD498A" w14:paraId="60A82FB4" w14:textId="77777777" w:rsidTr="05F8DE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393C3E" w14:textId="77777777" w:rsidR="00CD498A" w:rsidRDefault="00DD21A1" w:rsidP="05F8DE0B">
            <w:pPr>
              <w:rPr>
                <w:szCs w:val="21"/>
              </w:rPr>
            </w:pPr>
            <w:r w:rsidRPr="05F8DE0B">
              <w:rPr>
                <w:szCs w:val="21"/>
              </w:rPr>
              <w:t>顺次收货</w:t>
            </w:r>
          </w:p>
        </w:tc>
        <w:tc>
          <w:tcPr>
            <w:tcW w:w="548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C903EB" w14:textId="057D38A7" w:rsidR="00CD498A" w:rsidRDefault="00DD21A1" w:rsidP="05F8D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5F8DE0B">
              <w:rPr>
                <w:szCs w:val="21"/>
              </w:rPr>
              <w:t>同 Material 多 Item 时从第一行 Item No. 起按剩余量顺次消耗(例</w:t>
            </w:r>
            <w:r w:rsidR="005318D2">
              <w:rPr>
                <w:szCs w:val="21"/>
              </w:rPr>
              <w:t>：</w:t>
            </w:r>
            <w:r w:rsidRPr="05F8DE0B">
              <w:rPr>
                <w:szCs w:val="21"/>
              </w:rPr>
              <w:t>QTY 100 → Item100×20 + Item200×80 两行)</w:t>
            </w:r>
          </w:p>
        </w:tc>
      </w:tr>
      <w:tr w:rsidR="00CD498A" w14:paraId="0F3188EF" w14:textId="77777777" w:rsidTr="05F8D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3AE45C" w14:textId="77777777" w:rsidR="00CD498A" w:rsidRDefault="00DD21A1" w:rsidP="05F8DE0B">
            <w:pPr>
              <w:rPr>
                <w:szCs w:val="21"/>
              </w:rPr>
            </w:pPr>
            <w:r w:rsidRPr="05F8DE0B">
              <w:rPr>
                <w:szCs w:val="21"/>
              </w:rPr>
              <w:t>收货记录</w:t>
            </w:r>
          </w:p>
        </w:tc>
        <w:tc>
          <w:tcPr>
            <w:tcW w:w="548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575A58" w14:textId="7C7C71B5" w:rsidR="00CD498A" w:rsidRDefault="00DD21A1" w:rsidP="05F8D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5F8DE0B">
              <w:rPr>
                <w:szCs w:val="21"/>
              </w:rPr>
              <w:t>自动与手工收货的登记与查询视图</w:t>
            </w:r>
            <w:r w:rsidR="005318D2">
              <w:rPr>
                <w:szCs w:val="21"/>
              </w:rPr>
              <w:t>；</w:t>
            </w:r>
            <w:r w:rsidRPr="05F8DE0B">
              <w:rPr>
                <w:szCs w:val="21"/>
              </w:rPr>
              <w:t>每 PO 已收/订购/剩余</w:t>
            </w:r>
          </w:p>
        </w:tc>
      </w:tr>
      <w:tr w:rsidR="00CD498A" w14:paraId="3ECD2127" w14:textId="77777777" w:rsidTr="05F8DE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5EFDAE" w14:textId="77777777" w:rsidR="00CD498A" w:rsidRDefault="00DD21A1" w:rsidP="05F8DE0B">
            <w:pPr>
              <w:rPr>
                <w:szCs w:val="21"/>
              </w:rPr>
            </w:pPr>
            <w:r w:rsidRPr="05F8DE0B">
              <w:rPr>
                <w:szCs w:val="21"/>
              </w:rPr>
              <w:t>WAIT_INPUT</w:t>
            </w:r>
          </w:p>
        </w:tc>
        <w:tc>
          <w:tcPr>
            <w:tcW w:w="548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370525" w14:textId="19655A20" w:rsidR="00CD498A" w:rsidRDefault="00DD21A1" w:rsidP="05F8D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5F8DE0B">
              <w:rPr>
                <w:szCs w:val="21"/>
              </w:rPr>
              <w:t>任务挂起态</w:t>
            </w:r>
            <w:r w:rsidR="005318D2">
              <w:rPr>
                <w:szCs w:val="21"/>
              </w:rPr>
              <w:t>：</w:t>
            </w:r>
            <w:r w:rsidRPr="05F8DE0B">
              <w:rPr>
                <w:szCs w:val="21"/>
              </w:rPr>
              <w:t>送货邮件已到但 PO 邮件未到(等齐续跑)</w:t>
            </w:r>
            <w:r w:rsidR="005318D2">
              <w:rPr>
                <w:szCs w:val="21"/>
              </w:rPr>
              <w:t>；</w:t>
            </w:r>
            <w:r w:rsidRPr="05F8DE0B">
              <w:rPr>
                <w:szCs w:val="21"/>
              </w:rPr>
              <w:t>或 PO 缺失/发票缺失待人工处置</w:t>
            </w:r>
          </w:p>
        </w:tc>
      </w:tr>
      <w:tr w:rsidR="00CD498A" w14:paraId="5DDF31D3" w14:textId="77777777" w:rsidTr="05F8D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7D9E4C" w14:textId="77777777" w:rsidR="00CD498A" w:rsidRDefault="00DD21A1" w:rsidP="05F8DE0B">
            <w:pPr>
              <w:rPr>
                <w:szCs w:val="21"/>
              </w:rPr>
            </w:pPr>
            <w:r w:rsidRPr="05F8DE0B">
              <w:rPr>
                <w:szCs w:val="21"/>
              </w:rPr>
              <w:t>Task / Run</w:t>
            </w:r>
          </w:p>
        </w:tc>
        <w:tc>
          <w:tcPr>
            <w:tcW w:w="548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2EAE3E" w14:textId="77C67083" w:rsidR="00CD498A" w:rsidRDefault="00DD21A1" w:rsidP="05F8D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5F8DE0B">
              <w:rPr>
                <w:szCs w:val="21"/>
              </w:rPr>
              <w:t>任务(票粒度</w:t>
            </w:r>
            <w:r w:rsidR="005318D2">
              <w:rPr>
                <w:szCs w:val="21"/>
              </w:rPr>
              <w:t>：</w:t>
            </w:r>
            <w:r w:rsidRPr="05F8DE0B">
              <w:rPr>
                <w:szCs w:val="21"/>
              </w:rPr>
              <w:t>MBPLAP=分单号</w:t>
            </w:r>
            <w:r w:rsidR="005318D2">
              <w:rPr>
                <w:szCs w:val="21"/>
              </w:rPr>
              <w:t>，</w:t>
            </w:r>
            <w:r w:rsidRPr="05F8DE0B">
              <w:rPr>
                <w:szCs w:val="21"/>
              </w:rPr>
              <w:t>X-entry=运单号)/ 执行实例(不可变</w:t>
            </w:r>
            <w:r w:rsidR="005318D2">
              <w:rPr>
                <w:szCs w:val="21"/>
              </w:rPr>
              <w:t>，</w:t>
            </w:r>
            <w:r w:rsidRPr="05F8DE0B">
              <w:rPr>
                <w:szCs w:val="21"/>
              </w:rPr>
              <w:t>重跑生成 R#N+1)</w:t>
            </w:r>
          </w:p>
        </w:tc>
      </w:tr>
      <w:tr w:rsidR="00CD498A" w14:paraId="088429B9" w14:textId="77777777" w:rsidTr="05F8DE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87596C" w14:textId="77777777" w:rsidR="00CD498A" w:rsidRDefault="00DD21A1" w:rsidP="05F8DE0B">
            <w:pPr>
              <w:rPr>
                <w:szCs w:val="21"/>
              </w:rPr>
            </w:pPr>
            <w:r w:rsidRPr="05F8DE0B">
              <w:rPr>
                <w:szCs w:val="21"/>
              </w:rPr>
              <w:t>WORM</w:t>
            </w:r>
          </w:p>
        </w:tc>
        <w:tc>
          <w:tcPr>
            <w:tcW w:w="548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7E620C" w14:textId="2D1C4427" w:rsidR="00CD498A" w:rsidRDefault="00DD21A1" w:rsidP="05F8D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5F8DE0B">
              <w:rPr>
                <w:szCs w:val="21"/>
              </w:rPr>
              <w:t>Write Once Read Many</w:t>
            </w:r>
            <w:r w:rsidR="005318D2">
              <w:rPr>
                <w:szCs w:val="21"/>
              </w:rPr>
              <w:t>，</w:t>
            </w:r>
            <w:r w:rsidRPr="05F8DE0B">
              <w:rPr>
                <w:szCs w:val="21"/>
              </w:rPr>
              <w:t>证据防篡改存储</w:t>
            </w:r>
          </w:p>
        </w:tc>
      </w:tr>
      <w:tr w:rsidR="00CD498A" w14:paraId="438557C4" w14:textId="77777777" w:rsidTr="05F8D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415CFF" w14:textId="77777777" w:rsidR="00CD498A" w:rsidRDefault="00DD21A1" w:rsidP="05F8DE0B">
            <w:pPr>
              <w:rPr>
                <w:szCs w:val="21"/>
              </w:rPr>
            </w:pPr>
            <w:r w:rsidRPr="05F8DE0B">
              <w:rPr>
                <w:szCs w:val="21"/>
              </w:rPr>
              <w:t>大表快照</w:t>
            </w:r>
          </w:p>
        </w:tc>
        <w:tc>
          <w:tcPr>
            <w:tcW w:w="548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9984B8" w14:textId="3811814B" w:rsidR="00CD498A" w:rsidRDefault="00DD21A1" w:rsidP="05F8D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5F8DE0B">
              <w:rPr>
                <w:szCs w:val="21"/>
              </w:rPr>
              <w:t>Run 启动时固化的诊断仪大表版本</w:t>
            </w:r>
            <w:r w:rsidR="005318D2">
              <w:rPr>
                <w:szCs w:val="21"/>
              </w:rPr>
              <w:t>，</w:t>
            </w:r>
            <w:r w:rsidRPr="05F8DE0B">
              <w:rPr>
                <w:szCs w:val="21"/>
              </w:rPr>
              <w:t>Run 内不变</w:t>
            </w:r>
          </w:p>
        </w:tc>
      </w:tr>
    </w:tbl>
    <w:p w14:paraId="6D84DAA2" w14:textId="77777777" w:rsidR="00CD498A" w:rsidRDefault="00CD498A"/>
    <w:p w14:paraId="69852C95" w14:textId="77777777" w:rsidR="00655E66" w:rsidRDefault="00655E66">
      <w:pPr>
        <w:rPr>
          <w:b/>
          <w:bCs/>
          <w:sz w:val="30"/>
          <w:szCs w:val="30"/>
        </w:rPr>
      </w:pPr>
      <w:r>
        <w:rPr>
          <w:rFonts w:hint="eastAsia"/>
        </w:rPr>
        <w:br w:type="page"/>
      </w:r>
    </w:p>
    <w:p w14:paraId="1CC4704A" w14:textId="30866456" w:rsidR="00CD498A" w:rsidRDefault="00DD21A1" w:rsidP="00E96717">
      <w:pPr>
        <w:pStyle w:val="Heading1"/>
      </w:pPr>
      <w:r>
        <w:t>用户故事</w:t>
      </w:r>
    </w:p>
    <w:p w14:paraId="51DE49DF" w14:textId="77777777" w:rsidR="00C36A16" w:rsidRPr="00F27BDD" w:rsidRDefault="00C36A16" w:rsidP="00E96717">
      <w:pPr>
        <w:pStyle w:val="ListParagraph"/>
        <w:numPr>
          <w:ilvl w:val="0"/>
          <w:numId w:val="8"/>
        </w:numPr>
        <w:spacing w:before="220" w:after="120"/>
        <w:outlineLvl w:val="1"/>
        <w:rPr>
          <w:b/>
          <w:vanish/>
          <w:color w:val="000000" w:themeColor="text1"/>
          <w:sz w:val="26"/>
          <w:szCs w:val="26"/>
        </w:rPr>
      </w:pPr>
    </w:p>
    <w:p w14:paraId="36B97CC0" w14:textId="77777777" w:rsidR="00C36A16" w:rsidRPr="00F27BDD" w:rsidRDefault="00C36A16" w:rsidP="00E96717">
      <w:pPr>
        <w:pStyle w:val="ListParagraph"/>
        <w:numPr>
          <w:ilvl w:val="0"/>
          <w:numId w:val="8"/>
        </w:numPr>
        <w:spacing w:before="220" w:after="120"/>
        <w:outlineLvl w:val="1"/>
        <w:rPr>
          <w:b/>
          <w:vanish/>
          <w:color w:val="000000" w:themeColor="text1"/>
          <w:sz w:val="26"/>
          <w:szCs w:val="26"/>
        </w:rPr>
      </w:pPr>
    </w:p>
    <w:p w14:paraId="37148F0A" w14:textId="01921F8A" w:rsidR="00CD498A" w:rsidRDefault="00DD21A1" w:rsidP="00E96717">
      <w:pPr>
        <w:pStyle w:val="Heading2"/>
      </w:pPr>
      <w:r>
        <w:t>MBPLAP</w:t>
      </w:r>
      <w:r w:rsidR="00F722FE" w:rsidRPr="00F722FE">
        <w:t>每日定时取数与建票</w:t>
      </w:r>
    </w:p>
    <w:p w14:paraId="3ED17D5B" w14:textId="4F555001" w:rsidR="00EA20A3" w:rsidRDefault="00EA20A3">
      <w:pPr>
        <w:spacing w:after="80"/>
      </w:pPr>
      <w:r w:rsidRPr="00EA20A3">
        <w:t>作为进口操作员，我希望平台每天 12</w:t>
      </w:r>
      <w:r w:rsidR="005318D2">
        <w:t>：</w:t>
      </w:r>
      <w:r w:rsidRPr="00EA20A3">
        <w:t>00 和 17</w:t>
      </w:r>
      <w:r w:rsidR="005318D2">
        <w:t>：</w:t>
      </w:r>
      <w:r w:rsidRPr="00EA20A3">
        <w:t>00 自动从 IES+ 导出当日 MBPLAP 预报清单并逐票建任务，17</w:t>
      </w:r>
      <w:r w:rsidR="005318D2">
        <w:t>：</w:t>
      </w:r>
      <w:r w:rsidRPr="00EA20A3">
        <w:t>00 的批次不再重复处理 12</w:t>
      </w:r>
      <w:r w:rsidR="005318D2">
        <w:t>：</w:t>
      </w:r>
      <w:r w:rsidRPr="00EA20A3">
        <w:t>00 已成功的票，以便每日两轮的 ASN 模板制作完全不用人工开单。</w:t>
      </w:r>
    </w:p>
    <w:p w14:paraId="7B35B268" w14:textId="77777777" w:rsidR="00062EBE" w:rsidRPr="00062EBE" w:rsidRDefault="00062EBE" w:rsidP="00062EBE">
      <w:pPr>
        <w:spacing w:after="80"/>
      </w:pPr>
      <w:r w:rsidRPr="00062EBE">
        <w:rPr>
          <w:b/>
          <w:bCs/>
        </w:rPr>
        <w:t>验收要点：</w:t>
      </w:r>
    </w:p>
    <w:p w14:paraId="560A3FE8" w14:textId="664A56CA" w:rsidR="00062EBE" w:rsidRPr="00062EBE" w:rsidRDefault="00062EBE" w:rsidP="00E96717">
      <w:pPr>
        <w:numPr>
          <w:ilvl w:val="0"/>
          <w:numId w:val="10"/>
        </w:numPr>
        <w:spacing w:after="80"/>
      </w:pPr>
      <w:r w:rsidRPr="00062EBE">
        <w:t>每日 12</w:t>
      </w:r>
      <w:r w:rsidR="005318D2">
        <w:t>：</w:t>
      </w:r>
      <w:r w:rsidRPr="00062EBE">
        <w:t>00 / 17</w:t>
      </w:r>
      <w:r w:rsidR="005318D2">
        <w:t>：</w:t>
      </w:r>
      <w:r w:rsidRPr="00062EBE">
        <w:t>00 定时触发（调度可配置），数据窗口=执行当日（Pre-alert creation=当日，Supplier=MBPLAP）</w:t>
      </w:r>
    </w:p>
    <w:p w14:paraId="6242987F" w14:textId="005640F5" w:rsidR="00062EBE" w:rsidRPr="00062EBE" w:rsidRDefault="00062EBE" w:rsidP="00E96717">
      <w:pPr>
        <w:numPr>
          <w:ilvl w:val="0"/>
          <w:numId w:val="10"/>
        </w:numPr>
        <w:spacing w:after="80"/>
      </w:pPr>
      <w:r w:rsidRPr="00062EBE">
        <w:t>17</w:t>
      </w:r>
      <w:r w:rsidR="005318D2">
        <w:t>：</w:t>
      </w:r>
      <w:r w:rsidRPr="00062EBE">
        <w:t>00 剔除逻辑：17</w:t>
      </w:r>
      <w:r w:rsidR="005318D2">
        <w:t>：</w:t>
      </w:r>
      <w:r w:rsidRPr="00062EBE">
        <w:t>00 运行前剔除 12</w:t>
      </w:r>
      <w:r w:rsidR="005318D2">
        <w:t>：</w:t>
      </w:r>
      <w:r w:rsidRPr="00062EBE">
        <w:t>00 已成功运行的分单号，不重复处理</w:t>
      </w:r>
    </w:p>
    <w:p w14:paraId="2FE12B96" w14:textId="46C6A10A" w:rsidR="00062EBE" w:rsidRPr="00062EBE" w:rsidRDefault="00062EBE" w:rsidP="00E96717">
      <w:pPr>
        <w:numPr>
          <w:ilvl w:val="0"/>
          <w:numId w:val="10"/>
        </w:numPr>
        <w:spacing w:after="80"/>
      </w:pPr>
      <w:r w:rsidRPr="00062EBE">
        <w:t>IES+ 进口预报批量导出成功，导出失败记批次台账并告警</w:t>
      </w:r>
    </w:p>
    <w:p w14:paraId="6C51DF19" w14:textId="77777777" w:rsidR="00062EBE" w:rsidRPr="00062EBE" w:rsidRDefault="00062EBE" w:rsidP="00E96717">
      <w:pPr>
        <w:numPr>
          <w:ilvl w:val="0"/>
          <w:numId w:val="10"/>
        </w:numPr>
        <w:spacing w:after="80"/>
      </w:pPr>
      <w:r w:rsidRPr="00062EBE">
        <w:t>预报导出登记即建票：每归集出一个去重分单号（HAWB/BL No.）即建 Task + Run#1；当日无数据只记批次台账、不建票</w:t>
      </w:r>
    </w:p>
    <w:p w14:paraId="515017D0" w14:textId="2BFA2138" w:rsidR="00062EBE" w:rsidRPr="00062EBE" w:rsidRDefault="00062EBE" w:rsidP="00E96717">
      <w:pPr>
        <w:numPr>
          <w:ilvl w:val="0"/>
          <w:numId w:val="10"/>
        </w:numPr>
        <w:spacing w:after="80"/>
      </w:pPr>
      <w:r w:rsidRPr="00062EBE">
        <w:t>手动批量重提交：按分单号或 Pre-alert creation 日期批量筛选提交，进待运行队列随下一次定时运行，撞票按分单号去重（"重提交=排队补票"与"重跑=生成 R#n+1"语义区分）</w:t>
      </w:r>
    </w:p>
    <w:p w14:paraId="393748BD" w14:textId="6E9A4745" w:rsidR="00CD498A" w:rsidRDefault="00DD21A1" w:rsidP="00C36A16">
      <w:pPr>
        <w:pStyle w:val="Heading2"/>
      </w:pPr>
      <w:r>
        <w:t xml:space="preserve">MBPLAP </w:t>
      </w:r>
      <w:r w:rsidR="00FE31F1">
        <w:rPr>
          <w:rFonts w:hint="eastAsia"/>
        </w:rPr>
        <w:t>发票导出与模板生成发布</w:t>
      </w:r>
    </w:p>
    <w:p w14:paraId="1EE07010" w14:textId="36CEB9D5" w:rsidR="00FE31F1" w:rsidRDefault="002764A0">
      <w:pPr>
        <w:spacing w:after="80"/>
      </w:pPr>
      <w:r w:rsidRPr="002764A0">
        <w:t>作为进口操作员，我希望系统按分单号自动导出 PN 级发票清单、合并加总后填好 DSS 模板并发布到 Portal，以便我直接下载导入 DSS，不再手工合并算数。</w:t>
      </w:r>
    </w:p>
    <w:p w14:paraId="0B270C9C" w14:textId="77777777" w:rsidR="00CA3E61" w:rsidRPr="00CA3E61" w:rsidRDefault="00CA3E61" w:rsidP="00CA3E61">
      <w:pPr>
        <w:spacing w:after="80"/>
      </w:pPr>
      <w:r w:rsidRPr="00CA3E61">
        <w:rPr>
          <w:b/>
          <w:bCs/>
        </w:rPr>
        <w:t>验收要点：</w:t>
      </w:r>
    </w:p>
    <w:p w14:paraId="741B86B3" w14:textId="2A842B1F" w:rsidR="00CA3E61" w:rsidRPr="00CA3E61" w:rsidRDefault="00CA3E61" w:rsidP="00E96717">
      <w:pPr>
        <w:numPr>
          <w:ilvl w:val="0"/>
          <w:numId w:val="11"/>
        </w:numPr>
        <w:spacing w:after="80"/>
      </w:pPr>
      <w:r w:rsidRPr="00CA3E61">
        <w:t>按 HAWB/BL No. 批量查询 IES+ 发票信息，按 PN 级模板全部导出；导出非空且列结构校验通过，否则 FAILED 转人工</w:t>
      </w:r>
    </w:p>
    <w:p w14:paraId="5F0B6C8C" w14:textId="77777777" w:rsidR="00CA3E61" w:rsidRPr="00CA3E61" w:rsidRDefault="00CA3E61" w:rsidP="00E96717">
      <w:pPr>
        <w:numPr>
          <w:ilvl w:val="0"/>
          <w:numId w:val="11"/>
        </w:numPr>
        <w:spacing w:after="80"/>
      </w:pPr>
      <w:r w:rsidRPr="00CA3E61">
        <w:t>按合并键（发票号+Order No.+Part No.）加总数量，映射 DSS 模板 9 字段：ASN Number / Vendor BP Number（固定 191110510）/ Delivery date / SPM Part Number / Quantity / Unit（PC）/ SPM PO Number / SPM PO Item Number（本线置空）/ ETA date（Pre-alert creation+1）</w:t>
      </w:r>
    </w:p>
    <w:p w14:paraId="545029E0" w14:textId="77777777" w:rsidR="00CA3E61" w:rsidRPr="00CA3E61" w:rsidRDefault="00CA3E61" w:rsidP="00E96717">
      <w:pPr>
        <w:numPr>
          <w:ilvl w:val="0"/>
          <w:numId w:val="11"/>
        </w:numPr>
        <w:spacing w:after="80"/>
      </w:pPr>
      <w:r w:rsidRPr="00CA3E61">
        <w:t>G3 模板质量闸口：9 字段必填校验（PO Item 按本线规则允许置空）、合并结果非空、勾稽无异常；不过→记差异置"有差异"待人工修正</w:t>
      </w:r>
    </w:p>
    <w:p w14:paraId="2263493F" w14:textId="17FC20A1" w:rsidR="00CA3E61" w:rsidRPr="00CA3E61" w:rsidRDefault="00CA3E61" w:rsidP="00E96717">
      <w:pPr>
        <w:numPr>
          <w:ilvl w:val="0"/>
          <w:numId w:val="11"/>
        </w:numPr>
        <w:spacing w:after="80"/>
      </w:pPr>
      <w:r w:rsidRPr="00CA3E61">
        <w:t>逐票生成模板文件按「提单号_发票号.xlsx」命名，在 Portal 上可供下载</w:t>
      </w:r>
    </w:p>
    <w:p w14:paraId="2D428724" w14:textId="7B802DBF" w:rsidR="00CA3E61" w:rsidRPr="00CA3E61" w:rsidRDefault="00CA3E61" w:rsidP="00E96717">
      <w:pPr>
        <w:numPr>
          <w:ilvl w:val="0"/>
          <w:numId w:val="11"/>
        </w:numPr>
        <w:spacing w:after="80"/>
      </w:pPr>
      <w:r w:rsidRPr="00CA3E61">
        <w:t>发布与归档在票终态前完成；产出即边界——导入 DSS、EDI 下发、开票核对不纳入</w:t>
      </w:r>
    </w:p>
    <w:p w14:paraId="09A1C861" w14:textId="0F1F5429" w:rsidR="00CD498A" w:rsidRDefault="003D4FDD" w:rsidP="00C36A16">
      <w:pPr>
        <w:pStyle w:val="Heading2"/>
      </w:pPr>
      <w:r>
        <w:rPr>
          <w:rFonts w:hint="eastAsia"/>
        </w:rPr>
        <w:t>MBPLAP</w:t>
      </w:r>
      <w:r w:rsidR="00060506">
        <w:rPr>
          <w:rFonts w:hint="eastAsia"/>
        </w:rPr>
        <w:t xml:space="preserve"> 任务跟踪与整单重跑</w:t>
      </w:r>
    </w:p>
    <w:p w14:paraId="43A71D4C" w14:textId="583F9CE3" w:rsidR="00B72D83" w:rsidRDefault="00B72D83">
      <w:pPr>
        <w:spacing w:after="80"/>
      </w:pPr>
      <w:r w:rsidRPr="00B72D83">
        <w:t>作为进口操作员，我希望在工作台和任务中心看清每天两轮跑批的每票状态，失败的票能一键重跑，以便只处理异常、恢复不求人。</w:t>
      </w:r>
    </w:p>
    <w:p w14:paraId="44D3E210" w14:textId="77777777" w:rsidR="00DB3CAC" w:rsidRPr="00DB3CAC" w:rsidRDefault="00DB3CAC" w:rsidP="00DB3CAC">
      <w:pPr>
        <w:spacing w:after="80"/>
      </w:pPr>
      <w:r w:rsidRPr="00DB3CAC">
        <w:rPr>
          <w:b/>
          <w:bCs/>
        </w:rPr>
        <w:t>验收要点：</w:t>
      </w:r>
    </w:p>
    <w:p w14:paraId="0F945E6A" w14:textId="3F28AFE9" w:rsidR="00DB3CAC" w:rsidRPr="00DB3CAC" w:rsidRDefault="00DB3CAC" w:rsidP="00E96717">
      <w:pPr>
        <w:numPr>
          <w:ilvl w:val="0"/>
          <w:numId w:val="12"/>
        </w:numPr>
        <w:spacing w:after="80"/>
      </w:pPr>
      <w:r w:rsidRPr="00DB3CAC">
        <w:t>工作台按 Case5-MBPLAP 展示统计卡（总任务数/已完成/执行中/待人工处理）与调度信息条（今日 12</w:t>
      </w:r>
      <w:r w:rsidR="005318D2">
        <w:t>：</w:t>
      </w:r>
      <w:r w:rsidRPr="00DB3CAC">
        <w:t>00/17</w:t>
      </w:r>
      <w:r w:rsidR="005318D2">
        <w:t>：</w:t>
      </w:r>
      <w:r w:rsidRPr="00DB3CAC">
        <w:t>00 两批次），点卡穿透任务中心</w:t>
      </w:r>
    </w:p>
    <w:p w14:paraId="49F6B52A" w14:textId="77777777" w:rsidR="00DB3CAC" w:rsidRPr="00DB3CAC" w:rsidRDefault="00DB3CAC" w:rsidP="00E96717">
      <w:pPr>
        <w:numPr>
          <w:ilvl w:val="0"/>
          <w:numId w:val="12"/>
        </w:numPr>
        <w:spacing w:after="80"/>
      </w:pPr>
      <w:r w:rsidRPr="00DB3CAC">
        <w:t>任务中心：状态 chips（待人工处理=待上传∪有差异∪失败聚合）、任务日历、执行时间/单号（HAWB/BL No.）筛选、批量下载/批量重跑/导出</w:t>
      </w:r>
    </w:p>
    <w:p w14:paraId="1890EFFD" w14:textId="754E8D24" w:rsidR="00DB3CAC" w:rsidRPr="00DB3CAC" w:rsidRDefault="00DB3CAC" w:rsidP="00E96717">
      <w:pPr>
        <w:numPr>
          <w:ilvl w:val="0"/>
          <w:numId w:val="12"/>
        </w:numPr>
        <w:spacing w:after="80"/>
      </w:pPr>
      <w:r w:rsidRPr="00DB3CAC">
        <w:t>任务详情：节点轨迹（导出预报清单 → 导出发票信息 → 填入DSS导入模板 3 节点）、字段面板（来源/置信度/原文定位）、证据附件（WORM）、R# 历史切换只读、DSS 模板文件可下载</w:t>
      </w:r>
    </w:p>
    <w:p w14:paraId="0B538DB0" w14:textId="5DE1BB2B" w:rsidR="00DB3CAC" w:rsidRPr="00DB3CAC" w:rsidRDefault="00DB3CAC" w:rsidP="00E96717">
      <w:pPr>
        <w:numPr>
          <w:ilvl w:val="0"/>
          <w:numId w:val="12"/>
        </w:numPr>
        <w:spacing w:after="80"/>
      </w:pPr>
      <w:r w:rsidRPr="00DB3CAC">
        <w:t>重跑：整单</w:t>
      </w:r>
      <w:r w:rsidR="008550F8">
        <w:rPr>
          <w:rFonts w:hint="eastAsia"/>
        </w:rPr>
        <w:t>/节点</w:t>
      </w:r>
      <w:r w:rsidR="00CB2209">
        <w:rPr>
          <w:rFonts w:hint="eastAsia"/>
        </w:rPr>
        <w:t>/批量</w:t>
      </w:r>
      <w:r w:rsidRPr="00DB3CAC">
        <w:t>重跑，生成 R#n+1（固化配置快照+携带生效修正值）；同票互斥幂等、执行中跳过</w:t>
      </w:r>
    </w:p>
    <w:p w14:paraId="25777CB9" w14:textId="5510546C" w:rsidR="00DB3CAC" w:rsidRPr="00BC55C1" w:rsidRDefault="00DB3CAC" w:rsidP="00E96717">
      <w:pPr>
        <w:numPr>
          <w:ilvl w:val="0"/>
          <w:numId w:val="12"/>
        </w:numPr>
        <w:spacing w:after="80"/>
      </w:pPr>
      <w:r w:rsidRPr="00DB3CAC">
        <w:t>MBPLAP 重跑无需人工上传：系统自动从 IES+ 重新导出数据</w:t>
      </w:r>
    </w:p>
    <w:p w14:paraId="0AA1CCED" w14:textId="12803FCA" w:rsidR="00CD498A" w:rsidRDefault="00A77144" w:rsidP="00C36A16">
      <w:pPr>
        <w:pStyle w:val="Heading2"/>
      </w:pPr>
      <w:r>
        <w:rPr>
          <w:rFonts w:hint="eastAsia"/>
        </w:rPr>
        <w:t>X-ent</w:t>
      </w:r>
      <w:r w:rsidR="00386DBA">
        <w:rPr>
          <w:rFonts w:hint="eastAsia"/>
        </w:rPr>
        <w:t>ry 送货邮件收单建票</w:t>
      </w:r>
    </w:p>
    <w:p w14:paraId="72BA05DA" w14:textId="29716E91" w:rsidR="00806621" w:rsidRDefault="00806621">
      <w:pPr>
        <w:spacing w:after="80"/>
      </w:pPr>
      <w:r w:rsidRPr="00806621">
        <w:t>作为进口操作员，我希望报关代理的送货邮件一到公邮就自动建票，相关 PO 邮件自动归并到同一票，以便不再人工盯邮箱、对运单。</w:t>
      </w:r>
    </w:p>
    <w:p w14:paraId="1869273E" w14:textId="77777777" w:rsidR="00F442F0" w:rsidRPr="00F442F0" w:rsidRDefault="00F442F0" w:rsidP="00F442F0">
      <w:pPr>
        <w:spacing w:after="80"/>
      </w:pPr>
      <w:r w:rsidRPr="00F442F0">
        <w:rPr>
          <w:b/>
          <w:bCs/>
        </w:rPr>
        <w:t>验收要点：</w:t>
      </w:r>
    </w:p>
    <w:p w14:paraId="15133D88" w14:textId="7E5558F1" w:rsidR="00F442F0" w:rsidRPr="00F442F0" w:rsidRDefault="00F442F0" w:rsidP="00E96717">
      <w:pPr>
        <w:numPr>
          <w:ilvl w:val="0"/>
          <w:numId w:val="13"/>
        </w:numPr>
        <w:spacing w:after="80"/>
      </w:pPr>
      <w:r w:rsidRPr="00F442F0">
        <w:t>邮件直发 Portal 公邮，不做转发；监听两条规则：报关代理邮件（发件人 *@bjfcl.com + 主题含"快件签收单" + Excel 附件必需）、PO 邮件（主题/正文含 PO 号 + SPM 截屏图片附件）</w:t>
      </w:r>
    </w:p>
    <w:p w14:paraId="1E2C533D" w14:textId="77777777" w:rsidR="00F442F0" w:rsidRPr="00F442F0" w:rsidRDefault="00F442F0" w:rsidP="00E96717">
      <w:pPr>
        <w:numPr>
          <w:ilvl w:val="0"/>
          <w:numId w:val="13"/>
        </w:numPr>
        <w:spacing w:after="80"/>
      </w:pPr>
      <w:r w:rsidRPr="00F442F0">
        <w:t>送货邮件收单即建票：命中即解析 AWB 建 Task + Run#1；PO 邮件按 PO 号归并到同 AWB 票，只归并不建票；同 AWB 重复邮件保留最新版</w:t>
      </w:r>
    </w:p>
    <w:p w14:paraId="258213EB" w14:textId="1A6B68BC" w:rsidR="00F442F0" w:rsidRPr="00F442F0" w:rsidRDefault="00F442F0" w:rsidP="00E96717">
      <w:pPr>
        <w:numPr>
          <w:ilvl w:val="0"/>
          <w:numId w:val="13"/>
        </w:numPr>
        <w:spacing w:after="80"/>
      </w:pPr>
      <w:r w:rsidRPr="00F442F0">
        <w:t>附件解析不出 AWB 转人工；孤立 PO 邮件暂存，超期生成站内提醒</w:t>
      </w:r>
    </w:p>
    <w:p w14:paraId="0A42E029" w14:textId="780E6324" w:rsidR="00F442F0" w:rsidRPr="00F442F0" w:rsidRDefault="00F442F0" w:rsidP="00E96717">
      <w:pPr>
        <w:numPr>
          <w:ilvl w:val="0"/>
          <w:numId w:val="13"/>
        </w:numPr>
        <w:spacing w:after="80"/>
      </w:pPr>
      <w:r w:rsidRPr="00F442F0">
        <w:t>PO 邮件未到时票挂"待上传"等齐，阻断票同样有 Task、可在任务中心被看到</w:t>
      </w:r>
    </w:p>
    <w:p w14:paraId="31671E64" w14:textId="40ACF1AF" w:rsidR="00F442F0" w:rsidRDefault="00F442F0" w:rsidP="00E96717">
      <w:pPr>
        <w:numPr>
          <w:ilvl w:val="0"/>
          <w:numId w:val="13"/>
        </w:numPr>
        <w:spacing w:after="80"/>
      </w:pPr>
      <w:r w:rsidRPr="00F442F0">
        <w:t>X-entry 从触发到产出可接受半天时延</w:t>
      </w:r>
    </w:p>
    <w:p w14:paraId="625F8A05" w14:textId="3378B98B" w:rsidR="00CD498A" w:rsidRDefault="009D2C00" w:rsidP="00B30528">
      <w:pPr>
        <w:pStyle w:val="Heading2"/>
      </w:pPr>
      <w:r>
        <w:rPr>
          <w:rFonts w:hint="eastAsia"/>
        </w:rPr>
        <w:t>X-entry 大表查询与PO判定阻断</w:t>
      </w:r>
    </w:p>
    <w:p w14:paraId="7E57A651" w14:textId="2072FC2B" w:rsidR="004554DA" w:rsidRDefault="004554DA">
      <w:pPr>
        <w:spacing w:after="80"/>
      </w:pPr>
      <w:r w:rsidRPr="004554DA">
        <w:t>作为进口操作员，我希望系统自动拿运单号去诊断仪大表查 PN、数量、ID No. 并反查 MBPTS PO，PO 为空时立即阻断并告诉我，以便 PN/数量不再人工查表算错、PO 缺失不再无人感知。</w:t>
      </w:r>
    </w:p>
    <w:p w14:paraId="3F5859A6" w14:textId="77777777" w:rsidR="005901E8" w:rsidRPr="005901E8" w:rsidRDefault="005901E8" w:rsidP="005901E8">
      <w:pPr>
        <w:spacing w:after="80"/>
      </w:pPr>
      <w:r w:rsidRPr="005901E8">
        <w:rPr>
          <w:b/>
          <w:bCs/>
        </w:rPr>
        <w:t>验收要点：</w:t>
      </w:r>
    </w:p>
    <w:p w14:paraId="3B73FB70" w14:textId="77777777" w:rsidR="005901E8" w:rsidRPr="005901E8" w:rsidRDefault="005901E8" w:rsidP="00E96717">
      <w:pPr>
        <w:numPr>
          <w:ilvl w:val="0"/>
          <w:numId w:val="14"/>
        </w:numPr>
        <w:spacing w:after="80"/>
      </w:pPr>
      <w:r w:rsidRPr="005901E8">
        <w:t>按 AWB 查诊断仪大表（D 列 PN / F 列 Qty 加总 / J 列 ID No. / M 列 PO / N 列 AWB，列名优先、列号兜底）；Run 启动时固化大表快照</w:t>
      </w:r>
    </w:p>
    <w:p w14:paraId="6B81D220" w14:textId="77777777" w:rsidR="005901E8" w:rsidRPr="005901E8" w:rsidRDefault="005901E8" w:rsidP="00E96717">
      <w:pPr>
        <w:numPr>
          <w:ilvl w:val="0"/>
          <w:numId w:val="14"/>
        </w:numPr>
        <w:spacing w:after="80"/>
      </w:pPr>
      <w:r w:rsidRPr="005901E8">
        <w:t>G1 数据就绪闸口：AWB 命中且 PN/QTY/ID No. 齐备才放行，否则 FAILED 转人工</w:t>
      </w:r>
    </w:p>
    <w:p w14:paraId="6E66F8AD" w14:textId="74E5E0CD" w:rsidR="005901E8" w:rsidRPr="005901E8" w:rsidRDefault="005901E8" w:rsidP="00E96717">
      <w:pPr>
        <w:numPr>
          <w:ilvl w:val="0"/>
          <w:numId w:val="14"/>
        </w:numPr>
        <w:spacing w:after="80"/>
      </w:pPr>
      <w:r w:rsidRPr="005901E8">
        <w:t>PO 判定硬阻断：ID No. 反查 M 列 PO 为空→本票阻断置"待上传"，生成站内提醒（附当前 ID No. 值），等待 PO 补上后人工录入续跑</w:t>
      </w:r>
    </w:p>
    <w:p w14:paraId="250EC7FE" w14:textId="5E666ED3" w:rsidR="005901E8" w:rsidRDefault="005901E8" w:rsidP="00E96717">
      <w:pPr>
        <w:numPr>
          <w:ilvl w:val="0"/>
          <w:numId w:val="14"/>
        </w:numPr>
        <w:spacing w:after="80"/>
      </w:pPr>
      <w:r w:rsidRPr="005901E8">
        <w:t>邮件 Quantity ≥ 大表加总不校验；小于则记 Remark 转人工</w:t>
      </w:r>
    </w:p>
    <w:p w14:paraId="5F88F7B3" w14:textId="6C9F1A0A" w:rsidR="00CD498A" w:rsidRDefault="00413970" w:rsidP="00B30528">
      <w:pPr>
        <w:pStyle w:val="Heading2"/>
      </w:pPr>
      <w:r>
        <w:rPr>
          <w:rFonts w:hint="eastAsia"/>
        </w:rPr>
        <w:t>X-entry 等齐补齐与人工协同</w:t>
      </w:r>
    </w:p>
    <w:p w14:paraId="5D24FD9D" w14:textId="416D7C4D" w:rsidR="00CC1363" w:rsidRDefault="00CC1363">
      <w:pPr>
        <w:spacing w:after="80"/>
      </w:pPr>
      <w:r w:rsidRPr="00CC1363">
        <w:t>作为进口操作员，我希望阻断票有明确的补录入口——录 ID No.、补传发票、确认等 PO 邮件——补齐后能自动或一键续跑，以便异常票有闭环、不积压。</w:t>
      </w:r>
    </w:p>
    <w:p w14:paraId="548E2945" w14:textId="77777777" w:rsidR="00B06F2A" w:rsidRPr="00B06F2A" w:rsidRDefault="00B06F2A" w:rsidP="00B06F2A">
      <w:pPr>
        <w:spacing w:after="80"/>
      </w:pPr>
      <w:r w:rsidRPr="00B06F2A">
        <w:rPr>
          <w:b/>
          <w:bCs/>
        </w:rPr>
        <w:t>验收要点：</w:t>
      </w:r>
    </w:p>
    <w:p w14:paraId="6CD21920" w14:textId="77777777" w:rsidR="00B06F2A" w:rsidRPr="00B06F2A" w:rsidRDefault="00B06F2A" w:rsidP="00E96717">
      <w:pPr>
        <w:numPr>
          <w:ilvl w:val="0"/>
          <w:numId w:val="15"/>
        </w:numPr>
        <w:spacing w:after="80"/>
      </w:pPr>
      <w:r w:rsidRPr="00B06F2A">
        <w:t>阻断票顶部横幅说明原因并可"前往处理"直达对应节点；站内提醒同步生成</w:t>
      </w:r>
    </w:p>
    <w:p w14:paraId="531AD164" w14:textId="77777777" w:rsidR="00B06F2A" w:rsidRPr="00B06F2A" w:rsidRDefault="00B06F2A" w:rsidP="00E96717">
      <w:pPr>
        <w:numPr>
          <w:ilvl w:val="0"/>
          <w:numId w:val="15"/>
        </w:numPr>
        <w:spacing w:after="80"/>
      </w:pPr>
      <w:r w:rsidRPr="00B06F2A">
        <w:t>录入 ID No.（诊断仪大表 J 列，4~8 位校验）：在"捕捉PO邮件"节点录入，留痕（旧值→新值）；录入后"等待下一次运行继续流程"；未录入时整单重跑被拦截并提示先录入</w:t>
      </w:r>
    </w:p>
    <w:p w14:paraId="46DFD167" w14:textId="13BD8A18" w:rsidR="00B06F2A" w:rsidRPr="00B06F2A" w:rsidRDefault="00B06F2A" w:rsidP="00E96717">
      <w:pPr>
        <w:numPr>
          <w:ilvl w:val="0"/>
          <w:numId w:val="15"/>
        </w:numPr>
        <w:spacing w:after="80"/>
      </w:pPr>
      <w:r w:rsidRPr="00B06F2A">
        <w:t>进口发票补传：按 AWB 查系统库未找到发票时（ASN Number 与 Shipment Date 无法取值），引导到上传中心补传，提交后自动触发整单重跑</w:t>
      </w:r>
    </w:p>
    <w:p w14:paraId="137141B9" w14:textId="74EAC115" w:rsidR="00B06F2A" w:rsidRPr="00B06F2A" w:rsidRDefault="00B06F2A" w:rsidP="00E96717">
      <w:pPr>
        <w:numPr>
          <w:ilvl w:val="0"/>
          <w:numId w:val="15"/>
        </w:numPr>
        <w:spacing w:after="80"/>
      </w:pPr>
      <w:r w:rsidRPr="00B06F2A">
        <w:t>等 PO 邮件：PO 邮件未到挂起票可"确认继续等待"或"标记无效"</w:t>
      </w:r>
    </w:p>
    <w:p w14:paraId="4816B221" w14:textId="3B490045" w:rsidR="00B06F2A" w:rsidRPr="00B06F2A" w:rsidRDefault="00B06F2A" w:rsidP="00E96717">
      <w:pPr>
        <w:numPr>
          <w:ilvl w:val="0"/>
          <w:numId w:val="15"/>
        </w:numPr>
        <w:spacing w:after="80"/>
      </w:pPr>
      <w:r w:rsidRPr="00B06F2A">
        <w:t>所有补录/修正仅留痕不审批，随下次运行生效并跨 Run 继承；并发补录同一票按版本校验防冲突</w:t>
      </w:r>
    </w:p>
    <w:p w14:paraId="6107114C" w14:textId="6BA4743B" w:rsidR="00CD498A" w:rsidRDefault="00B30528" w:rsidP="00B30528">
      <w:pPr>
        <w:pStyle w:val="Heading2"/>
      </w:pPr>
      <w:r>
        <w:rPr>
          <w:rFonts w:hint="eastAsia"/>
        </w:rPr>
        <w:t>X</w:t>
      </w:r>
      <w:r w:rsidR="00DD21A1">
        <w:t>-</w:t>
      </w:r>
      <w:r>
        <w:rPr>
          <w:rFonts w:hint="eastAsia"/>
        </w:rPr>
        <w:t>entry 顺次收货与模板生成发布</w:t>
      </w:r>
    </w:p>
    <w:p w14:paraId="29937008" w14:textId="689CA9B0" w:rsidR="00B30528" w:rsidRDefault="000C272C">
      <w:pPr>
        <w:spacing w:after="80"/>
      </w:pPr>
      <w:r w:rsidRPr="000C272C">
        <w:t>作为进口操作员，我希望系统按 SPM 截屏的 Item 行自动做顺次收货拆行并填好 DSS 模板发布，以便多 Item 分摊不再手工算错。</w:t>
      </w:r>
    </w:p>
    <w:p w14:paraId="4D1787B9" w14:textId="77777777" w:rsidR="000C272C" w:rsidRPr="000C272C" w:rsidRDefault="000C272C" w:rsidP="000C272C">
      <w:pPr>
        <w:spacing w:after="80"/>
      </w:pPr>
      <w:r w:rsidRPr="000C272C">
        <w:rPr>
          <w:b/>
          <w:bCs/>
        </w:rPr>
        <w:t>验收要点：</w:t>
      </w:r>
    </w:p>
    <w:p w14:paraId="1ABEA5FE" w14:textId="77777777" w:rsidR="000C272C" w:rsidRPr="000C272C" w:rsidRDefault="000C272C" w:rsidP="00E96717">
      <w:pPr>
        <w:numPr>
          <w:ilvl w:val="0"/>
          <w:numId w:val="16"/>
        </w:numPr>
        <w:spacing w:after="80"/>
      </w:pPr>
      <w:r w:rsidRPr="000C272C">
        <w:t>OCR 识别 PO 邮件 SPM 截屏取 Item 列；同一 Material 多 Item 时从第一行 Item 起按剩余量顺次消耗拆多行（如 100=Item100×20+Item200×80）</w:t>
      </w:r>
    </w:p>
    <w:p w14:paraId="1EF2B653" w14:textId="77777777" w:rsidR="000C272C" w:rsidRPr="000C272C" w:rsidRDefault="000C272C" w:rsidP="00E96717">
      <w:pPr>
        <w:numPr>
          <w:ilvl w:val="0"/>
          <w:numId w:val="16"/>
        </w:numPr>
        <w:spacing w:after="80"/>
      </w:pPr>
      <w:r w:rsidRPr="000C272C">
        <w:t>按 AWB 查系统库进口发票取 ASN Number（Our delivery note number）与 Shipment Date</w:t>
      </w:r>
    </w:p>
    <w:p w14:paraId="604958B4" w14:textId="4907E46F" w:rsidR="000C272C" w:rsidRPr="000C272C" w:rsidRDefault="000C272C" w:rsidP="00E96717">
      <w:pPr>
        <w:numPr>
          <w:ilvl w:val="0"/>
          <w:numId w:val="16"/>
        </w:numPr>
        <w:spacing w:after="80"/>
      </w:pPr>
      <w:r w:rsidRPr="000C272C">
        <w:t>映射 DSS 模板 9 字段：来源=大表/PO 邮件/发票，Vendor BP 固定 191110260； 模板质量闸口校验必填与勾稽</w:t>
      </w:r>
    </w:p>
    <w:p w14:paraId="78DCE753" w14:textId="0CA5E8BA" w:rsidR="000C272C" w:rsidRPr="000C272C" w:rsidRDefault="000C272C" w:rsidP="00E96717">
      <w:pPr>
        <w:numPr>
          <w:ilvl w:val="0"/>
          <w:numId w:val="16"/>
        </w:numPr>
        <w:spacing w:after="80"/>
      </w:pPr>
      <w:r w:rsidRPr="000C272C">
        <w:t>模板按「PN_日期.xlsx」命名在 Portal 发布</w:t>
      </w:r>
    </w:p>
    <w:p w14:paraId="11141F91" w14:textId="1C13F0E1" w:rsidR="000C272C" w:rsidRPr="000C272C" w:rsidRDefault="000C272C" w:rsidP="00E96717">
      <w:pPr>
        <w:numPr>
          <w:ilvl w:val="0"/>
          <w:numId w:val="16"/>
        </w:numPr>
        <w:spacing w:after="80"/>
      </w:pPr>
      <w:r w:rsidRPr="000C272C">
        <w:t>收货记录登记：自动（RPA）与手工收货并列、手工不覆盖自动，自动行按 AWB+PO+Item 去重；收货记录含已收/订购/剩余，BU 可搜索导出</w:t>
      </w:r>
    </w:p>
    <w:p w14:paraId="352AD96A" w14:textId="4D181213" w:rsidR="00CD498A" w:rsidRDefault="000C272C" w:rsidP="00B30528">
      <w:pPr>
        <w:pStyle w:val="Heading2"/>
      </w:pPr>
      <w:r>
        <w:rPr>
          <w:rFonts w:hint="eastAsia"/>
        </w:rPr>
        <w:t>X</w:t>
      </w:r>
      <w:r w:rsidR="00DD21A1">
        <w:t>-</w:t>
      </w:r>
      <w:r>
        <w:rPr>
          <w:rFonts w:hint="eastAsia"/>
        </w:rPr>
        <w:t>entry 任务跟踪与重跑</w:t>
      </w:r>
    </w:p>
    <w:p w14:paraId="491374D9" w14:textId="3874D7EA" w:rsidR="001F0E13" w:rsidRDefault="001F0E13">
      <w:pPr>
        <w:spacing w:after="80"/>
      </w:pPr>
      <w:r w:rsidRPr="001F0E13">
        <w:t>作为进口操作员，我希望在工作台和任务中心看清每票送货邮件的处理状态，阻断和失败的票能按指引恢复，以便半天时延内结果可预期。</w:t>
      </w:r>
    </w:p>
    <w:p w14:paraId="71200BF6" w14:textId="77777777" w:rsidR="005B53A0" w:rsidRPr="005B53A0" w:rsidRDefault="005B53A0" w:rsidP="005B53A0">
      <w:pPr>
        <w:spacing w:after="80"/>
      </w:pPr>
      <w:r w:rsidRPr="005B53A0">
        <w:rPr>
          <w:b/>
          <w:bCs/>
        </w:rPr>
        <w:t>验收要点：</w:t>
      </w:r>
    </w:p>
    <w:p w14:paraId="7577E017" w14:textId="77777777" w:rsidR="005B53A0" w:rsidRPr="005B53A0" w:rsidRDefault="005B53A0" w:rsidP="00E96717">
      <w:pPr>
        <w:numPr>
          <w:ilvl w:val="0"/>
          <w:numId w:val="17"/>
        </w:numPr>
        <w:spacing w:after="80"/>
      </w:pPr>
      <w:r w:rsidRPr="005B53A0">
        <w:t>工作台按 Case5-X-entry 展示统计卡（含待人工处理聚合），点卡穿透任务中心</w:t>
      </w:r>
    </w:p>
    <w:p w14:paraId="12DCB8C9" w14:textId="77777777" w:rsidR="005B53A0" w:rsidRPr="005B53A0" w:rsidRDefault="005B53A0" w:rsidP="00E96717">
      <w:pPr>
        <w:numPr>
          <w:ilvl w:val="0"/>
          <w:numId w:val="17"/>
        </w:numPr>
        <w:spacing w:after="80"/>
      </w:pPr>
      <w:r w:rsidRPr="005B53A0">
        <w:t>任务中心：状态 chips、任务日历、执行时间/单号（AWB No.）筛选、批量下载/批量重跑/导出</w:t>
      </w:r>
    </w:p>
    <w:p w14:paraId="38A9B62F" w14:textId="55A11BDF" w:rsidR="005B53A0" w:rsidRPr="005B53A0" w:rsidRDefault="005B53A0" w:rsidP="00E96717">
      <w:pPr>
        <w:numPr>
          <w:ilvl w:val="0"/>
          <w:numId w:val="17"/>
        </w:numPr>
        <w:spacing w:after="80"/>
      </w:pPr>
      <w:r w:rsidRPr="005B53A0">
        <w:t>任务详情：节点轨迹（捕捉报关代理邮件 → 捕捉PO邮件 → 填入DSS导入模板 3 节点）、字段面板（含 SPM 截屏 OCR 字段与原文定位）、收货记录证据区、R# 历史切换只读</w:t>
      </w:r>
    </w:p>
    <w:p w14:paraId="2B070DAF" w14:textId="5481E479" w:rsidR="001F0E13" w:rsidRDefault="005B53A0" w:rsidP="00E96717">
      <w:pPr>
        <w:numPr>
          <w:ilvl w:val="0"/>
          <w:numId w:val="17"/>
        </w:numPr>
        <w:spacing w:after="80"/>
      </w:pPr>
      <w:r w:rsidRPr="005B53A0">
        <w:t>重跑：整单</w:t>
      </w:r>
      <w:r w:rsidR="001465A7">
        <w:rPr>
          <w:rFonts w:hint="eastAsia"/>
        </w:rPr>
        <w:t>/节点/批量</w:t>
      </w:r>
      <w:r w:rsidRPr="005B53A0">
        <w:t>重跑，生成 R#n+1（配置快照含模板+大表+规则版本、携带补录/修正值）ID No. 未录入的阻断票先拦截提示</w:t>
      </w:r>
    </w:p>
    <w:p w14:paraId="739B8611" w14:textId="4801541F" w:rsidR="004E13A9" w:rsidRDefault="004E13A9" w:rsidP="004E13A9">
      <w:pPr>
        <w:pStyle w:val="Heading2"/>
      </w:pPr>
      <w:r>
        <w:rPr>
          <w:rFonts w:hint="eastAsia"/>
        </w:rPr>
        <w:t>配置维护与上传中心</w:t>
      </w:r>
    </w:p>
    <w:p w14:paraId="7321D2A9" w14:textId="5E336F69" w:rsidR="004E13A9" w:rsidRDefault="00EC2147" w:rsidP="00EC2147">
      <w:r w:rsidRPr="00EC2147">
        <w:t>作为配置维护者，我希望 DSS 模板、诊断仪大表与调度参数在线版本化维护；作为进口操作员，我希望上传中心集中承载发票补传、手工收货、录入 ID No. 三类人工处置，以便配置不散落、处置有入口。</w:t>
      </w:r>
    </w:p>
    <w:p w14:paraId="5FC9D6A3" w14:textId="77777777" w:rsidR="00600DD4" w:rsidRPr="00600DD4" w:rsidRDefault="00600DD4" w:rsidP="00600DD4">
      <w:r w:rsidRPr="00600DD4">
        <w:rPr>
          <w:b/>
          <w:bCs/>
        </w:rPr>
        <w:t>验收要点：</w:t>
      </w:r>
    </w:p>
    <w:p w14:paraId="5D3C24AC" w14:textId="77777777" w:rsidR="00600DD4" w:rsidRPr="00600DD4" w:rsidRDefault="00600DD4" w:rsidP="00E96717">
      <w:pPr>
        <w:numPr>
          <w:ilvl w:val="0"/>
          <w:numId w:val="18"/>
        </w:numPr>
      </w:pPr>
      <w:r w:rsidRPr="00600DD4">
        <w:t>配置中心：DSS 导入模板两条（MBPLAP/X-entry 各一，9 列相同、Vendor BP 不同）+ 诊断仪大表 + 调度配置，版本化管理（上传新版本 v+1，旧版本可下载）</w:t>
      </w:r>
    </w:p>
    <w:p w14:paraId="6757C52E" w14:textId="75EB190F" w:rsidR="00600DD4" w:rsidRPr="00600DD4" w:rsidRDefault="00600DD4" w:rsidP="00E96717">
      <w:pPr>
        <w:numPr>
          <w:ilvl w:val="0"/>
          <w:numId w:val="18"/>
        </w:numPr>
      </w:pPr>
      <w:r w:rsidRPr="00600DD4">
        <w:t>配置生效语义=Run 启动快照，历史 Run 不重解释</w:t>
      </w:r>
    </w:p>
    <w:p w14:paraId="2D3468BA" w14:textId="77777777" w:rsidR="00600DD4" w:rsidRPr="00600DD4" w:rsidRDefault="00600DD4" w:rsidP="00E96717">
      <w:pPr>
        <w:numPr>
          <w:ilvl w:val="0"/>
          <w:numId w:val="18"/>
        </w:numPr>
      </w:pPr>
      <w:r w:rsidRPr="00600DD4">
        <w:t>上传中心三 Tab：进口发票补传（提交后自动触发整单重跑）/ 手工收货录入（PO 10 位+Part No.+数量，带联想校验）/ 录入 ID No.（4~8 位，随下次运行续跑），另附收货记录抽屉与提交记录</w:t>
      </w:r>
    </w:p>
    <w:p w14:paraId="4EA27A71" w14:textId="77777777" w:rsidR="00600DD4" w:rsidRPr="00600DD4" w:rsidRDefault="00600DD4" w:rsidP="00E96717">
      <w:pPr>
        <w:numPr>
          <w:ilvl w:val="0"/>
          <w:numId w:val="18"/>
        </w:numPr>
      </w:pPr>
      <w:r w:rsidRPr="00600DD4">
        <w:t>任务详情"去处理"带任务上下文自动定位上传中心对应 Tab 并锁定关联任务</w:t>
      </w:r>
    </w:p>
    <w:p w14:paraId="4A4016D8" w14:textId="77777777" w:rsidR="00600DD4" w:rsidRDefault="00600DD4" w:rsidP="00E96717">
      <w:pPr>
        <w:numPr>
          <w:ilvl w:val="0"/>
          <w:numId w:val="18"/>
        </w:numPr>
      </w:pPr>
      <w:r w:rsidRPr="00600DD4">
        <w:t>邮件中心仅 X-entry 两条监听规则可维护（启停/编辑写审计）；</w:t>
      </w:r>
      <w:r w:rsidRPr="00271688">
        <w:t>Case5 无邮件模板</w:t>
      </w:r>
      <w:r w:rsidRPr="00600DD4">
        <w:t>（不发通知邮件，结果=Portal 下载模板文件），触达业务的通道=站内提醒（5 类模板，点击跳详情）</w:t>
      </w:r>
    </w:p>
    <w:p w14:paraId="2AE92337" w14:textId="0C2B062D" w:rsidR="00271688" w:rsidRDefault="00271688" w:rsidP="00271688">
      <w:pPr>
        <w:pStyle w:val="Heading2"/>
      </w:pPr>
      <w:r>
        <w:rPr>
          <w:rFonts w:hint="eastAsia"/>
        </w:rPr>
        <w:t xml:space="preserve"> 存档与审计合规</w:t>
      </w:r>
    </w:p>
    <w:p w14:paraId="1FAB2E27" w14:textId="37FFD5F6" w:rsidR="00271688" w:rsidRPr="00271688" w:rsidRDefault="00742EEF" w:rsidP="00271688">
      <w:r w:rsidRPr="00742EEF">
        <w:t>作为审计员，我希望每票产出与原件按时间戳目录归档、只增不改，全量证据链与审计日志只读可查，以便合规审查有据可依。</w:t>
      </w:r>
    </w:p>
    <w:p w14:paraId="6F654CB2" w14:textId="77777777" w:rsidR="00742EEF" w:rsidRPr="00742EEF" w:rsidRDefault="00742EEF" w:rsidP="00742EEF">
      <w:r w:rsidRPr="00742EEF">
        <w:rPr>
          <w:b/>
          <w:bCs/>
        </w:rPr>
        <w:t>验收要点：</w:t>
      </w:r>
    </w:p>
    <w:p w14:paraId="1C3C3CCE" w14:textId="56D4EDD6" w:rsidR="00742EEF" w:rsidRPr="00742EEF" w:rsidRDefault="00742EEF" w:rsidP="00E96717">
      <w:pPr>
        <w:numPr>
          <w:ilvl w:val="0"/>
          <w:numId w:val="19"/>
        </w:numPr>
      </w:pPr>
      <w:r w:rsidRPr="00742EEF">
        <w:t>SharePoint 归档：&lt;支线&gt;\&lt;YYYYMMDD_HHmm&gt;\ 时间戳目录追加写入不覆盖，历史只读；仅归档已完成票产出（MBPLAP=模板文件；X-entry=模板+进口发票原件保持原名+报关代理附件）；同批次内重跑同名文件覆盖</w:t>
      </w:r>
    </w:p>
    <w:p w14:paraId="4DF5734B" w14:textId="77777777" w:rsidR="00742EEF" w:rsidRPr="00742EEF" w:rsidRDefault="00742EEF" w:rsidP="00E96717">
      <w:pPr>
        <w:numPr>
          <w:ilvl w:val="0"/>
          <w:numId w:val="19"/>
        </w:numPr>
      </w:pPr>
      <w:r w:rsidRPr="00742EEF">
        <w:t>根目录单独存放诊断仪大表；Share Point 页平台内只读浏览</w:t>
      </w:r>
    </w:p>
    <w:p w14:paraId="5C54D086" w14:textId="77777777" w:rsidR="00742EEF" w:rsidRPr="00742EEF" w:rsidRDefault="00742EEF" w:rsidP="00E96717">
      <w:pPr>
        <w:numPr>
          <w:ilvl w:val="0"/>
          <w:numId w:val="19"/>
        </w:numPr>
      </w:pPr>
      <w:r w:rsidRPr="00742EEF">
        <w:t>收货记录按 AWB+PO+Item 去重登记，自动/手工并列留痕</w:t>
      </w:r>
    </w:p>
    <w:p w14:paraId="3CD07B13" w14:textId="77777777" w:rsidR="00742EEF" w:rsidRPr="00742EEF" w:rsidRDefault="00742EEF" w:rsidP="00E96717">
      <w:pPr>
        <w:numPr>
          <w:ilvl w:val="0"/>
          <w:numId w:val="19"/>
        </w:numPr>
      </w:pPr>
      <w:r w:rsidRPr="00742EEF">
        <w:t>审计员全部页面只读，写接口服务端拒绝并记录决策；证据三类（EV-T/EV-P/EV-O）hash+WORM；审计日志五要素可搜索；关键参数（邮箱/路径/重试）配置化不硬编码、凭证不入日志</w:t>
      </w:r>
    </w:p>
    <w:p w14:paraId="34B4BB94" w14:textId="77777777" w:rsidR="00655E66" w:rsidRDefault="00655E66">
      <w:pPr>
        <w:rPr>
          <w:b/>
          <w:bCs/>
          <w:sz w:val="30"/>
          <w:szCs w:val="30"/>
        </w:rPr>
      </w:pPr>
      <w:r>
        <w:rPr>
          <w:rFonts w:hint="eastAsia"/>
        </w:rPr>
        <w:br w:type="page"/>
      </w:r>
    </w:p>
    <w:p w14:paraId="1BFDCA34" w14:textId="1B96F639" w:rsidR="00CD498A" w:rsidRDefault="00DD21A1" w:rsidP="00E96717">
      <w:pPr>
        <w:pStyle w:val="Heading1"/>
      </w:pPr>
      <w:r>
        <w:t>业务流程</w:t>
      </w:r>
    </w:p>
    <w:p w14:paraId="1B1B7E33" w14:textId="77777777" w:rsidR="00A61248" w:rsidRPr="00A61248" w:rsidRDefault="00A61248" w:rsidP="00E96717">
      <w:pPr>
        <w:pStyle w:val="ListParagraph"/>
        <w:numPr>
          <w:ilvl w:val="0"/>
          <w:numId w:val="8"/>
        </w:numPr>
        <w:spacing w:before="220" w:after="120"/>
        <w:outlineLvl w:val="1"/>
        <w:rPr>
          <w:b/>
          <w:bCs/>
          <w:vanish/>
          <w:color w:val="000000" w:themeColor="text1"/>
          <w:sz w:val="26"/>
          <w:szCs w:val="26"/>
        </w:rPr>
      </w:pPr>
    </w:p>
    <w:p w14:paraId="7242DCEB" w14:textId="0FC3A312" w:rsidR="00CD498A" w:rsidRDefault="00DD21A1" w:rsidP="00A61248">
      <w:pPr>
        <w:pStyle w:val="Heading2"/>
      </w:pPr>
      <w:r>
        <w:t>整体流程图</w:t>
      </w:r>
    </w:p>
    <w:p w14:paraId="0A220DC6" w14:textId="405ED828" w:rsidR="00CD498A" w:rsidRDefault="32F4042A" w:rsidP="6D551B84">
      <w:pPr>
        <w:spacing w:after="80"/>
      </w:pPr>
      <w:r>
        <w:t>泳道</w:t>
      </w:r>
      <w:r w:rsidR="005318D2">
        <w:t>：</w:t>
      </w:r>
      <w:r>
        <w:t>触发与人工 / MBPTS 平台 / IES+ 系统 / 邮件·大表·归档。</w:t>
      </w:r>
    </w:p>
    <w:p w14:paraId="2A69BE13" w14:textId="77777777" w:rsidR="004250B3" w:rsidRPr="004250B3" w:rsidRDefault="004250B3" w:rsidP="004250B3">
      <w:pPr>
        <w:pStyle w:val="ListParagraph"/>
        <w:numPr>
          <w:ilvl w:val="0"/>
          <w:numId w:val="22"/>
        </w:numPr>
        <w:spacing w:before="180" w:after="100"/>
        <w:outlineLvl w:val="2"/>
        <w:rPr>
          <w:b/>
          <w:bCs/>
          <w:vanish/>
          <w:color w:val="000000" w:themeColor="text1"/>
          <w:sz w:val="23"/>
          <w:szCs w:val="23"/>
        </w:rPr>
      </w:pPr>
    </w:p>
    <w:p w14:paraId="602895A6" w14:textId="77777777" w:rsidR="004250B3" w:rsidRPr="004250B3" w:rsidRDefault="004250B3" w:rsidP="004250B3">
      <w:pPr>
        <w:pStyle w:val="ListParagraph"/>
        <w:numPr>
          <w:ilvl w:val="0"/>
          <w:numId w:val="22"/>
        </w:numPr>
        <w:spacing w:before="180" w:after="100"/>
        <w:outlineLvl w:val="2"/>
        <w:rPr>
          <w:b/>
          <w:bCs/>
          <w:vanish/>
          <w:color w:val="000000" w:themeColor="text1"/>
          <w:sz w:val="23"/>
          <w:szCs w:val="23"/>
        </w:rPr>
      </w:pPr>
    </w:p>
    <w:p w14:paraId="340CD76C" w14:textId="77777777" w:rsidR="004250B3" w:rsidRPr="004250B3" w:rsidRDefault="004250B3" w:rsidP="004250B3">
      <w:pPr>
        <w:pStyle w:val="ListParagraph"/>
        <w:numPr>
          <w:ilvl w:val="0"/>
          <w:numId w:val="22"/>
        </w:numPr>
        <w:spacing w:before="180" w:after="100"/>
        <w:outlineLvl w:val="2"/>
        <w:rPr>
          <w:b/>
          <w:bCs/>
          <w:vanish/>
          <w:color w:val="000000" w:themeColor="text1"/>
          <w:sz w:val="23"/>
          <w:szCs w:val="23"/>
        </w:rPr>
      </w:pPr>
    </w:p>
    <w:p w14:paraId="049C8BC5" w14:textId="77777777" w:rsidR="004250B3" w:rsidRPr="004250B3" w:rsidRDefault="004250B3" w:rsidP="004250B3">
      <w:pPr>
        <w:pStyle w:val="ListParagraph"/>
        <w:numPr>
          <w:ilvl w:val="0"/>
          <w:numId w:val="22"/>
        </w:numPr>
        <w:spacing w:before="180" w:after="100"/>
        <w:outlineLvl w:val="2"/>
        <w:rPr>
          <w:b/>
          <w:bCs/>
          <w:vanish/>
          <w:color w:val="000000" w:themeColor="text1"/>
          <w:sz w:val="23"/>
          <w:szCs w:val="23"/>
        </w:rPr>
      </w:pPr>
    </w:p>
    <w:p w14:paraId="2412D34B" w14:textId="77777777" w:rsidR="004250B3" w:rsidRPr="004250B3" w:rsidRDefault="004250B3" w:rsidP="004250B3">
      <w:pPr>
        <w:pStyle w:val="ListParagraph"/>
        <w:numPr>
          <w:ilvl w:val="0"/>
          <w:numId w:val="22"/>
        </w:numPr>
        <w:spacing w:before="180" w:after="100"/>
        <w:outlineLvl w:val="2"/>
        <w:rPr>
          <w:b/>
          <w:bCs/>
          <w:vanish/>
          <w:color w:val="000000" w:themeColor="text1"/>
          <w:sz w:val="23"/>
          <w:szCs w:val="23"/>
        </w:rPr>
      </w:pPr>
    </w:p>
    <w:p w14:paraId="2603A624" w14:textId="77777777" w:rsidR="004250B3" w:rsidRPr="004250B3" w:rsidRDefault="004250B3" w:rsidP="004250B3">
      <w:pPr>
        <w:pStyle w:val="ListParagraph"/>
        <w:numPr>
          <w:ilvl w:val="0"/>
          <w:numId w:val="22"/>
        </w:numPr>
        <w:spacing w:before="180" w:after="100"/>
        <w:outlineLvl w:val="2"/>
        <w:rPr>
          <w:b/>
          <w:bCs/>
          <w:vanish/>
          <w:color w:val="000000" w:themeColor="text1"/>
          <w:sz w:val="23"/>
          <w:szCs w:val="23"/>
        </w:rPr>
      </w:pPr>
    </w:p>
    <w:p w14:paraId="1CBFAF9E" w14:textId="77777777" w:rsidR="004250B3" w:rsidRPr="004250B3" w:rsidRDefault="004250B3" w:rsidP="004250B3">
      <w:pPr>
        <w:pStyle w:val="ListParagraph"/>
        <w:numPr>
          <w:ilvl w:val="1"/>
          <w:numId w:val="22"/>
        </w:numPr>
        <w:spacing w:before="180" w:after="100"/>
        <w:outlineLvl w:val="2"/>
        <w:rPr>
          <w:b/>
          <w:bCs/>
          <w:vanish/>
          <w:color w:val="000000" w:themeColor="text1"/>
          <w:sz w:val="23"/>
          <w:szCs w:val="23"/>
        </w:rPr>
      </w:pPr>
    </w:p>
    <w:p w14:paraId="0E88A41D" w14:textId="25D83E56" w:rsidR="00CD498A" w:rsidRDefault="32F4042A" w:rsidP="004250B3">
      <w:pPr>
        <w:pStyle w:val="Heading3"/>
      </w:pPr>
      <w:r w:rsidRPr="7D5F5B4C">
        <w:t>MBPLAP 支线</w:t>
      </w:r>
    </w:p>
    <w:p w14:paraId="2B0C9A78" w14:textId="379ACB6F" w:rsidR="00CD498A" w:rsidRDefault="0F746936" w:rsidP="7D5F5B4C">
      <w:pPr>
        <w:spacing w:before="120" w:after="60"/>
        <w:jc w:val="center"/>
      </w:pPr>
      <w:r>
        <w:rPr>
          <w:noProof/>
        </w:rPr>
        <w:drawing>
          <wp:inline distT="0" distB="0" distL="0" distR="0" wp14:anchorId="5ABDE61F" wp14:editId="410A7C95">
            <wp:extent cx="5724525" cy="2895600"/>
            <wp:effectExtent l="0" t="0" r="0" b="0"/>
            <wp:docPr id="2898908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890805" name="Picture 28989080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2F4042A" w:rsidRPr="7D5F5B4C">
        <w:rPr>
          <w:color w:val="808080" w:themeColor="background1" w:themeShade="80"/>
          <w:sz w:val="16"/>
          <w:szCs w:val="16"/>
        </w:rPr>
        <w:t>MBPLAP 支线流程</w:t>
      </w:r>
    </w:p>
    <w:p w14:paraId="1D8EAE56" w14:textId="73DC2807" w:rsidR="00CD498A" w:rsidRDefault="32F4042A" w:rsidP="004250B3">
      <w:pPr>
        <w:pStyle w:val="Heading3"/>
      </w:pPr>
      <w:r w:rsidRPr="7D5F5B4C">
        <w:t>X-entry 支线</w:t>
      </w:r>
    </w:p>
    <w:p w14:paraId="1CD884A8" w14:textId="77B03118" w:rsidR="00CD498A" w:rsidRDefault="0B67C2F5" w:rsidP="7D5F5B4C">
      <w:pPr>
        <w:spacing w:before="120" w:after="60"/>
        <w:jc w:val="center"/>
      </w:pPr>
      <w:r>
        <w:rPr>
          <w:noProof/>
        </w:rPr>
        <w:drawing>
          <wp:inline distT="0" distB="0" distL="0" distR="0" wp14:anchorId="587D239F" wp14:editId="37C01286">
            <wp:extent cx="5724525" cy="2571750"/>
            <wp:effectExtent l="0" t="0" r="0" b="0"/>
            <wp:docPr id="111838994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389945" name="Picture 111838994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2F4042A" w:rsidRPr="7D5F5B4C">
        <w:rPr>
          <w:color w:val="808080" w:themeColor="background1" w:themeShade="80"/>
          <w:sz w:val="16"/>
          <w:szCs w:val="16"/>
        </w:rPr>
        <w:t>X-entry 支线流程</w:t>
      </w:r>
    </w:p>
    <w:p w14:paraId="6696AB93" w14:textId="77777777" w:rsidR="00310276" w:rsidRPr="00310276" w:rsidRDefault="00310276" w:rsidP="00E96717">
      <w:pPr>
        <w:pStyle w:val="ListParagraph"/>
        <w:numPr>
          <w:ilvl w:val="0"/>
          <w:numId w:val="9"/>
        </w:numPr>
        <w:spacing w:before="180" w:after="100"/>
        <w:outlineLvl w:val="2"/>
        <w:rPr>
          <w:b/>
          <w:bCs/>
          <w:vanish/>
          <w:color w:val="000000" w:themeColor="text1"/>
          <w:sz w:val="23"/>
          <w:szCs w:val="23"/>
        </w:rPr>
      </w:pPr>
    </w:p>
    <w:p w14:paraId="075BDB05" w14:textId="77777777" w:rsidR="00310276" w:rsidRPr="00310276" w:rsidRDefault="00310276" w:rsidP="00E96717">
      <w:pPr>
        <w:pStyle w:val="ListParagraph"/>
        <w:numPr>
          <w:ilvl w:val="0"/>
          <w:numId w:val="9"/>
        </w:numPr>
        <w:spacing w:before="180" w:after="100"/>
        <w:outlineLvl w:val="2"/>
        <w:rPr>
          <w:b/>
          <w:bCs/>
          <w:vanish/>
          <w:color w:val="000000" w:themeColor="text1"/>
          <w:sz w:val="23"/>
          <w:szCs w:val="23"/>
        </w:rPr>
      </w:pPr>
    </w:p>
    <w:p w14:paraId="69FA9301" w14:textId="77777777" w:rsidR="00310276" w:rsidRPr="00310276" w:rsidRDefault="00310276" w:rsidP="00E96717">
      <w:pPr>
        <w:pStyle w:val="ListParagraph"/>
        <w:numPr>
          <w:ilvl w:val="1"/>
          <w:numId w:val="9"/>
        </w:numPr>
        <w:spacing w:before="180" w:after="100"/>
        <w:outlineLvl w:val="2"/>
        <w:rPr>
          <w:b/>
          <w:bCs/>
          <w:vanish/>
          <w:color w:val="000000" w:themeColor="text1"/>
          <w:sz w:val="23"/>
          <w:szCs w:val="23"/>
        </w:rPr>
      </w:pPr>
    </w:p>
    <w:p w14:paraId="1508F4B5" w14:textId="30EE5461" w:rsidR="00CD498A" w:rsidRDefault="00470FCE" w:rsidP="00F268C0">
      <w:pPr>
        <w:pStyle w:val="Heading3"/>
      </w:pPr>
      <w:r>
        <w:rPr>
          <w:rFonts w:hint="eastAsia"/>
        </w:rPr>
        <w:t>分阶段说明</w:t>
      </w:r>
    </w:p>
    <w:p w14:paraId="329B8D64" w14:textId="77777777" w:rsidR="00044EE7" w:rsidRDefault="00044EE7" w:rsidP="00044EE7">
      <w:pPr>
        <w:spacing w:after="80"/>
      </w:pPr>
      <w:r>
        <w:rPr>
          <w:b/>
          <w:bCs/>
        </w:rPr>
        <w:t>MBPLAP(票 = 分单号 HAWB/BL No.)</w:t>
      </w:r>
    </w:p>
    <w:tbl>
      <w:tblPr>
        <w:tblStyle w:val="GridTable4-Accent1"/>
        <w:tblW w:w="8926" w:type="dxa"/>
        <w:tblLook w:val="04A0" w:firstRow="1" w:lastRow="0" w:firstColumn="1" w:lastColumn="0" w:noHBand="0" w:noVBand="1"/>
      </w:tblPr>
      <w:tblGrid>
        <w:gridCol w:w="3008"/>
        <w:gridCol w:w="5918"/>
      </w:tblGrid>
      <w:tr w:rsidR="00950596" w14:paraId="4F6FB148" w14:textId="77777777" w:rsidTr="009505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14:paraId="148C15C4" w14:textId="77777777" w:rsidR="00950596" w:rsidRDefault="00950596">
            <w:r>
              <w:rPr>
                <w:sz w:val="16"/>
                <w:szCs w:val="16"/>
              </w:rPr>
              <w:t>阶段</w:t>
            </w:r>
          </w:p>
        </w:tc>
        <w:tc>
          <w:tcPr>
            <w:tcW w:w="5918" w:type="dxa"/>
          </w:tcPr>
          <w:p w14:paraId="6F489B03" w14:textId="77777777" w:rsidR="00950596" w:rsidRDefault="009505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说明</w:t>
            </w:r>
          </w:p>
        </w:tc>
      </w:tr>
      <w:tr w:rsidR="00950596" w14:paraId="07FF222C" w14:textId="77777777" w:rsidTr="009505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14:paraId="0AF10647" w14:textId="77777777" w:rsidR="00950596" w:rsidRDefault="00950596">
            <w:r>
              <w:rPr>
                <w:sz w:val="16"/>
                <w:szCs w:val="16"/>
              </w:rPr>
              <w:t>触发</w:t>
            </w:r>
          </w:p>
        </w:tc>
        <w:tc>
          <w:tcPr>
            <w:tcW w:w="5918" w:type="dxa"/>
          </w:tcPr>
          <w:p w14:paraId="6E4C8109" w14:textId="37BFF142" w:rsidR="00950596" w:rsidRDefault="009505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每日 12</w:t>
            </w:r>
            <w:r w:rsidR="005318D2">
              <w:rPr>
                <w:sz w:val="16"/>
                <w:szCs w:val="16"/>
              </w:rPr>
              <w:t>：</w:t>
            </w:r>
            <w:r>
              <w:rPr>
                <w:sz w:val="16"/>
                <w:szCs w:val="16"/>
              </w:rPr>
              <w:t>00/17</w:t>
            </w:r>
            <w:r w:rsidR="005318D2">
              <w:rPr>
                <w:sz w:val="16"/>
                <w:szCs w:val="16"/>
              </w:rPr>
              <w:t>：</w:t>
            </w:r>
            <w:r>
              <w:rPr>
                <w:sz w:val="16"/>
                <w:szCs w:val="16"/>
              </w:rPr>
              <w:t>00 定时(可配置)</w:t>
            </w:r>
            <w:r w:rsidR="005318D2">
              <w:rPr>
                <w:sz w:val="16"/>
                <w:szCs w:val="16"/>
              </w:rPr>
              <w:t>；</w:t>
            </w:r>
            <w:r>
              <w:rPr>
                <w:b/>
                <w:bCs/>
                <w:sz w:val="16"/>
                <w:szCs w:val="16"/>
              </w:rPr>
              <w:t>17</w:t>
            </w:r>
            <w:r w:rsidR="005318D2">
              <w:rPr>
                <w:b/>
                <w:bCs/>
                <w:sz w:val="16"/>
                <w:szCs w:val="16"/>
              </w:rPr>
              <w:t>：</w:t>
            </w:r>
            <w:r>
              <w:rPr>
                <w:b/>
                <w:bCs/>
                <w:sz w:val="16"/>
                <w:szCs w:val="16"/>
              </w:rPr>
              <w:t>00 剔除 12</w:t>
            </w:r>
            <w:r w:rsidR="005318D2">
              <w:rPr>
                <w:b/>
                <w:bCs/>
                <w:sz w:val="16"/>
                <w:szCs w:val="16"/>
              </w:rPr>
              <w:t>：</w:t>
            </w:r>
            <w:r>
              <w:rPr>
                <w:b/>
                <w:bCs/>
                <w:sz w:val="16"/>
                <w:szCs w:val="16"/>
              </w:rPr>
              <w:t>00 已成功运行分单号</w:t>
            </w:r>
            <w:r w:rsidR="005318D2">
              <w:rPr>
                <w:sz w:val="16"/>
                <w:szCs w:val="16"/>
              </w:rPr>
              <w:t>；</w:t>
            </w:r>
            <w:r>
              <w:rPr>
                <w:sz w:val="16"/>
                <w:szCs w:val="16"/>
              </w:rPr>
              <w:t>手动批量重提交随下次定时运行</w:t>
            </w:r>
          </w:p>
        </w:tc>
      </w:tr>
      <w:tr w:rsidR="00950596" w14:paraId="35F6797C" w14:textId="77777777" w:rsidTr="009505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14:paraId="61CE94AD" w14:textId="77777777" w:rsidR="00950596" w:rsidRDefault="00950596">
            <w:r>
              <w:rPr>
                <w:sz w:val="16"/>
                <w:szCs w:val="16"/>
              </w:rPr>
              <w:t>预报导出</w:t>
            </w:r>
          </w:p>
        </w:tc>
        <w:tc>
          <w:tcPr>
            <w:tcW w:w="5918" w:type="dxa"/>
          </w:tcPr>
          <w:p w14:paraId="74A9ED03" w14:textId="79809D1E" w:rsidR="00950596" w:rsidRDefault="009505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IES+ 进口预报批量导出(Supplier=MBPLAP ∧ Pre-alert creation=当日)→ 取分单号</w:t>
            </w:r>
            <w:r w:rsidR="005318D2">
              <w:rPr>
                <w:sz w:val="16"/>
                <w:szCs w:val="16"/>
              </w:rPr>
              <w:t>，</w:t>
            </w:r>
            <w:r>
              <w:rPr>
                <w:b/>
                <w:bCs/>
                <w:sz w:val="16"/>
                <w:szCs w:val="16"/>
              </w:rPr>
              <w:t>逐分单号建 Task+R#1(建票时机=登记即建)</w:t>
            </w:r>
            <w:r w:rsidR="005318D2">
              <w:rPr>
                <w:sz w:val="16"/>
                <w:szCs w:val="16"/>
              </w:rPr>
              <w:t>；</w:t>
            </w:r>
            <w:r>
              <w:rPr>
                <w:sz w:val="16"/>
                <w:szCs w:val="16"/>
              </w:rPr>
              <w:t>当日无数据→台账记录、成功终态</w:t>
            </w:r>
          </w:p>
        </w:tc>
      </w:tr>
      <w:tr w:rsidR="00950596" w14:paraId="183BDB50" w14:textId="77777777" w:rsidTr="009505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14:paraId="4B9F6B61" w14:textId="77777777" w:rsidR="00950596" w:rsidRDefault="00950596">
            <w:r>
              <w:rPr>
                <w:sz w:val="16"/>
                <w:szCs w:val="16"/>
              </w:rPr>
              <w:t>发票导出</w:t>
            </w:r>
          </w:p>
        </w:tc>
        <w:tc>
          <w:tcPr>
            <w:tcW w:w="5918" w:type="dxa"/>
          </w:tcPr>
          <w:p w14:paraId="6B96EE2B" w14:textId="2F61F820" w:rsidR="00950596" w:rsidRDefault="009505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HAWB 批量粘贴查询</w:t>
            </w:r>
            <w:r w:rsidR="005318D2">
              <w:rPr>
                <w:sz w:val="16"/>
                <w:szCs w:val="16"/>
              </w:rPr>
              <w:t>，</w:t>
            </w:r>
            <w:r>
              <w:rPr>
                <w:sz w:val="16"/>
                <w:szCs w:val="16"/>
              </w:rPr>
              <w:t>发票信息按 PN 级模板全部导出</w:t>
            </w:r>
          </w:p>
        </w:tc>
      </w:tr>
      <w:tr w:rsidR="00950596" w14:paraId="5C75F856" w14:textId="77777777" w:rsidTr="009505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14:paraId="4B5950EC" w14:textId="77777777" w:rsidR="00950596" w:rsidRDefault="00950596">
            <w:r>
              <w:rPr>
                <w:sz w:val="16"/>
                <w:szCs w:val="16"/>
              </w:rPr>
              <w:t>模板生成</w:t>
            </w:r>
          </w:p>
        </w:tc>
        <w:tc>
          <w:tcPr>
            <w:tcW w:w="5918" w:type="dxa"/>
          </w:tcPr>
          <w:p w14:paraId="6C9648DB" w14:textId="7022C1E0" w:rsidR="00950596" w:rsidRDefault="009505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按合并键(同发票号+同 Order No.+同 Part No.)加总 Qty</w:t>
            </w:r>
            <w:r w:rsidR="005318D2">
              <w:rPr>
                <w:sz w:val="16"/>
                <w:szCs w:val="16"/>
              </w:rPr>
              <w:t>，</w:t>
            </w:r>
            <w:r>
              <w:rPr>
                <w:sz w:val="16"/>
                <w:szCs w:val="16"/>
              </w:rPr>
              <w:t>映射 9 字段</w:t>
            </w:r>
            <w:r w:rsidR="005318D2">
              <w:rPr>
                <w:sz w:val="16"/>
                <w:szCs w:val="16"/>
              </w:rPr>
              <w:t>；</w:t>
            </w:r>
            <w:r>
              <w:rPr>
                <w:sz w:val="16"/>
                <w:szCs w:val="16"/>
              </w:rPr>
              <w:t>Order No. 缺失行记 Remark 不阻塞</w:t>
            </w:r>
            <w:r w:rsidR="005318D2">
              <w:rPr>
                <w:sz w:val="16"/>
                <w:szCs w:val="16"/>
              </w:rPr>
              <w:t>；</w:t>
            </w:r>
            <w:r>
              <w:rPr>
                <w:sz w:val="16"/>
                <w:szCs w:val="16"/>
              </w:rPr>
              <w:t>命名「提单号_发票号」</w:t>
            </w:r>
          </w:p>
        </w:tc>
      </w:tr>
      <w:tr w:rsidR="00950596" w14:paraId="7812AFE2" w14:textId="77777777" w:rsidTr="009505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14:paraId="34C4E1F8" w14:textId="77777777" w:rsidR="00950596" w:rsidRDefault="00950596">
            <w:r>
              <w:rPr>
                <w:sz w:val="16"/>
                <w:szCs w:val="16"/>
              </w:rPr>
              <w:t>输出</w:t>
            </w:r>
          </w:p>
        </w:tc>
        <w:tc>
          <w:tcPr>
            <w:tcW w:w="5918" w:type="dxa"/>
          </w:tcPr>
          <w:p w14:paraId="10AA808F" w14:textId="154C2D1B" w:rsidR="00950596" w:rsidRDefault="009505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模板发布 Portal 可下载</w:t>
            </w:r>
            <w:r w:rsidR="005318D2">
              <w:rPr>
                <w:sz w:val="16"/>
                <w:szCs w:val="16"/>
              </w:rPr>
              <w:t>；</w:t>
            </w:r>
            <w:r>
              <w:rPr>
                <w:sz w:val="16"/>
                <w:szCs w:val="16"/>
              </w:rPr>
              <w:t xml:space="preserve">归档 SharePoint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MBPLAP\&lt;YYYYMMDD_HHmm&gt;\</w:t>
            </w:r>
          </w:p>
        </w:tc>
      </w:tr>
    </w:tbl>
    <w:p w14:paraId="7FF279AC" w14:textId="77777777" w:rsidR="00044EE7" w:rsidRDefault="00044EE7" w:rsidP="00044EE7"/>
    <w:p w14:paraId="1432C894" w14:textId="77777777" w:rsidR="00044EE7" w:rsidRDefault="00044EE7" w:rsidP="00044EE7">
      <w:pPr>
        <w:spacing w:after="80"/>
      </w:pPr>
      <w:r>
        <w:rPr>
          <w:b/>
          <w:bCs/>
        </w:rPr>
        <w:t>X-entry(票 = 运单号 AWB No.)</w:t>
      </w:r>
    </w:p>
    <w:tbl>
      <w:tblPr>
        <w:tblStyle w:val="GridTable4-Accent1"/>
        <w:tblW w:w="8926" w:type="dxa"/>
        <w:tblLook w:val="04A0" w:firstRow="1" w:lastRow="0" w:firstColumn="1" w:lastColumn="0" w:noHBand="0" w:noVBand="1"/>
      </w:tblPr>
      <w:tblGrid>
        <w:gridCol w:w="3008"/>
        <w:gridCol w:w="5918"/>
      </w:tblGrid>
      <w:tr w:rsidR="00950596" w14:paraId="4CA61CCC" w14:textId="77777777" w:rsidTr="009505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14:paraId="7B458A70" w14:textId="77777777" w:rsidR="00950596" w:rsidRDefault="00950596">
            <w:r>
              <w:rPr>
                <w:sz w:val="16"/>
                <w:szCs w:val="16"/>
              </w:rPr>
              <w:t>阶段</w:t>
            </w:r>
          </w:p>
        </w:tc>
        <w:tc>
          <w:tcPr>
            <w:tcW w:w="5918" w:type="dxa"/>
          </w:tcPr>
          <w:p w14:paraId="7568B2F3" w14:textId="77777777" w:rsidR="00950596" w:rsidRDefault="009505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说明</w:t>
            </w:r>
          </w:p>
        </w:tc>
      </w:tr>
      <w:tr w:rsidR="00950596" w14:paraId="415E867B" w14:textId="77777777" w:rsidTr="009505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14:paraId="1BAB9627" w14:textId="77777777" w:rsidR="00950596" w:rsidRDefault="00950596">
            <w:r>
              <w:rPr>
                <w:sz w:val="16"/>
                <w:szCs w:val="16"/>
              </w:rPr>
              <w:t>触发</w:t>
            </w:r>
          </w:p>
        </w:tc>
        <w:tc>
          <w:tcPr>
            <w:tcW w:w="5918" w:type="dxa"/>
          </w:tcPr>
          <w:p w14:paraId="0570544B" w14:textId="4CA97267" w:rsidR="00950596" w:rsidRDefault="009505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公邮监控</w:t>
            </w:r>
            <w:r w:rsidR="005318D2">
              <w:rPr>
                <w:sz w:val="16"/>
                <w:szCs w:val="16"/>
              </w:rPr>
              <w:t>：</w:t>
            </w:r>
            <w:r>
              <w:rPr>
                <w:sz w:val="16"/>
                <w:szCs w:val="16"/>
              </w:rPr>
              <w:t>送货邮件(@bjfcl.com ∧「快件签收单」)</w:t>
            </w:r>
            <w:r>
              <w:rPr>
                <w:b/>
                <w:bCs/>
                <w:sz w:val="16"/>
                <w:szCs w:val="16"/>
              </w:rPr>
              <w:t>主触发</w:t>
            </w:r>
            <w:r w:rsidR="005318D2">
              <w:rPr>
                <w:b/>
                <w:bCs/>
                <w:sz w:val="16"/>
                <w:szCs w:val="16"/>
              </w:rPr>
              <w:t>，</w:t>
            </w:r>
            <w:r>
              <w:rPr>
                <w:b/>
                <w:bCs/>
                <w:sz w:val="16"/>
                <w:szCs w:val="16"/>
              </w:rPr>
              <w:t>收单即建 Task</w:t>
            </w:r>
            <w:r w:rsidR="005318D2">
              <w:rPr>
                <w:sz w:val="16"/>
                <w:szCs w:val="16"/>
              </w:rPr>
              <w:t>；</w:t>
            </w:r>
            <w:r>
              <w:rPr>
                <w:sz w:val="16"/>
                <w:szCs w:val="16"/>
              </w:rPr>
              <w:t>IMS PO 邮件按 PO 号归并</w:t>
            </w:r>
            <w:r w:rsidR="005318D2">
              <w:rPr>
                <w:sz w:val="16"/>
                <w:szCs w:val="16"/>
              </w:rPr>
              <w:t>；</w:t>
            </w:r>
            <w:r>
              <w:rPr>
                <w:sz w:val="16"/>
                <w:szCs w:val="16"/>
              </w:rPr>
              <w:t>PO 邮件未到→挂 WAIT_INPUT 等齐续跑</w:t>
            </w:r>
            <w:r w:rsidR="005318D2">
              <w:rPr>
                <w:sz w:val="16"/>
                <w:szCs w:val="16"/>
              </w:rPr>
              <w:t>；</w:t>
            </w:r>
            <w:r>
              <w:rPr>
                <w:sz w:val="16"/>
                <w:szCs w:val="16"/>
              </w:rPr>
              <w:t>两个人工节点</w:t>
            </w:r>
            <w:r w:rsidR="005318D2">
              <w:rPr>
                <w:sz w:val="16"/>
                <w:szCs w:val="16"/>
              </w:rPr>
              <w:t>：</w:t>
            </w:r>
            <w:r>
              <w:rPr>
                <w:sz w:val="16"/>
                <w:szCs w:val="16"/>
              </w:rPr>
              <w:t>H01 补录 ID No.、H02 手工收货录入</w:t>
            </w:r>
          </w:p>
        </w:tc>
      </w:tr>
      <w:tr w:rsidR="00950596" w14:paraId="6DEF6B2F" w14:textId="77777777" w:rsidTr="009505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14:paraId="6259F03A" w14:textId="77777777" w:rsidR="00950596" w:rsidRDefault="00950596">
            <w:r>
              <w:rPr>
                <w:sz w:val="16"/>
                <w:szCs w:val="16"/>
              </w:rPr>
              <w:t>大表查询</w:t>
            </w:r>
          </w:p>
        </w:tc>
        <w:tc>
          <w:tcPr>
            <w:tcW w:w="5918" w:type="dxa"/>
          </w:tcPr>
          <w:p w14:paraId="56574B45" w14:textId="7D98F177" w:rsidR="00950596" w:rsidRDefault="009505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按 AWB 查诊断仪大表</w:t>
            </w:r>
            <w:r w:rsidR="005318D2">
              <w:rPr>
                <w:sz w:val="16"/>
                <w:szCs w:val="16"/>
              </w:rPr>
              <w:t>：</w:t>
            </w:r>
            <w:r>
              <w:rPr>
                <w:sz w:val="16"/>
                <w:szCs w:val="16"/>
              </w:rPr>
              <w:t>PN(D 列)、QTY(F 列多行加总)、ID No.(J 列)</w:t>
            </w:r>
          </w:p>
        </w:tc>
      </w:tr>
      <w:tr w:rsidR="00950596" w14:paraId="34866CC0" w14:textId="77777777" w:rsidTr="009505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14:paraId="14EFD11B" w14:textId="77777777" w:rsidR="00950596" w:rsidRDefault="00950596">
            <w:r>
              <w:rPr>
                <w:sz w:val="16"/>
                <w:szCs w:val="16"/>
              </w:rPr>
              <w:t>PO 判定</w:t>
            </w:r>
          </w:p>
        </w:tc>
        <w:tc>
          <w:tcPr>
            <w:tcW w:w="5918" w:type="dxa"/>
          </w:tcPr>
          <w:p w14:paraId="57BACE3A" w14:textId="403DEB7C" w:rsidR="00950596" w:rsidRDefault="009505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ID No.→大表灰色区 M 列 MBPTS PO</w:t>
            </w:r>
            <w:r w:rsidR="005318D2">
              <w:rPr>
                <w:sz w:val="16"/>
                <w:szCs w:val="16"/>
              </w:rPr>
              <w:t>；</w:t>
            </w:r>
            <w:r>
              <w:rPr>
                <w:b/>
                <w:bCs/>
                <w:sz w:val="16"/>
                <w:szCs w:val="16"/>
              </w:rPr>
              <w:t>空→硬阻断转人工(挂起+提醒)→H01 上传中心补录 ID No.→</w:t>
            </w:r>
            <w:r>
              <w:rPr>
                <w:rFonts w:hint="eastAsia"/>
                <w:b/>
                <w:bCs/>
                <w:sz w:val="16"/>
                <w:szCs w:val="16"/>
              </w:rPr>
              <w:t>修正后可立即重跑</w:t>
            </w:r>
          </w:p>
        </w:tc>
      </w:tr>
      <w:tr w:rsidR="00950596" w14:paraId="13EC183A" w14:textId="77777777" w:rsidTr="009505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14:paraId="2406C7E3" w14:textId="77777777" w:rsidR="00950596" w:rsidRDefault="00950596">
            <w:r>
              <w:rPr>
                <w:sz w:val="16"/>
                <w:szCs w:val="16"/>
              </w:rPr>
              <w:t>PO 邮件与发票</w:t>
            </w:r>
          </w:p>
        </w:tc>
        <w:tc>
          <w:tcPr>
            <w:tcW w:w="5918" w:type="dxa"/>
          </w:tcPr>
          <w:p w14:paraId="2DA7A831" w14:textId="1CB3E782" w:rsidR="00950596" w:rsidRDefault="009505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按 PO 号搜 PO 邮件(标题/正文)</w:t>
            </w:r>
            <w:r w:rsidR="005318D2">
              <w:rPr>
                <w:sz w:val="16"/>
                <w:szCs w:val="16"/>
              </w:rPr>
              <w:t>，</w:t>
            </w:r>
            <w:r>
              <w:rPr>
                <w:sz w:val="16"/>
                <w:szCs w:val="16"/>
              </w:rPr>
              <w:t>SPM 截屏取 Item Number 列</w:t>
            </w:r>
            <w:r w:rsidR="005318D2">
              <w:rPr>
                <w:sz w:val="16"/>
                <w:szCs w:val="16"/>
              </w:rPr>
              <w:t>；</w:t>
            </w:r>
            <w:r>
              <w:rPr>
                <w:sz w:val="16"/>
                <w:szCs w:val="16"/>
              </w:rPr>
              <w:t>系统库按 AWB 查进口发票(缺失→引导补传后整单重跑)</w:t>
            </w:r>
          </w:p>
        </w:tc>
      </w:tr>
      <w:tr w:rsidR="00950596" w14:paraId="49A9232A" w14:textId="77777777" w:rsidTr="009505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14:paraId="636A13ED" w14:textId="77777777" w:rsidR="00950596" w:rsidRDefault="00950596">
            <w:r>
              <w:rPr>
                <w:sz w:val="16"/>
                <w:szCs w:val="16"/>
              </w:rPr>
              <w:t>拆行与模板</w:t>
            </w:r>
          </w:p>
        </w:tc>
        <w:tc>
          <w:tcPr>
            <w:tcW w:w="5918" w:type="dxa"/>
          </w:tcPr>
          <w:p w14:paraId="3A0AC15F" w14:textId="6BBBAFC9" w:rsidR="00950596" w:rsidRDefault="009505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多 Item→顺次收货多行拆行</w:t>
            </w:r>
            <w:r w:rsidR="005318D2">
              <w:rPr>
                <w:sz w:val="16"/>
                <w:szCs w:val="16"/>
              </w:rPr>
              <w:t>；</w:t>
            </w:r>
            <w:r>
              <w:rPr>
                <w:sz w:val="16"/>
                <w:szCs w:val="16"/>
              </w:rPr>
              <w:t>单 Item→单行</w:t>
            </w:r>
            <w:r w:rsidR="005318D2">
              <w:rPr>
                <w:sz w:val="16"/>
                <w:szCs w:val="16"/>
              </w:rPr>
              <w:t>；</w:t>
            </w:r>
            <w:r>
              <w:rPr>
                <w:sz w:val="16"/>
                <w:szCs w:val="16"/>
              </w:rPr>
              <w:t>映射 9 字段</w:t>
            </w:r>
            <w:r w:rsidR="005318D2">
              <w:rPr>
                <w:sz w:val="16"/>
                <w:szCs w:val="16"/>
              </w:rPr>
              <w:t>，</w:t>
            </w:r>
            <w:r>
              <w:rPr>
                <w:sz w:val="16"/>
                <w:szCs w:val="16"/>
              </w:rPr>
              <w:t>命名「PN_日期」</w:t>
            </w:r>
          </w:p>
        </w:tc>
      </w:tr>
      <w:tr w:rsidR="00950596" w14:paraId="47AD9958" w14:textId="77777777" w:rsidTr="009505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14:paraId="78B6F14C" w14:textId="77777777" w:rsidR="00950596" w:rsidRDefault="00950596">
            <w:r>
              <w:rPr>
                <w:sz w:val="16"/>
                <w:szCs w:val="16"/>
              </w:rPr>
              <w:t>输出</w:t>
            </w:r>
          </w:p>
        </w:tc>
        <w:tc>
          <w:tcPr>
            <w:tcW w:w="5918" w:type="dxa"/>
          </w:tcPr>
          <w:p w14:paraId="3963E0A3" w14:textId="643C4715" w:rsidR="00950596" w:rsidRDefault="009505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模板发布 Portal 可下载</w:t>
            </w:r>
            <w:r w:rsidR="005318D2">
              <w:rPr>
                <w:sz w:val="16"/>
                <w:szCs w:val="16"/>
              </w:rPr>
              <w:t>；</w:t>
            </w:r>
            <w:r>
              <w:rPr>
                <w:sz w:val="16"/>
                <w:szCs w:val="16"/>
              </w:rPr>
              <w:t xml:space="preserve">归档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X-entry\&lt;YYYYMMDD_HHmm&gt;\</w:t>
            </w:r>
            <w:r>
              <w:rPr>
                <w:sz w:val="16"/>
                <w:szCs w:val="16"/>
              </w:rPr>
              <w:t>(含原件)</w:t>
            </w:r>
            <w:r w:rsidR="005318D2">
              <w:rPr>
                <w:sz w:val="16"/>
                <w:szCs w:val="16"/>
              </w:rPr>
              <w:t>；</w:t>
            </w:r>
            <w:r>
              <w:rPr>
                <w:sz w:val="16"/>
                <w:szCs w:val="16"/>
              </w:rPr>
              <w:t>G01 收货记录表(自动+手工)→ Portal 可查询</w:t>
            </w:r>
          </w:p>
        </w:tc>
      </w:tr>
    </w:tbl>
    <w:p w14:paraId="010A4F53" w14:textId="5FF89CFC" w:rsidR="00CD498A" w:rsidRDefault="00DD21A1" w:rsidP="00FF4BD6">
      <w:pPr>
        <w:pStyle w:val="Heading3"/>
      </w:pPr>
      <w:r>
        <w:t>归档结构</w:t>
      </w:r>
    </w:p>
    <w:p w14:paraId="0391D788" w14:textId="77777777" w:rsidR="00CD498A" w:rsidRDefault="00DD21A1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&lt;归档根(SharePoint)&gt;</w:t>
      </w:r>
    </w:p>
    <w:p w14:paraId="0D062E9D" w14:textId="3D18D7B1" w:rsidR="00CD498A" w:rsidRDefault="00DD21A1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├─ 诊断仪大表(唯一一份</w:t>
      </w:r>
      <w:r w:rsidR="005318D2">
        <w:rPr>
          <w:rFonts w:ascii="SimSun" w:eastAsia="SimSun" w:hAnsi="SimSun" w:cs="SimSun" w:hint="eastAsia"/>
          <w:sz w:val="16"/>
          <w:szCs w:val="16"/>
        </w:rPr>
        <w:t>，</w:t>
      </w:r>
      <w:r>
        <w:rPr>
          <w:rFonts w:ascii="Consolas" w:eastAsia="Consolas" w:hAnsi="Consolas" w:cs="Consolas"/>
          <w:sz w:val="16"/>
          <w:szCs w:val="16"/>
        </w:rPr>
        <w:t>业务定期上传维护</w:t>
      </w:r>
      <w:r w:rsidR="005318D2">
        <w:rPr>
          <w:rFonts w:ascii="SimSun" w:eastAsia="SimSun" w:hAnsi="SimSun" w:cs="SimSun" w:hint="eastAsia"/>
          <w:sz w:val="16"/>
          <w:szCs w:val="16"/>
        </w:rPr>
        <w:t>，</w:t>
      </w:r>
      <w:r>
        <w:rPr>
          <w:rFonts w:ascii="Consolas" w:eastAsia="Consolas" w:hAnsi="Consolas" w:cs="Consolas"/>
          <w:sz w:val="16"/>
          <w:szCs w:val="16"/>
        </w:rPr>
        <w:t>与 Case 4 合并)</w:t>
      </w:r>
    </w:p>
    <w:p w14:paraId="4136F078" w14:textId="77777777" w:rsidR="00CD498A" w:rsidRDefault="00DD21A1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├─ MBPLAP</w:t>
      </w:r>
    </w:p>
    <w:p w14:paraId="73B40556" w14:textId="77777777" w:rsidR="00CD498A" w:rsidRDefault="00DD21A1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│  └─ &lt;YYYYMMDD_HHmm(批次时间戳)&gt;</w:t>
      </w:r>
    </w:p>
    <w:p w14:paraId="5C3DAD2D" w14:textId="07E1D101" w:rsidR="00CD498A" w:rsidRDefault="00DD21A1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│     └─ 提单号_发票号.xlsx(DSS 模板</w:t>
      </w:r>
      <w:r w:rsidR="005318D2">
        <w:rPr>
          <w:rFonts w:ascii="SimSun" w:eastAsia="SimSun" w:hAnsi="SimSun" w:cs="SimSun" w:hint="eastAsia"/>
          <w:sz w:val="16"/>
          <w:szCs w:val="16"/>
        </w:rPr>
        <w:t>，</w:t>
      </w:r>
      <w:r>
        <w:rPr>
          <w:rFonts w:ascii="Consolas" w:eastAsia="Consolas" w:hAnsi="Consolas" w:cs="Consolas"/>
          <w:sz w:val="16"/>
          <w:szCs w:val="16"/>
        </w:rPr>
        <w:t>逐票)</w:t>
      </w:r>
    </w:p>
    <w:p w14:paraId="452977C8" w14:textId="77777777" w:rsidR="00CD498A" w:rsidRDefault="00DD21A1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└─ X-entry</w:t>
      </w:r>
    </w:p>
    <w:p w14:paraId="62E504BA" w14:textId="77777777" w:rsidR="00CD498A" w:rsidRDefault="00DD21A1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└─ &lt;YYYYMMDD_HHmm(批次时间戳)&gt;</w:t>
      </w:r>
    </w:p>
    <w:p w14:paraId="06F341F2" w14:textId="2F966189" w:rsidR="00CD498A" w:rsidRDefault="00DD21A1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├─ PN_日期.xlsx(DSS 模板</w:t>
      </w:r>
      <w:r w:rsidR="005318D2">
        <w:rPr>
          <w:rFonts w:ascii="SimSun" w:eastAsia="SimSun" w:hAnsi="SimSun" w:cs="SimSun" w:hint="eastAsia"/>
          <w:sz w:val="16"/>
          <w:szCs w:val="16"/>
        </w:rPr>
        <w:t>，</w:t>
      </w:r>
      <w:r>
        <w:rPr>
          <w:rFonts w:ascii="Consolas" w:eastAsia="Consolas" w:hAnsi="Consolas" w:cs="Consolas"/>
          <w:sz w:val="16"/>
          <w:szCs w:val="16"/>
        </w:rPr>
        <w:t>逐票)</w:t>
      </w:r>
    </w:p>
    <w:p w14:paraId="3D358362" w14:textId="77777777" w:rsidR="00CD498A" w:rsidRDefault="00DD21A1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├─ 进口发票原件(保持原名)</w:t>
      </w:r>
    </w:p>
    <w:p w14:paraId="48FE0F5B" w14:textId="77777777" w:rsidR="00CD498A" w:rsidRDefault="00DD21A1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└─ 报关代理附件原件(保持原名)</w:t>
      </w:r>
    </w:p>
    <w:p w14:paraId="559FFE35" w14:textId="6F53EA7C" w:rsidR="00CD498A" w:rsidRDefault="32F4042A">
      <w:pPr>
        <w:ind w:left="360"/>
      </w:pPr>
      <w:r w:rsidRPr="6D551B84">
        <w:rPr>
          <w:i/>
          <w:iCs/>
          <w:color w:val="595959" w:themeColor="text1" w:themeTint="A6"/>
          <w:sz w:val="18"/>
          <w:szCs w:val="18"/>
        </w:rPr>
        <w:t>仅归档已完成票产出。</w:t>
      </w:r>
    </w:p>
    <w:p w14:paraId="75E82386" w14:textId="512A38AC" w:rsidR="00CD498A" w:rsidRDefault="00DD21A1" w:rsidP="00283AE8">
      <w:pPr>
        <w:pStyle w:val="Heading2"/>
      </w:pPr>
      <w:r>
        <w:t>系统交互时序</w:t>
      </w:r>
    </w:p>
    <w:p w14:paraId="564CD6CC" w14:textId="77777777" w:rsidR="00F268C0" w:rsidRPr="00F268C0" w:rsidRDefault="00F268C0" w:rsidP="00F268C0">
      <w:pPr>
        <w:pStyle w:val="ListParagraph"/>
        <w:numPr>
          <w:ilvl w:val="1"/>
          <w:numId w:val="22"/>
        </w:numPr>
        <w:spacing w:before="180" w:after="100"/>
        <w:outlineLvl w:val="2"/>
        <w:rPr>
          <w:b/>
          <w:bCs/>
          <w:vanish/>
          <w:color w:val="000000" w:themeColor="text1"/>
          <w:sz w:val="23"/>
          <w:szCs w:val="23"/>
        </w:rPr>
      </w:pPr>
    </w:p>
    <w:p w14:paraId="758F6665" w14:textId="73210F17" w:rsidR="00CD498A" w:rsidRDefault="32F4042A" w:rsidP="00F268C0">
      <w:pPr>
        <w:pStyle w:val="Heading3"/>
      </w:pPr>
      <w:r w:rsidRPr="6D551B84">
        <w:t>MBPLAP 定时支线</w:t>
      </w:r>
    </w:p>
    <w:p w14:paraId="6E3A71D1" w14:textId="38FCD6A4" w:rsidR="00CD498A" w:rsidRDefault="1D8AB189" w:rsidP="6D551B84">
      <w:pPr>
        <w:spacing w:before="120" w:after="80"/>
      </w:pPr>
      <w:r>
        <w:rPr>
          <w:noProof/>
        </w:rPr>
        <w:drawing>
          <wp:inline distT="0" distB="0" distL="0" distR="0" wp14:anchorId="45AF259C" wp14:editId="5C936180">
            <wp:extent cx="5724525" cy="4038600"/>
            <wp:effectExtent l="0" t="0" r="0" b="0"/>
            <wp:docPr id="2532629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262985" name="Picture 25326298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9E038" w14:textId="129FAF46" w:rsidR="00CD498A" w:rsidRDefault="32F4042A" w:rsidP="00F268C0">
      <w:pPr>
        <w:pStyle w:val="Heading3"/>
      </w:pPr>
      <w:r w:rsidRPr="6D551B84">
        <w:t>X-entry 邮件支线</w:t>
      </w:r>
    </w:p>
    <w:p w14:paraId="551ADF34" w14:textId="001673F8" w:rsidR="69F6EC89" w:rsidRDefault="69F6EC89" w:rsidP="6D551B84">
      <w:pPr>
        <w:spacing w:after="80"/>
        <w:rPr>
          <w:b/>
          <w:bCs/>
        </w:rPr>
      </w:pPr>
      <w:r>
        <w:rPr>
          <w:noProof/>
        </w:rPr>
        <w:drawing>
          <wp:inline distT="0" distB="0" distL="0" distR="0" wp14:anchorId="38E4ACC0" wp14:editId="5FBE9886">
            <wp:extent cx="5724525" cy="5467350"/>
            <wp:effectExtent l="0" t="0" r="0" b="0"/>
            <wp:docPr id="29089743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897438" name="Picture 29089743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B72F3" w14:textId="636CF99E" w:rsidR="00CD498A" w:rsidRDefault="00DD21A1" w:rsidP="00283AE8">
      <w:pPr>
        <w:pStyle w:val="Heading2"/>
      </w:pPr>
      <w:r>
        <w:t>重跑交互时序与判定流程</w:t>
      </w:r>
    </w:p>
    <w:p w14:paraId="4B216E3F" w14:textId="77777777" w:rsidR="00133C15" w:rsidRPr="00133C15" w:rsidRDefault="00133C15" w:rsidP="00E96717">
      <w:pPr>
        <w:pStyle w:val="ListParagraph"/>
        <w:numPr>
          <w:ilvl w:val="1"/>
          <w:numId w:val="9"/>
        </w:numPr>
        <w:spacing w:before="180" w:after="100"/>
        <w:outlineLvl w:val="2"/>
        <w:rPr>
          <w:b/>
          <w:bCs/>
          <w:vanish/>
          <w:color w:val="000000" w:themeColor="text1"/>
          <w:sz w:val="23"/>
          <w:szCs w:val="23"/>
        </w:rPr>
      </w:pPr>
    </w:p>
    <w:p w14:paraId="7D2922F5" w14:textId="77777777" w:rsidR="00133C15" w:rsidRPr="00133C15" w:rsidRDefault="00133C15" w:rsidP="00E96717">
      <w:pPr>
        <w:pStyle w:val="ListParagraph"/>
        <w:numPr>
          <w:ilvl w:val="1"/>
          <w:numId w:val="9"/>
        </w:numPr>
        <w:spacing w:before="180" w:after="100"/>
        <w:outlineLvl w:val="2"/>
        <w:rPr>
          <w:b/>
          <w:bCs/>
          <w:vanish/>
          <w:color w:val="000000" w:themeColor="text1"/>
          <w:sz w:val="23"/>
          <w:szCs w:val="23"/>
        </w:rPr>
      </w:pPr>
    </w:p>
    <w:p w14:paraId="72535003" w14:textId="77777777" w:rsidR="00133C15" w:rsidRPr="00133C15" w:rsidRDefault="00133C15" w:rsidP="00E96717">
      <w:pPr>
        <w:pStyle w:val="ListParagraph"/>
        <w:numPr>
          <w:ilvl w:val="2"/>
          <w:numId w:val="9"/>
        </w:numPr>
        <w:spacing w:before="180" w:after="100"/>
        <w:outlineLvl w:val="2"/>
        <w:rPr>
          <w:b/>
          <w:bCs/>
          <w:vanish/>
          <w:color w:val="000000" w:themeColor="text1"/>
          <w:sz w:val="23"/>
          <w:szCs w:val="23"/>
        </w:rPr>
      </w:pPr>
    </w:p>
    <w:p w14:paraId="62223607" w14:textId="77777777" w:rsidR="00133C15" w:rsidRPr="00133C15" w:rsidRDefault="00133C15" w:rsidP="00E96717">
      <w:pPr>
        <w:pStyle w:val="ListParagraph"/>
        <w:numPr>
          <w:ilvl w:val="2"/>
          <w:numId w:val="9"/>
        </w:numPr>
        <w:spacing w:before="180" w:after="100"/>
        <w:outlineLvl w:val="2"/>
        <w:rPr>
          <w:b/>
          <w:bCs/>
          <w:vanish/>
          <w:color w:val="000000" w:themeColor="text1"/>
          <w:sz w:val="23"/>
          <w:szCs w:val="23"/>
        </w:rPr>
      </w:pPr>
    </w:p>
    <w:p w14:paraId="52A399F4" w14:textId="77777777" w:rsidR="00F268C0" w:rsidRPr="00F268C0" w:rsidRDefault="00F268C0" w:rsidP="00F268C0">
      <w:pPr>
        <w:pStyle w:val="ListParagraph"/>
        <w:numPr>
          <w:ilvl w:val="1"/>
          <w:numId w:val="22"/>
        </w:numPr>
        <w:spacing w:before="180" w:after="100"/>
        <w:outlineLvl w:val="2"/>
        <w:rPr>
          <w:b/>
          <w:bCs/>
          <w:vanish/>
          <w:color w:val="000000" w:themeColor="text1"/>
          <w:sz w:val="23"/>
          <w:szCs w:val="23"/>
        </w:rPr>
      </w:pPr>
    </w:p>
    <w:p w14:paraId="2EE8C7DD" w14:textId="4442D2F3" w:rsidR="00CD498A" w:rsidRDefault="00DD21A1" w:rsidP="00F268C0">
      <w:pPr>
        <w:pStyle w:val="Heading3"/>
      </w:pPr>
      <w:r>
        <w:t>判定流程</w:t>
      </w:r>
    </w:p>
    <w:p w14:paraId="33484586" w14:textId="77777777" w:rsidR="00CD498A" w:rsidRDefault="00DD21A1">
      <w:pPr>
        <w:spacing w:before="120" w:after="120"/>
        <w:jc w:val="center"/>
      </w:pPr>
      <w:r>
        <w:rPr>
          <w:noProof/>
        </w:rPr>
        <w:drawing>
          <wp:inline distT="0" distB="0" distL="0" distR="0" wp14:anchorId="6C1880C3" wp14:editId="03109DD9">
            <wp:extent cx="5905500" cy="7591425"/>
            <wp:effectExtent l="0" t="0" r="0" b="0"/>
            <wp:docPr id="5" name="mermaid_3.png" descr="mermaid_3.png" title="mermaid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59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01182" w14:textId="5FAB66E8" w:rsidR="002506B7" w:rsidRPr="002506B7" w:rsidRDefault="00DD21A1" w:rsidP="002506B7">
      <w:pPr>
        <w:pStyle w:val="Heading3"/>
      </w:pPr>
      <w:r>
        <w:t>时序关键点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19"/>
        <w:gridCol w:w="1333"/>
        <w:gridCol w:w="7364"/>
      </w:tblGrid>
      <w:tr w:rsidR="00CD498A" w14:paraId="235F4066" w14:textId="77777777" w:rsidTr="00CD2D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0CD1D7F" w14:textId="77777777" w:rsidR="00CD498A" w:rsidRDefault="00DD21A1">
            <w:r>
              <w:rPr>
                <w:sz w:val="16"/>
                <w:szCs w:val="16"/>
              </w:rPr>
              <w:t>#</w:t>
            </w:r>
          </w:p>
        </w:tc>
        <w:tc>
          <w:tcPr>
            <w:tcW w:w="0" w:type="auto"/>
          </w:tcPr>
          <w:p w14:paraId="07F191CB" w14:textId="77777777" w:rsidR="00CD498A" w:rsidRDefault="00DD21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时点/机制</w:t>
            </w:r>
          </w:p>
        </w:tc>
        <w:tc>
          <w:tcPr>
            <w:tcW w:w="0" w:type="auto"/>
          </w:tcPr>
          <w:p w14:paraId="5972C793" w14:textId="77777777" w:rsidR="00CD498A" w:rsidRDefault="00DD21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规则</w:t>
            </w:r>
          </w:p>
        </w:tc>
      </w:tr>
      <w:tr w:rsidR="00CD498A" w14:paraId="3996ADA7" w14:textId="77777777" w:rsidTr="00CD2D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8365569" w14:textId="77777777" w:rsidR="00CD498A" w:rsidRDefault="00DD21A1">
            <w:r>
              <w:rPr>
                <w:sz w:val="16"/>
                <w:szCs w:val="16"/>
              </w:rPr>
              <w:t>1</w:t>
            </w:r>
          </w:p>
        </w:tc>
        <w:tc>
          <w:tcPr>
            <w:tcW w:w="0" w:type="auto"/>
          </w:tcPr>
          <w:p w14:paraId="77775424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双重判定时点</w:t>
            </w:r>
          </w:p>
        </w:tc>
        <w:tc>
          <w:tcPr>
            <w:tcW w:w="0" w:type="auto"/>
          </w:tcPr>
          <w:p w14:paraId="37E3CF5B" w14:textId="7FAEEAEC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按钮显隐在</w:t>
            </w:r>
            <w:r>
              <w:rPr>
                <w:b/>
                <w:bCs/>
                <w:sz w:val="16"/>
                <w:szCs w:val="16"/>
              </w:rPr>
              <w:t>页面渲染时</w:t>
            </w:r>
            <w:r>
              <w:rPr>
                <w:sz w:val="16"/>
                <w:szCs w:val="16"/>
              </w:rPr>
              <w:t>按判定链计算</w:t>
            </w:r>
            <w:r w:rsidR="005318D2">
              <w:rPr>
                <w:sz w:val="16"/>
                <w:szCs w:val="16"/>
              </w:rPr>
              <w:t>；</w:t>
            </w:r>
            <w:r>
              <w:rPr>
                <w:sz w:val="16"/>
                <w:szCs w:val="16"/>
              </w:rPr>
              <w:t>提交时后端</w:t>
            </w:r>
            <w:r>
              <w:rPr>
                <w:b/>
                <w:bCs/>
                <w:sz w:val="16"/>
                <w:szCs w:val="16"/>
              </w:rPr>
              <w:t>复核同一判定链</w:t>
            </w:r>
            <w:r>
              <w:rPr>
                <w:sz w:val="16"/>
                <w:szCs w:val="16"/>
              </w:rPr>
              <w:t>(两时点间状态可能已变</w:t>
            </w:r>
            <w:r w:rsidR="005318D2">
              <w:rPr>
                <w:sz w:val="16"/>
                <w:szCs w:val="16"/>
              </w:rPr>
              <w:t>，</w:t>
            </w:r>
            <w:r>
              <w:rPr>
                <w:sz w:val="16"/>
                <w:szCs w:val="16"/>
              </w:rPr>
              <w:t>如他人已重跑)</w:t>
            </w:r>
          </w:p>
        </w:tc>
      </w:tr>
      <w:tr w:rsidR="00CD498A" w14:paraId="7E063666" w14:textId="77777777" w:rsidTr="00CD2D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490A01B" w14:textId="77777777" w:rsidR="00CD498A" w:rsidRDefault="00DD21A1">
            <w:r>
              <w:rPr>
                <w:sz w:val="16"/>
                <w:szCs w:val="16"/>
              </w:rPr>
              <w:t>2</w:t>
            </w:r>
          </w:p>
        </w:tc>
        <w:tc>
          <w:tcPr>
            <w:tcW w:w="0" w:type="auto"/>
          </w:tcPr>
          <w:p w14:paraId="1B5B0DBE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配置快照时点</w:t>
            </w:r>
          </w:p>
        </w:tc>
        <w:tc>
          <w:tcPr>
            <w:tcW w:w="0" w:type="auto"/>
          </w:tcPr>
          <w:p w14:paraId="0F2AF503" w14:textId="2188D8DE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R#N+1 创建瞬间固化 DSS 模板版本与</w:t>
            </w:r>
            <w:r>
              <w:rPr>
                <w:b/>
                <w:bCs/>
                <w:sz w:val="16"/>
                <w:szCs w:val="16"/>
              </w:rPr>
              <w:t>诊断仪大表版本</w:t>
            </w:r>
            <w:r w:rsidR="005318D2">
              <w:rPr>
                <w:sz w:val="16"/>
                <w:szCs w:val="16"/>
              </w:rPr>
              <w:t>，</w:t>
            </w:r>
            <w:r>
              <w:rPr>
                <w:sz w:val="16"/>
                <w:szCs w:val="16"/>
              </w:rPr>
              <w:t>Run 内不变</w:t>
            </w:r>
            <w:r w:rsidR="005318D2">
              <w:rPr>
                <w:sz w:val="16"/>
                <w:szCs w:val="16"/>
              </w:rPr>
              <w:t>；</w:t>
            </w:r>
            <w:r>
              <w:rPr>
                <w:sz w:val="16"/>
                <w:szCs w:val="16"/>
              </w:rPr>
              <w:t>因此"大表更新后重跑生效"</w:t>
            </w:r>
          </w:p>
        </w:tc>
      </w:tr>
      <w:tr w:rsidR="00CD498A" w14:paraId="704C8649" w14:textId="77777777" w:rsidTr="00CD2D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F61DDBE" w14:textId="77777777" w:rsidR="00CD498A" w:rsidRDefault="00DD21A1">
            <w:r>
              <w:rPr>
                <w:sz w:val="16"/>
                <w:szCs w:val="16"/>
              </w:rPr>
              <w:t>3</w:t>
            </w:r>
          </w:p>
        </w:tc>
        <w:tc>
          <w:tcPr>
            <w:tcW w:w="0" w:type="auto"/>
          </w:tcPr>
          <w:p w14:paraId="78849112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修正/补录值携带</w:t>
            </w:r>
          </w:p>
        </w:tc>
        <w:tc>
          <w:tcPr>
            <w:tcW w:w="0" w:type="auto"/>
          </w:tcPr>
          <w:p w14:paraId="10BE5195" w14:textId="56BF90C5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创建 R#N+1 时读取该票</w:t>
            </w:r>
            <w:r>
              <w:rPr>
                <w:b/>
                <w:bCs/>
                <w:sz w:val="16"/>
                <w:szCs w:val="16"/>
              </w:rPr>
              <w:t>当前生效修正版本</w:t>
            </w:r>
            <w:r>
              <w:rPr>
                <w:sz w:val="16"/>
                <w:szCs w:val="16"/>
              </w:rPr>
              <w:t>(含 ID No. 补录值)写入新 Run</w:t>
            </w:r>
            <w:r w:rsidR="005318D2">
              <w:rPr>
                <w:sz w:val="16"/>
                <w:szCs w:val="16"/>
              </w:rPr>
              <w:t>；</w:t>
            </w:r>
            <w:r>
              <w:rPr>
                <w:sz w:val="16"/>
                <w:szCs w:val="16"/>
              </w:rPr>
              <w:t>历史 Run 的修正记录只读留存</w:t>
            </w:r>
            <w:r w:rsidR="005318D2">
              <w:rPr>
                <w:sz w:val="16"/>
                <w:szCs w:val="16"/>
              </w:rPr>
              <w:t>，</w:t>
            </w:r>
            <w:r>
              <w:rPr>
                <w:sz w:val="16"/>
                <w:szCs w:val="16"/>
              </w:rPr>
              <w:t>不重复累计</w:t>
            </w:r>
          </w:p>
        </w:tc>
      </w:tr>
      <w:tr w:rsidR="00CD498A" w14:paraId="735D3D1A" w14:textId="77777777" w:rsidTr="00CD2D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2C89176" w14:textId="77777777" w:rsidR="00CD498A" w:rsidRDefault="00DD21A1">
            <w:r>
              <w:rPr>
                <w:sz w:val="16"/>
                <w:szCs w:val="16"/>
              </w:rPr>
              <w:t>4</w:t>
            </w:r>
          </w:p>
        </w:tc>
        <w:tc>
          <w:tcPr>
            <w:tcW w:w="0" w:type="auto"/>
          </w:tcPr>
          <w:p w14:paraId="238127EC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检查点输出沿用</w:t>
            </w:r>
          </w:p>
        </w:tc>
        <w:tc>
          <w:tcPr>
            <w:tcW w:w="0" w:type="auto"/>
          </w:tcPr>
          <w:p w14:paraId="2CE54A39" w14:textId="416F0B1F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从 CPx 起跑时</w:t>
            </w:r>
            <w:r w:rsidR="005318D2">
              <w:rPr>
                <w:sz w:val="16"/>
                <w:szCs w:val="16"/>
              </w:rPr>
              <w:t>，</w:t>
            </w:r>
            <w:r>
              <w:rPr>
                <w:sz w:val="16"/>
                <w:szCs w:val="16"/>
              </w:rPr>
              <w:t>CPx 之前节点的产物(已导出清单、已填模板、证据)沿用旧 Run 落盘文件</w:t>
            </w:r>
            <w:r w:rsidR="005318D2">
              <w:rPr>
                <w:sz w:val="16"/>
                <w:szCs w:val="16"/>
              </w:rPr>
              <w:t>，</w:t>
            </w:r>
            <w:r>
              <w:rPr>
                <w:sz w:val="16"/>
                <w:szCs w:val="16"/>
              </w:rPr>
              <w:t>不重新生成</w:t>
            </w:r>
            <w:r w:rsidR="005318D2">
              <w:rPr>
                <w:sz w:val="16"/>
                <w:szCs w:val="16"/>
              </w:rPr>
              <w:t>；</w:t>
            </w:r>
            <w:r>
              <w:rPr>
                <w:sz w:val="16"/>
                <w:szCs w:val="16"/>
              </w:rPr>
              <w:t>CPx 及之后节点全部重算</w:t>
            </w:r>
          </w:p>
        </w:tc>
      </w:tr>
      <w:tr w:rsidR="00CD498A" w14:paraId="4B333A80" w14:textId="77777777" w:rsidTr="00CD2D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AFE0AD3" w14:textId="77777777" w:rsidR="00CD498A" w:rsidRDefault="00DD21A1">
            <w:r>
              <w:rPr>
                <w:sz w:val="16"/>
                <w:szCs w:val="16"/>
              </w:rPr>
              <w:t>5</w:t>
            </w:r>
          </w:p>
        </w:tc>
        <w:tc>
          <w:tcPr>
            <w:tcW w:w="0" w:type="auto"/>
          </w:tcPr>
          <w:p w14:paraId="5EF22E92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同票互斥与幂等(R9.2)</w:t>
            </w:r>
          </w:p>
        </w:tc>
        <w:tc>
          <w:tcPr>
            <w:tcW w:w="0" w:type="auto"/>
          </w:tcPr>
          <w:p w14:paraId="0BF182CA" w14:textId="6091DB3E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同票同一时刻只允许一个执行中 Run</w:t>
            </w:r>
            <w:r w:rsidR="005318D2">
              <w:rPr>
                <w:sz w:val="16"/>
                <w:szCs w:val="16"/>
              </w:rPr>
              <w:t>；</w:t>
            </w:r>
            <w:r>
              <w:rPr>
                <w:sz w:val="16"/>
                <w:szCs w:val="16"/>
              </w:rPr>
              <w:t>执行中到达的重跑请求</w:t>
            </w:r>
            <w:r w:rsidR="005318D2">
              <w:rPr>
                <w:sz w:val="16"/>
                <w:szCs w:val="16"/>
              </w:rPr>
              <w:t>：</w:t>
            </w:r>
            <w:r>
              <w:rPr>
                <w:sz w:val="16"/>
                <w:szCs w:val="16"/>
              </w:rPr>
              <w:t>列表批量=跳过计数</w:t>
            </w:r>
            <w:r w:rsidR="005318D2">
              <w:rPr>
                <w:sz w:val="16"/>
                <w:szCs w:val="16"/>
              </w:rPr>
              <w:t>，</w:t>
            </w:r>
            <w:r>
              <w:rPr>
                <w:sz w:val="16"/>
                <w:szCs w:val="16"/>
              </w:rPr>
              <w:t>接口重复提交=返回首个 RunId</w:t>
            </w:r>
            <w:r w:rsidR="005318D2">
              <w:rPr>
                <w:sz w:val="16"/>
                <w:szCs w:val="16"/>
              </w:rPr>
              <w:t>；</w:t>
            </w:r>
            <w:r>
              <w:rPr>
                <w:sz w:val="16"/>
                <w:szCs w:val="16"/>
              </w:rPr>
              <w:t>不产生重复模板/归档目录/收货记录</w:t>
            </w:r>
          </w:p>
        </w:tc>
      </w:tr>
      <w:tr w:rsidR="00CD498A" w14:paraId="2C2D27F2" w14:textId="77777777" w:rsidTr="00CD2D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7582668" w14:textId="77777777" w:rsidR="00CD498A" w:rsidRDefault="00DD21A1">
            <w:r>
              <w:rPr>
                <w:sz w:val="16"/>
                <w:szCs w:val="16"/>
              </w:rPr>
              <w:t>6</w:t>
            </w:r>
          </w:p>
        </w:tc>
        <w:tc>
          <w:tcPr>
            <w:tcW w:w="0" w:type="auto"/>
          </w:tcPr>
          <w:p w14:paraId="5BC61874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批量重跑</w:t>
            </w:r>
          </w:p>
        </w:tc>
        <w:tc>
          <w:tcPr>
            <w:tcW w:w="0" w:type="auto"/>
          </w:tcPr>
          <w:p w14:paraId="59A50E94" w14:textId="143DE2CC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逐票独立走完整判定链</w:t>
            </w:r>
            <w:r w:rsidR="005318D2">
              <w:rPr>
                <w:sz w:val="16"/>
                <w:szCs w:val="16"/>
              </w:rPr>
              <w:t>，</w:t>
            </w:r>
            <w:r>
              <w:rPr>
                <w:sz w:val="16"/>
                <w:szCs w:val="16"/>
              </w:rPr>
              <w:t>单票失败/跳过不影响其他票</w:t>
            </w:r>
            <w:r w:rsidR="005318D2">
              <w:rPr>
                <w:sz w:val="16"/>
                <w:szCs w:val="16"/>
              </w:rPr>
              <w:t>；</w:t>
            </w:r>
            <w:r>
              <w:rPr>
                <w:sz w:val="16"/>
                <w:szCs w:val="16"/>
              </w:rPr>
              <w:t>汇总 toast"已重跑 X 票 / 跳过 Y 票"</w:t>
            </w:r>
          </w:p>
        </w:tc>
      </w:tr>
      <w:tr w:rsidR="00CD498A" w14:paraId="73A6F029" w14:textId="77777777" w:rsidTr="00CD2D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B624322" w14:textId="77777777" w:rsidR="00CD498A" w:rsidRDefault="00DD21A1">
            <w:r>
              <w:rPr>
                <w:sz w:val="16"/>
                <w:szCs w:val="16"/>
              </w:rPr>
              <w:t>7</w:t>
            </w:r>
          </w:p>
        </w:tc>
        <w:tc>
          <w:tcPr>
            <w:tcW w:w="0" w:type="auto"/>
          </w:tcPr>
          <w:p w14:paraId="63B64F7C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终态重置</w:t>
            </w:r>
          </w:p>
        </w:tc>
        <w:tc>
          <w:tcPr>
            <w:tcW w:w="0" w:type="auto"/>
          </w:tcPr>
          <w:p w14:paraId="6414239B" w14:textId="186D1076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新 Run 终态按本次执行重新判定</w:t>
            </w:r>
            <w:r w:rsidR="005318D2">
              <w:rPr>
                <w:sz w:val="16"/>
                <w:szCs w:val="16"/>
              </w:rPr>
              <w:t>；</w:t>
            </w:r>
            <w:r>
              <w:rPr>
                <w:sz w:val="16"/>
                <w:szCs w:val="16"/>
              </w:rPr>
              <w:t>原"待上传"票补录后重跑成功→SUCCEEDED</w:t>
            </w:r>
            <w:r w:rsidR="005318D2">
              <w:rPr>
                <w:sz w:val="16"/>
                <w:szCs w:val="16"/>
              </w:rPr>
              <w:t>，</w:t>
            </w:r>
            <w:r>
              <w:rPr>
                <w:sz w:val="16"/>
                <w:szCs w:val="16"/>
              </w:rPr>
              <w:t>任务离开待人工聚合口径</w:t>
            </w:r>
          </w:p>
        </w:tc>
      </w:tr>
      <w:tr w:rsidR="00CD498A" w14:paraId="795C0B00" w14:textId="77777777" w:rsidTr="00CD2D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6584296" w14:textId="77777777" w:rsidR="00CD498A" w:rsidRDefault="00DD21A1">
            <w:r>
              <w:rPr>
                <w:sz w:val="16"/>
                <w:szCs w:val="16"/>
              </w:rPr>
              <w:t>8</w:t>
            </w:r>
          </w:p>
        </w:tc>
        <w:tc>
          <w:tcPr>
            <w:tcW w:w="0" w:type="auto"/>
          </w:tcPr>
          <w:p w14:paraId="62FF71B2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归档不覆盖边界</w:t>
            </w:r>
          </w:p>
        </w:tc>
        <w:tc>
          <w:tcPr>
            <w:tcW w:w="0" w:type="auto"/>
          </w:tcPr>
          <w:p w14:paraId="7CB9A781" w14:textId="1A7D2781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新 Run 一律写</w:t>
            </w:r>
            <w:r>
              <w:rPr>
                <w:b/>
                <w:bCs/>
                <w:sz w:val="16"/>
                <w:szCs w:val="16"/>
              </w:rPr>
              <w:t>新时间戳目录</w:t>
            </w:r>
            <w:r w:rsidR="005318D2">
              <w:rPr>
                <w:sz w:val="16"/>
                <w:szCs w:val="16"/>
              </w:rPr>
              <w:t>，</w:t>
            </w:r>
            <w:r>
              <w:rPr>
                <w:sz w:val="16"/>
                <w:szCs w:val="16"/>
              </w:rPr>
              <w:t>历史目录保留只读</w:t>
            </w:r>
            <w:r w:rsidR="005318D2">
              <w:rPr>
                <w:sz w:val="16"/>
                <w:szCs w:val="16"/>
              </w:rPr>
              <w:t>；</w:t>
            </w:r>
            <w:r>
              <w:rPr>
                <w:sz w:val="16"/>
                <w:szCs w:val="16"/>
              </w:rPr>
              <w:t>同批次内重跑同票覆盖同名文件</w:t>
            </w:r>
          </w:p>
        </w:tc>
      </w:tr>
    </w:tbl>
    <w:p w14:paraId="5B1F0B0A" w14:textId="77777777" w:rsidR="00CD498A" w:rsidRDefault="00CD498A"/>
    <w:p w14:paraId="7C1769EC" w14:textId="77777777" w:rsidR="00655E66" w:rsidRDefault="00655E66">
      <w:pPr>
        <w:rPr>
          <w:b/>
          <w:bCs/>
          <w:sz w:val="30"/>
          <w:szCs w:val="30"/>
        </w:rPr>
      </w:pPr>
      <w:r>
        <w:rPr>
          <w:rFonts w:hint="eastAsia"/>
        </w:rPr>
        <w:br w:type="page"/>
      </w:r>
    </w:p>
    <w:p w14:paraId="3B652823" w14:textId="541D60D1" w:rsidR="00CD498A" w:rsidRDefault="32F4042A" w:rsidP="00E96717">
      <w:pPr>
        <w:pStyle w:val="Heading1"/>
      </w:pPr>
      <w:r>
        <w:t>功能设计</w:t>
      </w:r>
    </w:p>
    <w:p w14:paraId="6354F1C1" w14:textId="77777777" w:rsidR="00BF2FA0" w:rsidRPr="00BF2FA0" w:rsidRDefault="00BF2FA0" w:rsidP="00E96717">
      <w:pPr>
        <w:pStyle w:val="ListParagraph"/>
        <w:numPr>
          <w:ilvl w:val="0"/>
          <w:numId w:val="8"/>
        </w:numPr>
        <w:spacing w:before="220" w:after="120"/>
        <w:outlineLvl w:val="1"/>
        <w:rPr>
          <w:b/>
          <w:bCs/>
          <w:vanish/>
          <w:color w:val="000000" w:themeColor="text1"/>
          <w:sz w:val="26"/>
          <w:szCs w:val="26"/>
        </w:rPr>
      </w:pPr>
    </w:p>
    <w:p w14:paraId="32C1AC3E" w14:textId="5CC0965A" w:rsidR="00CD498A" w:rsidRDefault="00DD21A1" w:rsidP="00BF2FA0">
      <w:pPr>
        <w:pStyle w:val="Heading2"/>
      </w:pPr>
      <w:r>
        <w:t>功能清单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1134"/>
        <w:gridCol w:w="6742"/>
        <w:gridCol w:w="1140"/>
      </w:tblGrid>
      <w:tr w:rsidR="00614CF1" w14:paraId="595AA5DE" w14:textId="77777777" w:rsidTr="00111A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pct"/>
          </w:tcPr>
          <w:p w14:paraId="4AF9A515" w14:textId="77777777" w:rsidR="00614CF1" w:rsidRDefault="00614CF1" w:rsidP="00B200CD">
            <w:pPr>
              <w:jc w:val="both"/>
            </w:pPr>
            <w:r>
              <w:rPr>
                <w:sz w:val="16"/>
                <w:szCs w:val="16"/>
              </w:rPr>
              <w:t>编号</w:t>
            </w:r>
          </w:p>
        </w:tc>
        <w:tc>
          <w:tcPr>
            <w:tcW w:w="3739" w:type="pct"/>
          </w:tcPr>
          <w:p w14:paraId="663EF94F" w14:textId="77777777" w:rsidR="00614CF1" w:rsidRDefault="00614CF1" w:rsidP="00B200C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功能</w:t>
            </w:r>
          </w:p>
        </w:tc>
        <w:tc>
          <w:tcPr>
            <w:tcW w:w="632" w:type="pct"/>
          </w:tcPr>
          <w:p w14:paraId="18EF2E02" w14:textId="77777777" w:rsidR="00614CF1" w:rsidRDefault="00614CF1" w:rsidP="00B200C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优先级</w:t>
            </w:r>
          </w:p>
        </w:tc>
      </w:tr>
      <w:tr w:rsidR="00614CF1" w14:paraId="330F2C0A" w14:textId="77777777" w:rsidTr="00111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pct"/>
          </w:tcPr>
          <w:p w14:paraId="059A2E36" w14:textId="77777777" w:rsidR="00614CF1" w:rsidRDefault="00614CF1">
            <w:r>
              <w:rPr>
                <w:sz w:val="16"/>
                <w:szCs w:val="16"/>
              </w:rPr>
              <w:t>F-A01</w:t>
            </w:r>
          </w:p>
        </w:tc>
        <w:tc>
          <w:tcPr>
            <w:tcW w:w="3739" w:type="pct"/>
          </w:tcPr>
          <w:p w14:paraId="06EB8B10" w14:textId="77777777" w:rsidR="00614CF1" w:rsidRDefault="00614C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工作台(双支线统计与下钻+调度信息条)</w:t>
            </w:r>
          </w:p>
        </w:tc>
        <w:tc>
          <w:tcPr>
            <w:tcW w:w="632" w:type="pct"/>
          </w:tcPr>
          <w:p w14:paraId="15429631" w14:textId="77777777" w:rsidR="00614CF1" w:rsidRDefault="00614C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P1</w:t>
            </w:r>
          </w:p>
        </w:tc>
      </w:tr>
      <w:tr w:rsidR="00614CF1" w14:paraId="6EAE97A0" w14:textId="77777777" w:rsidTr="00111A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pct"/>
          </w:tcPr>
          <w:p w14:paraId="68193F5E" w14:textId="77777777" w:rsidR="00614CF1" w:rsidRDefault="00614CF1">
            <w:r>
              <w:rPr>
                <w:sz w:val="16"/>
                <w:szCs w:val="16"/>
              </w:rPr>
              <w:t>F-A02</w:t>
            </w:r>
          </w:p>
        </w:tc>
        <w:tc>
          <w:tcPr>
            <w:tcW w:w="3739" w:type="pct"/>
          </w:tcPr>
          <w:p w14:paraId="2BA0DAC8" w14:textId="77777777" w:rsidR="00614CF1" w:rsidRDefault="00614C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任务中心(线路筛选/新建任务/手动批量/批量重跑/导出)</w:t>
            </w:r>
          </w:p>
        </w:tc>
        <w:tc>
          <w:tcPr>
            <w:tcW w:w="632" w:type="pct"/>
          </w:tcPr>
          <w:p w14:paraId="54F5F822" w14:textId="77777777" w:rsidR="00614CF1" w:rsidRDefault="00614C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P0</w:t>
            </w:r>
          </w:p>
        </w:tc>
      </w:tr>
      <w:tr w:rsidR="00614CF1" w14:paraId="763398B6" w14:textId="77777777" w:rsidTr="00111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pct"/>
          </w:tcPr>
          <w:p w14:paraId="3AFBD8A0" w14:textId="77777777" w:rsidR="00614CF1" w:rsidRDefault="00614CF1">
            <w:r>
              <w:rPr>
                <w:sz w:val="16"/>
                <w:szCs w:val="16"/>
              </w:rPr>
              <w:t>F-A03</w:t>
            </w:r>
          </w:p>
        </w:tc>
        <w:tc>
          <w:tcPr>
            <w:tcW w:w="3739" w:type="pct"/>
          </w:tcPr>
          <w:p w14:paraId="6AB24392" w14:textId="77777777" w:rsidR="00614CF1" w:rsidRDefault="00614C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任务详情(Run 切换/节点轨迹/字段面板/缺件引导)</w:t>
            </w:r>
          </w:p>
        </w:tc>
        <w:tc>
          <w:tcPr>
            <w:tcW w:w="632" w:type="pct"/>
          </w:tcPr>
          <w:p w14:paraId="53D722E3" w14:textId="77777777" w:rsidR="00614CF1" w:rsidRDefault="00614C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P0</w:t>
            </w:r>
          </w:p>
        </w:tc>
      </w:tr>
      <w:tr w:rsidR="00614CF1" w14:paraId="24CBB99D" w14:textId="77777777" w:rsidTr="00111A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pct"/>
          </w:tcPr>
          <w:p w14:paraId="34767B06" w14:textId="77777777" w:rsidR="00614CF1" w:rsidRDefault="00614CF1">
            <w:r>
              <w:rPr>
                <w:sz w:val="16"/>
                <w:szCs w:val="16"/>
              </w:rPr>
              <w:t>F-A04</w:t>
            </w:r>
          </w:p>
        </w:tc>
        <w:tc>
          <w:tcPr>
            <w:tcW w:w="3739" w:type="pct"/>
          </w:tcPr>
          <w:p w14:paraId="405A673A" w14:textId="77777777" w:rsidR="00614CF1" w:rsidRDefault="00614C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字段修正留痕 + 原文定位</w:t>
            </w:r>
          </w:p>
        </w:tc>
        <w:tc>
          <w:tcPr>
            <w:tcW w:w="632" w:type="pct"/>
          </w:tcPr>
          <w:p w14:paraId="6736F1F0" w14:textId="77777777" w:rsidR="00614CF1" w:rsidRDefault="00614C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P0</w:t>
            </w:r>
          </w:p>
        </w:tc>
      </w:tr>
      <w:tr w:rsidR="00614CF1" w14:paraId="02967399" w14:textId="77777777" w:rsidTr="00111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pct"/>
          </w:tcPr>
          <w:p w14:paraId="369C7668" w14:textId="77777777" w:rsidR="00614CF1" w:rsidRDefault="00614CF1">
            <w:r>
              <w:rPr>
                <w:sz w:val="16"/>
                <w:szCs w:val="16"/>
              </w:rPr>
              <w:t>F-A05</w:t>
            </w:r>
          </w:p>
        </w:tc>
        <w:tc>
          <w:tcPr>
            <w:tcW w:w="3739" w:type="pct"/>
          </w:tcPr>
          <w:p w14:paraId="2B773A5E" w14:textId="6963A37C" w:rsidR="00614CF1" w:rsidRDefault="00614C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上传(发票补传/手工收货录入/ID No. 补录)</w:t>
            </w:r>
          </w:p>
        </w:tc>
        <w:tc>
          <w:tcPr>
            <w:tcW w:w="632" w:type="pct"/>
          </w:tcPr>
          <w:p w14:paraId="1806DFAC" w14:textId="77777777" w:rsidR="00614CF1" w:rsidRDefault="00614C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P0</w:t>
            </w:r>
          </w:p>
        </w:tc>
      </w:tr>
      <w:tr w:rsidR="00614CF1" w14:paraId="740607CF" w14:textId="77777777" w:rsidTr="00111A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pct"/>
          </w:tcPr>
          <w:p w14:paraId="60DD70AC" w14:textId="77777777" w:rsidR="00614CF1" w:rsidRDefault="00614CF1">
            <w:r>
              <w:rPr>
                <w:sz w:val="16"/>
                <w:szCs w:val="16"/>
              </w:rPr>
              <w:t>F-A06</w:t>
            </w:r>
          </w:p>
        </w:tc>
        <w:tc>
          <w:tcPr>
            <w:tcW w:w="3739" w:type="pct"/>
          </w:tcPr>
          <w:p w14:paraId="2A386A41" w14:textId="7EC986AF" w:rsidR="00614CF1" w:rsidRDefault="00614C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收货记录查询(自动+手工</w:t>
            </w:r>
            <w:r w:rsidR="005318D2">
              <w:rPr>
                <w:sz w:val="16"/>
                <w:szCs w:val="16"/>
              </w:rPr>
              <w:t>，</w:t>
            </w:r>
            <w:r>
              <w:rPr>
                <w:sz w:val="16"/>
                <w:szCs w:val="16"/>
              </w:rPr>
              <w:t>已收/订购/剩余</w:t>
            </w:r>
            <w:r w:rsidR="005318D2">
              <w:rPr>
                <w:sz w:val="16"/>
                <w:szCs w:val="16"/>
              </w:rPr>
              <w:t>，</w:t>
            </w:r>
            <w:r>
              <w:rPr>
                <w:sz w:val="16"/>
                <w:szCs w:val="16"/>
              </w:rPr>
              <w:t>导出)</w:t>
            </w:r>
          </w:p>
        </w:tc>
        <w:tc>
          <w:tcPr>
            <w:tcW w:w="632" w:type="pct"/>
          </w:tcPr>
          <w:p w14:paraId="5150FC14" w14:textId="77777777" w:rsidR="00614CF1" w:rsidRDefault="00614C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P0</w:t>
            </w:r>
          </w:p>
        </w:tc>
      </w:tr>
      <w:tr w:rsidR="00614CF1" w14:paraId="6A714610" w14:textId="77777777" w:rsidTr="00111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pct"/>
          </w:tcPr>
          <w:p w14:paraId="26668B62" w14:textId="77777777" w:rsidR="00614CF1" w:rsidRDefault="00614CF1">
            <w:r>
              <w:rPr>
                <w:sz w:val="16"/>
                <w:szCs w:val="16"/>
              </w:rPr>
              <w:t>F-A07</w:t>
            </w:r>
          </w:p>
        </w:tc>
        <w:tc>
          <w:tcPr>
            <w:tcW w:w="3739" w:type="pct"/>
          </w:tcPr>
          <w:p w14:paraId="46FDF9C1" w14:textId="35112968" w:rsidR="00614CF1" w:rsidRDefault="00614C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邮件监听规则+ 规则编辑器</w:t>
            </w:r>
          </w:p>
        </w:tc>
        <w:tc>
          <w:tcPr>
            <w:tcW w:w="632" w:type="pct"/>
          </w:tcPr>
          <w:p w14:paraId="18634213" w14:textId="77777777" w:rsidR="00614CF1" w:rsidRDefault="00614C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P1</w:t>
            </w:r>
          </w:p>
        </w:tc>
      </w:tr>
      <w:tr w:rsidR="00614CF1" w14:paraId="62167B1D" w14:textId="77777777" w:rsidTr="00111A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pct"/>
          </w:tcPr>
          <w:p w14:paraId="1699C5A2" w14:textId="77777777" w:rsidR="00614CF1" w:rsidRDefault="00614CF1">
            <w:r>
              <w:rPr>
                <w:sz w:val="16"/>
                <w:szCs w:val="16"/>
              </w:rPr>
              <w:t>F-A08</w:t>
            </w:r>
          </w:p>
        </w:tc>
        <w:tc>
          <w:tcPr>
            <w:tcW w:w="3739" w:type="pct"/>
          </w:tcPr>
          <w:p w14:paraId="243F87F5" w14:textId="77777777" w:rsidR="00614CF1" w:rsidRDefault="00614C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配置中心(DSS 模板版本/诊断仪大表/调度)</w:t>
            </w:r>
          </w:p>
        </w:tc>
        <w:tc>
          <w:tcPr>
            <w:tcW w:w="632" w:type="pct"/>
          </w:tcPr>
          <w:p w14:paraId="344F8D02" w14:textId="77777777" w:rsidR="00614CF1" w:rsidRDefault="00614C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P1</w:t>
            </w:r>
          </w:p>
        </w:tc>
      </w:tr>
      <w:tr w:rsidR="00614CF1" w14:paraId="3210B6B8" w14:textId="77777777" w:rsidTr="00111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pct"/>
          </w:tcPr>
          <w:p w14:paraId="137DFEC0" w14:textId="77777777" w:rsidR="00614CF1" w:rsidRDefault="00614CF1">
            <w:r>
              <w:rPr>
                <w:sz w:val="16"/>
                <w:szCs w:val="16"/>
              </w:rPr>
              <w:t>F-A09</w:t>
            </w:r>
          </w:p>
        </w:tc>
        <w:tc>
          <w:tcPr>
            <w:tcW w:w="3739" w:type="pct"/>
          </w:tcPr>
          <w:p w14:paraId="63A2BED9" w14:textId="77777777" w:rsidR="00614CF1" w:rsidRDefault="00614C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SharePoint 归档浏览(只读)</w:t>
            </w:r>
          </w:p>
        </w:tc>
        <w:tc>
          <w:tcPr>
            <w:tcW w:w="632" w:type="pct"/>
          </w:tcPr>
          <w:p w14:paraId="75808663" w14:textId="77777777" w:rsidR="00614CF1" w:rsidRDefault="00614C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P1</w:t>
            </w:r>
          </w:p>
        </w:tc>
      </w:tr>
      <w:tr w:rsidR="00614CF1" w14:paraId="70177AE9" w14:textId="77777777" w:rsidTr="00111A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pct"/>
          </w:tcPr>
          <w:p w14:paraId="463E8E34" w14:textId="77777777" w:rsidR="00614CF1" w:rsidRDefault="00614CF1">
            <w:r>
              <w:rPr>
                <w:sz w:val="16"/>
                <w:szCs w:val="16"/>
              </w:rPr>
              <w:t>F-A10</w:t>
            </w:r>
          </w:p>
        </w:tc>
        <w:tc>
          <w:tcPr>
            <w:tcW w:w="3739" w:type="pct"/>
          </w:tcPr>
          <w:p w14:paraId="68E2472A" w14:textId="77777777" w:rsidR="00614CF1" w:rsidRDefault="00614C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站内提醒(阻断/完成)</w:t>
            </w:r>
          </w:p>
        </w:tc>
        <w:tc>
          <w:tcPr>
            <w:tcW w:w="632" w:type="pct"/>
          </w:tcPr>
          <w:p w14:paraId="4BD11423" w14:textId="77777777" w:rsidR="00614CF1" w:rsidRDefault="00614C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P1</w:t>
            </w:r>
          </w:p>
        </w:tc>
      </w:tr>
      <w:tr w:rsidR="00614CF1" w14:paraId="256BCEAD" w14:textId="77777777" w:rsidTr="00111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pct"/>
          </w:tcPr>
          <w:p w14:paraId="4FD3259E" w14:textId="77777777" w:rsidR="00614CF1" w:rsidRDefault="00614CF1">
            <w:r>
              <w:rPr>
                <w:sz w:val="16"/>
                <w:szCs w:val="16"/>
              </w:rPr>
              <w:t>F-A11</w:t>
            </w:r>
          </w:p>
        </w:tc>
        <w:tc>
          <w:tcPr>
            <w:tcW w:w="3739" w:type="pct"/>
          </w:tcPr>
          <w:p w14:paraId="72570AAB" w14:textId="77777777" w:rsidR="00614CF1" w:rsidRDefault="00614C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节点证据预览(WORM)</w:t>
            </w:r>
          </w:p>
        </w:tc>
        <w:tc>
          <w:tcPr>
            <w:tcW w:w="632" w:type="pct"/>
          </w:tcPr>
          <w:p w14:paraId="10412E05" w14:textId="77777777" w:rsidR="00614CF1" w:rsidRDefault="00614C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P1</w:t>
            </w:r>
          </w:p>
        </w:tc>
      </w:tr>
    </w:tbl>
    <w:p w14:paraId="33E47846" w14:textId="77777777" w:rsidR="00CD498A" w:rsidRDefault="00CD498A"/>
    <w:p w14:paraId="5EE6DC76" w14:textId="78FF3956" w:rsidR="00CD498A" w:rsidRDefault="00DD21A1" w:rsidP="00283AE8">
      <w:pPr>
        <w:pStyle w:val="Heading2"/>
      </w:pPr>
      <w:r>
        <w:t>核心业务规则</w:t>
      </w:r>
    </w:p>
    <w:p w14:paraId="31A8AB2E" w14:textId="77777777" w:rsidR="00EF2F23" w:rsidRPr="00EF2F23" w:rsidRDefault="00EF2F23" w:rsidP="00E96717">
      <w:pPr>
        <w:pStyle w:val="ListParagraph"/>
        <w:numPr>
          <w:ilvl w:val="0"/>
          <w:numId w:val="9"/>
        </w:numPr>
        <w:spacing w:before="180" w:after="100"/>
        <w:outlineLvl w:val="2"/>
        <w:rPr>
          <w:b/>
          <w:bCs/>
          <w:vanish/>
          <w:color w:val="000000" w:themeColor="text1"/>
          <w:sz w:val="23"/>
          <w:szCs w:val="23"/>
        </w:rPr>
      </w:pPr>
    </w:p>
    <w:p w14:paraId="78E173E0" w14:textId="77777777" w:rsidR="00EF2F23" w:rsidRPr="00EF2F23" w:rsidRDefault="00EF2F23" w:rsidP="00E96717">
      <w:pPr>
        <w:pStyle w:val="ListParagraph"/>
        <w:numPr>
          <w:ilvl w:val="1"/>
          <w:numId w:val="9"/>
        </w:numPr>
        <w:spacing w:before="180" w:after="100"/>
        <w:outlineLvl w:val="2"/>
        <w:rPr>
          <w:b/>
          <w:bCs/>
          <w:vanish/>
          <w:color w:val="000000" w:themeColor="text1"/>
          <w:sz w:val="23"/>
          <w:szCs w:val="23"/>
        </w:rPr>
      </w:pPr>
    </w:p>
    <w:p w14:paraId="08A12401" w14:textId="77777777" w:rsidR="00EF2F23" w:rsidRPr="00EF2F23" w:rsidRDefault="00EF2F23" w:rsidP="00E96717">
      <w:pPr>
        <w:pStyle w:val="ListParagraph"/>
        <w:numPr>
          <w:ilvl w:val="1"/>
          <w:numId w:val="9"/>
        </w:numPr>
        <w:spacing w:before="180" w:after="100"/>
        <w:outlineLvl w:val="2"/>
        <w:rPr>
          <w:b/>
          <w:bCs/>
          <w:vanish/>
          <w:color w:val="000000" w:themeColor="text1"/>
          <w:sz w:val="23"/>
          <w:szCs w:val="23"/>
        </w:rPr>
      </w:pPr>
    </w:p>
    <w:p w14:paraId="22E1ABE5" w14:textId="77777777" w:rsidR="006C5A36" w:rsidRPr="006C5A36" w:rsidRDefault="006C5A36" w:rsidP="00E96717">
      <w:pPr>
        <w:pStyle w:val="ListParagraph"/>
        <w:numPr>
          <w:ilvl w:val="0"/>
          <w:numId w:val="22"/>
        </w:numPr>
        <w:spacing w:before="180" w:after="100"/>
        <w:outlineLvl w:val="2"/>
        <w:rPr>
          <w:b/>
          <w:bCs/>
          <w:vanish/>
          <w:color w:val="000000" w:themeColor="text1"/>
          <w:sz w:val="23"/>
          <w:szCs w:val="23"/>
        </w:rPr>
      </w:pPr>
    </w:p>
    <w:p w14:paraId="0E76ECCA" w14:textId="77777777" w:rsidR="006C5A36" w:rsidRPr="006C5A36" w:rsidRDefault="006C5A36" w:rsidP="00E96717">
      <w:pPr>
        <w:pStyle w:val="ListParagraph"/>
        <w:numPr>
          <w:ilvl w:val="1"/>
          <w:numId w:val="22"/>
        </w:numPr>
        <w:spacing w:before="180" w:after="100"/>
        <w:outlineLvl w:val="2"/>
        <w:rPr>
          <w:b/>
          <w:bCs/>
          <w:vanish/>
          <w:color w:val="000000" w:themeColor="text1"/>
          <w:sz w:val="23"/>
          <w:szCs w:val="23"/>
        </w:rPr>
      </w:pPr>
    </w:p>
    <w:p w14:paraId="1709E407" w14:textId="77777777" w:rsidR="006C5A36" w:rsidRPr="006C5A36" w:rsidRDefault="006C5A36" w:rsidP="00E96717">
      <w:pPr>
        <w:pStyle w:val="ListParagraph"/>
        <w:numPr>
          <w:ilvl w:val="1"/>
          <w:numId w:val="22"/>
        </w:numPr>
        <w:spacing w:before="180" w:after="100"/>
        <w:outlineLvl w:val="2"/>
        <w:rPr>
          <w:b/>
          <w:bCs/>
          <w:vanish/>
          <w:color w:val="000000" w:themeColor="text1"/>
          <w:sz w:val="23"/>
          <w:szCs w:val="23"/>
        </w:rPr>
      </w:pPr>
    </w:p>
    <w:p w14:paraId="103B388E" w14:textId="0366BA68" w:rsidR="00F055B1" w:rsidRPr="00F055B1" w:rsidRDefault="00F055B1" w:rsidP="006C5A36">
      <w:pPr>
        <w:pStyle w:val="Heading3"/>
      </w:pPr>
      <w:r w:rsidRPr="00F055B1">
        <w:t>MBPLAP</w:t>
      </w:r>
    </w:p>
    <w:p w14:paraId="4AF561BF" w14:textId="77777777" w:rsidR="00F055B1" w:rsidRPr="00592FC7" w:rsidRDefault="00F055B1" w:rsidP="00E96717">
      <w:pPr>
        <w:pStyle w:val="ListParagraph"/>
        <w:numPr>
          <w:ilvl w:val="0"/>
          <w:numId w:val="23"/>
        </w:numPr>
        <w:rPr>
          <w:b/>
          <w:bCs/>
        </w:rPr>
      </w:pPr>
      <w:r w:rsidRPr="00592FC7">
        <w:rPr>
          <w:b/>
          <w:bCs/>
        </w:rPr>
        <w:t>触发机制</w:t>
      </w:r>
    </w:p>
    <w:p w14:paraId="42B3C523" w14:textId="77777777" w:rsidR="00F055B1" w:rsidRPr="00F055B1" w:rsidRDefault="00F055B1" w:rsidP="00F055B1">
      <w:r w:rsidRPr="00F055B1">
        <w:t>定时触发：每天中午12点、下午5点定时触发</w:t>
      </w:r>
    </w:p>
    <w:p w14:paraId="059EA703" w14:textId="77777777" w:rsidR="00F055B1" w:rsidRPr="00592FC7" w:rsidRDefault="00F055B1" w:rsidP="00E96717">
      <w:pPr>
        <w:pStyle w:val="ListParagraph"/>
        <w:numPr>
          <w:ilvl w:val="0"/>
          <w:numId w:val="23"/>
        </w:numPr>
        <w:rPr>
          <w:b/>
          <w:bCs/>
        </w:rPr>
      </w:pPr>
      <w:r w:rsidRPr="00592FC7">
        <w:rPr>
          <w:b/>
          <w:bCs/>
        </w:rPr>
        <w:t>导出预报清单</w:t>
      </w:r>
    </w:p>
    <w:p w14:paraId="3279C2A8" w14:textId="77777777" w:rsidR="00F055B1" w:rsidRPr="00F055B1" w:rsidRDefault="00F055B1" w:rsidP="00F055B1">
      <w:r w:rsidRPr="00F055B1">
        <w:t>在“进口管理”模块下选择”进口预报“，在此页面的”查询设置“中选择：</w:t>
      </w:r>
    </w:p>
    <w:p w14:paraId="042D7316" w14:textId="24132D0B" w:rsidR="00F055B1" w:rsidRPr="00F055B1" w:rsidRDefault="00F055B1" w:rsidP="00E96717">
      <w:pPr>
        <w:numPr>
          <w:ilvl w:val="0"/>
          <w:numId w:val="20"/>
        </w:numPr>
        <w:ind w:leftChars="300" w:left="990"/>
      </w:pPr>
      <w:r w:rsidRPr="00F055B1">
        <w:t>Supplier</w:t>
      </w:r>
      <w:r w:rsidR="005318D2">
        <w:t>：</w:t>
      </w:r>
      <w:r w:rsidRPr="00F055B1">
        <w:t xml:space="preserve"> MBPLAP</w:t>
      </w:r>
    </w:p>
    <w:p w14:paraId="5EA4D47A" w14:textId="200ECF68" w:rsidR="00F055B1" w:rsidRPr="00F055B1" w:rsidRDefault="00F055B1" w:rsidP="00E96717">
      <w:pPr>
        <w:numPr>
          <w:ilvl w:val="0"/>
          <w:numId w:val="20"/>
        </w:numPr>
        <w:ind w:leftChars="300" w:left="990"/>
      </w:pPr>
      <w:r w:rsidRPr="00F055B1">
        <w:t>Pre-alert creation</w:t>
      </w:r>
      <w:r w:rsidR="005318D2">
        <w:t>：</w:t>
      </w:r>
      <w:r w:rsidRPr="00F055B1">
        <w:t xml:space="preserve"> 选择执行当天的日期</w:t>
      </w:r>
    </w:p>
    <w:p w14:paraId="74784314" w14:textId="6B3D7708" w:rsidR="00F055B1" w:rsidRPr="00F055B1" w:rsidRDefault="00F055B1" w:rsidP="00F055B1">
      <w:r w:rsidRPr="00F055B1">
        <w:t>点击“确定”按钮，筛选出当天所创建的预报</w:t>
      </w:r>
      <w:r w:rsidR="005318D2">
        <w:t>，</w:t>
      </w:r>
      <w:r w:rsidRPr="00F055B1">
        <w:t xml:space="preserve"> 点击“导出”下的“批量导出”</w:t>
      </w:r>
      <w:r w:rsidR="005318D2">
        <w:t>，</w:t>
      </w:r>
      <w:r w:rsidRPr="00F055B1">
        <w:t>导出需要执行的</w:t>
      </w:r>
      <w:commentRangeStart w:id="1"/>
      <w:r w:rsidRPr="00F055B1">
        <w:t>预报清单</w:t>
      </w:r>
      <w:commentRangeEnd w:id="1"/>
      <w:r w:rsidR="007560D7" w:rsidRPr="00F055B1">
        <w:rPr>
          <w:rStyle w:val="CommentReference"/>
          <w:sz w:val="21"/>
          <w:szCs w:val="20"/>
        </w:rPr>
        <w:commentReference w:id="1"/>
      </w:r>
      <w:r w:rsidRPr="00F055B1">
        <w:t>无需再次重命名</w:t>
      </w:r>
    </w:p>
    <w:p w14:paraId="44B252A6" w14:textId="69549A64" w:rsidR="00F055B1" w:rsidRPr="00F055B1" w:rsidRDefault="00F055B1" w:rsidP="00F055B1">
      <w:pPr>
        <w:rPr>
          <w:b/>
          <w:bCs/>
        </w:rPr>
      </w:pPr>
      <w:r w:rsidRPr="00F055B1">
        <w:rPr>
          <w:noProof/>
        </w:rPr>
        <w:drawing>
          <wp:inline distT="0" distB="0" distL="0" distR="0" wp14:anchorId="2C1D9251" wp14:editId="3C73AD78">
            <wp:extent cx="5326380" cy="2781300"/>
            <wp:effectExtent l="0" t="0" r="7620" b="0"/>
            <wp:docPr id="1674572446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971DD" w14:textId="0EB63D4B" w:rsidR="00F055B1" w:rsidRPr="00F055B1" w:rsidRDefault="00F055B1" w:rsidP="00F055B1">
      <w:pPr>
        <w:rPr>
          <w:b/>
          <w:bCs/>
        </w:rPr>
      </w:pPr>
      <w:r w:rsidRPr="00F055B1">
        <w:rPr>
          <w:noProof/>
        </w:rPr>
        <w:drawing>
          <wp:inline distT="0" distB="0" distL="0" distR="0" wp14:anchorId="0582F3DD" wp14:editId="6C554401">
            <wp:extent cx="4716780" cy="274320"/>
            <wp:effectExtent l="0" t="0" r="7620" b="0"/>
            <wp:docPr id="460536014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78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1F0AB" w14:textId="77777777" w:rsidR="00F055B1" w:rsidRPr="00592FC7" w:rsidRDefault="00F055B1" w:rsidP="00E96717">
      <w:pPr>
        <w:pStyle w:val="ListParagraph"/>
        <w:numPr>
          <w:ilvl w:val="0"/>
          <w:numId w:val="23"/>
        </w:numPr>
        <w:rPr>
          <w:b/>
          <w:bCs/>
        </w:rPr>
      </w:pPr>
      <w:r w:rsidRPr="00592FC7">
        <w:rPr>
          <w:b/>
          <w:bCs/>
        </w:rPr>
        <w:t>根据分单号导出发票信息</w:t>
      </w:r>
    </w:p>
    <w:p w14:paraId="3DEAB19A" w14:textId="77777777" w:rsidR="00F055B1" w:rsidRPr="00F055B1" w:rsidRDefault="00F055B1" w:rsidP="00F055B1">
      <w:r w:rsidRPr="00F055B1">
        <w:t>在IES+系统发票信息，将上一步导出的HAWB No.批量粘贴到查询设置中的HAWB/BL NO. 栏位，点击右下角“确定”按钮，再点击左上角的“导出”按钮，选择“按照PN级别模板全部导出“发票信息，无需再次重命名。导出格式为Excel格式</w:t>
      </w:r>
    </w:p>
    <w:p w14:paraId="6FAC46D8" w14:textId="6CA23D86" w:rsidR="00F055B1" w:rsidRPr="00F055B1" w:rsidRDefault="00F055B1" w:rsidP="00F055B1">
      <w:r w:rsidRPr="00F055B1">
        <w:rPr>
          <w:noProof/>
        </w:rPr>
        <w:drawing>
          <wp:inline distT="0" distB="0" distL="0" distR="0" wp14:anchorId="0BD20EE0" wp14:editId="2FEBBF0A">
            <wp:extent cx="4838700" cy="2506980"/>
            <wp:effectExtent l="0" t="0" r="0" b="7620"/>
            <wp:docPr id="124665476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6CDDF" w14:textId="77777777" w:rsidR="00F055B1" w:rsidRPr="00592FC7" w:rsidRDefault="00F055B1" w:rsidP="00E96717">
      <w:pPr>
        <w:pStyle w:val="ListParagraph"/>
        <w:numPr>
          <w:ilvl w:val="0"/>
          <w:numId w:val="23"/>
        </w:numPr>
        <w:rPr>
          <w:b/>
          <w:bCs/>
        </w:rPr>
      </w:pPr>
      <w:r w:rsidRPr="00592FC7">
        <w:rPr>
          <w:b/>
          <w:bCs/>
        </w:rPr>
        <w:t>填写DSS模板(文件以”提单号_发票号.xlsx“命名)</w:t>
      </w:r>
    </w:p>
    <w:p w14:paraId="4EB4B229" w14:textId="77777777" w:rsidR="00F055B1" w:rsidRPr="00F055B1" w:rsidRDefault="00F055B1" w:rsidP="00F055B1">
      <w:r w:rsidRPr="00F055B1">
        <w:t>数据映射关系：</w:t>
      </w:r>
    </w:p>
    <w:tbl>
      <w:tblPr>
        <w:tblStyle w:val="GridTable4-Accent1"/>
        <w:tblpPr w:leftFromText="180" w:rightFromText="180" w:vertAnchor="text" w:horzAnchor="margin" w:tblpY="172"/>
        <w:tblW w:w="9030" w:type="dxa"/>
        <w:tblLayout w:type="fixed"/>
        <w:tblLook w:val="04A0" w:firstRow="1" w:lastRow="0" w:firstColumn="1" w:lastColumn="0" w:noHBand="0" w:noVBand="1"/>
      </w:tblPr>
      <w:tblGrid>
        <w:gridCol w:w="3010"/>
        <w:gridCol w:w="3009"/>
        <w:gridCol w:w="3011"/>
      </w:tblGrid>
      <w:tr w:rsidR="00F055B1" w:rsidRPr="00F055B1" w14:paraId="2882C61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  <w:hideMark/>
          </w:tcPr>
          <w:p w14:paraId="0523BA0C" w14:textId="77777777" w:rsidR="00F055B1" w:rsidRPr="00F055B1" w:rsidRDefault="00F055B1" w:rsidP="00F055B1">
            <w:r w:rsidRPr="00F055B1">
              <w:t>DSS字段</w:t>
            </w:r>
          </w:p>
        </w:tc>
        <w:tc>
          <w:tcPr>
            <w:tcW w:w="3008" w:type="dxa"/>
            <w:hideMark/>
          </w:tcPr>
          <w:p w14:paraId="46A50818" w14:textId="77777777" w:rsidR="00F055B1" w:rsidRPr="00F055B1" w:rsidRDefault="00F055B1" w:rsidP="00F055B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055B1">
              <w:t>Source Field</w:t>
            </w:r>
          </w:p>
        </w:tc>
        <w:tc>
          <w:tcPr>
            <w:tcW w:w="3010" w:type="dxa"/>
            <w:hideMark/>
          </w:tcPr>
          <w:p w14:paraId="4434613A" w14:textId="77777777" w:rsidR="00F055B1" w:rsidRPr="00F055B1" w:rsidRDefault="00F055B1" w:rsidP="00F055B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055B1">
              <w:t>提取/转换规则</w:t>
            </w:r>
          </w:p>
        </w:tc>
      </w:tr>
      <w:tr w:rsidR="00F055B1" w:rsidRPr="00F055B1" w14:paraId="7C14121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3BF70A6C" w14:textId="77777777" w:rsidR="00F055B1" w:rsidRPr="00F055B1" w:rsidRDefault="00F055B1" w:rsidP="00F055B1">
            <w:r w:rsidRPr="00F055B1">
              <w:t>ASN Number</w:t>
            </w:r>
          </w:p>
        </w:tc>
        <w:tc>
          <w:tcPr>
            <w:tcW w:w="3008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0F579A71" w14:textId="77777777" w:rsidR="00F055B1" w:rsidRPr="00F055B1" w:rsidRDefault="00F055B1" w:rsidP="00F05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55B1">
              <w:t>Invoice No.</w:t>
            </w:r>
          </w:p>
        </w:tc>
        <w:tc>
          <w:tcPr>
            <w:tcW w:w="3010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2ECCA649" w14:textId="77777777" w:rsidR="00F055B1" w:rsidRPr="00F055B1" w:rsidRDefault="00F055B1" w:rsidP="00F05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55B1">
              <w:t>默认</w:t>
            </w:r>
            <w:commentRangeStart w:id="2"/>
            <w:commentRangeStart w:id="3"/>
            <w:r w:rsidRPr="00F055B1">
              <w:t>发票号</w:t>
            </w:r>
            <w:commentRangeEnd w:id="2"/>
            <w:r w:rsidR="007560D7" w:rsidRPr="00F055B1">
              <w:rPr>
                <w:rStyle w:val="CommentReference"/>
                <w:sz w:val="21"/>
                <w:szCs w:val="20"/>
              </w:rPr>
              <w:commentReference w:id="2"/>
            </w:r>
            <w:commentRangeEnd w:id="3"/>
            <w:r w:rsidRPr="00F055B1">
              <w:rPr>
                <w:rStyle w:val="CommentReference"/>
                <w:sz w:val="21"/>
                <w:szCs w:val="20"/>
              </w:rPr>
              <w:commentReference w:id="3"/>
            </w:r>
            <w:r w:rsidRPr="00F055B1">
              <w:t>，对应发票导出清单A列</w:t>
            </w:r>
          </w:p>
        </w:tc>
      </w:tr>
      <w:tr w:rsidR="00F055B1" w:rsidRPr="00F055B1" w14:paraId="0BCF5E9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2905DDF5" w14:textId="77777777" w:rsidR="00F055B1" w:rsidRPr="00F055B1" w:rsidRDefault="00F055B1" w:rsidP="00F055B1">
            <w:r w:rsidRPr="00F055B1">
              <w:t>Vendor BP Number</w:t>
            </w:r>
          </w:p>
        </w:tc>
        <w:tc>
          <w:tcPr>
            <w:tcW w:w="3008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6120DA71" w14:textId="77777777" w:rsidR="00F055B1" w:rsidRPr="00F055B1" w:rsidRDefault="00F055B1" w:rsidP="00F055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55B1">
              <w:t>-</w:t>
            </w:r>
          </w:p>
        </w:tc>
        <w:tc>
          <w:tcPr>
            <w:tcW w:w="3010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4469041B" w14:textId="77777777" w:rsidR="00F055B1" w:rsidRPr="00F055B1" w:rsidRDefault="00F055B1" w:rsidP="00F055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55B1">
              <w:t xml:space="preserve">默认 191110510 </w:t>
            </w:r>
          </w:p>
        </w:tc>
      </w:tr>
      <w:tr w:rsidR="00F055B1" w:rsidRPr="00F055B1" w14:paraId="7EE5CF9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2D6CBE71" w14:textId="77777777" w:rsidR="00F055B1" w:rsidRPr="00F055B1" w:rsidRDefault="00F055B1" w:rsidP="00F055B1">
            <w:r w:rsidRPr="00F055B1">
              <w:t>Delivery Date</w:t>
            </w:r>
          </w:p>
        </w:tc>
        <w:tc>
          <w:tcPr>
            <w:tcW w:w="3008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3FD2CAFE" w14:textId="77777777" w:rsidR="00F055B1" w:rsidRPr="00F055B1" w:rsidRDefault="00F055B1" w:rsidP="00F05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55B1">
              <w:t>Invoice date</w:t>
            </w:r>
          </w:p>
        </w:tc>
        <w:tc>
          <w:tcPr>
            <w:tcW w:w="3010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14C2593A" w14:textId="77777777" w:rsidR="00F055B1" w:rsidRPr="00F055B1" w:rsidRDefault="00F055B1" w:rsidP="00F05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55B1">
              <w:t>对应发票导出清单M列</w:t>
            </w:r>
          </w:p>
        </w:tc>
      </w:tr>
      <w:tr w:rsidR="00F055B1" w:rsidRPr="00F055B1" w14:paraId="5BBF747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51591B82" w14:textId="77777777" w:rsidR="00F055B1" w:rsidRPr="00F055B1" w:rsidRDefault="00F055B1" w:rsidP="00F055B1">
            <w:r w:rsidRPr="00F055B1">
              <w:t>SPM Part Number</w:t>
            </w:r>
          </w:p>
        </w:tc>
        <w:tc>
          <w:tcPr>
            <w:tcW w:w="3008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628133A6" w14:textId="77777777" w:rsidR="00F055B1" w:rsidRPr="00F055B1" w:rsidRDefault="00F055B1" w:rsidP="00F055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55B1">
              <w:t>Part Number</w:t>
            </w:r>
          </w:p>
        </w:tc>
        <w:tc>
          <w:tcPr>
            <w:tcW w:w="3010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11A756F3" w14:textId="77777777" w:rsidR="00F055B1" w:rsidRPr="00F055B1" w:rsidRDefault="00F055B1" w:rsidP="00F055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55B1">
              <w:t>对应发票导出清单H列</w:t>
            </w:r>
          </w:p>
        </w:tc>
      </w:tr>
      <w:tr w:rsidR="00F055B1" w:rsidRPr="00F055B1" w14:paraId="06E5E1C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5AE4621B" w14:textId="77777777" w:rsidR="00F055B1" w:rsidRPr="00F055B1" w:rsidRDefault="00F055B1" w:rsidP="00F055B1">
            <w:r w:rsidRPr="00F055B1">
              <w:t>Quantity</w:t>
            </w:r>
          </w:p>
        </w:tc>
        <w:tc>
          <w:tcPr>
            <w:tcW w:w="3008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06949455" w14:textId="77777777" w:rsidR="00F055B1" w:rsidRPr="00F055B1" w:rsidRDefault="00F055B1" w:rsidP="00F05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55B1">
              <w:t>Quantity</w:t>
            </w:r>
          </w:p>
        </w:tc>
        <w:tc>
          <w:tcPr>
            <w:tcW w:w="3010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0D0B3149" w14:textId="42007ECF" w:rsidR="00F055B1" w:rsidRPr="00F055B1" w:rsidRDefault="00F055B1" w:rsidP="00F05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55B1">
              <w:t>对应发票导出清单AE列</w:t>
            </w:r>
            <w:r w:rsidR="005318D2">
              <w:t>，</w:t>
            </w:r>
            <w:r w:rsidRPr="00F055B1">
              <w:t xml:space="preserve"> 此字段需要数据处理，处理规则为：</w:t>
            </w:r>
          </w:p>
          <w:p w14:paraId="016E7E09" w14:textId="77777777" w:rsidR="00F055B1" w:rsidRPr="00F055B1" w:rsidRDefault="00F055B1" w:rsidP="00F05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55B1">
              <w:t xml:space="preserve"> 按照相同发票号，相同Order No.下的相同Part No.进行合并加总填入DSS导入模板</w:t>
            </w:r>
          </w:p>
        </w:tc>
      </w:tr>
      <w:tr w:rsidR="00F055B1" w:rsidRPr="00F055B1" w14:paraId="2CA05D1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3C148111" w14:textId="77777777" w:rsidR="00F055B1" w:rsidRPr="00F055B1" w:rsidRDefault="00F055B1" w:rsidP="00F055B1">
            <w:r w:rsidRPr="00F055B1">
              <w:t>Unit</w:t>
            </w:r>
          </w:p>
        </w:tc>
        <w:tc>
          <w:tcPr>
            <w:tcW w:w="3008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79A8375C" w14:textId="77777777" w:rsidR="00F055B1" w:rsidRPr="00F055B1" w:rsidRDefault="00F055B1" w:rsidP="00F055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55B1">
              <w:t>默认PC</w:t>
            </w:r>
          </w:p>
        </w:tc>
        <w:tc>
          <w:tcPr>
            <w:tcW w:w="3010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4560C633" w14:textId="77777777" w:rsidR="00F055B1" w:rsidRPr="00F055B1" w:rsidRDefault="00F055B1" w:rsidP="00F055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55B1">
              <w:t>默认PC</w:t>
            </w:r>
          </w:p>
        </w:tc>
      </w:tr>
      <w:tr w:rsidR="00F055B1" w:rsidRPr="00F055B1" w14:paraId="5D7AFA2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1F1FBE35" w14:textId="77777777" w:rsidR="00F055B1" w:rsidRPr="00F055B1" w:rsidRDefault="00F055B1" w:rsidP="00F055B1">
            <w:r w:rsidRPr="00F055B1">
              <w:t>SPM PO Number</w:t>
            </w:r>
          </w:p>
        </w:tc>
        <w:tc>
          <w:tcPr>
            <w:tcW w:w="3008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1FD0A6FC" w14:textId="77777777" w:rsidR="00F055B1" w:rsidRPr="00F055B1" w:rsidRDefault="00F055B1" w:rsidP="00F05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55B1">
              <w:t>Order No.</w:t>
            </w:r>
          </w:p>
        </w:tc>
        <w:tc>
          <w:tcPr>
            <w:tcW w:w="3010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22A2E013" w14:textId="77777777" w:rsidR="00F055B1" w:rsidRPr="00F055B1" w:rsidRDefault="00F055B1" w:rsidP="00F05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55B1">
              <w:t>对应发票导出清单Z列</w:t>
            </w:r>
          </w:p>
        </w:tc>
      </w:tr>
      <w:tr w:rsidR="00F055B1" w:rsidRPr="00F055B1" w14:paraId="7F051CC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51DBFF1D" w14:textId="77777777" w:rsidR="00F055B1" w:rsidRPr="00F055B1" w:rsidRDefault="00F055B1" w:rsidP="00F055B1">
            <w:r w:rsidRPr="00F055B1">
              <w:t>SPM PO Item Number</w:t>
            </w:r>
          </w:p>
        </w:tc>
        <w:tc>
          <w:tcPr>
            <w:tcW w:w="3008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7FD6DDEA" w14:textId="77777777" w:rsidR="00F055B1" w:rsidRPr="00F055B1" w:rsidRDefault="00F055B1" w:rsidP="00F055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55B1">
              <w:t>-</w:t>
            </w:r>
          </w:p>
        </w:tc>
        <w:tc>
          <w:tcPr>
            <w:tcW w:w="3010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710C46CD" w14:textId="30950A61" w:rsidR="00F055B1" w:rsidRPr="00F055B1" w:rsidRDefault="00F055B1" w:rsidP="00F055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55B1">
              <w:t>发票导出信息中无SPM PO item number</w:t>
            </w:r>
            <w:r w:rsidR="005318D2">
              <w:t>，</w:t>
            </w:r>
            <w:r w:rsidRPr="00F055B1">
              <w:t xml:space="preserve"> 可置空</w:t>
            </w:r>
          </w:p>
        </w:tc>
      </w:tr>
      <w:tr w:rsidR="00F055B1" w:rsidRPr="00F055B1" w14:paraId="50DC415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022E1DAB" w14:textId="77777777" w:rsidR="00F055B1" w:rsidRPr="00F055B1" w:rsidRDefault="00F055B1" w:rsidP="00F055B1">
            <w:r w:rsidRPr="00F055B1">
              <w:t>ETA date</w:t>
            </w:r>
          </w:p>
        </w:tc>
        <w:tc>
          <w:tcPr>
            <w:tcW w:w="3008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3E34EA16" w14:textId="77777777" w:rsidR="00F055B1" w:rsidRPr="00F055B1" w:rsidRDefault="00F055B1" w:rsidP="00F05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010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0F0513FB" w14:textId="77777777" w:rsidR="00F055B1" w:rsidRPr="00F055B1" w:rsidRDefault="00F055B1" w:rsidP="00F05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55B1">
              <w:t>pre-alert creation date+1 Calander days</w:t>
            </w:r>
          </w:p>
        </w:tc>
      </w:tr>
    </w:tbl>
    <w:p w14:paraId="2CC2EF63" w14:textId="77777777" w:rsidR="00F055B1" w:rsidRPr="00F055B1" w:rsidRDefault="00F055B1" w:rsidP="00FF4BD6">
      <w:pPr>
        <w:pStyle w:val="Heading3"/>
      </w:pPr>
      <w:r w:rsidRPr="00F055B1">
        <w:t>X-entry</w:t>
      </w:r>
    </w:p>
    <w:p w14:paraId="4D666176" w14:textId="77777777" w:rsidR="00F055B1" w:rsidRPr="00D9080B" w:rsidRDefault="00F055B1" w:rsidP="00E96717">
      <w:pPr>
        <w:pStyle w:val="ListParagraph"/>
        <w:numPr>
          <w:ilvl w:val="0"/>
          <w:numId w:val="23"/>
        </w:numPr>
        <w:rPr>
          <w:b/>
          <w:bCs/>
        </w:rPr>
      </w:pPr>
      <w:r w:rsidRPr="00D9080B">
        <w:rPr>
          <w:b/>
          <w:bCs/>
        </w:rPr>
        <w:t>触发机制</w:t>
      </w:r>
    </w:p>
    <w:p w14:paraId="6BB5C40E" w14:textId="77777777" w:rsidR="00F055B1" w:rsidRPr="00F055B1" w:rsidRDefault="00F055B1" w:rsidP="00E96717">
      <w:pPr>
        <w:numPr>
          <w:ilvl w:val="0"/>
          <w:numId w:val="24"/>
        </w:numPr>
      </w:pPr>
      <w:r w:rsidRPr="00F055B1">
        <w:t>邮件触发：收到报关代理送货邮件&amp;IMS同事发过来的PO自动触发</w:t>
      </w:r>
    </w:p>
    <w:p w14:paraId="372F4546" w14:textId="77777777" w:rsidR="00F055B1" w:rsidRPr="00F055B1" w:rsidRDefault="00F055B1" w:rsidP="00E96717">
      <w:pPr>
        <w:numPr>
          <w:ilvl w:val="0"/>
          <w:numId w:val="24"/>
        </w:numPr>
      </w:pPr>
      <w:r w:rsidRPr="00F055B1">
        <w:t>接收邮箱：Portal 公邮</w:t>
      </w:r>
    </w:p>
    <w:p w14:paraId="2B814F65" w14:textId="77777777" w:rsidR="00F055B1" w:rsidRPr="00F055B1" w:rsidRDefault="00F055B1" w:rsidP="00E96717">
      <w:pPr>
        <w:numPr>
          <w:ilvl w:val="0"/>
          <w:numId w:val="24"/>
        </w:numPr>
      </w:pPr>
      <w:r w:rsidRPr="00F055B1">
        <w:t>报关代理邮件监控条件：</w:t>
      </w:r>
    </w:p>
    <w:p w14:paraId="1ACF9BAD" w14:textId="77777777" w:rsidR="00F055B1" w:rsidRPr="00F055B1" w:rsidRDefault="00F055B1" w:rsidP="00F055B1">
      <w:r w:rsidRPr="00F055B1">
        <w:t>①发件人邮箱后缀：@bjfcl.com；</w:t>
      </w:r>
    </w:p>
    <w:p w14:paraId="2994085A" w14:textId="77777777" w:rsidR="00F055B1" w:rsidRPr="00F055B1" w:rsidRDefault="00F055B1" w:rsidP="00F055B1">
      <w:r w:rsidRPr="00F055B1">
        <w:t>②邮件标题含固定字段：快件签收单</w:t>
      </w:r>
    </w:p>
    <w:p w14:paraId="2F1129A1" w14:textId="77777777" w:rsidR="00F055B1" w:rsidRPr="00D9080B" w:rsidRDefault="00F055B1" w:rsidP="00E96717">
      <w:pPr>
        <w:pStyle w:val="ListParagraph"/>
        <w:numPr>
          <w:ilvl w:val="0"/>
          <w:numId w:val="23"/>
        </w:numPr>
        <w:rPr>
          <w:b/>
          <w:bCs/>
        </w:rPr>
      </w:pPr>
      <w:r w:rsidRPr="00D9080B">
        <w:rPr>
          <w:b/>
          <w:bCs/>
        </w:rPr>
        <w:t>获取PN/QTY/ID No.</w:t>
      </w:r>
    </w:p>
    <w:p w14:paraId="4076E386" w14:textId="77777777" w:rsidR="00F055B1" w:rsidRPr="00F055B1" w:rsidRDefault="00F055B1" w:rsidP="00F055B1">
      <w:r w:rsidRPr="00F055B1">
        <w:t>收到报关代理的送货邮件通知后，根据附件中的运单号去诊断仪大表通过AWB. No寻找对应的PN，QTY，ID No. (J列)，（会出现多行，但PN、ID No各行是一致的，QTY取各行加总值）。</w:t>
      </w:r>
    </w:p>
    <w:p w14:paraId="2C0363F2" w14:textId="77777777" w:rsidR="00F055B1" w:rsidRPr="00D9080B" w:rsidRDefault="00F055B1" w:rsidP="00D9080B">
      <w:pPr>
        <w:pStyle w:val="1"/>
      </w:pPr>
      <w:r w:rsidRPr="00D9080B">
        <w:t>通过ID No.找PO号</w:t>
      </w:r>
    </w:p>
    <w:p w14:paraId="191E13B5" w14:textId="77777777" w:rsidR="00F055B1" w:rsidRPr="00F055B1" w:rsidRDefault="00F055B1" w:rsidP="00F055B1">
      <w:r w:rsidRPr="00F055B1">
        <w:t>通过ID No.到诊断仪大表最上面灰色部分查找对应的 MBPTS PO （M列最上部）若MBPTS PO为空，则报错转人工，并阻断流程。</w:t>
      </w:r>
    </w:p>
    <w:p w14:paraId="31E6C399" w14:textId="77777777" w:rsidR="00F055B1" w:rsidRPr="00F055B1" w:rsidRDefault="00F055B1" w:rsidP="00F055B1">
      <w:r w:rsidRPr="00F055B1">
        <w:t>如果后续有PO了，需手工在portal上输入ID No.后，等待下一次运行继续流程。</w:t>
      </w:r>
    </w:p>
    <w:p w14:paraId="7CEA8AF0" w14:textId="3373CC12" w:rsidR="00F055B1" w:rsidRPr="00F055B1" w:rsidRDefault="00F055B1" w:rsidP="00F055B1">
      <w:r w:rsidRPr="00F055B1">
        <w:rPr>
          <w:noProof/>
        </w:rPr>
        <w:drawing>
          <wp:inline distT="0" distB="0" distL="0" distR="0" wp14:anchorId="14915396" wp14:editId="265542AD">
            <wp:extent cx="2232660" cy="2026920"/>
            <wp:effectExtent l="0" t="0" r="0" b="0"/>
            <wp:docPr id="10628119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266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55B1">
        <w:rPr>
          <w:noProof/>
        </w:rPr>
        <w:drawing>
          <wp:inline distT="0" distB="0" distL="0" distR="0" wp14:anchorId="26405B6A" wp14:editId="4823F405">
            <wp:extent cx="3307080" cy="1988820"/>
            <wp:effectExtent l="0" t="0" r="7620" b="0"/>
            <wp:docPr id="185520393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55B1">
        <w:rPr>
          <w:noProof/>
        </w:rPr>
        <w:drawing>
          <wp:inline distT="0" distB="0" distL="0" distR="0" wp14:anchorId="0DFFB4A6" wp14:editId="1F3FC42A">
            <wp:extent cx="5486400" cy="2954020"/>
            <wp:effectExtent l="0" t="0" r="0" b="0"/>
            <wp:docPr id="190183656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5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10888" w14:textId="77777777" w:rsidR="00F055B1" w:rsidRPr="00F055B1" w:rsidRDefault="00F055B1" w:rsidP="00D9080B">
      <w:pPr>
        <w:pStyle w:val="1"/>
      </w:pPr>
      <w:r w:rsidRPr="00F055B1">
        <w:t>通过PO号找到PO邮件</w:t>
      </w:r>
    </w:p>
    <w:p w14:paraId="7011203F" w14:textId="77777777" w:rsidR="00F055B1" w:rsidRPr="00F055B1" w:rsidRDefault="00F055B1" w:rsidP="00F055B1">
      <w:r w:rsidRPr="00F055B1">
        <w:t>搜索条件：PO号（邮件正文会有PO号，邮件标题也会有PO号码）</w:t>
      </w:r>
    </w:p>
    <w:p w14:paraId="5C0EFEBB" w14:textId="1936D8F1" w:rsidR="00F055B1" w:rsidRPr="00F055B1" w:rsidRDefault="00F055B1" w:rsidP="00F055B1">
      <w:ins w:id="4" w:author="Ji, Scarlett Qing" w:date="2026-09-16T16:36:00Z">
        <w:r w:rsidRPr="00F055B1">
          <w:rPr>
            <w:noProof/>
          </w:rPr>
          <w:drawing>
            <wp:inline distT="0" distB="0" distL="0" distR="0" wp14:anchorId="25C1EE31" wp14:editId="1DB48906">
              <wp:extent cx="5273040" cy="2941320"/>
              <wp:effectExtent l="0" t="0" r="3810" b="0"/>
              <wp:docPr id="1409986740" name="图片 1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图片 1"/>
                      <pic:cNvPicPr>
                        <a:picLocks noChangeAspect="1" noChangeArrowheads="1"/>
                      </pic:cNvPicPr>
                    </pic:nvPicPr>
                    <pic:blipFill>
                      <a:blip r:embed="rId25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273040" cy="2941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464F30DD" w14:textId="77777777" w:rsidR="00F055B1" w:rsidRPr="00F055B1" w:rsidRDefault="00F055B1" w:rsidP="00F055B1">
      <w:r w:rsidRPr="00F055B1">
        <w:t>此处有一个特殊场景：</w:t>
      </w:r>
    </w:p>
    <w:p w14:paraId="67125B76" w14:textId="77777777" w:rsidR="00F055B1" w:rsidRPr="00F055B1" w:rsidRDefault="00F055B1" w:rsidP="00F055B1">
      <w:r w:rsidRPr="00F055B1">
        <w:t>邮件中会存在同一个Material (Part No.)对应多个Item NO的情况，这个时候需要从第一行的Item No及Quantity顺次收货，可能涉及到多行DSS导入模板的填写（例如诊断仪大表里QTY总数100，而之前ITEM No为100的还剩20个没收，那么Item No为100、QTY为20的一行，ITEM No为200、QTY为80的一行。）</w:t>
      </w:r>
    </w:p>
    <w:p w14:paraId="464B9B27" w14:textId="77777777" w:rsidR="00F055B1" w:rsidRPr="00F055B1" w:rsidRDefault="00F055B1" w:rsidP="00F055B1">
      <w:r w:rsidRPr="00F055B1">
        <w:t>这里会做成前台不显示每个PO具体收了多少，还剩多少的记录table，但是BU可以进行搜索查看。</w:t>
      </w:r>
    </w:p>
    <w:p w14:paraId="5D8C067A" w14:textId="77777777" w:rsidR="00F055B1" w:rsidRPr="00F055B1" w:rsidRDefault="00F055B1" w:rsidP="00F055B1">
      <w:r w:rsidRPr="00F055B1">
        <w:t>同时，如果BU对一些PN做了手工收货，业务老师可以在PTS平台上手工录入PO号、Part No、线下已收货数量，Portal会对自动收货和手工收货的记录提供查询功能。</w:t>
      </w:r>
    </w:p>
    <w:p w14:paraId="5FE151F5" w14:textId="77777777" w:rsidR="00F055B1" w:rsidRPr="00F055B1" w:rsidRDefault="00F055B1" w:rsidP="00F055B1">
      <w:r w:rsidRPr="00F055B1">
        <w:t>注：邮件里的Quantity是大于等于诊断仪大表里筛选后QTY加总数量的，无需额外对Qty进行校验。</w:t>
      </w:r>
    </w:p>
    <w:p w14:paraId="62120376" w14:textId="77777777" w:rsidR="00F055B1" w:rsidRPr="00F055B1" w:rsidRDefault="00F055B1" w:rsidP="00D9080B">
      <w:pPr>
        <w:pStyle w:val="1"/>
      </w:pPr>
      <w:r w:rsidRPr="00F055B1">
        <w:t>填写DSS模板（文件以“PN_日期”命名）</w:t>
      </w:r>
    </w:p>
    <w:p w14:paraId="681BAF70" w14:textId="77777777" w:rsidR="00F055B1" w:rsidRPr="00F055B1" w:rsidRDefault="00F055B1" w:rsidP="00F055B1">
      <w:r w:rsidRPr="00F055B1">
        <w:t>数据映射关系：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2790"/>
        <w:gridCol w:w="3034"/>
        <w:gridCol w:w="3192"/>
      </w:tblGrid>
      <w:tr w:rsidR="00F055B1" w:rsidRPr="00F055B1" w14:paraId="75342FF4" w14:textId="77777777" w:rsidTr="008349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4" w:type="pct"/>
            <w:hideMark/>
          </w:tcPr>
          <w:p w14:paraId="09265945" w14:textId="77777777" w:rsidR="00F055B1" w:rsidRPr="00F055B1" w:rsidRDefault="00F055B1" w:rsidP="00F055B1">
            <w:r w:rsidRPr="00F055B1">
              <w:t>DSS字段</w:t>
            </w:r>
          </w:p>
        </w:tc>
        <w:tc>
          <w:tcPr>
            <w:tcW w:w="1689" w:type="pct"/>
            <w:hideMark/>
          </w:tcPr>
          <w:p w14:paraId="1F3B7007" w14:textId="77777777" w:rsidR="00F055B1" w:rsidRPr="00F055B1" w:rsidRDefault="00F055B1" w:rsidP="00F055B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055B1">
              <w:t>涉及文件</w:t>
            </w:r>
          </w:p>
        </w:tc>
        <w:tc>
          <w:tcPr>
            <w:tcW w:w="1757" w:type="pct"/>
            <w:hideMark/>
          </w:tcPr>
          <w:p w14:paraId="46458CB7" w14:textId="77777777" w:rsidR="00F055B1" w:rsidRPr="00F055B1" w:rsidRDefault="00F055B1" w:rsidP="00F055B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055B1">
              <w:t>提取位置</w:t>
            </w:r>
          </w:p>
        </w:tc>
      </w:tr>
      <w:tr w:rsidR="00F055B1" w:rsidRPr="00F055B1" w14:paraId="348CCDA7" w14:textId="77777777" w:rsidTr="00834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4" w:type="pct"/>
            <w:hideMark/>
          </w:tcPr>
          <w:p w14:paraId="6E209DEC" w14:textId="77777777" w:rsidR="00F055B1" w:rsidRPr="00F055B1" w:rsidRDefault="00F055B1" w:rsidP="00F055B1">
            <w:r w:rsidRPr="00F055B1">
              <w:t>ASN Number</w:t>
            </w:r>
          </w:p>
        </w:tc>
        <w:tc>
          <w:tcPr>
            <w:tcW w:w="1689" w:type="pct"/>
            <w:hideMark/>
          </w:tcPr>
          <w:p w14:paraId="7457515B" w14:textId="77777777" w:rsidR="00F055B1" w:rsidRPr="00F055B1" w:rsidRDefault="00F055B1" w:rsidP="00F05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55B1">
              <w:t>进口发票（按AWB No.查询系统库中的对应发票信息）</w:t>
            </w:r>
          </w:p>
        </w:tc>
        <w:tc>
          <w:tcPr>
            <w:tcW w:w="1757" w:type="pct"/>
            <w:hideMark/>
          </w:tcPr>
          <w:p w14:paraId="54D8FC2E" w14:textId="77777777" w:rsidR="00F055B1" w:rsidRPr="00F055B1" w:rsidRDefault="00F055B1" w:rsidP="00F05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55B1">
              <w:t xml:space="preserve">Our delivery note number </w:t>
            </w:r>
          </w:p>
          <w:p w14:paraId="234F4EBF" w14:textId="7E8A008B" w:rsidR="00F055B1" w:rsidRPr="00F055B1" w:rsidRDefault="00F055B1" w:rsidP="00F05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55B1">
              <w:rPr>
                <w:noProof/>
              </w:rPr>
              <w:drawing>
                <wp:inline distT="0" distB="0" distL="0" distR="0" wp14:anchorId="1BDB95E2" wp14:editId="7231E0CD">
                  <wp:extent cx="1889760" cy="632460"/>
                  <wp:effectExtent l="0" t="0" r="0" b="0"/>
                  <wp:docPr id="89223533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9760" cy="632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55B1" w:rsidRPr="00F055B1" w14:paraId="17B8284E" w14:textId="77777777" w:rsidTr="008349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4" w:type="pct"/>
            <w:hideMark/>
          </w:tcPr>
          <w:p w14:paraId="18BA5876" w14:textId="77777777" w:rsidR="00F055B1" w:rsidRPr="00F055B1" w:rsidRDefault="00F055B1" w:rsidP="00F055B1">
            <w:r w:rsidRPr="00F055B1">
              <w:t>Vendor BP Number</w:t>
            </w:r>
          </w:p>
        </w:tc>
        <w:tc>
          <w:tcPr>
            <w:tcW w:w="1689" w:type="pct"/>
            <w:hideMark/>
          </w:tcPr>
          <w:p w14:paraId="3FE063B6" w14:textId="77777777" w:rsidR="00F055B1" w:rsidRPr="00F055B1" w:rsidRDefault="00F055B1" w:rsidP="00F055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55B1">
              <w:t>固定值</w:t>
            </w:r>
          </w:p>
        </w:tc>
        <w:tc>
          <w:tcPr>
            <w:tcW w:w="1757" w:type="pct"/>
            <w:hideMark/>
          </w:tcPr>
          <w:p w14:paraId="1E5E037A" w14:textId="77777777" w:rsidR="00F055B1" w:rsidRPr="00F055B1" w:rsidRDefault="00F055B1" w:rsidP="00F055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55B1">
              <w:t>191110260</w:t>
            </w:r>
          </w:p>
        </w:tc>
      </w:tr>
      <w:tr w:rsidR="00F055B1" w:rsidRPr="00F055B1" w14:paraId="3DE30DE2" w14:textId="77777777" w:rsidTr="00834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4" w:type="pct"/>
            <w:hideMark/>
          </w:tcPr>
          <w:p w14:paraId="0EEEE8AB" w14:textId="77777777" w:rsidR="00F055B1" w:rsidRPr="00F055B1" w:rsidRDefault="00F055B1" w:rsidP="00F055B1">
            <w:r w:rsidRPr="00F055B1">
              <w:t>Shipment Date</w:t>
            </w:r>
          </w:p>
        </w:tc>
        <w:tc>
          <w:tcPr>
            <w:tcW w:w="1689" w:type="pct"/>
            <w:hideMark/>
          </w:tcPr>
          <w:p w14:paraId="7E60A1AA" w14:textId="77777777" w:rsidR="00F055B1" w:rsidRPr="00F055B1" w:rsidRDefault="00F055B1" w:rsidP="00F05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55B1">
              <w:t>进口发票</w:t>
            </w:r>
          </w:p>
        </w:tc>
        <w:tc>
          <w:tcPr>
            <w:tcW w:w="1757" w:type="pct"/>
            <w:hideMark/>
          </w:tcPr>
          <w:p w14:paraId="5C26E3C7" w14:textId="77777777" w:rsidR="00F055B1" w:rsidRPr="00F055B1" w:rsidRDefault="00F055B1" w:rsidP="00F05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55B1">
              <w:t>Document date</w:t>
            </w:r>
          </w:p>
          <w:p w14:paraId="5AFD2E38" w14:textId="56680404" w:rsidR="00F055B1" w:rsidRPr="00F055B1" w:rsidRDefault="00F055B1" w:rsidP="00F05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55B1">
              <w:rPr>
                <w:noProof/>
              </w:rPr>
              <w:drawing>
                <wp:inline distT="0" distB="0" distL="0" distR="0" wp14:anchorId="5211CEE6" wp14:editId="72E1AAF2">
                  <wp:extent cx="1889760" cy="632460"/>
                  <wp:effectExtent l="0" t="0" r="0" b="0"/>
                  <wp:docPr id="832999511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9760" cy="632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55B1" w:rsidRPr="00F055B1" w14:paraId="5DBD21A2" w14:textId="77777777" w:rsidTr="008349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4" w:type="pct"/>
            <w:hideMark/>
          </w:tcPr>
          <w:p w14:paraId="4A987463" w14:textId="77777777" w:rsidR="00F055B1" w:rsidRPr="00F055B1" w:rsidRDefault="00F055B1" w:rsidP="00F055B1">
            <w:r w:rsidRPr="00F055B1">
              <w:t>SPM Part Number</w:t>
            </w:r>
          </w:p>
        </w:tc>
        <w:tc>
          <w:tcPr>
            <w:tcW w:w="1689" w:type="pct"/>
            <w:hideMark/>
          </w:tcPr>
          <w:p w14:paraId="55B5D946" w14:textId="77777777" w:rsidR="00F055B1" w:rsidRPr="00F055B1" w:rsidRDefault="00F055B1" w:rsidP="00F055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55B1">
              <w:t>诊断仪大表</w:t>
            </w:r>
          </w:p>
        </w:tc>
        <w:tc>
          <w:tcPr>
            <w:tcW w:w="1757" w:type="pct"/>
            <w:hideMark/>
          </w:tcPr>
          <w:p w14:paraId="3C5D2E11" w14:textId="77777777" w:rsidR="00F055B1" w:rsidRPr="00F055B1" w:rsidRDefault="00F055B1" w:rsidP="00F055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55B1">
              <w:t>Part No. (D列)</w:t>
            </w:r>
          </w:p>
        </w:tc>
      </w:tr>
      <w:tr w:rsidR="00F055B1" w:rsidRPr="00F055B1" w14:paraId="119CE2A4" w14:textId="77777777" w:rsidTr="00834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4" w:type="pct"/>
            <w:hideMark/>
          </w:tcPr>
          <w:p w14:paraId="3BC02D6D" w14:textId="77777777" w:rsidR="00F055B1" w:rsidRPr="00F055B1" w:rsidRDefault="00F055B1" w:rsidP="00F055B1">
            <w:r w:rsidRPr="00F055B1">
              <w:t>Quantity</w:t>
            </w:r>
          </w:p>
        </w:tc>
        <w:tc>
          <w:tcPr>
            <w:tcW w:w="1689" w:type="pct"/>
            <w:hideMark/>
          </w:tcPr>
          <w:p w14:paraId="569B85D0" w14:textId="77777777" w:rsidR="00F055B1" w:rsidRPr="00F055B1" w:rsidRDefault="00F055B1" w:rsidP="00F05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55B1">
              <w:t>诊断仪大表</w:t>
            </w:r>
          </w:p>
        </w:tc>
        <w:tc>
          <w:tcPr>
            <w:tcW w:w="1757" w:type="pct"/>
            <w:hideMark/>
          </w:tcPr>
          <w:p w14:paraId="276966E3" w14:textId="77777777" w:rsidR="00F055B1" w:rsidRPr="00F055B1" w:rsidRDefault="00F055B1" w:rsidP="00F05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55B1">
              <w:t>Qty (F列)</w:t>
            </w:r>
          </w:p>
        </w:tc>
      </w:tr>
      <w:tr w:rsidR="00F055B1" w:rsidRPr="00F055B1" w14:paraId="4E3815C7" w14:textId="77777777" w:rsidTr="008349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4" w:type="pct"/>
            <w:hideMark/>
          </w:tcPr>
          <w:p w14:paraId="4AAF6EB1" w14:textId="77777777" w:rsidR="00F055B1" w:rsidRPr="00F055B1" w:rsidRDefault="00F055B1" w:rsidP="00F055B1">
            <w:r w:rsidRPr="00F055B1">
              <w:t>Unit</w:t>
            </w:r>
          </w:p>
        </w:tc>
        <w:tc>
          <w:tcPr>
            <w:tcW w:w="1689" w:type="pct"/>
            <w:hideMark/>
          </w:tcPr>
          <w:p w14:paraId="47365038" w14:textId="77777777" w:rsidR="00F055B1" w:rsidRPr="00F055B1" w:rsidRDefault="00F055B1" w:rsidP="00F055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55B1">
              <w:t>固定值</w:t>
            </w:r>
          </w:p>
        </w:tc>
        <w:tc>
          <w:tcPr>
            <w:tcW w:w="1757" w:type="pct"/>
            <w:hideMark/>
          </w:tcPr>
          <w:p w14:paraId="09B05EF8" w14:textId="77777777" w:rsidR="00F055B1" w:rsidRPr="00F055B1" w:rsidRDefault="00F055B1" w:rsidP="00F055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55B1">
              <w:t>PC</w:t>
            </w:r>
          </w:p>
        </w:tc>
      </w:tr>
      <w:tr w:rsidR="00F055B1" w:rsidRPr="00F055B1" w14:paraId="3B6B658F" w14:textId="77777777" w:rsidTr="00834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4" w:type="pct"/>
            <w:hideMark/>
          </w:tcPr>
          <w:p w14:paraId="58A84A49" w14:textId="77777777" w:rsidR="00F055B1" w:rsidRPr="00F055B1" w:rsidRDefault="00F055B1" w:rsidP="00F055B1">
            <w:r w:rsidRPr="00F055B1">
              <w:t>SPM PO Number</w:t>
            </w:r>
          </w:p>
        </w:tc>
        <w:tc>
          <w:tcPr>
            <w:tcW w:w="1689" w:type="pct"/>
            <w:hideMark/>
          </w:tcPr>
          <w:p w14:paraId="4B36A7F0" w14:textId="77777777" w:rsidR="00F055B1" w:rsidRPr="00F055B1" w:rsidRDefault="00F055B1" w:rsidP="00F05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55B1">
              <w:t>IMS发送的PO邮件或者诊断仪大表</w:t>
            </w:r>
          </w:p>
        </w:tc>
        <w:tc>
          <w:tcPr>
            <w:tcW w:w="1757" w:type="pct"/>
            <w:hideMark/>
          </w:tcPr>
          <w:p w14:paraId="0AD57EBA" w14:textId="77777777" w:rsidR="00F055B1" w:rsidRPr="00F055B1" w:rsidRDefault="00F055B1" w:rsidP="00F05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55B1">
              <w:t>Email中的PO号或者诊断仪大表中的DPTS PO列</w:t>
            </w:r>
          </w:p>
        </w:tc>
      </w:tr>
      <w:tr w:rsidR="00F055B1" w:rsidRPr="00F055B1" w14:paraId="6E38541D" w14:textId="77777777" w:rsidTr="008349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4" w:type="pct"/>
            <w:hideMark/>
          </w:tcPr>
          <w:p w14:paraId="2223FD70" w14:textId="77777777" w:rsidR="00F055B1" w:rsidRPr="00F055B1" w:rsidRDefault="00F055B1" w:rsidP="00F055B1">
            <w:r w:rsidRPr="00F055B1">
              <w:t>SPM PO Item Number</w:t>
            </w:r>
          </w:p>
        </w:tc>
        <w:tc>
          <w:tcPr>
            <w:tcW w:w="1689" w:type="pct"/>
            <w:hideMark/>
          </w:tcPr>
          <w:p w14:paraId="59BE6709" w14:textId="77777777" w:rsidR="00F055B1" w:rsidRPr="00F055B1" w:rsidRDefault="00F055B1" w:rsidP="00F055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55B1">
              <w:t>IMS发送的PO邮件中的SPM截屏</w:t>
            </w:r>
          </w:p>
        </w:tc>
        <w:tc>
          <w:tcPr>
            <w:tcW w:w="1757" w:type="pct"/>
            <w:hideMark/>
          </w:tcPr>
          <w:p w14:paraId="7883AAB2" w14:textId="77777777" w:rsidR="00F055B1" w:rsidRPr="00F055B1" w:rsidRDefault="00F055B1" w:rsidP="00F055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55B1">
              <w:t>Item Number列（一个ITEM、一个SN为一行数据，不存在多个ITEM号写在一行上）</w:t>
            </w:r>
          </w:p>
        </w:tc>
      </w:tr>
      <w:tr w:rsidR="00F055B1" w:rsidRPr="00F055B1" w14:paraId="2254EE83" w14:textId="77777777" w:rsidTr="00834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4" w:type="pct"/>
            <w:hideMark/>
          </w:tcPr>
          <w:p w14:paraId="01FFDAA5" w14:textId="77777777" w:rsidR="00F055B1" w:rsidRPr="00F055B1" w:rsidRDefault="00F055B1" w:rsidP="00F055B1">
            <w:r w:rsidRPr="00F055B1">
              <w:t>ETA date</w:t>
            </w:r>
          </w:p>
        </w:tc>
        <w:tc>
          <w:tcPr>
            <w:tcW w:w="1689" w:type="pct"/>
            <w:hideMark/>
          </w:tcPr>
          <w:p w14:paraId="4F739407" w14:textId="77777777" w:rsidR="00F055B1" w:rsidRPr="00F055B1" w:rsidRDefault="00F055B1" w:rsidP="00F05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55B1">
              <w:t>Fullcome邮件（报关代理邮件）</w:t>
            </w:r>
          </w:p>
        </w:tc>
        <w:tc>
          <w:tcPr>
            <w:tcW w:w="1757" w:type="pct"/>
            <w:hideMark/>
          </w:tcPr>
          <w:p w14:paraId="2002B135" w14:textId="77777777" w:rsidR="00F055B1" w:rsidRPr="00F055B1" w:rsidRDefault="00F055B1" w:rsidP="00F05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55B1">
              <w:t>Fullcome邮件日期+1 calendar days</w:t>
            </w:r>
          </w:p>
        </w:tc>
      </w:tr>
    </w:tbl>
    <w:p w14:paraId="30C999D3" w14:textId="77777777" w:rsidR="001A2068" w:rsidRPr="001A2068" w:rsidRDefault="001A2068" w:rsidP="00E96717">
      <w:pPr>
        <w:pStyle w:val="ListParagraph"/>
        <w:numPr>
          <w:ilvl w:val="0"/>
          <w:numId w:val="9"/>
        </w:numPr>
        <w:spacing w:before="180" w:after="100"/>
        <w:outlineLvl w:val="2"/>
        <w:rPr>
          <w:b/>
          <w:bCs/>
          <w:vanish/>
          <w:color w:val="000000" w:themeColor="text1"/>
          <w:sz w:val="23"/>
          <w:szCs w:val="23"/>
        </w:rPr>
      </w:pPr>
    </w:p>
    <w:p w14:paraId="5B0E3DB8" w14:textId="77777777" w:rsidR="001A2068" w:rsidRPr="001A2068" w:rsidRDefault="001A2068" w:rsidP="00E96717">
      <w:pPr>
        <w:pStyle w:val="ListParagraph"/>
        <w:numPr>
          <w:ilvl w:val="1"/>
          <w:numId w:val="9"/>
        </w:numPr>
        <w:spacing w:before="180" w:after="100"/>
        <w:outlineLvl w:val="2"/>
        <w:rPr>
          <w:b/>
          <w:bCs/>
          <w:vanish/>
          <w:color w:val="000000" w:themeColor="text1"/>
          <w:sz w:val="23"/>
          <w:szCs w:val="23"/>
        </w:rPr>
      </w:pPr>
    </w:p>
    <w:p w14:paraId="7C9991CE" w14:textId="77777777" w:rsidR="001A2068" w:rsidRPr="001A2068" w:rsidRDefault="001A2068" w:rsidP="00E96717">
      <w:pPr>
        <w:pStyle w:val="ListParagraph"/>
        <w:numPr>
          <w:ilvl w:val="1"/>
          <w:numId w:val="9"/>
        </w:numPr>
        <w:spacing w:before="180" w:after="100"/>
        <w:outlineLvl w:val="2"/>
        <w:rPr>
          <w:b/>
          <w:bCs/>
          <w:vanish/>
          <w:color w:val="000000" w:themeColor="text1"/>
          <w:sz w:val="23"/>
          <w:szCs w:val="23"/>
        </w:rPr>
      </w:pPr>
    </w:p>
    <w:p w14:paraId="371C1FF0" w14:textId="70467DB3" w:rsidR="00CD498A" w:rsidRDefault="32F4042A" w:rsidP="007560D7">
      <w:pPr>
        <w:pStyle w:val="Heading2"/>
      </w:pPr>
      <w:r>
        <w:t>原型及交互规则说明</w:t>
      </w:r>
    </w:p>
    <w:p w14:paraId="364D7C68" w14:textId="77777777" w:rsidR="003576AD" w:rsidRDefault="003576AD" w:rsidP="00761725">
      <w:pPr>
        <w:pStyle w:val="Heading3"/>
        <w:numPr>
          <w:ilvl w:val="0"/>
          <w:numId w:val="0"/>
        </w:numPr>
        <w:ind w:left="1418"/>
      </w:pPr>
      <w:r>
        <w:t>公共说明</w:t>
      </w:r>
    </w:p>
    <w:p w14:paraId="55AA7733" w14:textId="77777777" w:rsidR="003576AD" w:rsidRDefault="003576AD" w:rsidP="003576AD">
      <w:pPr>
        <w:keepNext/>
        <w:spacing w:after="70"/>
        <w:jc w:val="center"/>
      </w:pPr>
      <w:r>
        <w:rPr>
          <w:noProof/>
        </w:rPr>
        <w:drawing>
          <wp:inline distT="0" distB="0" distL="0" distR="0" wp14:anchorId="1056474D" wp14:editId="58FA17E2">
            <wp:extent cx="6286500" cy="4365625"/>
            <wp:effectExtent l="0" t="0" r="0" b="0"/>
            <wp:docPr id="1" name="Screenshot 1" descr="图 7.3-1 平台整体框架:左侧导航 + 顶栏 + 工作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BBC11" w14:textId="33A3B645" w:rsidR="003576AD" w:rsidRDefault="003576AD" w:rsidP="003576AD">
      <w:pPr>
        <w:spacing w:after="70"/>
        <w:jc w:val="center"/>
      </w:pPr>
      <w:r>
        <w:rPr>
          <w:rFonts w:ascii="SimSun" w:eastAsia="SimSun" w:hAnsi="SimSun"/>
          <w:color w:val="555555"/>
          <w:sz w:val="16"/>
          <w:szCs w:val="16"/>
        </w:rPr>
        <w:t xml:space="preserve">图 </w:t>
      </w:r>
      <w:r w:rsidR="00813CC7">
        <w:rPr>
          <w:rFonts w:ascii="SimSun" w:eastAsia="SimSun" w:hAnsi="SimSun" w:hint="eastAsia"/>
          <w:color w:val="555555"/>
          <w:sz w:val="16"/>
          <w:szCs w:val="16"/>
        </w:rPr>
        <w:t>8</w:t>
      </w:r>
      <w:r>
        <w:rPr>
          <w:rFonts w:ascii="SimSun" w:eastAsia="SimSun" w:hAnsi="SimSun"/>
          <w:color w:val="555555"/>
          <w:sz w:val="16"/>
          <w:szCs w:val="16"/>
        </w:rPr>
        <w:t>.3-1 平台整体框架</w:t>
      </w:r>
      <w:r w:rsidR="005318D2">
        <w:rPr>
          <w:rFonts w:ascii="SimSun" w:eastAsia="SimSun" w:hAnsi="SimSun"/>
          <w:color w:val="555555"/>
          <w:sz w:val="16"/>
          <w:szCs w:val="16"/>
        </w:rPr>
        <w:t>：</w:t>
      </w:r>
      <w:r>
        <w:rPr>
          <w:rFonts w:ascii="SimSun" w:eastAsia="SimSun" w:hAnsi="SimSun"/>
          <w:color w:val="555555"/>
          <w:sz w:val="16"/>
          <w:szCs w:val="16"/>
        </w:rPr>
        <w:t>左侧导航 + 顶栏 + 工作区</w:t>
      </w:r>
    </w:p>
    <w:tbl>
      <w:tblPr>
        <w:tblW w:w="10034" w:type="dxa"/>
        <w:tblInd w:w="7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  <w:tblCellMar>
          <w:top w:w="50" w:type="dxa"/>
          <w:left w:w="75" w:type="dxa"/>
          <w:bottom w:w="50" w:type="dxa"/>
          <w:right w:w="75" w:type="dxa"/>
        </w:tblCellMar>
        <w:tblLook w:val="0000" w:firstRow="0" w:lastRow="0" w:firstColumn="0" w:lastColumn="0" w:noHBand="0" w:noVBand="0"/>
      </w:tblPr>
      <w:tblGrid>
        <w:gridCol w:w="2508"/>
        <w:gridCol w:w="3813"/>
        <w:gridCol w:w="3713"/>
      </w:tblGrid>
      <w:tr w:rsidR="003576AD" w14:paraId="1479BFBA" w14:textId="77777777">
        <w:trPr>
          <w:cantSplit/>
          <w:tblHeader/>
        </w:trPr>
        <w:tc>
          <w:tcPr>
            <w:tcW w:w="2508" w:type="dxa"/>
            <w:shd w:val="clear" w:color="auto" w:fill="080808"/>
            <w:vAlign w:val="center"/>
          </w:tcPr>
          <w:p w14:paraId="625A982A" w14:textId="77777777" w:rsidR="003576AD" w:rsidRDefault="003576AD" w:rsidP="00353A97">
            <w:r>
              <w:t>区域</w:t>
            </w:r>
          </w:p>
        </w:tc>
        <w:tc>
          <w:tcPr>
            <w:tcW w:w="3813" w:type="dxa"/>
            <w:shd w:val="clear" w:color="auto" w:fill="080808"/>
            <w:vAlign w:val="center"/>
          </w:tcPr>
          <w:p w14:paraId="488C61BE" w14:textId="77777777" w:rsidR="003576AD" w:rsidRDefault="003576AD" w:rsidP="00353A97">
            <w:r>
              <w:t>信息 / 功能</w:t>
            </w:r>
          </w:p>
        </w:tc>
        <w:tc>
          <w:tcPr>
            <w:tcW w:w="3713" w:type="dxa"/>
            <w:shd w:val="clear" w:color="auto" w:fill="080808"/>
            <w:vAlign w:val="center"/>
          </w:tcPr>
          <w:p w14:paraId="4C8E91BC" w14:textId="77777777" w:rsidR="003576AD" w:rsidRDefault="003576AD" w:rsidP="00353A97">
            <w:r>
              <w:t>说明</w:t>
            </w:r>
          </w:p>
        </w:tc>
      </w:tr>
      <w:tr w:rsidR="003576AD" w14:paraId="662FF943" w14:textId="77777777">
        <w:trPr>
          <w:cantSplit/>
        </w:trPr>
        <w:tc>
          <w:tcPr>
            <w:tcW w:w="2508" w:type="dxa"/>
            <w:shd w:val="clear" w:color="auto" w:fill="EEEEEE"/>
            <w:vAlign w:val="center"/>
          </w:tcPr>
          <w:p w14:paraId="1DBD01AA" w14:textId="77777777" w:rsidR="003576AD" w:rsidRDefault="003576AD" w:rsidP="00353A97">
            <w:r>
              <w:t>左侧导航</w:t>
            </w:r>
          </w:p>
        </w:tc>
        <w:tc>
          <w:tcPr>
            <w:tcW w:w="3813" w:type="dxa"/>
            <w:shd w:val="clear" w:color="auto" w:fill="EEEEEE"/>
            <w:vAlign w:val="center"/>
          </w:tcPr>
          <w:p w14:paraId="76F587FC" w14:textId="77777777" w:rsidR="003576AD" w:rsidRDefault="003576AD" w:rsidP="00353A97">
            <w:r>
              <w:t>工作台 / 任务中心 / 邮件中心 / 配置中心 / Share Point</w:t>
            </w:r>
          </w:p>
        </w:tc>
        <w:tc>
          <w:tcPr>
            <w:tcW w:w="3713" w:type="dxa"/>
            <w:shd w:val="clear" w:color="auto" w:fill="EEEEEE"/>
            <w:vAlign w:val="center"/>
          </w:tcPr>
          <w:p w14:paraId="446EB559" w14:textId="0525FDD0" w:rsidR="003576AD" w:rsidRDefault="003576AD" w:rsidP="00353A97">
            <w:r>
              <w:t>Share Point 在新标签页打开存档文件夹</w:t>
            </w:r>
            <w:r w:rsidR="005318D2">
              <w:t>；</w:t>
            </w:r>
            <w:r>
              <w:t>任务中心带任务数角标</w:t>
            </w:r>
          </w:p>
        </w:tc>
      </w:tr>
      <w:tr w:rsidR="003576AD" w14:paraId="7EDBC378" w14:textId="77777777">
        <w:trPr>
          <w:cantSplit/>
        </w:trPr>
        <w:tc>
          <w:tcPr>
            <w:tcW w:w="2508" w:type="dxa"/>
            <w:shd w:val="clear" w:color="auto" w:fill="FFFFFF"/>
            <w:vAlign w:val="center"/>
          </w:tcPr>
          <w:p w14:paraId="597A68B0" w14:textId="77777777" w:rsidR="003576AD" w:rsidRDefault="003576AD" w:rsidP="00353A97">
            <w:r>
              <w:t>顶栏</w:t>
            </w:r>
          </w:p>
        </w:tc>
        <w:tc>
          <w:tcPr>
            <w:tcW w:w="3813" w:type="dxa"/>
            <w:shd w:val="clear" w:color="auto" w:fill="FFFFFF"/>
            <w:vAlign w:val="center"/>
          </w:tcPr>
          <w:p w14:paraId="480F109D" w14:textId="77777777" w:rsidR="003576AD" w:rsidRDefault="003576AD" w:rsidP="00353A97">
            <w:r>
              <w:t>页面标题 / 面包屑 / 提醒信封 / 主题切换 / 用户头像</w:t>
            </w:r>
          </w:p>
        </w:tc>
        <w:tc>
          <w:tcPr>
            <w:tcW w:w="3713" w:type="dxa"/>
            <w:shd w:val="clear" w:color="auto" w:fill="FFFFFF"/>
            <w:vAlign w:val="center"/>
          </w:tcPr>
          <w:p w14:paraId="04FD275D" w14:textId="28C53A4F" w:rsidR="003576AD" w:rsidRDefault="003576AD" w:rsidP="00353A97">
            <w:r>
              <w:t>信封入口进提醒中心</w:t>
            </w:r>
            <w:r w:rsidR="005318D2">
              <w:t>，</w:t>
            </w:r>
            <w:r>
              <w:t>有未读时显示红点</w:t>
            </w:r>
          </w:p>
        </w:tc>
      </w:tr>
    </w:tbl>
    <w:p w14:paraId="408341FC" w14:textId="13FD8A7A" w:rsidR="003576AD" w:rsidRDefault="003576AD" w:rsidP="00353A97">
      <w:r>
        <w:rPr>
          <w:b/>
        </w:rPr>
        <w:t>状态口径(全页面一致)</w:t>
      </w:r>
      <w:r w:rsidR="005318D2">
        <w:t>：</w:t>
      </w:r>
      <w:r>
        <w:t>任务状态按最新执行实例(Run)推导——已完成(模板已生成)、执行中(含重试中)、待人工处理(待上传 / 有差异 / 失败的聚合口径</w:t>
      </w:r>
      <w:r w:rsidR="005318D2">
        <w:t>，</w:t>
      </w:r>
      <w:r>
        <w:t>互不互斥)、失败、成功等标签颜色全局统一(执行中蓝 / 待上传橙 / 有差异金 / 失败红 / 已完成绿)。</w:t>
      </w:r>
    </w:p>
    <w:p w14:paraId="068728C8" w14:textId="67961647" w:rsidR="003576AD" w:rsidRDefault="003576AD" w:rsidP="00353A97">
      <w:r>
        <w:rPr>
          <w:b/>
        </w:rPr>
        <w:t>权限口径</w:t>
      </w:r>
      <w:r w:rsidR="005318D2">
        <w:t>：</w:t>
      </w:r>
      <w:r>
        <w:t>业务角色分 IO(业务操作)、配置维护者(规则 / 模板 / 大表 / 调度)、BU·主管(只读 + 手工收货录入与收货记录查询导出)、德勤(只读 + 审计)</w:t>
      </w:r>
      <w:r w:rsidR="005318D2">
        <w:t>；</w:t>
      </w:r>
      <w:r>
        <w:t>执行中的任务对所有角色只读</w:t>
      </w:r>
      <w:r w:rsidR="005318D2">
        <w:t>；</w:t>
      </w:r>
      <w:r>
        <w:t>修正仅 IO、仅当前生效 Run、留痕不审批。本次原型为全权限演示版(Case 1~5 全部可见)</w:t>
      </w:r>
      <w:r w:rsidR="005318D2">
        <w:t>，</w:t>
      </w:r>
      <w:r>
        <w:t>按钮不按角色隐藏。</w:t>
      </w:r>
    </w:p>
    <w:p w14:paraId="23D4D072" w14:textId="7E05BF54" w:rsidR="003576AD" w:rsidRPr="003576AD" w:rsidRDefault="003576AD" w:rsidP="00353A97">
      <w:r>
        <w:rPr>
          <w:b/>
        </w:rPr>
        <w:t>Case 与线路</w:t>
      </w:r>
      <w:r w:rsidR="005318D2">
        <w:t>：</w:t>
      </w:r>
      <w:r>
        <w:t>UC34 下 Case5 拆两个子类型——Case5-MBPLAP(定时调度)、Case5-XEntry(邮件触发)</w:t>
      </w:r>
      <w:r w:rsidR="005318D2">
        <w:t>，</w:t>
      </w:r>
      <w:r>
        <w:t>工作台、任务中心、邮件中心、配置中心均按此分组</w:t>
      </w:r>
      <w:r w:rsidR="005318D2">
        <w:t>；</w:t>
      </w:r>
      <w:r>
        <w:t>票粒度 MBPLAP=分单号(HAWB/BL No.)、X-entry=运单号(AWB No.)。</w:t>
      </w:r>
    </w:p>
    <w:p w14:paraId="3608A839" w14:textId="77777777" w:rsidR="007277A8" w:rsidRPr="007277A8" w:rsidRDefault="007277A8" w:rsidP="00E96717">
      <w:pPr>
        <w:pStyle w:val="ListParagraph"/>
        <w:numPr>
          <w:ilvl w:val="1"/>
          <w:numId w:val="22"/>
        </w:numPr>
        <w:spacing w:before="180" w:after="100"/>
        <w:outlineLvl w:val="2"/>
        <w:rPr>
          <w:b/>
          <w:bCs/>
          <w:vanish/>
          <w:color w:val="000000" w:themeColor="text1"/>
          <w:sz w:val="23"/>
          <w:szCs w:val="23"/>
        </w:rPr>
      </w:pPr>
    </w:p>
    <w:p w14:paraId="633488CF" w14:textId="7DDAAB30" w:rsidR="00CD498A" w:rsidRDefault="00DD21A1" w:rsidP="007277A8">
      <w:pPr>
        <w:pStyle w:val="Heading3"/>
      </w:pPr>
      <w:r>
        <w:t>工作台</w:t>
      </w:r>
    </w:p>
    <w:p w14:paraId="0F87D374" w14:textId="77777777" w:rsidR="00FC1749" w:rsidRPr="0080338C" w:rsidRDefault="00FC1749" w:rsidP="0080338C">
      <w:pPr>
        <w:rPr>
          <w:b/>
          <w:bCs/>
        </w:rPr>
      </w:pPr>
      <w:r w:rsidRPr="0080338C">
        <w:rPr>
          <w:b/>
          <w:bCs/>
        </w:rPr>
        <w:t>页面目的与结构</w:t>
      </w:r>
    </w:p>
    <w:p w14:paraId="68C7B13A" w14:textId="58B67E3A" w:rsidR="00FC1749" w:rsidRDefault="00FC1749" w:rsidP="0080338C">
      <w:r w:rsidRPr="0080338C">
        <w:t>工作台按 Case 分组展示各子 Case 的任务统计卡</w:t>
      </w:r>
      <w:r w:rsidR="005318D2">
        <w:t>，</w:t>
      </w:r>
      <w:r w:rsidRPr="0080338C">
        <w:t>点击卡片带筛选下钻任务中心。顶部提供 Case 下拉与执行时间区间筛选。</w:t>
      </w:r>
    </w:p>
    <w:p w14:paraId="4FE6DEBA" w14:textId="77777777" w:rsidR="00FC1749" w:rsidRDefault="00FC1749" w:rsidP="00FC1749">
      <w:pPr>
        <w:keepNext/>
        <w:spacing w:after="70"/>
        <w:jc w:val="center"/>
      </w:pPr>
      <w:r>
        <w:rPr>
          <w:noProof/>
        </w:rPr>
        <w:drawing>
          <wp:inline distT="0" distB="0" distL="0" distR="0" wp14:anchorId="3D757D91" wp14:editId="5F5EFAAA">
            <wp:extent cx="6286500" cy="4365625"/>
            <wp:effectExtent l="0" t="0" r="0" b="0"/>
            <wp:docPr id="3" name="Screenshot 3" descr="图 7.3.1-1 工作台选择「Case 5 · ASN」:MBPLAP / XEntry 两排统计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-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B6B8C" w14:textId="6E161E01" w:rsidR="00FC1749" w:rsidRDefault="00FC1749" w:rsidP="00FC1749">
      <w:pPr>
        <w:spacing w:after="70"/>
        <w:jc w:val="center"/>
      </w:pPr>
      <w:r>
        <w:rPr>
          <w:rFonts w:ascii="SimSun" w:eastAsia="SimSun" w:hAnsi="SimSun"/>
          <w:color w:val="555555"/>
          <w:sz w:val="16"/>
          <w:szCs w:val="16"/>
        </w:rPr>
        <w:t xml:space="preserve">图 </w:t>
      </w:r>
      <w:r w:rsidR="004F5DAA">
        <w:rPr>
          <w:rFonts w:ascii="SimSun" w:eastAsia="SimSun" w:hAnsi="SimSun" w:hint="eastAsia"/>
          <w:color w:val="555555"/>
          <w:sz w:val="16"/>
          <w:szCs w:val="16"/>
        </w:rPr>
        <w:t>8</w:t>
      </w:r>
      <w:r>
        <w:rPr>
          <w:rFonts w:ascii="SimSun" w:eastAsia="SimSun" w:hAnsi="SimSun"/>
          <w:color w:val="555555"/>
          <w:sz w:val="16"/>
          <w:szCs w:val="16"/>
        </w:rPr>
        <w:t>.3.1-1 工作台选择「Case 5 · ASN」</w:t>
      </w:r>
      <w:r w:rsidR="005318D2">
        <w:rPr>
          <w:rFonts w:ascii="SimSun" w:eastAsia="SimSun" w:hAnsi="SimSun"/>
          <w:color w:val="555555"/>
          <w:sz w:val="16"/>
          <w:szCs w:val="16"/>
        </w:rPr>
        <w:t>：</w:t>
      </w:r>
      <w:r>
        <w:rPr>
          <w:rFonts w:ascii="SimSun" w:eastAsia="SimSun" w:hAnsi="SimSun"/>
          <w:color w:val="555555"/>
          <w:sz w:val="16"/>
          <w:szCs w:val="16"/>
        </w:rPr>
        <w:t>MBPLAP / XEntry 两排统计卡</w:t>
      </w:r>
    </w:p>
    <w:tbl>
      <w:tblPr>
        <w:tblW w:w="10034" w:type="dxa"/>
        <w:tblInd w:w="7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  <w:tblCellMar>
          <w:top w:w="50" w:type="dxa"/>
          <w:left w:w="75" w:type="dxa"/>
          <w:bottom w:w="50" w:type="dxa"/>
          <w:right w:w="75" w:type="dxa"/>
        </w:tblCellMar>
        <w:tblLook w:val="0000" w:firstRow="0" w:lastRow="0" w:firstColumn="0" w:lastColumn="0" w:noHBand="0" w:noVBand="0"/>
      </w:tblPr>
      <w:tblGrid>
        <w:gridCol w:w="2508"/>
        <w:gridCol w:w="3813"/>
        <w:gridCol w:w="3713"/>
      </w:tblGrid>
      <w:tr w:rsidR="00FC1749" w14:paraId="0258BC34" w14:textId="77777777">
        <w:trPr>
          <w:cantSplit/>
          <w:tblHeader/>
        </w:trPr>
        <w:tc>
          <w:tcPr>
            <w:tcW w:w="2508" w:type="dxa"/>
            <w:shd w:val="clear" w:color="auto" w:fill="080808"/>
            <w:vAlign w:val="center"/>
          </w:tcPr>
          <w:p w14:paraId="5659BBDD" w14:textId="77777777" w:rsidR="00FC1749" w:rsidRDefault="00FC1749" w:rsidP="00706773">
            <w:r>
              <w:t>区域</w:t>
            </w:r>
          </w:p>
        </w:tc>
        <w:tc>
          <w:tcPr>
            <w:tcW w:w="3813" w:type="dxa"/>
            <w:shd w:val="clear" w:color="auto" w:fill="080808"/>
            <w:vAlign w:val="center"/>
          </w:tcPr>
          <w:p w14:paraId="4B88FD9A" w14:textId="77777777" w:rsidR="00FC1749" w:rsidRDefault="00FC1749" w:rsidP="00706773">
            <w:r>
              <w:t>信息 / 功能</w:t>
            </w:r>
          </w:p>
        </w:tc>
        <w:tc>
          <w:tcPr>
            <w:tcW w:w="3713" w:type="dxa"/>
            <w:shd w:val="clear" w:color="auto" w:fill="080808"/>
            <w:vAlign w:val="center"/>
          </w:tcPr>
          <w:p w14:paraId="6175E17F" w14:textId="77777777" w:rsidR="00FC1749" w:rsidRDefault="00FC1749" w:rsidP="00706773">
            <w:r>
              <w:t>业务用途</w:t>
            </w:r>
          </w:p>
        </w:tc>
      </w:tr>
      <w:tr w:rsidR="00FC1749" w14:paraId="1B5F4102" w14:textId="77777777">
        <w:trPr>
          <w:cantSplit/>
        </w:trPr>
        <w:tc>
          <w:tcPr>
            <w:tcW w:w="2508" w:type="dxa"/>
            <w:shd w:val="clear" w:color="auto" w:fill="EEEEEE"/>
            <w:vAlign w:val="center"/>
          </w:tcPr>
          <w:p w14:paraId="2138BC0F" w14:textId="77777777" w:rsidR="00FC1749" w:rsidRDefault="00FC1749" w:rsidP="00706773">
            <w:r>
              <w:t>筛选条</w:t>
            </w:r>
          </w:p>
        </w:tc>
        <w:tc>
          <w:tcPr>
            <w:tcW w:w="3813" w:type="dxa"/>
            <w:shd w:val="clear" w:color="auto" w:fill="EEEEEE"/>
            <w:vAlign w:val="center"/>
          </w:tcPr>
          <w:p w14:paraId="18934287" w14:textId="77777777" w:rsidR="00FC1749" w:rsidRDefault="00FC1749" w:rsidP="00706773">
            <w:r>
              <w:t>Case 下拉(全部 Case / Case 1~5)+ 执行时间(开始-结束)</w:t>
            </w:r>
          </w:p>
        </w:tc>
        <w:tc>
          <w:tcPr>
            <w:tcW w:w="3713" w:type="dxa"/>
            <w:shd w:val="clear" w:color="auto" w:fill="EEEEEE"/>
            <w:vAlign w:val="center"/>
          </w:tcPr>
          <w:p w14:paraId="646BEC90" w14:textId="3F2C4C39" w:rsidR="00FC1749" w:rsidRDefault="00FC1749" w:rsidP="00706773">
            <w:r>
              <w:t>聚焦单个 Case</w:t>
            </w:r>
            <w:r w:rsidR="005318D2">
              <w:t>；</w:t>
            </w:r>
            <w:r>
              <w:t>按任务最新一次执行的开始日期过滤</w:t>
            </w:r>
          </w:p>
        </w:tc>
      </w:tr>
      <w:tr w:rsidR="00FC1749" w14:paraId="28FC0115" w14:textId="77777777">
        <w:trPr>
          <w:cantSplit/>
        </w:trPr>
        <w:tc>
          <w:tcPr>
            <w:tcW w:w="2508" w:type="dxa"/>
            <w:shd w:val="clear" w:color="auto" w:fill="FFFFFF"/>
            <w:vAlign w:val="center"/>
          </w:tcPr>
          <w:p w14:paraId="304DA466" w14:textId="77777777" w:rsidR="00FC1749" w:rsidRDefault="00FC1749" w:rsidP="00706773">
            <w:r>
              <w:t>子 Case 卡组</w:t>
            </w:r>
          </w:p>
        </w:tc>
        <w:tc>
          <w:tcPr>
            <w:tcW w:w="3813" w:type="dxa"/>
            <w:shd w:val="clear" w:color="auto" w:fill="FFFFFF"/>
            <w:vAlign w:val="center"/>
          </w:tcPr>
          <w:p w14:paraId="2DA89926" w14:textId="0BD8C946" w:rsidR="00FC1749" w:rsidRDefault="00FC1749" w:rsidP="00706773">
            <w:r>
              <w:t>Case5-MBPLAP、Case5-XEntry 各一排</w:t>
            </w:r>
            <w:r w:rsidR="005318D2">
              <w:t>，</w:t>
            </w:r>
            <w:r>
              <w:t>标题右侧「累计 X 票任务」</w:t>
            </w:r>
          </w:p>
        </w:tc>
        <w:tc>
          <w:tcPr>
            <w:tcW w:w="3713" w:type="dxa"/>
            <w:shd w:val="clear" w:color="auto" w:fill="FFFFFF"/>
            <w:vAlign w:val="center"/>
          </w:tcPr>
          <w:p w14:paraId="38081435" w14:textId="33A49EF9" w:rsidR="00FC1749" w:rsidRDefault="00FC1749" w:rsidP="00706773">
            <w:r>
              <w:t>双支线分开计量</w:t>
            </w:r>
            <w:r w:rsidR="005318D2">
              <w:t>，</w:t>
            </w:r>
            <w:r>
              <w:t>互不混入</w:t>
            </w:r>
          </w:p>
        </w:tc>
      </w:tr>
      <w:tr w:rsidR="00FC1749" w14:paraId="57B1F74A" w14:textId="77777777">
        <w:trPr>
          <w:cantSplit/>
        </w:trPr>
        <w:tc>
          <w:tcPr>
            <w:tcW w:w="2508" w:type="dxa"/>
            <w:shd w:val="clear" w:color="auto" w:fill="EEEEEE"/>
            <w:vAlign w:val="center"/>
          </w:tcPr>
          <w:p w14:paraId="66C25593" w14:textId="77777777" w:rsidR="00FC1749" w:rsidRDefault="00FC1749" w:rsidP="00706773">
            <w:r>
              <w:t>统计卡 ×4/排</w:t>
            </w:r>
          </w:p>
        </w:tc>
        <w:tc>
          <w:tcPr>
            <w:tcW w:w="3813" w:type="dxa"/>
            <w:shd w:val="clear" w:color="auto" w:fill="EEEEEE"/>
            <w:vAlign w:val="center"/>
          </w:tcPr>
          <w:p w14:paraId="4859C52A" w14:textId="77777777" w:rsidR="00FC1749" w:rsidRDefault="00FC1749" w:rsidP="00706773">
            <w:r>
              <w:t>总任务数 / 已完成数 / 执行中 / 待人工处理</w:t>
            </w:r>
          </w:p>
        </w:tc>
        <w:tc>
          <w:tcPr>
            <w:tcW w:w="3713" w:type="dxa"/>
            <w:shd w:val="clear" w:color="auto" w:fill="EEEEEE"/>
            <w:vAlign w:val="center"/>
          </w:tcPr>
          <w:p w14:paraId="36EDB127" w14:textId="1FB15766" w:rsidR="00FC1749" w:rsidRDefault="00FC1749" w:rsidP="00706773">
            <w:r>
              <w:t>总任务数、已完成、执行中随所选日期统计</w:t>
            </w:r>
            <w:r w:rsidR="005318D2">
              <w:t>；</w:t>
            </w:r>
            <w:r>
              <w:t>待人工处理始终统计全部记录</w:t>
            </w:r>
          </w:p>
        </w:tc>
      </w:tr>
    </w:tbl>
    <w:p w14:paraId="3B890E9B" w14:textId="77777777" w:rsidR="00706773" w:rsidRDefault="00706773" w:rsidP="00706773">
      <w:pPr>
        <w:rPr>
          <w:b/>
          <w:bCs/>
        </w:rPr>
      </w:pPr>
    </w:p>
    <w:p w14:paraId="0803A4B6" w14:textId="55807158" w:rsidR="00FC1749" w:rsidRPr="00706773" w:rsidRDefault="00FC1749" w:rsidP="00706773">
      <w:pPr>
        <w:rPr>
          <w:b/>
          <w:bCs/>
        </w:rPr>
      </w:pPr>
      <w:r w:rsidRPr="00706773">
        <w:rPr>
          <w:b/>
          <w:bCs/>
        </w:rPr>
        <w:t>操作与界面变化</w:t>
      </w:r>
    </w:p>
    <w:tbl>
      <w:tblPr>
        <w:tblW w:w="10034" w:type="dxa"/>
        <w:tblInd w:w="7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  <w:tblCellMar>
          <w:top w:w="50" w:type="dxa"/>
          <w:left w:w="75" w:type="dxa"/>
          <w:bottom w:w="50" w:type="dxa"/>
          <w:right w:w="75" w:type="dxa"/>
        </w:tblCellMar>
        <w:tblLook w:val="0000" w:firstRow="0" w:lastRow="0" w:firstColumn="0" w:lastColumn="0" w:noHBand="0" w:noVBand="0"/>
      </w:tblPr>
      <w:tblGrid>
        <w:gridCol w:w="1906"/>
        <w:gridCol w:w="2709"/>
        <w:gridCol w:w="3010"/>
        <w:gridCol w:w="2409"/>
      </w:tblGrid>
      <w:tr w:rsidR="00FC1749" w14:paraId="18ED23A5" w14:textId="77777777">
        <w:trPr>
          <w:cantSplit/>
          <w:tblHeader/>
        </w:trPr>
        <w:tc>
          <w:tcPr>
            <w:tcW w:w="1906" w:type="dxa"/>
            <w:shd w:val="clear" w:color="auto" w:fill="080808"/>
            <w:vAlign w:val="center"/>
          </w:tcPr>
          <w:p w14:paraId="0ED281C2" w14:textId="77777777" w:rsidR="00FC1749" w:rsidRDefault="00FC1749" w:rsidP="00706773">
            <w:r>
              <w:t>操作</w:t>
            </w:r>
          </w:p>
        </w:tc>
        <w:tc>
          <w:tcPr>
            <w:tcW w:w="2709" w:type="dxa"/>
            <w:shd w:val="clear" w:color="auto" w:fill="080808"/>
            <w:vAlign w:val="center"/>
          </w:tcPr>
          <w:p w14:paraId="3CC8A653" w14:textId="77777777" w:rsidR="00FC1749" w:rsidRDefault="00FC1749" w:rsidP="00706773">
            <w:r>
              <w:t>显示 / 可用条件</w:t>
            </w:r>
          </w:p>
        </w:tc>
        <w:tc>
          <w:tcPr>
            <w:tcW w:w="3010" w:type="dxa"/>
            <w:shd w:val="clear" w:color="auto" w:fill="080808"/>
            <w:vAlign w:val="center"/>
          </w:tcPr>
          <w:p w14:paraId="78A1967D" w14:textId="77777777" w:rsidR="00FC1749" w:rsidRDefault="00FC1749" w:rsidP="00706773">
            <w:r>
              <w:t>动作、处理与反馈</w:t>
            </w:r>
          </w:p>
        </w:tc>
        <w:tc>
          <w:tcPr>
            <w:tcW w:w="2409" w:type="dxa"/>
            <w:shd w:val="clear" w:color="auto" w:fill="080808"/>
            <w:vAlign w:val="center"/>
          </w:tcPr>
          <w:p w14:paraId="6A173F88" w14:textId="77777777" w:rsidR="00FC1749" w:rsidRDefault="00FC1749" w:rsidP="00706773">
            <w:r>
              <w:t>数据变化 / 页面联动</w:t>
            </w:r>
          </w:p>
        </w:tc>
      </w:tr>
      <w:tr w:rsidR="00FC1749" w14:paraId="7DAC0A97" w14:textId="77777777">
        <w:trPr>
          <w:cantSplit/>
        </w:trPr>
        <w:tc>
          <w:tcPr>
            <w:tcW w:w="1906" w:type="dxa"/>
            <w:shd w:val="clear" w:color="auto" w:fill="EEEEEE"/>
            <w:vAlign w:val="center"/>
          </w:tcPr>
          <w:p w14:paraId="5C7D1F3F" w14:textId="77777777" w:rsidR="00FC1749" w:rsidRDefault="00FC1749" w:rsidP="00706773">
            <w:r>
              <w:t>Case 下拉</w:t>
            </w:r>
          </w:p>
        </w:tc>
        <w:tc>
          <w:tcPr>
            <w:tcW w:w="2709" w:type="dxa"/>
            <w:shd w:val="clear" w:color="auto" w:fill="EEEEEE"/>
            <w:vAlign w:val="center"/>
          </w:tcPr>
          <w:p w14:paraId="47249777" w14:textId="77777777" w:rsidR="00FC1749" w:rsidRDefault="00FC1749" w:rsidP="00706773">
            <w:r>
              <w:t>恒可用</w:t>
            </w:r>
          </w:p>
        </w:tc>
        <w:tc>
          <w:tcPr>
            <w:tcW w:w="3010" w:type="dxa"/>
            <w:shd w:val="clear" w:color="auto" w:fill="EEEEEE"/>
            <w:vAlign w:val="center"/>
          </w:tcPr>
          <w:p w14:paraId="61D3996E" w14:textId="77777777" w:rsidR="00FC1749" w:rsidRDefault="00FC1749" w:rsidP="00706773">
            <w:r>
              <w:t>选择后页面只显示该 Case 的卡组</w:t>
            </w:r>
          </w:p>
        </w:tc>
        <w:tc>
          <w:tcPr>
            <w:tcW w:w="2409" w:type="dxa"/>
            <w:shd w:val="clear" w:color="auto" w:fill="EEEEEE"/>
            <w:vAlign w:val="center"/>
          </w:tcPr>
          <w:p w14:paraId="0DB1EBB4" w14:textId="543D4D4D" w:rsidR="00FC1749" w:rsidRDefault="00FC1749" w:rsidP="00706773">
            <w:r>
              <w:t>出现「清除筛选」按钮</w:t>
            </w:r>
            <w:r w:rsidR="005318D2">
              <w:t>；</w:t>
            </w:r>
            <w:r>
              <w:t>筛选条件保留在本标签页</w:t>
            </w:r>
            <w:r w:rsidR="005318D2">
              <w:t>，</w:t>
            </w:r>
            <w:r>
              <w:t>从任务中心返回不丢</w:t>
            </w:r>
          </w:p>
        </w:tc>
      </w:tr>
      <w:tr w:rsidR="00FC1749" w14:paraId="31BFD853" w14:textId="77777777">
        <w:trPr>
          <w:cantSplit/>
        </w:trPr>
        <w:tc>
          <w:tcPr>
            <w:tcW w:w="1906" w:type="dxa"/>
            <w:shd w:val="clear" w:color="auto" w:fill="FFFFFF"/>
            <w:vAlign w:val="center"/>
          </w:tcPr>
          <w:p w14:paraId="4C1F3785" w14:textId="77777777" w:rsidR="00FC1749" w:rsidRDefault="00FC1749" w:rsidP="00706773">
            <w:r>
              <w:t>执行时间区间</w:t>
            </w:r>
          </w:p>
        </w:tc>
        <w:tc>
          <w:tcPr>
            <w:tcW w:w="2709" w:type="dxa"/>
            <w:shd w:val="clear" w:color="auto" w:fill="FFFFFF"/>
            <w:vAlign w:val="center"/>
          </w:tcPr>
          <w:p w14:paraId="64A1BC1C" w14:textId="77777777" w:rsidR="00FC1749" w:rsidRDefault="00FC1749" w:rsidP="00706773">
            <w:r>
              <w:t>恒可用</w:t>
            </w:r>
          </w:p>
        </w:tc>
        <w:tc>
          <w:tcPr>
            <w:tcW w:w="3010" w:type="dxa"/>
            <w:shd w:val="clear" w:color="auto" w:fill="FFFFFF"/>
            <w:vAlign w:val="center"/>
          </w:tcPr>
          <w:p w14:paraId="2BBA735C" w14:textId="6CAE5278" w:rsidR="00FC1749" w:rsidRDefault="00FC1749" w:rsidP="00706773">
            <w:r>
              <w:t>选择开始 / 结束日期</w:t>
            </w:r>
            <w:r w:rsidR="005318D2">
              <w:t>，</w:t>
            </w:r>
            <w:r>
              <w:t>可只选一端</w:t>
            </w:r>
            <w:r w:rsidR="005318D2">
              <w:t>；</w:t>
            </w:r>
            <w:r>
              <w:t>开始晚于结束时提示「开始时间不能晚于结束时间」</w:t>
            </w:r>
          </w:p>
        </w:tc>
        <w:tc>
          <w:tcPr>
            <w:tcW w:w="2409" w:type="dxa"/>
            <w:shd w:val="clear" w:color="auto" w:fill="FFFFFF"/>
            <w:vAlign w:val="center"/>
          </w:tcPr>
          <w:p w14:paraId="2AE86D8F" w14:textId="67115034" w:rsidR="00FC1749" w:rsidRDefault="00FC1749" w:rsidP="00706773">
            <w:r>
              <w:t>总任务数 / 已完成数 / 执行中按日期统计</w:t>
            </w:r>
            <w:r w:rsidR="005318D2">
              <w:t>，</w:t>
            </w:r>
            <w:r>
              <w:t>卡片脚注由「全部记录」变「所选日期」</w:t>
            </w:r>
          </w:p>
        </w:tc>
      </w:tr>
      <w:tr w:rsidR="00FC1749" w14:paraId="733BDF95" w14:textId="77777777">
        <w:trPr>
          <w:cantSplit/>
        </w:trPr>
        <w:tc>
          <w:tcPr>
            <w:tcW w:w="1906" w:type="dxa"/>
            <w:shd w:val="clear" w:color="auto" w:fill="EEEEEE"/>
            <w:vAlign w:val="center"/>
          </w:tcPr>
          <w:p w14:paraId="27DAA5AC" w14:textId="77777777" w:rsidR="00FC1749" w:rsidRDefault="00FC1749" w:rsidP="00706773">
            <w:r>
              <w:t>清除筛选</w:t>
            </w:r>
          </w:p>
        </w:tc>
        <w:tc>
          <w:tcPr>
            <w:tcW w:w="2709" w:type="dxa"/>
            <w:shd w:val="clear" w:color="auto" w:fill="EEEEEE"/>
            <w:vAlign w:val="center"/>
          </w:tcPr>
          <w:p w14:paraId="0A126FD6" w14:textId="77777777" w:rsidR="00FC1749" w:rsidRDefault="00FC1749" w:rsidP="00706773">
            <w:r>
              <w:t>有筛选时出现</w:t>
            </w:r>
          </w:p>
        </w:tc>
        <w:tc>
          <w:tcPr>
            <w:tcW w:w="3010" w:type="dxa"/>
            <w:shd w:val="clear" w:color="auto" w:fill="EEEEEE"/>
            <w:vAlign w:val="center"/>
          </w:tcPr>
          <w:p w14:paraId="005908A3" w14:textId="77777777" w:rsidR="00FC1749" w:rsidRDefault="00FC1749" w:rsidP="00706773">
            <w:r>
              <w:t>一键还原为全部 Case、无日期</w:t>
            </w:r>
          </w:p>
        </w:tc>
        <w:tc>
          <w:tcPr>
            <w:tcW w:w="2409" w:type="dxa"/>
            <w:shd w:val="clear" w:color="auto" w:fill="EEEEEE"/>
            <w:vAlign w:val="center"/>
          </w:tcPr>
          <w:p w14:paraId="72AD08EA" w14:textId="77777777" w:rsidR="00FC1749" w:rsidRDefault="00FC1749" w:rsidP="00706773">
            <w:r>
              <w:t>—</w:t>
            </w:r>
          </w:p>
        </w:tc>
      </w:tr>
      <w:tr w:rsidR="00FC1749" w14:paraId="798AA069" w14:textId="77777777">
        <w:trPr>
          <w:cantSplit/>
        </w:trPr>
        <w:tc>
          <w:tcPr>
            <w:tcW w:w="1906" w:type="dxa"/>
            <w:shd w:val="clear" w:color="auto" w:fill="FFFFFF"/>
            <w:vAlign w:val="center"/>
          </w:tcPr>
          <w:p w14:paraId="5AFD58FA" w14:textId="77777777" w:rsidR="00FC1749" w:rsidRDefault="00FC1749" w:rsidP="00706773">
            <w:r>
              <w:t>点「总任务数」卡</w:t>
            </w:r>
          </w:p>
        </w:tc>
        <w:tc>
          <w:tcPr>
            <w:tcW w:w="2709" w:type="dxa"/>
            <w:shd w:val="clear" w:color="auto" w:fill="FFFFFF"/>
            <w:vAlign w:val="center"/>
          </w:tcPr>
          <w:p w14:paraId="444B66C8" w14:textId="77777777" w:rsidR="00FC1749" w:rsidRDefault="00FC1749" w:rsidP="00706773">
            <w:r>
              <w:t>恒可用</w:t>
            </w:r>
          </w:p>
        </w:tc>
        <w:tc>
          <w:tcPr>
            <w:tcW w:w="3010" w:type="dxa"/>
            <w:shd w:val="clear" w:color="auto" w:fill="FFFFFF"/>
            <w:vAlign w:val="center"/>
          </w:tcPr>
          <w:p w14:paraId="1BB2D914" w14:textId="68ECECF2" w:rsidR="00FC1749" w:rsidRDefault="00FC1749" w:rsidP="00706773">
            <w:r>
              <w:t>跳任务中心该子 Case 列表</w:t>
            </w:r>
            <w:r w:rsidR="005318D2">
              <w:t>，</w:t>
            </w:r>
            <w:r>
              <w:t>状态=全部</w:t>
            </w:r>
          </w:p>
        </w:tc>
        <w:tc>
          <w:tcPr>
            <w:tcW w:w="2409" w:type="dxa"/>
            <w:shd w:val="clear" w:color="auto" w:fill="FFFFFF"/>
            <w:vAlign w:val="center"/>
          </w:tcPr>
          <w:p w14:paraId="373EA69D" w14:textId="77777777" w:rsidR="00FC1749" w:rsidRDefault="00FC1749" w:rsidP="00706773">
            <w:r>
              <w:t>任务中心顶部显示「来自工作台」横幅</w:t>
            </w:r>
          </w:p>
        </w:tc>
      </w:tr>
      <w:tr w:rsidR="00FC1749" w14:paraId="65A039A3" w14:textId="77777777">
        <w:trPr>
          <w:cantSplit/>
        </w:trPr>
        <w:tc>
          <w:tcPr>
            <w:tcW w:w="1906" w:type="dxa"/>
            <w:shd w:val="clear" w:color="auto" w:fill="EEEEEE"/>
            <w:vAlign w:val="center"/>
          </w:tcPr>
          <w:p w14:paraId="5638D201" w14:textId="77777777" w:rsidR="00FC1749" w:rsidRDefault="00FC1749" w:rsidP="00706773">
            <w:r>
              <w:t>点「已完成 / 执行中」卡</w:t>
            </w:r>
          </w:p>
        </w:tc>
        <w:tc>
          <w:tcPr>
            <w:tcW w:w="2709" w:type="dxa"/>
            <w:shd w:val="clear" w:color="auto" w:fill="EEEEEE"/>
            <w:vAlign w:val="center"/>
          </w:tcPr>
          <w:p w14:paraId="5CDD65ED" w14:textId="77777777" w:rsidR="00FC1749" w:rsidRDefault="00FC1749" w:rsidP="00706773">
            <w:r>
              <w:t>恒可用</w:t>
            </w:r>
          </w:p>
        </w:tc>
        <w:tc>
          <w:tcPr>
            <w:tcW w:w="3010" w:type="dxa"/>
            <w:shd w:val="clear" w:color="auto" w:fill="EEEEEE"/>
            <w:vAlign w:val="center"/>
          </w:tcPr>
          <w:p w14:paraId="349C0EB7" w14:textId="27066D7C" w:rsidR="00FC1749" w:rsidRDefault="00FC1749" w:rsidP="00706773">
            <w:r>
              <w:t>跳任务中心</w:t>
            </w:r>
            <w:r w:rsidR="005318D2">
              <w:t>，</w:t>
            </w:r>
            <w:r>
              <w:t>带状态筛选与所选日期</w:t>
            </w:r>
          </w:p>
        </w:tc>
        <w:tc>
          <w:tcPr>
            <w:tcW w:w="2409" w:type="dxa"/>
            <w:shd w:val="clear" w:color="auto" w:fill="EEEEEE"/>
            <w:vAlign w:val="center"/>
          </w:tcPr>
          <w:p w14:paraId="61ED3F3F" w14:textId="47521479" w:rsidR="00FC1749" w:rsidRDefault="00894953" w:rsidP="00706773">
            <w:r w:rsidRPr="00894953">
              <w:t>任务中心顶部显示「来自工作台」横幅</w:t>
            </w:r>
          </w:p>
        </w:tc>
      </w:tr>
      <w:tr w:rsidR="00FC1749" w14:paraId="5A2A7053" w14:textId="77777777">
        <w:trPr>
          <w:cantSplit/>
        </w:trPr>
        <w:tc>
          <w:tcPr>
            <w:tcW w:w="1906" w:type="dxa"/>
            <w:shd w:val="clear" w:color="auto" w:fill="FFFFFF"/>
            <w:vAlign w:val="center"/>
          </w:tcPr>
          <w:p w14:paraId="4ED015AE" w14:textId="77777777" w:rsidR="00FC1749" w:rsidRDefault="00FC1749" w:rsidP="00706773">
            <w:r>
              <w:t>点「待人工处理」卡</w:t>
            </w:r>
          </w:p>
        </w:tc>
        <w:tc>
          <w:tcPr>
            <w:tcW w:w="2709" w:type="dxa"/>
            <w:shd w:val="clear" w:color="auto" w:fill="FFFFFF"/>
            <w:vAlign w:val="center"/>
          </w:tcPr>
          <w:p w14:paraId="1FDC8A88" w14:textId="77777777" w:rsidR="00FC1749" w:rsidRDefault="00FC1749" w:rsidP="00706773">
            <w:r>
              <w:t>恒可用</w:t>
            </w:r>
          </w:p>
        </w:tc>
        <w:tc>
          <w:tcPr>
            <w:tcW w:w="3010" w:type="dxa"/>
            <w:shd w:val="clear" w:color="auto" w:fill="FFFFFF"/>
            <w:vAlign w:val="center"/>
          </w:tcPr>
          <w:p w14:paraId="6ABB4078" w14:textId="491FFFD8" w:rsidR="00FC1749" w:rsidRDefault="00FC1749" w:rsidP="00706773">
            <w:r>
              <w:t>跳任务中心</w:t>
            </w:r>
            <w:r w:rsidR="005318D2">
              <w:t>，</w:t>
            </w:r>
            <w:r>
              <w:t>状态=待人工处理</w:t>
            </w:r>
            <w:r w:rsidR="005318D2">
              <w:t>，</w:t>
            </w:r>
            <w:r>
              <w:t>不带日期(始终全量)</w:t>
            </w:r>
          </w:p>
        </w:tc>
        <w:tc>
          <w:tcPr>
            <w:tcW w:w="2409" w:type="dxa"/>
            <w:shd w:val="clear" w:color="auto" w:fill="FFFFFF"/>
            <w:vAlign w:val="center"/>
          </w:tcPr>
          <w:p w14:paraId="2CEA87AA" w14:textId="448FAF6D" w:rsidR="00894953" w:rsidRDefault="00894953" w:rsidP="00706773">
            <w:r>
              <w:t>任务中心顶部显示「来自工作台」横幅</w:t>
            </w:r>
            <w:r w:rsidR="005318D2">
              <w:t>；</w:t>
            </w:r>
          </w:p>
          <w:p w14:paraId="2CA53D39" w14:textId="3028EBCB" w:rsidR="00FC1749" w:rsidRDefault="00FC1749" w:rsidP="00706773">
            <w:r>
              <w:t>这是处置异常票的主入口</w:t>
            </w:r>
          </w:p>
        </w:tc>
      </w:tr>
    </w:tbl>
    <w:p w14:paraId="2923F7F8" w14:textId="77777777" w:rsidR="00FC1749" w:rsidRPr="00894953" w:rsidRDefault="00FC1749" w:rsidP="00FC1749">
      <w:pPr>
        <w:spacing w:after="70"/>
      </w:pPr>
    </w:p>
    <w:p w14:paraId="63ECBA6F" w14:textId="77777777" w:rsidR="00FC1749" w:rsidRDefault="00FC1749" w:rsidP="00FC1749">
      <w:pPr>
        <w:keepNext/>
        <w:spacing w:after="70"/>
        <w:jc w:val="center"/>
      </w:pPr>
      <w:r>
        <w:rPr>
          <w:noProof/>
        </w:rPr>
        <w:drawing>
          <wp:inline distT="0" distB="0" distL="0" distR="0" wp14:anchorId="59C3478A" wp14:editId="339C55AC">
            <wp:extent cx="6286500" cy="4365625"/>
            <wp:effectExtent l="0" t="0" r="0" b="0"/>
            <wp:docPr id="4" name="Screenshot 4" descr="图 7.3.1-2 执行时间筛选生效:仅统计区间内票据,待人工处理仍为全部记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-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93042" w14:textId="0567A727" w:rsidR="00FC1749" w:rsidRDefault="00FC1749" w:rsidP="00FC1749">
      <w:pPr>
        <w:spacing w:after="70"/>
        <w:jc w:val="center"/>
      </w:pPr>
      <w:r>
        <w:rPr>
          <w:rFonts w:ascii="SimSun" w:eastAsia="SimSun" w:hAnsi="SimSun"/>
          <w:color w:val="555555"/>
          <w:sz w:val="16"/>
          <w:szCs w:val="16"/>
        </w:rPr>
        <w:t xml:space="preserve">图 </w:t>
      </w:r>
      <w:r w:rsidR="004F5DAA">
        <w:rPr>
          <w:rFonts w:ascii="SimSun" w:eastAsia="SimSun" w:hAnsi="SimSun" w:hint="eastAsia"/>
          <w:color w:val="555555"/>
          <w:sz w:val="16"/>
          <w:szCs w:val="16"/>
        </w:rPr>
        <w:t>8</w:t>
      </w:r>
      <w:r>
        <w:rPr>
          <w:rFonts w:ascii="SimSun" w:eastAsia="SimSun" w:hAnsi="SimSun"/>
          <w:color w:val="555555"/>
          <w:sz w:val="16"/>
          <w:szCs w:val="16"/>
        </w:rPr>
        <w:t>.3.1-2 执行时间筛选生效</w:t>
      </w:r>
      <w:r w:rsidR="005318D2">
        <w:rPr>
          <w:rFonts w:ascii="SimSun" w:eastAsia="SimSun" w:hAnsi="SimSun"/>
          <w:color w:val="555555"/>
          <w:sz w:val="16"/>
          <w:szCs w:val="16"/>
        </w:rPr>
        <w:t>：</w:t>
      </w:r>
      <w:r>
        <w:rPr>
          <w:rFonts w:ascii="SimSun" w:eastAsia="SimSun" w:hAnsi="SimSun"/>
          <w:color w:val="555555"/>
          <w:sz w:val="16"/>
          <w:szCs w:val="16"/>
        </w:rPr>
        <w:t>仅统计区间内票据</w:t>
      </w:r>
      <w:r w:rsidR="005318D2">
        <w:rPr>
          <w:rFonts w:ascii="SimSun" w:eastAsia="SimSun" w:hAnsi="SimSun"/>
          <w:color w:val="555555"/>
          <w:sz w:val="16"/>
          <w:szCs w:val="16"/>
        </w:rPr>
        <w:t>，</w:t>
      </w:r>
      <w:r>
        <w:rPr>
          <w:rFonts w:ascii="SimSun" w:eastAsia="SimSun" w:hAnsi="SimSun"/>
          <w:color w:val="555555"/>
          <w:sz w:val="16"/>
          <w:szCs w:val="16"/>
        </w:rPr>
        <w:t>待人工处理仍为全部记录</w:t>
      </w:r>
    </w:p>
    <w:p w14:paraId="5A7D1816" w14:textId="77777777" w:rsidR="00FC1749" w:rsidRPr="002479EF" w:rsidRDefault="00FC1749" w:rsidP="002479EF">
      <w:pPr>
        <w:rPr>
          <w:b/>
          <w:bCs/>
        </w:rPr>
      </w:pPr>
      <w:r w:rsidRPr="002479EF">
        <w:rPr>
          <w:b/>
          <w:bCs/>
        </w:rPr>
        <w:t>业务结果与页面承接</w:t>
      </w:r>
    </w:p>
    <w:tbl>
      <w:tblPr>
        <w:tblW w:w="10034" w:type="dxa"/>
        <w:tblInd w:w="7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  <w:tblCellMar>
          <w:top w:w="50" w:type="dxa"/>
          <w:left w:w="75" w:type="dxa"/>
          <w:bottom w:w="50" w:type="dxa"/>
          <w:right w:w="75" w:type="dxa"/>
        </w:tblCellMar>
        <w:tblLook w:val="0000" w:firstRow="0" w:lastRow="0" w:firstColumn="0" w:lastColumn="0" w:noHBand="0" w:noVBand="0"/>
      </w:tblPr>
      <w:tblGrid>
        <w:gridCol w:w="1906"/>
        <w:gridCol w:w="2709"/>
        <w:gridCol w:w="3010"/>
        <w:gridCol w:w="2409"/>
      </w:tblGrid>
      <w:tr w:rsidR="00FC1749" w14:paraId="421B10A0" w14:textId="77777777">
        <w:trPr>
          <w:cantSplit/>
          <w:tblHeader/>
        </w:trPr>
        <w:tc>
          <w:tcPr>
            <w:tcW w:w="1906" w:type="dxa"/>
            <w:shd w:val="clear" w:color="auto" w:fill="080808"/>
            <w:vAlign w:val="center"/>
          </w:tcPr>
          <w:p w14:paraId="0C11E21B" w14:textId="77777777" w:rsidR="00FC1749" w:rsidRDefault="00FC1749" w:rsidP="002479EF">
            <w:r>
              <w:t>来源步骤 / 产出结果</w:t>
            </w:r>
          </w:p>
        </w:tc>
        <w:tc>
          <w:tcPr>
            <w:tcW w:w="2709" w:type="dxa"/>
            <w:shd w:val="clear" w:color="auto" w:fill="080808"/>
            <w:vAlign w:val="center"/>
          </w:tcPr>
          <w:p w14:paraId="251BDEAE" w14:textId="77777777" w:rsidR="00FC1749" w:rsidRDefault="00FC1749" w:rsidP="002479EF">
            <w:r>
              <w:t>页面承接位置</w:t>
            </w:r>
          </w:p>
        </w:tc>
        <w:tc>
          <w:tcPr>
            <w:tcW w:w="3010" w:type="dxa"/>
            <w:shd w:val="clear" w:color="auto" w:fill="080808"/>
            <w:vAlign w:val="center"/>
          </w:tcPr>
          <w:p w14:paraId="393A8DE1" w14:textId="77777777" w:rsidR="00FC1749" w:rsidRDefault="00FC1749" w:rsidP="002479EF">
            <w:r>
              <w:t>人工操作 / 回写</w:t>
            </w:r>
          </w:p>
        </w:tc>
        <w:tc>
          <w:tcPr>
            <w:tcW w:w="2409" w:type="dxa"/>
            <w:shd w:val="clear" w:color="auto" w:fill="080808"/>
            <w:vAlign w:val="center"/>
          </w:tcPr>
          <w:p w14:paraId="1661D452" w14:textId="77777777" w:rsidR="00FC1749" w:rsidRDefault="00FC1749" w:rsidP="002479EF">
            <w:r>
              <w:t>后续更新</w:t>
            </w:r>
          </w:p>
        </w:tc>
      </w:tr>
      <w:tr w:rsidR="00FC1749" w14:paraId="7F65A4C6" w14:textId="77777777">
        <w:trPr>
          <w:cantSplit/>
        </w:trPr>
        <w:tc>
          <w:tcPr>
            <w:tcW w:w="1906" w:type="dxa"/>
            <w:shd w:val="clear" w:color="auto" w:fill="EEEEEE"/>
            <w:vAlign w:val="center"/>
          </w:tcPr>
          <w:p w14:paraId="2359A4DE" w14:textId="77777777" w:rsidR="00FC1749" w:rsidRDefault="00FC1749" w:rsidP="002479EF">
            <w:r>
              <w:t>各支线定时 / 邮件触发产生的任务</w:t>
            </w:r>
          </w:p>
        </w:tc>
        <w:tc>
          <w:tcPr>
            <w:tcW w:w="2709" w:type="dxa"/>
            <w:shd w:val="clear" w:color="auto" w:fill="EEEEEE"/>
            <w:vAlign w:val="center"/>
          </w:tcPr>
          <w:p w14:paraId="41168ADA" w14:textId="77777777" w:rsidR="00FC1749" w:rsidRDefault="00FC1749" w:rsidP="002479EF">
            <w:r>
              <w:t>统计卡计数(按最新 Run 状态归类)</w:t>
            </w:r>
          </w:p>
        </w:tc>
        <w:tc>
          <w:tcPr>
            <w:tcW w:w="3010" w:type="dxa"/>
            <w:shd w:val="clear" w:color="auto" w:fill="EEEEEE"/>
            <w:vAlign w:val="center"/>
          </w:tcPr>
          <w:p w14:paraId="18D99B80" w14:textId="77777777" w:rsidR="00FC1749" w:rsidRDefault="00FC1749" w:rsidP="002479EF">
            <w:r>
              <w:t>点卡下钻</w:t>
            </w:r>
          </w:p>
        </w:tc>
        <w:tc>
          <w:tcPr>
            <w:tcW w:w="2409" w:type="dxa"/>
            <w:shd w:val="clear" w:color="auto" w:fill="EEEEEE"/>
            <w:vAlign w:val="center"/>
          </w:tcPr>
          <w:p w14:paraId="6F2F29DB" w14:textId="77777777" w:rsidR="00FC1749" w:rsidRDefault="00FC1749" w:rsidP="002479EF">
            <w:r>
              <w:t>任务中心对应列表</w:t>
            </w:r>
          </w:p>
        </w:tc>
      </w:tr>
      <w:tr w:rsidR="00FC1749" w14:paraId="549C3373" w14:textId="77777777">
        <w:trPr>
          <w:cantSplit/>
        </w:trPr>
        <w:tc>
          <w:tcPr>
            <w:tcW w:w="1906" w:type="dxa"/>
            <w:shd w:val="clear" w:color="auto" w:fill="FFFFFF"/>
            <w:vAlign w:val="center"/>
          </w:tcPr>
          <w:p w14:paraId="796F479F" w14:textId="77777777" w:rsidR="00FC1749" w:rsidRDefault="00FC1749" w:rsidP="002479EF">
            <w:r>
              <w:t>异常票(PO 阻断 / 发票缺失 / 失败)</w:t>
            </w:r>
          </w:p>
        </w:tc>
        <w:tc>
          <w:tcPr>
            <w:tcW w:w="2709" w:type="dxa"/>
            <w:shd w:val="clear" w:color="auto" w:fill="FFFFFF"/>
            <w:vAlign w:val="center"/>
          </w:tcPr>
          <w:p w14:paraId="3D1B9D2B" w14:textId="77777777" w:rsidR="00FC1749" w:rsidRDefault="00FC1749" w:rsidP="002479EF">
            <w:r>
              <w:t>「待人工处理」卡计数</w:t>
            </w:r>
          </w:p>
        </w:tc>
        <w:tc>
          <w:tcPr>
            <w:tcW w:w="3010" w:type="dxa"/>
            <w:shd w:val="clear" w:color="auto" w:fill="FFFFFF"/>
            <w:vAlign w:val="center"/>
          </w:tcPr>
          <w:p w14:paraId="67693E94" w14:textId="77777777" w:rsidR="00FC1749" w:rsidRDefault="00FC1749" w:rsidP="002479EF">
            <w:r>
              <w:t>点卡进入处置</w:t>
            </w:r>
          </w:p>
        </w:tc>
        <w:tc>
          <w:tcPr>
            <w:tcW w:w="2409" w:type="dxa"/>
            <w:shd w:val="clear" w:color="auto" w:fill="FFFFFF"/>
            <w:vAlign w:val="center"/>
          </w:tcPr>
          <w:p w14:paraId="4B92AA4D" w14:textId="77777777" w:rsidR="00FC1749" w:rsidRDefault="00FC1749" w:rsidP="002479EF">
            <w:r>
              <w:t>任务详情横幅与节点处置区</w:t>
            </w:r>
          </w:p>
        </w:tc>
      </w:tr>
    </w:tbl>
    <w:p w14:paraId="076E96B3" w14:textId="77777777" w:rsidR="00FC1749" w:rsidRDefault="00FC1749" w:rsidP="002479EF"/>
    <w:p w14:paraId="69E9C064" w14:textId="0313575F" w:rsidR="00CD498A" w:rsidRDefault="00DD21A1" w:rsidP="00285329">
      <w:pPr>
        <w:pStyle w:val="Heading3"/>
      </w:pPr>
      <w:r>
        <w:t>任务中心</w:t>
      </w:r>
    </w:p>
    <w:p w14:paraId="21C33421" w14:textId="77777777" w:rsidR="00F268C0" w:rsidRPr="00F268C0" w:rsidRDefault="00F268C0" w:rsidP="00F268C0">
      <w:pPr>
        <w:pStyle w:val="ListParagraph"/>
        <w:numPr>
          <w:ilvl w:val="0"/>
          <w:numId w:val="30"/>
        </w:numPr>
        <w:spacing w:before="140" w:after="80"/>
        <w:outlineLvl w:val="3"/>
        <w:rPr>
          <w:b/>
          <w:bCs/>
          <w:vanish/>
          <w:szCs w:val="21"/>
        </w:rPr>
      </w:pPr>
    </w:p>
    <w:p w14:paraId="7E9B7EA2" w14:textId="77777777" w:rsidR="00F268C0" w:rsidRPr="00F268C0" w:rsidRDefault="00F268C0" w:rsidP="00F268C0">
      <w:pPr>
        <w:pStyle w:val="ListParagraph"/>
        <w:numPr>
          <w:ilvl w:val="0"/>
          <w:numId w:val="30"/>
        </w:numPr>
        <w:spacing w:before="140" w:after="80"/>
        <w:outlineLvl w:val="3"/>
        <w:rPr>
          <w:b/>
          <w:bCs/>
          <w:vanish/>
          <w:szCs w:val="21"/>
        </w:rPr>
      </w:pPr>
    </w:p>
    <w:p w14:paraId="387E89F8" w14:textId="77777777" w:rsidR="00F268C0" w:rsidRPr="00F268C0" w:rsidRDefault="00F268C0" w:rsidP="00F268C0">
      <w:pPr>
        <w:pStyle w:val="ListParagraph"/>
        <w:numPr>
          <w:ilvl w:val="0"/>
          <w:numId w:val="30"/>
        </w:numPr>
        <w:spacing w:before="140" w:after="80"/>
        <w:outlineLvl w:val="3"/>
        <w:rPr>
          <w:b/>
          <w:bCs/>
          <w:vanish/>
          <w:szCs w:val="21"/>
        </w:rPr>
      </w:pPr>
    </w:p>
    <w:p w14:paraId="647D7F51" w14:textId="77777777" w:rsidR="00F268C0" w:rsidRPr="00F268C0" w:rsidRDefault="00F268C0" w:rsidP="00F268C0">
      <w:pPr>
        <w:pStyle w:val="ListParagraph"/>
        <w:numPr>
          <w:ilvl w:val="0"/>
          <w:numId w:val="30"/>
        </w:numPr>
        <w:spacing w:before="140" w:after="80"/>
        <w:outlineLvl w:val="3"/>
        <w:rPr>
          <w:b/>
          <w:bCs/>
          <w:vanish/>
          <w:szCs w:val="21"/>
        </w:rPr>
      </w:pPr>
    </w:p>
    <w:p w14:paraId="78A56F9F" w14:textId="77777777" w:rsidR="00F268C0" w:rsidRPr="00F268C0" w:rsidRDefault="00F268C0" w:rsidP="00F268C0">
      <w:pPr>
        <w:pStyle w:val="ListParagraph"/>
        <w:numPr>
          <w:ilvl w:val="0"/>
          <w:numId w:val="30"/>
        </w:numPr>
        <w:spacing w:before="140" w:after="80"/>
        <w:outlineLvl w:val="3"/>
        <w:rPr>
          <w:b/>
          <w:bCs/>
          <w:vanish/>
          <w:szCs w:val="21"/>
        </w:rPr>
      </w:pPr>
    </w:p>
    <w:p w14:paraId="195A6A7B" w14:textId="77777777" w:rsidR="00F268C0" w:rsidRPr="00F268C0" w:rsidRDefault="00F268C0" w:rsidP="00F268C0">
      <w:pPr>
        <w:pStyle w:val="ListParagraph"/>
        <w:numPr>
          <w:ilvl w:val="0"/>
          <w:numId w:val="30"/>
        </w:numPr>
        <w:spacing w:before="140" w:after="80"/>
        <w:outlineLvl w:val="3"/>
        <w:rPr>
          <w:b/>
          <w:bCs/>
          <w:vanish/>
          <w:szCs w:val="21"/>
        </w:rPr>
      </w:pPr>
    </w:p>
    <w:p w14:paraId="56A15D0B" w14:textId="77777777" w:rsidR="00F268C0" w:rsidRPr="00F268C0" w:rsidRDefault="00F268C0" w:rsidP="00F268C0">
      <w:pPr>
        <w:pStyle w:val="ListParagraph"/>
        <w:numPr>
          <w:ilvl w:val="0"/>
          <w:numId w:val="30"/>
        </w:numPr>
        <w:spacing w:before="140" w:after="80"/>
        <w:outlineLvl w:val="3"/>
        <w:rPr>
          <w:b/>
          <w:bCs/>
          <w:vanish/>
          <w:szCs w:val="21"/>
        </w:rPr>
      </w:pPr>
    </w:p>
    <w:p w14:paraId="20A8BFC7" w14:textId="77777777" w:rsidR="00F268C0" w:rsidRPr="00F268C0" w:rsidRDefault="00F268C0" w:rsidP="00F268C0">
      <w:pPr>
        <w:pStyle w:val="ListParagraph"/>
        <w:numPr>
          <w:ilvl w:val="0"/>
          <w:numId w:val="30"/>
        </w:numPr>
        <w:spacing w:before="140" w:after="80"/>
        <w:outlineLvl w:val="3"/>
        <w:rPr>
          <w:b/>
          <w:bCs/>
          <w:vanish/>
          <w:szCs w:val="21"/>
        </w:rPr>
      </w:pPr>
    </w:p>
    <w:p w14:paraId="05B30A08" w14:textId="77777777" w:rsidR="00F268C0" w:rsidRPr="00F268C0" w:rsidRDefault="00F268C0" w:rsidP="00F268C0">
      <w:pPr>
        <w:pStyle w:val="ListParagraph"/>
        <w:numPr>
          <w:ilvl w:val="1"/>
          <w:numId w:val="30"/>
        </w:numPr>
        <w:spacing w:before="140" w:after="80"/>
        <w:outlineLvl w:val="3"/>
        <w:rPr>
          <w:b/>
          <w:bCs/>
          <w:vanish/>
          <w:szCs w:val="21"/>
        </w:rPr>
      </w:pPr>
    </w:p>
    <w:p w14:paraId="1F6310B4" w14:textId="77777777" w:rsidR="00F268C0" w:rsidRPr="00F268C0" w:rsidRDefault="00F268C0" w:rsidP="00F268C0">
      <w:pPr>
        <w:pStyle w:val="ListParagraph"/>
        <w:numPr>
          <w:ilvl w:val="1"/>
          <w:numId w:val="30"/>
        </w:numPr>
        <w:spacing w:before="140" w:after="80"/>
        <w:outlineLvl w:val="3"/>
        <w:rPr>
          <w:b/>
          <w:bCs/>
          <w:vanish/>
          <w:szCs w:val="21"/>
        </w:rPr>
      </w:pPr>
    </w:p>
    <w:p w14:paraId="1709FC0B" w14:textId="77777777" w:rsidR="00F268C0" w:rsidRPr="00F268C0" w:rsidRDefault="00F268C0" w:rsidP="00F268C0">
      <w:pPr>
        <w:pStyle w:val="ListParagraph"/>
        <w:numPr>
          <w:ilvl w:val="1"/>
          <w:numId w:val="30"/>
        </w:numPr>
        <w:spacing w:before="140" w:after="80"/>
        <w:outlineLvl w:val="3"/>
        <w:rPr>
          <w:b/>
          <w:bCs/>
          <w:vanish/>
          <w:szCs w:val="21"/>
        </w:rPr>
      </w:pPr>
    </w:p>
    <w:p w14:paraId="0B87D7F5" w14:textId="77777777" w:rsidR="00F268C0" w:rsidRPr="00F268C0" w:rsidRDefault="00F268C0" w:rsidP="00F268C0">
      <w:pPr>
        <w:pStyle w:val="ListParagraph"/>
        <w:numPr>
          <w:ilvl w:val="2"/>
          <w:numId w:val="30"/>
        </w:numPr>
        <w:spacing w:before="140" w:after="80"/>
        <w:outlineLvl w:val="3"/>
        <w:rPr>
          <w:b/>
          <w:bCs/>
          <w:vanish/>
          <w:szCs w:val="21"/>
        </w:rPr>
      </w:pPr>
    </w:p>
    <w:p w14:paraId="14D7F2D6" w14:textId="77777777" w:rsidR="00F268C0" w:rsidRPr="00F268C0" w:rsidRDefault="00F268C0" w:rsidP="00F268C0">
      <w:pPr>
        <w:pStyle w:val="ListParagraph"/>
        <w:numPr>
          <w:ilvl w:val="2"/>
          <w:numId w:val="30"/>
        </w:numPr>
        <w:spacing w:before="140" w:after="80"/>
        <w:outlineLvl w:val="3"/>
        <w:rPr>
          <w:b/>
          <w:bCs/>
          <w:vanish/>
          <w:szCs w:val="21"/>
        </w:rPr>
      </w:pPr>
    </w:p>
    <w:p w14:paraId="09BDE59E" w14:textId="198B61C2" w:rsidR="0093593B" w:rsidRDefault="0093593B" w:rsidP="00F268C0">
      <w:pPr>
        <w:pStyle w:val="Heading4"/>
      </w:pPr>
      <w:r>
        <w:rPr>
          <w:rFonts w:hint="eastAsia"/>
        </w:rPr>
        <w:t>任务列表类型</w:t>
      </w:r>
      <w:r w:rsidR="00CE0108">
        <w:rPr>
          <w:rFonts w:hint="eastAsia"/>
        </w:rPr>
        <w:t>（第一级）</w:t>
      </w:r>
    </w:p>
    <w:p w14:paraId="2D892745" w14:textId="0E1A5629" w:rsidR="00BA416D" w:rsidRDefault="00BA416D" w:rsidP="00BA416D">
      <w:r>
        <w:t>任务中心第一级按「任务类型」(= 子 Case)汇总</w:t>
      </w:r>
      <w:r w:rsidR="005318D2">
        <w:t>：</w:t>
      </w:r>
      <w:r>
        <w:t>Case5 选后只剩 Case5-MBPLAP 与 Case5-XEntry 两行。</w:t>
      </w:r>
    </w:p>
    <w:p w14:paraId="01B44C66" w14:textId="77777777" w:rsidR="00BA416D" w:rsidRDefault="00BA416D" w:rsidP="00BA416D">
      <w:pPr>
        <w:keepNext/>
        <w:spacing w:after="70"/>
        <w:jc w:val="center"/>
      </w:pPr>
      <w:r>
        <w:rPr>
          <w:noProof/>
        </w:rPr>
        <w:drawing>
          <wp:inline distT="0" distB="0" distL="0" distR="0" wp14:anchorId="7D7B7617" wp14:editId="046E4386">
            <wp:extent cx="6286500" cy="4365625"/>
            <wp:effectExtent l="0" t="0" r="0" b="0"/>
            <wp:docPr id="299955983" name="Screenshot 5" descr="图 7.3.2-1 任务类型列表(Case 下拉 = Case 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-5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39FB8" w14:textId="5286A58B" w:rsidR="00BA416D" w:rsidRDefault="00BA416D" w:rsidP="00BA416D">
      <w:pPr>
        <w:spacing w:after="70"/>
        <w:jc w:val="center"/>
      </w:pPr>
      <w:r>
        <w:rPr>
          <w:rFonts w:ascii="SimSun" w:eastAsia="SimSun" w:hAnsi="SimSun"/>
          <w:color w:val="555555"/>
          <w:sz w:val="16"/>
          <w:szCs w:val="16"/>
        </w:rPr>
        <w:t>图</w:t>
      </w:r>
      <w:r w:rsidR="004F5DAA">
        <w:rPr>
          <w:rFonts w:ascii="SimSun" w:eastAsia="SimSun" w:hAnsi="SimSun" w:hint="eastAsia"/>
          <w:color w:val="555555"/>
          <w:sz w:val="16"/>
          <w:szCs w:val="16"/>
        </w:rPr>
        <w:t>8</w:t>
      </w:r>
      <w:r>
        <w:rPr>
          <w:rFonts w:ascii="SimSun" w:eastAsia="SimSun" w:hAnsi="SimSun"/>
          <w:color w:val="555555"/>
          <w:sz w:val="16"/>
          <w:szCs w:val="16"/>
        </w:rPr>
        <w:t xml:space="preserve"> .3.2-1 任务类型列表(Case 下拉 = Case 5)</w:t>
      </w:r>
    </w:p>
    <w:tbl>
      <w:tblPr>
        <w:tblW w:w="10034" w:type="dxa"/>
        <w:tblInd w:w="7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  <w:tblCellMar>
          <w:top w:w="50" w:type="dxa"/>
          <w:left w:w="75" w:type="dxa"/>
          <w:bottom w:w="50" w:type="dxa"/>
          <w:right w:w="75" w:type="dxa"/>
        </w:tblCellMar>
        <w:tblLook w:val="0000" w:firstRow="0" w:lastRow="0" w:firstColumn="0" w:lastColumn="0" w:noHBand="0" w:noVBand="0"/>
      </w:tblPr>
      <w:tblGrid>
        <w:gridCol w:w="502"/>
        <w:gridCol w:w="2007"/>
        <w:gridCol w:w="4214"/>
        <w:gridCol w:w="3311"/>
      </w:tblGrid>
      <w:tr w:rsidR="00BA416D" w14:paraId="72ADA074" w14:textId="77777777">
        <w:trPr>
          <w:cantSplit/>
          <w:tblHeader/>
        </w:trPr>
        <w:tc>
          <w:tcPr>
            <w:tcW w:w="502" w:type="dxa"/>
            <w:shd w:val="clear" w:color="auto" w:fill="080808"/>
            <w:vAlign w:val="center"/>
          </w:tcPr>
          <w:p w14:paraId="43735EAA" w14:textId="77777777" w:rsidR="00BA416D" w:rsidRDefault="00BA416D" w:rsidP="00BA416D">
            <w:r>
              <w:t>#</w:t>
            </w:r>
          </w:p>
        </w:tc>
        <w:tc>
          <w:tcPr>
            <w:tcW w:w="2007" w:type="dxa"/>
            <w:shd w:val="clear" w:color="auto" w:fill="080808"/>
            <w:vAlign w:val="center"/>
          </w:tcPr>
          <w:p w14:paraId="3C03843D" w14:textId="77777777" w:rsidR="00BA416D" w:rsidRDefault="00BA416D" w:rsidP="00BA416D">
            <w:r>
              <w:t>列</w:t>
            </w:r>
          </w:p>
        </w:tc>
        <w:tc>
          <w:tcPr>
            <w:tcW w:w="4214" w:type="dxa"/>
            <w:shd w:val="clear" w:color="auto" w:fill="080808"/>
            <w:vAlign w:val="center"/>
          </w:tcPr>
          <w:p w14:paraId="6DF4E1E3" w14:textId="77777777" w:rsidR="00BA416D" w:rsidRDefault="00BA416D" w:rsidP="00BA416D">
            <w:r>
              <w:t>口径 / 取值</w:t>
            </w:r>
          </w:p>
        </w:tc>
        <w:tc>
          <w:tcPr>
            <w:tcW w:w="3311" w:type="dxa"/>
            <w:shd w:val="clear" w:color="auto" w:fill="080808"/>
            <w:vAlign w:val="center"/>
          </w:tcPr>
          <w:p w14:paraId="668AB77A" w14:textId="77777777" w:rsidR="00BA416D" w:rsidRDefault="00BA416D" w:rsidP="00BA416D">
            <w:r>
              <w:t>为什么需要</w:t>
            </w:r>
          </w:p>
        </w:tc>
      </w:tr>
      <w:tr w:rsidR="00BA416D" w14:paraId="3A8AB040" w14:textId="77777777">
        <w:trPr>
          <w:cantSplit/>
        </w:trPr>
        <w:tc>
          <w:tcPr>
            <w:tcW w:w="502" w:type="dxa"/>
            <w:shd w:val="clear" w:color="auto" w:fill="EEEEEE"/>
            <w:vAlign w:val="center"/>
          </w:tcPr>
          <w:p w14:paraId="09F179E1" w14:textId="77777777" w:rsidR="00BA416D" w:rsidRDefault="00BA416D" w:rsidP="00BA416D">
            <w:r>
              <w:t>1</w:t>
            </w:r>
          </w:p>
        </w:tc>
        <w:tc>
          <w:tcPr>
            <w:tcW w:w="2007" w:type="dxa"/>
            <w:shd w:val="clear" w:color="auto" w:fill="EEEEEE"/>
            <w:vAlign w:val="center"/>
          </w:tcPr>
          <w:p w14:paraId="0FDD6A68" w14:textId="77777777" w:rsidR="00BA416D" w:rsidRDefault="00BA416D" w:rsidP="00BA416D">
            <w:r>
              <w:t>任务类型</w:t>
            </w:r>
          </w:p>
        </w:tc>
        <w:tc>
          <w:tcPr>
            <w:tcW w:w="4214" w:type="dxa"/>
            <w:shd w:val="clear" w:color="auto" w:fill="EEEEEE"/>
            <w:vAlign w:val="center"/>
          </w:tcPr>
          <w:p w14:paraId="3C47DE11" w14:textId="77777777" w:rsidR="00BA416D" w:rsidRDefault="00BA416D" w:rsidP="00BA416D">
            <w:r>
              <w:t>子 Case 名称(Case5-MBPLAP / Case5-XEntry)</w:t>
            </w:r>
          </w:p>
        </w:tc>
        <w:tc>
          <w:tcPr>
            <w:tcW w:w="3311" w:type="dxa"/>
            <w:shd w:val="clear" w:color="auto" w:fill="EEEEEE"/>
            <w:vAlign w:val="center"/>
          </w:tcPr>
          <w:p w14:paraId="2C1EF430" w14:textId="77777777" w:rsidR="00BA416D" w:rsidRDefault="00BA416D" w:rsidP="00BA416D">
            <w:r>
              <w:t>双支线台账分开管理</w:t>
            </w:r>
          </w:p>
        </w:tc>
      </w:tr>
      <w:tr w:rsidR="00BA416D" w14:paraId="1B7B772C" w14:textId="77777777">
        <w:trPr>
          <w:cantSplit/>
        </w:trPr>
        <w:tc>
          <w:tcPr>
            <w:tcW w:w="502" w:type="dxa"/>
            <w:shd w:val="clear" w:color="auto" w:fill="FFFFFF"/>
            <w:vAlign w:val="center"/>
          </w:tcPr>
          <w:p w14:paraId="759866C8" w14:textId="77777777" w:rsidR="00BA416D" w:rsidRDefault="00BA416D" w:rsidP="00BA416D">
            <w:r>
              <w:t>2</w:t>
            </w:r>
          </w:p>
        </w:tc>
        <w:tc>
          <w:tcPr>
            <w:tcW w:w="2007" w:type="dxa"/>
            <w:shd w:val="clear" w:color="auto" w:fill="FFFFFF"/>
            <w:vAlign w:val="center"/>
          </w:tcPr>
          <w:p w14:paraId="72ABF732" w14:textId="77777777" w:rsidR="00BA416D" w:rsidRDefault="00BA416D" w:rsidP="00BA416D">
            <w:r>
              <w:t>所属 Case</w:t>
            </w:r>
          </w:p>
        </w:tc>
        <w:tc>
          <w:tcPr>
            <w:tcW w:w="4214" w:type="dxa"/>
            <w:shd w:val="clear" w:color="auto" w:fill="FFFFFF"/>
            <w:vAlign w:val="center"/>
          </w:tcPr>
          <w:p w14:paraId="4A3732C6" w14:textId="77777777" w:rsidR="00BA416D" w:rsidRDefault="00BA416D" w:rsidP="00BA416D">
            <w:r>
              <w:t>Case 5 · ASN</w:t>
            </w:r>
          </w:p>
        </w:tc>
        <w:tc>
          <w:tcPr>
            <w:tcW w:w="3311" w:type="dxa"/>
            <w:shd w:val="clear" w:color="auto" w:fill="FFFFFF"/>
            <w:vAlign w:val="center"/>
          </w:tcPr>
          <w:p w14:paraId="42A3A847" w14:textId="77777777" w:rsidR="00BA416D" w:rsidRDefault="00BA416D" w:rsidP="00BA416D">
            <w:r>
              <w:t>跨 Case 时的归属识别</w:t>
            </w:r>
          </w:p>
        </w:tc>
      </w:tr>
      <w:tr w:rsidR="00BA416D" w14:paraId="65DD3309" w14:textId="77777777">
        <w:trPr>
          <w:cantSplit/>
        </w:trPr>
        <w:tc>
          <w:tcPr>
            <w:tcW w:w="502" w:type="dxa"/>
            <w:shd w:val="clear" w:color="auto" w:fill="EEEEEE"/>
            <w:vAlign w:val="center"/>
          </w:tcPr>
          <w:p w14:paraId="6A97A27B" w14:textId="77777777" w:rsidR="00BA416D" w:rsidRDefault="00BA416D" w:rsidP="00BA416D">
            <w:r>
              <w:t>3</w:t>
            </w:r>
          </w:p>
        </w:tc>
        <w:tc>
          <w:tcPr>
            <w:tcW w:w="2007" w:type="dxa"/>
            <w:shd w:val="clear" w:color="auto" w:fill="EEEEEE"/>
            <w:vAlign w:val="center"/>
          </w:tcPr>
          <w:p w14:paraId="56413E2C" w14:textId="77777777" w:rsidR="00BA416D" w:rsidRDefault="00BA416D" w:rsidP="00BA416D">
            <w:r>
              <w:t>触发方式</w:t>
            </w:r>
          </w:p>
        </w:tc>
        <w:tc>
          <w:tcPr>
            <w:tcW w:w="4214" w:type="dxa"/>
            <w:shd w:val="clear" w:color="auto" w:fill="EEEEEE"/>
            <w:vAlign w:val="center"/>
          </w:tcPr>
          <w:p w14:paraId="1FFAF0A2" w14:textId="7B36DF59" w:rsidR="00BA416D" w:rsidRDefault="00BA416D" w:rsidP="00BA416D">
            <w:r>
              <w:t>自动触发(定时 / 邮件)/ 人工触发</w:t>
            </w:r>
            <w:r w:rsidR="005318D2">
              <w:t>，</w:t>
            </w:r>
            <w:r>
              <w:t>按该类型任务实际来源汇总</w:t>
            </w:r>
          </w:p>
        </w:tc>
        <w:tc>
          <w:tcPr>
            <w:tcW w:w="3311" w:type="dxa"/>
            <w:shd w:val="clear" w:color="auto" w:fill="EEEEEE"/>
            <w:vAlign w:val="center"/>
          </w:tcPr>
          <w:p w14:paraId="78EE37BC" w14:textId="77777777" w:rsidR="00BA416D" w:rsidRDefault="00BA416D" w:rsidP="00BA416D">
            <w:r>
              <w:t>一眼区分 MBPLAP=定时、XEntry=邮件</w:t>
            </w:r>
          </w:p>
        </w:tc>
      </w:tr>
      <w:tr w:rsidR="00BA416D" w14:paraId="01409D78" w14:textId="77777777">
        <w:trPr>
          <w:cantSplit/>
        </w:trPr>
        <w:tc>
          <w:tcPr>
            <w:tcW w:w="502" w:type="dxa"/>
            <w:shd w:val="clear" w:color="auto" w:fill="FFFFFF"/>
            <w:vAlign w:val="center"/>
          </w:tcPr>
          <w:p w14:paraId="71FBD754" w14:textId="77777777" w:rsidR="00BA416D" w:rsidRDefault="00BA416D" w:rsidP="00BA416D">
            <w:r>
              <w:t>4</w:t>
            </w:r>
          </w:p>
        </w:tc>
        <w:tc>
          <w:tcPr>
            <w:tcW w:w="2007" w:type="dxa"/>
            <w:shd w:val="clear" w:color="auto" w:fill="FFFFFF"/>
            <w:vAlign w:val="center"/>
          </w:tcPr>
          <w:p w14:paraId="6580A368" w14:textId="77777777" w:rsidR="00BA416D" w:rsidRDefault="00BA416D" w:rsidP="00BA416D">
            <w:r>
              <w:t>总任务数 / 执行中 / 待人工处理</w:t>
            </w:r>
          </w:p>
        </w:tc>
        <w:tc>
          <w:tcPr>
            <w:tcW w:w="4214" w:type="dxa"/>
            <w:shd w:val="clear" w:color="auto" w:fill="FFFFFF"/>
            <w:vAlign w:val="center"/>
          </w:tcPr>
          <w:p w14:paraId="1309AA38" w14:textId="77777777" w:rsidR="00BA416D" w:rsidRDefault="00BA416D" w:rsidP="00BA416D">
            <w:r>
              <w:t>该类型任务按最新 Run 状态计数</w:t>
            </w:r>
          </w:p>
        </w:tc>
        <w:tc>
          <w:tcPr>
            <w:tcW w:w="3311" w:type="dxa"/>
            <w:shd w:val="clear" w:color="auto" w:fill="FFFFFF"/>
            <w:vAlign w:val="center"/>
          </w:tcPr>
          <w:p w14:paraId="74D3ED39" w14:textId="77777777" w:rsidR="00BA416D" w:rsidRDefault="00BA416D" w:rsidP="00BA416D">
            <w:r>
              <w:t>异常量直达可见</w:t>
            </w:r>
          </w:p>
        </w:tc>
      </w:tr>
      <w:tr w:rsidR="00BA416D" w14:paraId="63711B47" w14:textId="77777777">
        <w:trPr>
          <w:cantSplit/>
        </w:trPr>
        <w:tc>
          <w:tcPr>
            <w:tcW w:w="502" w:type="dxa"/>
            <w:shd w:val="clear" w:color="auto" w:fill="EEEEEE"/>
            <w:vAlign w:val="center"/>
          </w:tcPr>
          <w:p w14:paraId="26E5BE84" w14:textId="77777777" w:rsidR="00BA416D" w:rsidRDefault="00BA416D" w:rsidP="00BA416D">
            <w:r>
              <w:t>5</w:t>
            </w:r>
          </w:p>
        </w:tc>
        <w:tc>
          <w:tcPr>
            <w:tcW w:w="2007" w:type="dxa"/>
            <w:shd w:val="clear" w:color="auto" w:fill="EEEEEE"/>
            <w:vAlign w:val="center"/>
          </w:tcPr>
          <w:p w14:paraId="56CA9117" w14:textId="77777777" w:rsidR="00BA416D" w:rsidRDefault="00BA416D" w:rsidP="00BA416D">
            <w:r>
              <w:t>最近执行</w:t>
            </w:r>
          </w:p>
        </w:tc>
        <w:tc>
          <w:tcPr>
            <w:tcW w:w="4214" w:type="dxa"/>
            <w:shd w:val="clear" w:color="auto" w:fill="EEEEEE"/>
            <w:vAlign w:val="center"/>
          </w:tcPr>
          <w:p w14:paraId="342CFB1B" w14:textId="77777777" w:rsidR="00BA416D" w:rsidRDefault="00BA416D" w:rsidP="00BA416D">
            <w:r>
              <w:t>该类型最近一次执行开始时间</w:t>
            </w:r>
          </w:p>
        </w:tc>
        <w:tc>
          <w:tcPr>
            <w:tcW w:w="3311" w:type="dxa"/>
            <w:shd w:val="clear" w:color="auto" w:fill="EEEEEE"/>
            <w:vAlign w:val="center"/>
          </w:tcPr>
          <w:p w14:paraId="3CAA1193" w14:textId="77777777" w:rsidR="00BA416D" w:rsidRDefault="00BA416D" w:rsidP="00BA416D">
            <w:r>
              <w:t>判断批次新鲜度</w:t>
            </w:r>
          </w:p>
        </w:tc>
      </w:tr>
    </w:tbl>
    <w:p w14:paraId="05305BB2" w14:textId="77777777" w:rsidR="00BA416D" w:rsidRDefault="00BA416D" w:rsidP="00BA416D">
      <w:pPr>
        <w:spacing w:after="70"/>
      </w:pPr>
    </w:p>
    <w:p w14:paraId="2B3A7A88" w14:textId="77777777" w:rsidR="00BA416D" w:rsidRDefault="00BA416D" w:rsidP="00BA416D">
      <w:r>
        <w:t>行点击(或末尾 ›)进入该类型的任务列表(第二级)。</w:t>
      </w:r>
    </w:p>
    <w:p w14:paraId="037C7BBA" w14:textId="09E8A476" w:rsidR="00CE0108" w:rsidRDefault="00BA416D" w:rsidP="00BA416D">
      <w:pPr>
        <w:pStyle w:val="Heading4"/>
      </w:pPr>
      <w:r>
        <w:rPr>
          <w:rFonts w:hint="eastAsia"/>
        </w:rPr>
        <w:t>任务列表（第二级）</w:t>
      </w:r>
    </w:p>
    <w:p w14:paraId="24BC3CEA" w14:textId="6D8AB106" w:rsidR="004F5DAA" w:rsidRDefault="004F5DAA" w:rsidP="004F5DAA">
      <w:pPr>
        <w:spacing w:after="70"/>
        <w:rPr>
          <w:sz w:val="18"/>
        </w:rPr>
      </w:pPr>
      <w:r>
        <w:rPr>
          <w:rFonts w:hint="eastAsia"/>
          <w:szCs w:val="18"/>
        </w:rPr>
        <w:t>某一任务类型的票据台账</w:t>
      </w:r>
      <w:r w:rsidR="005318D2">
        <w:rPr>
          <w:rFonts w:hint="eastAsia"/>
          <w:szCs w:val="18"/>
        </w:rPr>
        <w:t>：</w:t>
      </w:r>
      <w:r>
        <w:rPr>
          <w:rFonts w:hint="eastAsia"/>
          <w:szCs w:val="18"/>
        </w:rPr>
        <w:t>筛选、搜索</w:t>
      </w:r>
      <w:r w:rsidRPr="004F5DAA">
        <w:t>、批量操</w:t>
      </w:r>
      <w:r>
        <w:rPr>
          <w:rFonts w:hint="eastAsia"/>
          <w:szCs w:val="18"/>
        </w:rPr>
        <w:t>作与新建入口。</w:t>
      </w:r>
    </w:p>
    <w:p w14:paraId="64799F18" w14:textId="79185092" w:rsidR="004F5DAA" w:rsidRDefault="004F5DAA" w:rsidP="004F5DAA">
      <w:pPr>
        <w:keepNext/>
        <w:spacing w:after="70"/>
        <w:jc w:val="center"/>
      </w:pPr>
      <w:r>
        <w:rPr>
          <w:noProof/>
        </w:rPr>
        <w:drawing>
          <wp:inline distT="0" distB="0" distL="0" distR="0" wp14:anchorId="48D1B9E5" wp14:editId="610C2D16">
            <wp:extent cx="5731510" cy="3986530"/>
            <wp:effectExtent l="0" t="0" r="2540" b="0"/>
            <wp:docPr id="832635729" name="图片 13" descr="图 7.3.2-2 Case5-XEntry 任务列表(全部 4 票:完成 1 / 执行中 1 / 待人工 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6" descr="图 7.3.2-2 Case5-XEntry 任务列表(全部 4 票:完成 1 / 执行中 1 / 待人工 2)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93D80" w14:textId="136D6D94" w:rsidR="004F5DAA" w:rsidRDefault="004F5DAA" w:rsidP="004F5DAA">
      <w:pPr>
        <w:spacing w:after="70"/>
        <w:jc w:val="center"/>
      </w:pPr>
      <w:r>
        <w:rPr>
          <w:rFonts w:hint="eastAsia"/>
          <w:color w:val="555555"/>
          <w:sz w:val="16"/>
          <w:szCs w:val="16"/>
        </w:rPr>
        <w:t>图 8.3.2-2 Case5-XEntry 任务列表</w:t>
      </w:r>
    </w:p>
    <w:tbl>
      <w:tblPr>
        <w:tblW w:w="10035" w:type="dxa"/>
        <w:tblInd w:w="7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  <w:tblCellMar>
          <w:top w:w="50" w:type="dxa"/>
          <w:left w:w="75" w:type="dxa"/>
          <w:bottom w:w="50" w:type="dxa"/>
          <w:right w:w="75" w:type="dxa"/>
        </w:tblCellMar>
        <w:tblLook w:val="04A0" w:firstRow="1" w:lastRow="0" w:firstColumn="1" w:lastColumn="0" w:noHBand="0" w:noVBand="1"/>
      </w:tblPr>
      <w:tblGrid>
        <w:gridCol w:w="503"/>
        <w:gridCol w:w="2007"/>
        <w:gridCol w:w="4214"/>
        <w:gridCol w:w="3311"/>
      </w:tblGrid>
      <w:tr w:rsidR="004F5DAA" w14:paraId="62514279" w14:textId="77777777">
        <w:trPr>
          <w:cantSplit/>
          <w:tblHeader/>
        </w:trPr>
        <w:tc>
          <w:tcPr>
            <w:tcW w:w="50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080808"/>
            <w:vAlign w:val="center"/>
            <w:hideMark/>
          </w:tcPr>
          <w:p w14:paraId="311932EA" w14:textId="77777777" w:rsidR="004F5DAA" w:rsidRDefault="004F5DAA" w:rsidP="004F5DAA">
            <w:r>
              <w:rPr>
                <w:rFonts w:hint="eastAsia"/>
              </w:rPr>
              <w:t>#</w:t>
            </w:r>
          </w:p>
        </w:tc>
        <w:tc>
          <w:tcPr>
            <w:tcW w:w="200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080808"/>
            <w:vAlign w:val="center"/>
            <w:hideMark/>
          </w:tcPr>
          <w:p w14:paraId="2EC30590" w14:textId="77777777" w:rsidR="004F5DAA" w:rsidRDefault="004F5DAA" w:rsidP="004F5DAA">
            <w:r>
              <w:rPr>
                <w:rFonts w:hint="eastAsia"/>
              </w:rPr>
              <w:t>列</w:t>
            </w:r>
          </w:p>
        </w:tc>
        <w:tc>
          <w:tcPr>
            <w:tcW w:w="421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080808"/>
            <w:vAlign w:val="center"/>
            <w:hideMark/>
          </w:tcPr>
          <w:p w14:paraId="0AB934E4" w14:textId="77777777" w:rsidR="004F5DAA" w:rsidRDefault="004F5DAA" w:rsidP="004F5DAA">
            <w:r>
              <w:rPr>
                <w:rFonts w:hint="eastAsia"/>
              </w:rPr>
              <w:t>口径 / 取值</w:t>
            </w:r>
          </w:p>
        </w:tc>
        <w:tc>
          <w:tcPr>
            <w:tcW w:w="331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080808"/>
            <w:vAlign w:val="center"/>
            <w:hideMark/>
          </w:tcPr>
          <w:p w14:paraId="7E2EBE8E" w14:textId="77777777" w:rsidR="004F5DAA" w:rsidRDefault="004F5DAA" w:rsidP="004F5DAA">
            <w:r>
              <w:rPr>
                <w:rFonts w:hint="eastAsia"/>
              </w:rPr>
              <w:t>为什么需要</w:t>
            </w:r>
          </w:p>
        </w:tc>
      </w:tr>
      <w:tr w:rsidR="004F5DAA" w14:paraId="0CBEBA04" w14:textId="77777777">
        <w:trPr>
          <w:cantSplit/>
        </w:trPr>
        <w:tc>
          <w:tcPr>
            <w:tcW w:w="50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vAlign w:val="center"/>
            <w:hideMark/>
          </w:tcPr>
          <w:p w14:paraId="62700395" w14:textId="77777777" w:rsidR="004F5DAA" w:rsidRDefault="004F5DAA" w:rsidP="004F5DAA">
            <w:r>
              <w:rPr>
                <w:rFonts w:hint="eastAsia"/>
              </w:rPr>
              <w:t>1</w:t>
            </w:r>
          </w:p>
        </w:tc>
        <w:tc>
          <w:tcPr>
            <w:tcW w:w="200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vAlign w:val="center"/>
            <w:hideMark/>
          </w:tcPr>
          <w:p w14:paraId="7E464CFB" w14:textId="77777777" w:rsidR="004F5DAA" w:rsidRDefault="004F5DAA" w:rsidP="004F5DAA">
            <w:r>
              <w:rPr>
                <w:rFonts w:hint="eastAsia"/>
              </w:rPr>
              <w:t>任务编号</w:t>
            </w:r>
          </w:p>
        </w:tc>
        <w:tc>
          <w:tcPr>
            <w:tcW w:w="421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vAlign w:val="center"/>
            <w:hideMark/>
          </w:tcPr>
          <w:p w14:paraId="6A0441ED" w14:textId="181F5C90" w:rsidR="004F5DAA" w:rsidRDefault="004F5DAA" w:rsidP="004F5DAA">
            <w:r>
              <w:rPr>
                <w:rFonts w:hint="eastAsia"/>
              </w:rPr>
              <w:t>点击进任务详情</w:t>
            </w:r>
          </w:p>
        </w:tc>
        <w:tc>
          <w:tcPr>
            <w:tcW w:w="331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vAlign w:val="center"/>
            <w:hideMark/>
          </w:tcPr>
          <w:p w14:paraId="40620DF8" w14:textId="77777777" w:rsidR="004F5DAA" w:rsidRDefault="004F5DAA" w:rsidP="004F5DAA">
            <w:r>
              <w:rPr>
                <w:rFonts w:hint="eastAsia"/>
              </w:rPr>
              <w:t>票粒度主键</w:t>
            </w:r>
          </w:p>
        </w:tc>
      </w:tr>
      <w:tr w:rsidR="004F5DAA" w14:paraId="4E9110C9" w14:textId="77777777">
        <w:trPr>
          <w:cantSplit/>
        </w:trPr>
        <w:tc>
          <w:tcPr>
            <w:tcW w:w="50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  <w:hideMark/>
          </w:tcPr>
          <w:p w14:paraId="0BF2D38B" w14:textId="77777777" w:rsidR="004F5DAA" w:rsidRDefault="004F5DAA" w:rsidP="004F5DAA">
            <w:r>
              <w:rPr>
                <w:rFonts w:hint="eastAsia"/>
              </w:rPr>
              <w:t>2</w:t>
            </w:r>
          </w:p>
        </w:tc>
        <w:tc>
          <w:tcPr>
            <w:tcW w:w="200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  <w:hideMark/>
          </w:tcPr>
          <w:p w14:paraId="7DAA35C9" w14:textId="77777777" w:rsidR="004F5DAA" w:rsidRDefault="004F5DAA" w:rsidP="004F5DAA">
            <w:r>
              <w:rPr>
                <w:rFonts w:hint="eastAsia"/>
              </w:rPr>
              <w:t>触发来源</w:t>
            </w:r>
          </w:p>
        </w:tc>
        <w:tc>
          <w:tcPr>
            <w:tcW w:w="421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  <w:hideMark/>
          </w:tcPr>
          <w:p w14:paraId="05DE6C5D" w14:textId="41C0EADD" w:rsidR="004F5DAA" w:rsidRDefault="004F5DAA" w:rsidP="004F5DAA">
            <w:r>
              <w:rPr>
                <w:rFonts w:hint="eastAsia"/>
              </w:rPr>
              <w:t>自动触发(定时 / 邮件)/ 人工触发</w:t>
            </w:r>
            <w:r w:rsidR="005318D2">
              <w:rPr>
                <w:rFonts w:hint="eastAsia"/>
              </w:rPr>
              <w:t>；</w:t>
            </w:r>
            <w:r>
              <w:rPr>
                <w:rFonts w:hint="eastAsia"/>
              </w:rPr>
              <w:t>重跑产生的执行归为手动触发</w:t>
            </w:r>
          </w:p>
        </w:tc>
        <w:tc>
          <w:tcPr>
            <w:tcW w:w="331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  <w:hideMark/>
          </w:tcPr>
          <w:p w14:paraId="40EFE781" w14:textId="77777777" w:rsidR="004F5DAA" w:rsidRDefault="004F5DAA" w:rsidP="004F5DAA">
            <w:r>
              <w:rPr>
                <w:rFonts w:hint="eastAsia"/>
              </w:rPr>
              <w:t>区分系统自动与人工补票</w:t>
            </w:r>
          </w:p>
        </w:tc>
      </w:tr>
      <w:tr w:rsidR="004F5DAA" w14:paraId="2D5FD6C8" w14:textId="77777777">
        <w:trPr>
          <w:cantSplit/>
        </w:trPr>
        <w:tc>
          <w:tcPr>
            <w:tcW w:w="50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vAlign w:val="center"/>
            <w:hideMark/>
          </w:tcPr>
          <w:p w14:paraId="2E3DCF74" w14:textId="77777777" w:rsidR="004F5DAA" w:rsidRDefault="004F5DAA" w:rsidP="004F5DAA">
            <w:r>
              <w:rPr>
                <w:rFonts w:hint="eastAsia"/>
              </w:rPr>
              <w:t>3</w:t>
            </w:r>
          </w:p>
        </w:tc>
        <w:tc>
          <w:tcPr>
            <w:tcW w:w="200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vAlign w:val="center"/>
            <w:hideMark/>
          </w:tcPr>
          <w:p w14:paraId="144C6637" w14:textId="77777777" w:rsidR="004F5DAA" w:rsidRDefault="004F5DAA" w:rsidP="004F5DAA">
            <w:r>
              <w:rPr>
                <w:rFonts w:hint="eastAsia"/>
              </w:rPr>
              <w:t>状态(当前执行)</w:t>
            </w:r>
          </w:p>
        </w:tc>
        <w:tc>
          <w:tcPr>
            <w:tcW w:w="421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vAlign w:val="center"/>
            <w:hideMark/>
          </w:tcPr>
          <w:p w14:paraId="51FA13FC" w14:textId="7196AE1C" w:rsidR="004F5DAA" w:rsidRDefault="004F5DAA" w:rsidP="004F5DAA">
            <w:r>
              <w:rPr>
                <w:rFonts w:hint="eastAsia"/>
              </w:rPr>
              <w:t>最新 Run 状态映射</w:t>
            </w:r>
            <w:r w:rsidR="005318D2">
              <w:rPr>
                <w:rFonts w:hint="eastAsia"/>
              </w:rPr>
              <w:t>：</w:t>
            </w:r>
            <w:r>
              <w:rPr>
                <w:rFonts w:hint="eastAsia"/>
              </w:rPr>
              <w:t>已完成 / 执行中(含重试中)/ 待人工处理</w:t>
            </w:r>
          </w:p>
        </w:tc>
        <w:tc>
          <w:tcPr>
            <w:tcW w:w="331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vAlign w:val="center"/>
            <w:hideMark/>
          </w:tcPr>
          <w:p w14:paraId="01DD99BF" w14:textId="77777777" w:rsidR="004F5DAA" w:rsidRDefault="004F5DAA" w:rsidP="004F5DAA">
            <w:r>
              <w:rPr>
                <w:rFonts w:hint="eastAsia"/>
              </w:rPr>
              <w:t>处置分拣口径</w:t>
            </w:r>
          </w:p>
        </w:tc>
      </w:tr>
      <w:tr w:rsidR="004F5DAA" w14:paraId="7C12802E" w14:textId="77777777">
        <w:trPr>
          <w:cantSplit/>
        </w:trPr>
        <w:tc>
          <w:tcPr>
            <w:tcW w:w="50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  <w:hideMark/>
          </w:tcPr>
          <w:p w14:paraId="50BF7872" w14:textId="77777777" w:rsidR="004F5DAA" w:rsidRDefault="004F5DAA" w:rsidP="004F5DAA">
            <w:r>
              <w:rPr>
                <w:rFonts w:hint="eastAsia"/>
              </w:rPr>
              <w:t>4</w:t>
            </w:r>
          </w:p>
        </w:tc>
        <w:tc>
          <w:tcPr>
            <w:tcW w:w="200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  <w:hideMark/>
          </w:tcPr>
          <w:p w14:paraId="5C7C8A53" w14:textId="77777777" w:rsidR="004F5DAA" w:rsidRDefault="004F5DAA" w:rsidP="004F5DAA">
            <w:r>
              <w:rPr>
                <w:rFonts w:hint="eastAsia"/>
              </w:rPr>
              <w:t>执行次数</w:t>
            </w:r>
          </w:p>
        </w:tc>
        <w:tc>
          <w:tcPr>
            <w:tcW w:w="421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  <w:hideMark/>
          </w:tcPr>
          <w:p w14:paraId="30D374FC" w14:textId="6EF70481" w:rsidR="004F5DAA" w:rsidRDefault="004F5DAA" w:rsidP="004F5DAA">
            <w:r>
              <w:rPr>
                <w:rFonts w:hint="eastAsia"/>
              </w:rPr>
              <w:t>Run 个数</w:t>
            </w:r>
            <w:r w:rsidR="005318D2">
              <w:rPr>
                <w:rFonts w:hint="eastAsia"/>
              </w:rPr>
              <w:t>；</w:t>
            </w:r>
            <w:r>
              <w:rPr>
                <w:rFonts w:hint="eastAsia"/>
              </w:rPr>
              <w:t>&gt;1 高亮</w:t>
            </w:r>
          </w:p>
        </w:tc>
        <w:tc>
          <w:tcPr>
            <w:tcW w:w="331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  <w:hideMark/>
          </w:tcPr>
          <w:p w14:paraId="3B3BB16D" w14:textId="77777777" w:rsidR="004F5DAA" w:rsidRDefault="004F5DAA" w:rsidP="004F5DAA">
            <w:r>
              <w:rPr>
                <w:rFonts w:hint="eastAsia"/>
              </w:rPr>
              <w:t>识别被重跑过的票</w:t>
            </w:r>
          </w:p>
        </w:tc>
      </w:tr>
      <w:tr w:rsidR="004F5DAA" w14:paraId="643DC3C6" w14:textId="77777777">
        <w:trPr>
          <w:cantSplit/>
        </w:trPr>
        <w:tc>
          <w:tcPr>
            <w:tcW w:w="50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vAlign w:val="center"/>
            <w:hideMark/>
          </w:tcPr>
          <w:p w14:paraId="6CCC5FE4" w14:textId="77777777" w:rsidR="004F5DAA" w:rsidRDefault="004F5DAA" w:rsidP="004F5DAA">
            <w:r>
              <w:rPr>
                <w:rFonts w:hint="eastAsia"/>
              </w:rPr>
              <w:t>5</w:t>
            </w:r>
          </w:p>
        </w:tc>
        <w:tc>
          <w:tcPr>
            <w:tcW w:w="200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vAlign w:val="center"/>
            <w:hideMark/>
          </w:tcPr>
          <w:p w14:paraId="77879F57" w14:textId="77777777" w:rsidR="004F5DAA" w:rsidRDefault="004F5DAA" w:rsidP="004F5DAA">
            <w:r>
              <w:rPr>
                <w:rFonts w:hint="eastAsia"/>
              </w:rPr>
              <w:t>最近执行开始</w:t>
            </w:r>
          </w:p>
        </w:tc>
        <w:tc>
          <w:tcPr>
            <w:tcW w:w="421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vAlign w:val="center"/>
            <w:hideMark/>
          </w:tcPr>
          <w:p w14:paraId="28F8D401" w14:textId="77777777" w:rsidR="004F5DAA" w:rsidRDefault="004F5DAA" w:rsidP="004F5DAA">
            <w:r>
              <w:rPr>
                <w:rFonts w:hint="eastAsia"/>
              </w:rPr>
              <w:t>最新 Run 开始时间</w:t>
            </w:r>
          </w:p>
        </w:tc>
        <w:tc>
          <w:tcPr>
            <w:tcW w:w="331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vAlign w:val="center"/>
            <w:hideMark/>
          </w:tcPr>
          <w:p w14:paraId="6CE9E687" w14:textId="77777777" w:rsidR="004F5DAA" w:rsidRDefault="004F5DAA" w:rsidP="004F5DAA">
            <w:r>
              <w:rPr>
                <w:rFonts w:hint="eastAsia"/>
              </w:rPr>
              <w:t>执行时间筛选的口径</w:t>
            </w:r>
          </w:p>
        </w:tc>
      </w:tr>
      <w:tr w:rsidR="004F5DAA" w14:paraId="3A4422E6" w14:textId="77777777">
        <w:trPr>
          <w:cantSplit/>
        </w:trPr>
        <w:tc>
          <w:tcPr>
            <w:tcW w:w="50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  <w:hideMark/>
          </w:tcPr>
          <w:p w14:paraId="308C7127" w14:textId="77777777" w:rsidR="004F5DAA" w:rsidRDefault="004F5DAA" w:rsidP="004F5DAA">
            <w:r>
              <w:rPr>
                <w:rFonts w:hint="eastAsia"/>
              </w:rPr>
              <w:t>6</w:t>
            </w:r>
          </w:p>
        </w:tc>
        <w:tc>
          <w:tcPr>
            <w:tcW w:w="200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  <w:hideMark/>
          </w:tcPr>
          <w:p w14:paraId="16DDA010" w14:textId="77777777" w:rsidR="004F5DAA" w:rsidRDefault="004F5DAA" w:rsidP="004F5DAA">
            <w:r>
              <w:rPr>
                <w:rFonts w:hint="eastAsia"/>
              </w:rPr>
              <w:t>当前环节</w:t>
            </w:r>
          </w:p>
        </w:tc>
        <w:tc>
          <w:tcPr>
            <w:tcW w:w="421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  <w:hideMark/>
          </w:tcPr>
          <w:p w14:paraId="4F5256CF" w14:textId="77777777" w:rsidR="004F5DAA" w:rsidRDefault="004F5DAA" w:rsidP="004F5DAA">
            <w:r>
              <w:rPr>
                <w:rFonts w:hint="eastAsia"/>
              </w:rPr>
              <w:t>执行中 / 待处理票显示当前节点名</w:t>
            </w:r>
          </w:p>
        </w:tc>
        <w:tc>
          <w:tcPr>
            <w:tcW w:w="331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  <w:hideMark/>
          </w:tcPr>
          <w:p w14:paraId="24D92A9A" w14:textId="77777777" w:rsidR="004F5DAA" w:rsidRDefault="004F5DAA" w:rsidP="004F5DAA">
            <w:r>
              <w:rPr>
                <w:rFonts w:hint="eastAsia"/>
              </w:rPr>
              <w:t>不点详情即知卡在哪一步</w:t>
            </w:r>
          </w:p>
        </w:tc>
      </w:tr>
      <w:tr w:rsidR="004F5DAA" w14:paraId="407CDA2E" w14:textId="77777777">
        <w:trPr>
          <w:cantSplit/>
        </w:trPr>
        <w:tc>
          <w:tcPr>
            <w:tcW w:w="50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vAlign w:val="center"/>
            <w:hideMark/>
          </w:tcPr>
          <w:p w14:paraId="62FB99EF" w14:textId="77777777" w:rsidR="004F5DAA" w:rsidRDefault="004F5DAA" w:rsidP="004F5DAA">
            <w:r>
              <w:rPr>
                <w:rFonts w:hint="eastAsia"/>
              </w:rPr>
              <w:t>7</w:t>
            </w:r>
          </w:p>
        </w:tc>
        <w:tc>
          <w:tcPr>
            <w:tcW w:w="200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vAlign w:val="center"/>
            <w:hideMark/>
          </w:tcPr>
          <w:p w14:paraId="694D517E" w14:textId="77777777" w:rsidR="004F5DAA" w:rsidRDefault="004F5DAA" w:rsidP="004F5DAA">
            <w:r>
              <w:rPr>
                <w:rFonts w:hint="eastAsia"/>
              </w:rPr>
              <w:t>标签</w:t>
            </w:r>
          </w:p>
        </w:tc>
        <w:tc>
          <w:tcPr>
            <w:tcW w:w="421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vAlign w:val="center"/>
            <w:hideMark/>
          </w:tcPr>
          <w:p w14:paraId="563C4FA6" w14:textId="7E1A8F58" w:rsidR="004F5DAA" w:rsidRDefault="004F5DAA" w:rsidP="004F5DAA">
            <w:r>
              <w:rPr>
                <w:rFonts w:hint="eastAsia"/>
              </w:rPr>
              <w:t>单号键值对(MBPLAP=HAWB/BL No.</w:t>
            </w:r>
            <w:r w:rsidR="005318D2">
              <w:rPr>
                <w:rFonts w:hint="eastAsia"/>
              </w:rPr>
              <w:t>，</w:t>
            </w:r>
            <w:r>
              <w:rPr>
                <w:rFonts w:hint="eastAsia"/>
              </w:rPr>
              <w:t>XEntry=AWB No.)</w:t>
            </w:r>
          </w:p>
        </w:tc>
        <w:tc>
          <w:tcPr>
            <w:tcW w:w="331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vAlign w:val="center"/>
            <w:hideMark/>
          </w:tcPr>
          <w:p w14:paraId="62C87D54" w14:textId="77777777" w:rsidR="004F5DAA" w:rsidRDefault="004F5DAA" w:rsidP="004F5DAA">
            <w:r>
              <w:rPr>
                <w:rFonts w:hint="eastAsia"/>
              </w:rPr>
              <w:t>搜索与扫读</w:t>
            </w:r>
          </w:p>
        </w:tc>
      </w:tr>
    </w:tbl>
    <w:p w14:paraId="10CAE850" w14:textId="77777777" w:rsidR="004F5DAA" w:rsidRDefault="004F5DAA" w:rsidP="004F5DAA">
      <w:pPr>
        <w:spacing w:after="70"/>
        <w:rPr>
          <w:rFonts w:cstheme="minorBidi"/>
          <w:kern w:val="2"/>
          <w:sz w:val="18"/>
          <w14:ligatures w14:val="standardContextual"/>
        </w:rPr>
      </w:pPr>
    </w:p>
    <w:p w14:paraId="533EF11F" w14:textId="3AE49B25" w:rsidR="004F5DAA" w:rsidRDefault="004F5DAA" w:rsidP="004F5DAA">
      <w:pPr>
        <w:spacing w:after="70"/>
      </w:pPr>
      <w:r>
        <w:rPr>
          <w:rFonts w:hint="eastAsia"/>
          <w:b/>
          <w:szCs w:val="18"/>
        </w:rPr>
        <w:t>筛选与搜索</w:t>
      </w:r>
      <w:r w:rsidR="005318D2">
        <w:rPr>
          <w:rFonts w:hint="eastAsia"/>
          <w:szCs w:val="18"/>
        </w:rPr>
        <w:t>：</w:t>
      </w:r>
    </w:p>
    <w:tbl>
      <w:tblPr>
        <w:tblW w:w="10035" w:type="dxa"/>
        <w:tblInd w:w="7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  <w:tblCellMar>
          <w:top w:w="50" w:type="dxa"/>
          <w:left w:w="75" w:type="dxa"/>
          <w:bottom w:w="50" w:type="dxa"/>
          <w:right w:w="75" w:type="dxa"/>
        </w:tblCellMar>
        <w:tblLook w:val="04A0" w:firstRow="1" w:lastRow="0" w:firstColumn="1" w:lastColumn="0" w:noHBand="0" w:noVBand="1"/>
      </w:tblPr>
      <w:tblGrid>
        <w:gridCol w:w="1907"/>
        <w:gridCol w:w="2709"/>
        <w:gridCol w:w="3010"/>
        <w:gridCol w:w="2409"/>
      </w:tblGrid>
      <w:tr w:rsidR="004F5DAA" w14:paraId="256D8507" w14:textId="77777777">
        <w:trPr>
          <w:cantSplit/>
          <w:tblHeader/>
        </w:trPr>
        <w:tc>
          <w:tcPr>
            <w:tcW w:w="190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080808"/>
            <w:vAlign w:val="center"/>
            <w:hideMark/>
          </w:tcPr>
          <w:p w14:paraId="30B5049C" w14:textId="77777777" w:rsidR="004F5DAA" w:rsidRDefault="004F5DAA" w:rsidP="00C02F0F">
            <w:r>
              <w:rPr>
                <w:rFonts w:hint="eastAsia"/>
              </w:rPr>
              <w:t>操作</w:t>
            </w:r>
          </w:p>
        </w:tc>
        <w:tc>
          <w:tcPr>
            <w:tcW w:w="270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080808"/>
            <w:vAlign w:val="center"/>
            <w:hideMark/>
          </w:tcPr>
          <w:p w14:paraId="2B7EA00D" w14:textId="77777777" w:rsidR="004F5DAA" w:rsidRDefault="004F5DAA" w:rsidP="00C02F0F">
            <w:r>
              <w:rPr>
                <w:rFonts w:hint="eastAsia"/>
              </w:rPr>
              <w:t>显示 / 可用条件</w:t>
            </w:r>
          </w:p>
        </w:tc>
        <w:tc>
          <w:tcPr>
            <w:tcW w:w="301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080808"/>
            <w:vAlign w:val="center"/>
            <w:hideMark/>
          </w:tcPr>
          <w:p w14:paraId="33CEE239" w14:textId="77777777" w:rsidR="004F5DAA" w:rsidRDefault="004F5DAA" w:rsidP="00C02F0F">
            <w:r>
              <w:rPr>
                <w:rFonts w:hint="eastAsia"/>
              </w:rPr>
              <w:t>动作、处理与反馈</w:t>
            </w:r>
          </w:p>
        </w:tc>
        <w:tc>
          <w:tcPr>
            <w:tcW w:w="240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080808"/>
            <w:vAlign w:val="center"/>
            <w:hideMark/>
          </w:tcPr>
          <w:p w14:paraId="22C973D5" w14:textId="77777777" w:rsidR="004F5DAA" w:rsidRDefault="004F5DAA" w:rsidP="00C02F0F">
            <w:r>
              <w:rPr>
                <w:rFonts w:hint="eastAsia"/>
              </w:rPr>
              <w:t>数据变化 / 页面联动</w:t>
            </w:r>
          </w:p>
        </w:tc>
      </w:tr>
      <w:tr w:rsidR="004F5DAA" w14:paraId="44C01797" w14:textId="77777777">
        <w:trPr>
          <w:cantSplit/>
        </w:trPr>
        <w:tc>
          <w:tcPr>
            <w:tcW w:w="190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vAlign w:val="center"/>
            <w:hideMark/>
          </w:tcPr>
          <w:p w14:paraId="75951E6E" w14:textId="77777777" w:rsidR="004F5DAA" w:rsidRDefault="004F5DAA" w:rsidP="00C02F0F">
            <w:r>
              <w:rPr>
                <w:rFonts w:hint="eastAsia"/>
              </w:rPr>
              <w:t>状态 chips(全部 / 已完成 / 执行中 / 待人工处理)</w:t>
            </w:r>
          </w:p>
        </w:tc>
        <w:tc>
          <w:tcPr>
            <w:tcW w:w="270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vAlign w:val="center"/>
            <w:hideMark/>
          </w:tcPr>
          <w:p w14:paraId="74BD4756" w14:textId="77777777" w:rsidR="004F5DAA" w:rsidRDefault="004F5DAA" w:rsidP="00C02F0F">
            <w:r>
              <w:rPr>
                <w:rFonts w:hint="eastAsia"/>
              </w:rPr>
              <w:t>恒可用</w:t>
            </w:r>
          </w:p>
        </w:tc>
        <w:tc>
          <w:tcPr>
            <w:tcW w:w="301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vAlign w:val="center"/>
            <w:hideMark/>
          </w:tcPr>
          <w:p w14:paraId="1C66A54E" w14:textId="24A5E8F0" w:rsidR="004F5DAA" w:rsidRDefault="004F5DAA" w:rsidP="00C02F0F">
            <w:r>
              <w:rPr>
                <w:rFonts w:hint="eastAsia"/>
              </w:rPr>
              <w:t>点击即筛选</w:t>
            </w:r>
            <w:r w:rsidR="005318D2">
              <w:rPr>
                <w:rFonts w:hint="eastAsia"/>
              </w:rPr>
              <w:t>，</w:t>
            </w:r>
            <w:r>
              <w:rPr>
                <w:rFonts w:hint="eastAsia"/>
              </w:rPr>
              <w:t>chip 上的数字按"状态以外的其他条件"统计</w:t>
            </w:r>
          </w:p>
        </w:tc>
        <w:tc>
          <w:tcPr>
            <w:tcW w:w="240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vAlign w:val="center"/>
            <w:hideMark/>
          </w:tcPr>
          <w:p w14:paraId="28E06CF1" w14:textId="77777777" w:rsidR="004F5DAA" w:rsidRDefault="004F5DAA" w:rsidP="00C02F0F">
            <w:r>
              <w:rPr>
                <w:rFonts w:hint="eastAsia"/>
              </w:rPr>
              <w:t>列表与分页即时刷新</w:t>
            </w:r>
          </w:p>
        </w:tc>
      </w:tr>
      <w:tr w:rsidR="004F5DAA" w14:paraId="0ECE024C" w14:textId="77777777">
        <w:trPr>
          <w:cantSplit/>
        </w:trPr>
        <w:tc>
          <w:tcPr>
            <w:tcW w:w="190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  <w:hideMark/>
          </w:tcPr>
          <w:p w14:paraId="1855E4FC" w14:textId="77777777" w:rsidR="004F5DAA" w:rsidRDefault="004F5DAA" w:rsidP="00C02F0F">
            <w:r>
              <w:rPr>
                <w:rFonts w:hint="eastAsia"/>
              </w:rPr>
              <w:t>执行时间区间</w:t>
            </w:r>
          </w:p>
        </w:tc>
        <w:tc>
          <w:tcPr>
            <w:tcW w:w="270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  <w:hideMark/>
          </w:tcPr>
          <w:p w14:paraId="323E44F4" w14:textId="77777777" w:rsidR="004F5DAA" w:rsidRDefault="004F5DAA" w:rsidP="00C02F0F">
            <w:r>
              <w:rPr>
                <w:rFonts w:hint="eastAsia"/>
              </w:rPr>
              <w:t>恒可用</w:t>
            </w:r>
          </w:p>
        </w:tc>
        <w:tc>
          <w:tcPr>
            <w:tcW w:w="301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  <w:hideMark/>
          </w:tcPr>
          <w:p w14:paraId="19E82154" w14:textId="10E006D2" w:rsidR="004F5DAA" w:rsidRDefault="004F5DAA" w:rsidP="00C02F0F">
            <w:r>
              <w:rPr>
                <w:rFonts w:hint="eastAsia"/>
              </w:rPr>
              <w:t>按最新一次执行的开始日期过滤</w:t>
            </w:r>
            <w:r w:rsidR="005318D2">
              <w:rPr>
                <w:rFonts w:hint="eastAsia"/>
              </w:rPr>
              <w:t>，</w:t>
            </w:r>
            <w:r>
              <w:rPr>
                <w:rFonts w:hint="eastAsia"/>
              </w:rPr>
              <w:t>可只选一端</w:t>
            </w:r>
          </w:p>
        </w:tc>
        <w:tc>
          <w:tcPr>
            <w:tcW w:w="240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  <w:hideMark/>
          </w:tcPr>
          <w:p w14:paraId="79536170" w14:textId="77777777" w:rsidR="004F5DAA" w:rsidRDefault="004F5DAA" w:rsidP="00C02F0F">
            <w:r>
              <w:rPr>
                <w:rFonts w:hint="eastAsia"/>
              </w:rPr>
              <w:t>同上</w:t>
            </w:r>
          </w:p>
        </w:tc>
      </w:tr>
      <w:tr w:rsidR="004F5DAA" w14:paraId="36D724F2" w14:textId="77777777">
        <w:trPr>
          <w:cantSplit/>
        </w:trPr>
        <w:tc>
          <w:tcPr>
            <w:tcW w:w="190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vAlign w:val="center"/>
            <w:hideMark/>
          </w:tcPr>
          <w:p w14:paraId="103AD3C9" w14:textId="77777777" w:rsidR="004F5DAA" w:rsidRDefault="004F5DAA" w:rsidP="00C02F0F">
            <w:r>
              <w:rPr>
                <w:rFonts w:hint="eastAsia"/>
              </w:rPr>
              <w:t>单号搜索</w:t>
            </w:r>
          </w:p>
        </w:tc>
        <w:tc>
          <w:tcPr>
            <w:tcW w:w="270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vAlign w:val="center"/>
            <w:hideMark/>
          </w:tcPr>
          <w:p w14:paraId="3BDB8602" w14:textId="77777777" w:rsidR="004F5DAA" w:rsidRDefault="004F5DAA" w:rsidP="00C02F0F">
            <w:r>
              <w:rPr>
                <w:rFonts w:hint="eastAsia"/>
              </w:rPr>
              <w:t>恒可用</w:t>
            </w:r>
          </w:p>
        </w:tc>
        <w:tc>
          <w:tcPr>
            <w:tcW w:w="301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vAlign w:val="center"/>
            <w:hideMark/>
          </w:tcPr>
          <w:p w14:paraId="6FB0D935" w14:textId="3A0DBD0C" w:rsidR="004F5DAA" w:rsidRDefault="004F5DAA" w:rsidP="00C02F0F">
            <w:r>
              <w:rPr>
                <w:rFonts w:hint="eastAsia"/>
              </w:rPr>
              <w:t>输入即筛选</w:t>
            </w:r>
            <w:r w:rsidR="005318D2">
              <w:rPr>
                <w:rFonts w:hint="eastAsia"/>
              </w:rPr>
              <w:t>；</w:t>
            </w:r>
            <w:r>
              <w:rPr>
                <w:rFonts w:hint="eastAsia"/>
              </w:rPr>
              <w:t>支持粘贴多个号码(空格 / 逗号 / 换行分隔)</w:t>
            </w:r>
            <w:r w:rsidR="005318D2">
              <w:rPr>
                <w:rFonts w:hint="eastAsia"/>
              </w:rPr>
              <w:t>，</w:t>
            </w:r>
            <w:r>
              <w:rPr>
                <w:rFonts w:hint="eastAsia"/>
              </w:rPr>
              <w:t>任一命中即显示</w:t>
            </w:r>
          </w:p>
        </w:tc>
        <w:tc>
          <w:tcPr>
            <w:tcW w:w="240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vAlign w:val="center"/>
            <w:hideMark/>
          </w:tcPr>
          <w:p w14:paraId="6E89C854" w14:textId="579C91DD" w:rsidR="004F5DAA" w:rsidRDefault="004F5DAA" w:rsidP="00C02F0F">
            <w:r>
              <w:rPr>
                <w:rFonts w:hint="eastAsia"/>
              </w:rPr>
              <w:t>右侧计数提示「号码命中 X / Y」</w:t>
            </w:r>
            <w:r w:rsidR="005318D2">
              <w:rPr>
                <w:rFonts w:hint="eastAsia"/>
              </w:rPr>
              <w:t>；</w:t>
            </w:r>
            <w:r>
              <w:rPr>
                <w:rFonts w:hint="eastAsia"/>
              </w:rPr>
              <w:t>未找到的号码在悬停提示中列出</w:t>
            </w:r>
          </w:p>
        </w:tc>
      </w:tr>
      <w:tr w:rsidR="004F5DAA" w14:paraId="2783FFB0" w14:textId="77777777">
        <w:trPr>
          <w:cantSplit/>
        </w:trPr>
        <w:tc>
          <w:tcPr>
            <w:tcW w:w="190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  <w:hideMark/>
          </w:tcPr>
          <w:p w14:paraId="76B11713" w14:textId="77777777" w:rsidR="004F5DAA" w:rsidRDefault="004F5DAA" w:rsidP="00C02F0F">
            <w:r>
              <w:rPr>
                <w:rFonts w:hint="eastAsia"/>
              </w:rPr>
              <w:t>清除筛选</w:t>
            </w:r>
          </w:p>
        </w:tc>
        <w:tc>
          <w:tcPr>
            <w:tcW w:w="270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  <w:hideMark/>
          </w:tcPr>
          <w:p w14:paraId="02CF38D4" w14:textId="77777777" w:rsidR="004F5DAA" w:rsidRDefault="004F5DAA" w:rsidP="00C02F0F">
            <w:r>
              <w:rPr>
                <w:rFonts w:hint="eastAsia"/>
              </w:rPr>
              <w:t>有任一筛选时出现</w:t>
            </w:r>
          </w:p>
        </w:tc>
        <w:tc>
          <w:tcPr>
            <w:tcW w:w="301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  <w:hideMark/>
          </w:tcPr>
          <w:p w14:paraId="62C3D97B" w14:textId="77777777" w:rsidR="004F5DAA" w:rsidRDefault="004F5DAA" w:rsidP="00C02F0F">
            <w:r>
              <w:rPr>
                <w:rFonts w:hint="eastAsia"/>
              </w:rPr>
              <w:t>一键还原</w:t>
            </w:r>
          </w:p>
        </w:tc>
        <w:tc>
          <w:tcPr>
            <w:tcW w:w="240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  <w:hideMark/>
          </w:tcPr>
          <w:p w14:paraId="0E7B33EF" w14:textId="77777777" w:rsidR="004F5DAA" w:rsidRDefault="004F5DAA" w:rsidP="00C02F0F">
            <w:r>
              <w:rPr>
                <w:rFonts w:hint="eastAsia"/>
              </w:rPr>
              <w:t>—</w:t>
            </w:r>
          </w:p>
        </w:tc>
      </w:tr>
    </w:tbl>
    <w:p w14:paraId="0DF4CEB2" w14:textId="77777777" w:rsidR="004F5DAA" w:rsidRDefault="004F5DAA" w:rsidP="004F5DAA">
      <w:pPr>
        <w:spacing w:after="70"/>
        <w:rPr>
          <w:rFonts w:cstheme="minorBidi"/>
          <w:kern w:val="2"/>
          <w:sz w:val="18"/>
          <w14:ligatures w14:val="standardContextual"/>
        </w:rPr>
      </w:pPr>
    </w:p>
    <w:p w14:paraId="03AA2848" w14:textId="546B730C" w:rsidR="004F5DAA" w:rsidRDefault="004F5DAA" w:rsidP="004F5DAA">
      <w:pPr>
        <w:keepNext/>
        <w:spacing w:after="70"/>
        <w:jc w:val="center"/>
      </w:pPr>
      <w:r>
        <w:rPr>
          <w:noProof/>
        </w:rPr>
        <w:drawing>
          <wp:inline distT="0" distB="0" distL="0" distR="0" wp14:anchorId="30D55CBC" wp14:editId="400A2A79">
            <wp:extent cx="5731510" cy="3986530"/>
            <wp:effectExtent l="0" t="0" r="2540" b="0"/>
            <wp:docPr id="1445333264" name="图片 12" descr="图 7.3.2-3 状态筛选:待人工处理 2 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7" descr="图 7.3.2-3 状态筛选:待人工处理 2 票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80CAD" w14:textId="51F0BF83" w:rsidR="004F5DAA" w:rsidRDefault="004F5DAA" w:rsidP="004F5DAA">
      <w:pPr>
        <w:spacing w:after="70"/>
        <w:jc w:val="center"/>
      </w:pPr>
      <w:r>
        <w:rPr>
          <w:rFonts w:hint="eastAsia"/>
          <w:color w:val="555555"/>
          <w:sz w:val="16"/>
          <w:szCs w:val="16"/>
        </w:rPr>
        <w:t>图 8.3.2-3 状态筛选</w:t>
      </w:r>
      <w:r w:rsidR="005318D2">
        <w:rPr>
          <w:rFonts w:hint="eastAsia"/>
          <w:color w:val="555555"/>
          <w:sz w:val="16"/>
          <w:szCs w:val="16"/>
        </w:rPr>
        <w:t>：</w:t>
      </w:r>
    </w:p>
    <w:p w14:paraId="486B1D5E" w14:textId="58737E94" w:rsidR="004F5DAA" w:rsidRDefault="004F5DAA" w:rsidP="004F5DAA">
      <w:pPr>
        <w:keepNext/>
        <w:spacing w:after="70"/>
        <w:jc w:val="center"/>
      </w:pPr>
      <w:r>
        <w:rPr>
          <w:noProof/>
        </w:rPr>
        <w:drawing>
          <wp:inline distT="0" distB="0" distL="0" distR="0" wp14:anchorId="04536A46" wp14:editId="50BEBA9E">
            <wp:extent cx="5731510" cy="3986530"/>
            <wp:effectExtent l="0" t="0" r="2540" b="0"/>
            <wp:docPr id="1788136267" name="图片 11" descr="图 7.3.2-4 单号搜索命中 1 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8" descr="图 7.3.2-4 单号搜索命中 1 票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274CA" w14:textId="00B6B7C5" w:rsidR="004F5DAA" w:rsidRDefault="004F5DAA" w:rsidP="004F5DAA">
      <w:pPr>
        <w:spacing w:after="70"/>
        <w:jc w:val="center"/>
      </w:pPr>
      <w:r>
        <w:rPr>
          <w:rFonts w:hint="eastAsia"/>
          <w:color w:val="555555"/>
          <w:sz w:val="16"/>
          <w:szCs w:val="16"/>
        </w:rPr>
        <w:t>图 8.3.2-4 单号搜索命中</w:t>
      </w:r>
    </w:p>
    <w:p w14:paraId="06575AD4" w14:textId="5466C563" w:rsidR="004F5DAA" w:rsidRDefault="004F5DAA" w:rsidP="004F5DAA">
      <w:pPr>
        <w:keepNext/>
        <w:spacing w:after="70"/>
        <w:jc w:val="center"/>
      </w:pPr>
      <w:r>
        <w:rPr>
          <w:noProof/>
        </w:rPr>
        <w:drawing>
          <wp:inline distT="0" distB="0" distL="0" distR="0" wp14:anchorId="0F20A7F8" wp14:editId="0D8E181D">
            <wp:extent cx="5410490" cy="3763246"/>
            <wp:effectExtent l="0" t="0" r="0" b="8890"/>
            <wp:docPr id="587340230" name="图片 10" descr="图 7.3.2-5 搜索无结果空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9" descr="图 7.3.2-5 搜索无结果空态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951" cy="3771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42AA4" w14:textId="50BCC1B4" w:rsidR="004F5DAA" w:rsidRDefault="004F5DAA" w:rsidP="004F5DAA">
      <w:pPr>
        <w:spacing w:after="70"/>
        <w:jc w:val="center"/>
      </w:pPr>
      <w:r>
        <w:rPr>
          <w:rFonts w:hint="eastAsia"/>
          <w:color w:val="555555"/>
          <w:sz w:val="16"/>
          <w:szCs w:val="16"/>
        </w:rPr>
        <w:t>图 8.3.2-5 搜索无结果空态</w:t>
      </w:r>
    </w:p>
    <w:p w14:paraId="3224B530" w14:textId="4D6603C9" w:rsidR="004F5DAA" w:rsidRDefault="004F5DAA" w:rsidP="004F5DAA">
      <w:pPr>
        <w:spacing w:after="70"/>
      </w:pPr>
      <w:r>
        <w:rPr>
          <w:rFonts w:hint="eastAsia"/>
          <w:b/>
          <w:szCs w:val="18"/>
        </w:rPr>
        <w:t>从工作台跳入</w:t>
      </w:r>
      <w:r w:rsidR="005318D2">
        <w:rPr>
          <w:rFonts w:hint="eastAsia"/>
          <w:szCs w:val="18"/>
        </w:rPr>
        <w:t>：</w:t>
      </w:r>
      <w:r>
        <w:rPr>
          <w:rFonts w:hint="eastAsia"/>
          <w:szCs w:val="18"/>
        </w:rPr>
        <w:t>点工作台统计卡进入时</w:t>
      </w:r>
      <w:r w:rsidR="005318D2">
        <w:rPr>
          <w:rFonts w:hint="eastAsia"/>
          <w:szCs w:val="18"/>
        </w:rPr>
        <w:t>，</w:t>
      </w:r>
      <w:r>
        <w:rPr>
          <w:rFonts w:hint="eastAsia"/>
          <w:szCs w:val="18"/>
        </w:rPr>
        <w:t>顶部显示「来自工作台</w:t>
      </w:r>
      <w:r w:rsidR="005318D2">
        <w:rPr>
          <w:rFonts w:hint="eastAsia"/>
          <w:szCs w:val="18"/>
        </w:rPr>
        <w:t>：</w:t>
      </w:r>
      <w:r>
        <w:rPr>
          <w:rFonts w:hint="eastAsia"/>
          <w:szCs w:val="18"/>
        </w:rPr>
        <w:t>&lt;类型&gt;」横幅与返回链接</w:t>
      </w:r>
      <w:r w:rsidR="005318D2">
        <w:rPr>
          <w:rFonts w:hint="eastAsia"/>
          <w:szCs w:val="18"/>
        </w:rPr>
        <w:t>，</w:t>
      </w:r>
      <w:r>
        <w:rPr>
          <w:rFonts w:hint="eastAsia"/>
          <w:szCs w:val="18"/>
        </w:rPr>
        <w:t>状态与日期筛选已按卡片口径带入。</w:t>
      </w:r>
    </w:p>
    <w:p w14:paraId="4547C396" w14:textId="1A219D0D" w:rsidR="004F5DAA" w:rsidRDefault="004F5DAA" w:rsidP="004F5DAA">
      <w:pPr>
        <w:keepNext/>
        <w:spacing w:after="70"/>
        <w:jc w:val="center"/>
      </w:pPr>
      <w:r>
        <w:rPr>
          <w:noProof/>
        </w:rPr>
        <w:drawing>
          <wp:inline distT="0" distB="0" distL="0" distR="0" wp14:anchorId="72D892D5" wp14:editId="0146A0A9">
            <wp:extent cx="5454654" cy="3793963"/>
            <wp:effectExtent l="0" t="0" r="0" b="0"/>
            <wp:docPr id="700937786" name="图片 9" descr="图 7.3.2-6 从工作台「待人工处理」卡跳入:横幅 + 已带入筛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10" descr="图 7.3.2-6 从工作台「待人工处理」卡跳入:横幅 + 已带入筛选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0352" cy="3804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72077" w14:textId="2DA6F40F" w:rsidR="004F5DAA" w:rsidRDefault="004F5DAA" w:rsidP="004F5DAA">
      <w:pPr>
        <w:spacing w:after="70"/>
        <w:jc w:val="center"/>
      </w:pPr>
      <w:r>
        <w:rPr>
          <w:rFonts w:hint="eastAsia"/>
          <w:color w:val="555555"/>
          <w:sz w:val="16"/>
          <w:szCs w:val="16"/>
        </w:rPr>
        <w:t xml:space="preserve">图 </w:t>
      </w:r>
      <w:r w:rsidR="00982D4C">
        <w:rPr>
          <w:rFonts w:hint="eastAsia"/>
          <w:color w:val="555555"/>
          <w:sz w:val="16"/>
          <w:szCs w:val="16"/>
        </w:rPr>
        <w:t>8.</w:t>
      </w:r>
      <w:r>
        <w:rPr>
          <w:rFonts w:hint="eastAsia"/>
          <w:color w:val="555555"/>
          <w:sz w:val="16"/>
          <w:szCs w:val="16"/>
        </w:rPr>
        <w:t>3.2-6 从工作台「待人工处理」卡跳入</w:t>
      </w:r>
      <w:r w:rsidR="005318D2">
        <w:rPr>
          <w:rFonts w:hint="eastAsia"/>
          <w:color w:val="555555"/>
          <w:sz w:val="16"/>
          <w:szCs w:val="16"/>
        </w:rPr>
        <w:t>：</w:t>
      </w:r>
      <w:r>
        <w:rPr>
          <w:rFonts w:hint="eastAsia"/>
          <w:color w:val="555555"/>
          <w:sz w:val="16"/>
          <w:szCs w:val="16"/>
        </w:rPr>
        <w:t>横幅 + 已带入筛选</w:t>
      </w:r>
    </w:p>
    <w:p w14:paraId="1115604E" w14:textId="52EE1847" w:rsidR="004F5DAA" w:rsidRDefault="004F5DAA" w:rsidP="004F5DAA">
      <w:pPr>
        <w:spacing w:after="70"/>
      </w:pPr>
      <w:r>
        <w:rPr>
          <w:rFonts w:hint="eastAsia"/>
          <w:b/>
          <w:szCs w:val="18"/>
        </w:rPr>
        <w:t>页头操作</w:t>
      </w:r>
      <w:r w:rsidR="005318D2">
        <w:rPr>
          <w:rFonts w:hint="eastAsia"/>
          <w:szCs w:val="18"/>
        </w:rPr>
        <w:t>：</w:t>
      </w:r>
    </w:p>
    <w:tbl>
      <w:tblPr>
        <w:tblW w:w="10035" w:type="dxa"/>
        <w:tblInd w:w="7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  <w:tblCellMar>
          <w:top w:w="50" w:type="dxa"/>
          <w:left w:w="75" w:type="dxa"/>
          <w:bottom w:w="50" w:type="dxa"/>
          <w:right w:w="75" w:type="dxa"/>
        </w:tblCellMar>
        <w:tblLook w:val="04A0" w:firstRow="1" w:lastRow="0" w:firstColumn="1" w:lastColumn="0" w:noHBand="0" w:noVBand="1"/>
      </w:tblPr>
      <w:tblGrid>
        <w:gridCol w:w="1907"/>
        <w:gridCol w:w="2709"/>
        <w:gridCol w:w="3010"/>
        <w:gridCol w:w="2409"/>
      </w:tblGrid>
      <w:tr w:rsidR="004F5DAA" w14:paraId="36E45485" w14:textId="77777777">
        <w:trPr>
          <w:cantSplit/>
          <w:tblHeader/>
        </w:trPr>
        <w:tc>
          <w:tcPr>
            <w:tcW w:w="190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080808"/>
            <w:vAlign w:val="center"/>
            <w:hideMark/>
          </w:tcPr>
          <w:p w14:paraId="7C1C598A" w14:textId="77777777" w:rsidR="004F5DAA" w:rsidRDefault="004F5DAA" w:rsidP="00D02593">
            <w:r>
              <w:rPr>
                <w:rFonts w:hint="eastAsia"/>
              </w:rPr>
              <w:t>操作</w:t>
            </w:r>
          </w:p>
        </w:tc>
        <w:tc>
          <w:tcPr>
            <w:tcW w:w="270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080808"/>
            <w:vAlign w:val="center"/>
            <w:hideMark/>
          </w:tcPr>
          <w:p w14:paraId="66A3EEBA" w14:textId="77777777" w:rsidR="004F5DAA" w:rsidRDefault="004F5DAA" w:rsidP="00D02593">
            <w:r>
              <w:rPr>
                <w:rFonts w:hint="eastAsia"/>
              </w:rPr>
              <w:t>显示 / 可用条件</w:t>
            </w:r>
          </w:p>
        </w:tc>
        <w:tc>
          <w:tcPr>
            <w:tcW w:w="301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080808"/>
            <w:vAlign w:val="center"/>
            <w:hideMark/>
          </w:tcPr>
          <w:p w14:paraId="3A0A4F7B" w14:textId="77777777" w:rsidR="004F5DAA" w:rsidRDefault="004F5DAA" w:rsidP="00D02593">
            <w:r>
              <w:rPr>
                <w:rFonts w:hint="eastAsia"/>
              </w:rPr>
              <w:t>动作、处理与反馈</w:t>
            </w:r>
          </w:p>
        </w:tc>
        <w:tc>
          <w:tcPr>
            <w:tcW w:w="240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080808"/>
            <w:vAlign w:val="center"/>
            <w:hideMark/>
          </w:tcPr>
          <w:p w14:paraId="3897E977" w14:textId="77777777" w:rsidR="004F5DAA" w:rsidRDefault="004F5DAA" w:rsidP="00D02593">
            <w:r>
              <w:rPr>
                <w:rFonts w:hint="eastAsia"/>
              </w:rPr>
              <w:t>数据变化 / 页面联动</w:t>
            </w:r>
          </w:p>
        </w:tc>
      </w:tr>
      <w:tr w:rsidR="004F5DAA" w14:paraId="3362FD00" w14:textId="77777777">
        <w:trPr>
          <w:cantSplit/>
        </w:trPr>
        <w:tc>
          <w:tcPr>
            <w:tcW w:w="190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vAlign w:val="center"/>
            <w:hideMark/>
          </w:tcPr>
          <w:p w14:paraId="708B476F" w14:textId="77777777" w:rsidR="004F5DAA" w:rsidRDefault="004F5DAA" w:rsidP="00D02593">
            <w:r>
              <w:rPr>
                <w:rFonts w:hint="eastAsia"/>
              </w:rPr>
              <w:t>新建任务</w:t>
            </w:r>
          </w:p>
        </w:tc>
        <w:tc>
          <w:tcPr>
            <w:tcW w:w="270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vAlign w:val="center"/>
            <w:hideMark/>
          </w:tcPr>
          <w:p w14:paraId="2A40545A" w14:textId="77777777" w:rsidR="004F5DAA" w:rsidRDefault="004F5DAA" w:rsidP="00D02593">
            <w:r>
              <w:rPr>
                <w:rFonts w:hint="eastAsia"/>
              </w:rPr>
              <w:t>该类型支持新建时可用</w:t>
            </w:r>
          </w:p>
        </w:tc>
        <w:tc>
          <w:tcPr>
            <w:tcW w:w="301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vAlign w:val="center"/>
            <w:hideMark/>
          </w:tcPr>
          <w:p w14:paraId="00F0D13F" w14:textId="77777777" w:rsidR="004F5DAA" w:rsidRDefault="004F5DAA" w:rsidP="00D02593">
            <w:r>
              <w:rPr>
                <w:rFonts w:hint="eastAsia"/>
              </w:rPr>
              <w:t>弹窗确认「将为 &lt;类型&gt; 新建一条任务」→「创建并执行」</w:t>
            </w:r>
          </w:p>
        </w:tc>
        <w:tc>
          <w:tcPr>
            <w:tcW w:w="240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vAlign w:val="center"/>
            <w:hideMark/>
          </w:tcPr>
          <w:p w14:paraId="31981B7B" w14:textId="7377F049" w:rsidR="004F5DAA" w:rsidRDefault="004F5DAA" w:rsidP="00D02593">
            <w:r>
              <w:rPr>
                <w:rFonts w:hint="eastAsia"/>
              </w:rPr>
              <w:t>业务规则</w:t>
            </w:r>
            <w:r w:rsidR="005318D2">
              <w:rPr>
                <w:rFonts w:hint="eastAsia"/>
              </w:rPr>
              <w:t>：</w:t>
            </w:r>
            <w:r>
              <w:rPr>
                <w:rFonts w:hint="eastAsia"/>
              </w:rPr>
              <w:t>MBPLAP 新建后进待运行队列、随下一次 12</w:t>
            </w:r>
            <w:r w:rsidR="005318D2">
              <w:rPr>
                <w:rFonts w:hint="eastAsia"/>
              </w:rPr>
              <w:t>：</w:t>
            </w:r>
            <w:r>
              <w:rPr>
                <w:rFonts w:hint="eastAsia"/>
              </w:rPr>
              <w:t>00 / 17</w:t>
            </w:r>
            <w:r w:rsidR="005318D2">
              <w:rPr>
                <w:rFonts w:hint="eastAsia"/>
              </w:rPr>
              <w:t>：</w:t>
            </w:r>
            <w:r>
              <w:rPr>
                <w:rFonts w:hint="eastAsia"/>
              </w:rPr>
              <w:t>00 定时运行</w:t>
            </w:r>
            <w:r w:rsidR="005318D2">
              <w:rPr>
                <w:rFonts w:hint="eastAsia"/>
              </w:rPr>
              <w:t>；</w:t>
            </w:r>
            <w:r>
              <w:rPr>
                <w:rFonts w:hint="eastAsia"/>
              </w:rPr>
              <w:t>X-entry 新建后立即从数据查询节点起跑</w:t>
            </w:r>
            <w:r w:rsidR="005318D2">
              <w:rPr>
                <w:rFonts w:hint="eastAsia"/>
              </w:rPr>
              <w:t>；</w:t>
            </w:r>
            <w:r>
              <w:rPr>
                <w:rFonts w:hint="eastAsia"/>
              </w:rPr>
              <w:t>票号重复按分单号 / AWB 去重拦截。</w:t>
            </w:r>
          </w:p>
        </w:tc>
      </w:tr>
      <w:tr w:rsidR="004F5DAA" w14:paraId="39E56128" w14:textId="77777777">
        <w:trPr>
          <w:cantSplit/>
        </w:trPr>
        <w:tc>
          <w:tcPr>
            <w:tcW w:w="190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  <w:hideMark/>
          </w:tcPr>
          <w:p w14:paraId="7790BAA2" w14:textId="77777777" w:rsidR="004F5DAA" w:rsidRDefault="004F5DAA" w:rsidP="00D02593">
            <w:r>
              <w:rPr>
                <w:rFonts w:hint="eastAsia"/>
              </w:rPr>
              <w:t>批量重跑</w:t>
            </w:r>
          </w:p>
        </w:tc>
        <w:tc>
          <w:tcPr>
            <w:tcW w:w="270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  <w:hideMark/>
          </w:tcPr>
          <w:p w14:paraId="0654C1F1" w14:textId="77777777" w:rsidR="004F5DAA" w:rsidRDefault="004F5DAA" w:rsidP="00D02593">
            <w:r>
              <w:rPr>
                <w:rFonts w:hint="eastAsia"/>
              </w:rPr>
              <w:t>恒可用</w:t>
            </w:r>
          </w:p>
        </w:tc>
        <w:tc>
          <w:tcPr>
            <w:tcW w:w="301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  <w:hideMark/>
          </w:tcPr>
          <w:p w14:paraId="7CA0F7C4" w14:textId="43BF8E8C" w:rsidR="004F5DAA" w:rsidRDefault="004F5DAA" w:rsidP="00D02593">
            <w:r>
              <w:rPr>
                <w:rFonts w:hint="eastAsia"/>
              </w:rPr>
              <w:t>进入批量模式</w:t>
            </w:r>
            <w:r w:rsidR="005318D2">
              <w:rPr>
                <w:rFonts w:hint="eastAsia"/>
              </w:rPr>
              <w:t>：</w:t>
            </w:r>
            <w:r>
              <w:rPr>
                <w:rFonts w:hint="eastAsia"/>
              </w:rPr>
              <w:t>只列出可重跑(待人工处理)的票</w:t>
            </w:r>
            <w:r w:rsidR="005318D2">
              <w:rPr>
                <w:rFonts w:hint="eastAsia"/>
              </w:rPr>
              <w:t>，</w:t>
            </w:r>
            <w:r>
              <w:rPr>
                <w:rFonts w:hint="eastAsia"/>
              </w:rPr>
              <w:t>勾选后弹确认清单</w:t>
            </w:r>
          </w:p>
        </w:tc>
        <w:tc>
          <w:tcPr>
            <w:tcW w:w="240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  <w:hideMark/>
          </w:tcPr>
          <w:p w14:paraId="464E0367" w14:textId="05EF27BF" w:rsidR="004F5DAA" w:rsidRDefault="004F5DAA" w:rsidP="00D02593">
            <w:r>
              <w:rPr>
                <w:rFonts w:hint="eastAsia"/>
              </w:rPr>
              <w:t>确认后每票生成新执行实例 R#N+1</w:t>
            </w:r>
            <w:r w:rsidR="005318D2">
              <w:rPr>
                <w:rFonts w:hint="eastAsia"/>
              </w:rPr>
              <w:t>；</w:t>
            </w:r>
            <w:r>
              <w:rPr>
                <w:rFonts w:hint="eastAsia"/>
              </w:rPr>
              <w:t>执行中票自动跳过</w:t>
            </w:r>
          </w:p>
        </w:tc>
      </w:tr>
      <w:tr w:rsidR="004F5DAA" w14:paraId="7D0DACFB" w14:textId="77777777">
        <w:trPr>
          <w:cantSplit/>
        </w:trPr>
        <w:tc>
          <w:tcPr>
            <w:tcW w:w="190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vAlign w:val="center"/>
            <w:hideMark/>
          </w:tcPr>
          <w:p w14:paraId="2FCD1419" w14:textId="77777777" w:rsidR="004F5DAA" w:rsidRDefault="004F5DAA" w:rsidP="00D02593">
            <w:r>
              <w:rPr>
                <w:rFonts w:hint="eastAsia"/>
              </w:rPr>
              <w:t>批量下载</w:t>
            </w:r>
          </w:p>
        </w:tc>
        <w:tc>
          <w:tcPr>
            <w:tcW w:w="270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vAlign w:val="center"/>
            <w:hideMark/>
          </w:tcPr>
          <w:p w14:paraId="6988D161" w14:textId="77777777" w:rsidR="004F5DAA" w:rsidRDefault="004F5DAA" w:rsidP="00D02593">
            <w:r>
              <w:rPr>
                <w:rFonts w:hint="eastAsia"/>
              </w:rPr>
              <w:t>恒可用</w:t>
            </w:r>
          </w:p>
        </w:tc>
        <w:tc>
          <w:tcPr>
            <w:tcW w:w="301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vAlign w:val="center"/>
            <w:hideMark/>
          </w:tcPr>
          <w:p w14:paraId="40D56F53" w14:textId="1D7EBFFE" w:rsidR="004F5DAA" w:rsidRDefault="004F5DAA" w:rsidP="00D02593">
            <w:r>
              <w:rPr>
                <w:rFonts w:hint="eastAsia"/>
              </w:rPr>
              <w:t>进入批量模式(每页固定 30 条、只勾选当前页)</w:t>
            </w:r>
            <w:r w:rsidR="005318D2">
              <w:rPr>
                <w:rFonts w:hint="eastAsia"/>
              </w:rPr>
              <w:t>，</w:t>
            </w:r>
            <w:r>
              <w:rPr>
                <w:rFonts w:hint="eastAsia"/>
              </w:rPr>
              <w:t>确认弹窗逐票列出文件清单</w:t>
            </w:r>
          </w:p>
        </w:tc>
        <w:tc>
          <w:tcPr>
            <w:tcW w:w="240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vAlign w:val="center"/>
            <w:hideMark/>
          </w:tcPr>
          <w:p w14:paraId="571C8B02" w14:textId="7599F51A" w:rsidR="004F5DAA" w:rsidRDefault="004F5DAA" w:rsidP="00D02593">
            <w:r>
              <w:rPr>
                <w:rFonts w:hint="eastAsia"/>
              </w:rPr>
              <w:t>确认后把勾选任务当前执行的产出文件打包为一个 zip(每票一个文件夹)</w:t>
            </w:r>
          </w:p>
        </w:tc>
      </w:tr>
      <w:tr w:rsidR="004F5DAA" w14:paraId="04FAE843" w14:textId="77777777">
        <w:trPr>
          <w:cantSplit/>
        </w:trPr>
        <w:tc>
          <w:tcPr>
            <w:tcW w:w="190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  <w:hideMark/>
          </w:tcPr>
          <w:p w14:paraId="10B2108C" w14:textId="77777777" w:rsidR="004F5DAA" w:rsidRDefault="004F5DAA" w:rsidP="00D02593">
            <w:r>
              <w:rPr>
                <w:rFonts w:hint="eastAsia"/>
              </w:rPr>
              <w:t>导出列表</w:t>
            </w:r>
          </w:p>
        </w:tc>
        <w:tc>
          <w:tcPr>
            <w:tcW w:w="270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  <w:hideMark/>
          </w:tcPr>
          <w:p w14:paraId="1A318BFA" w14:textId="77777777" w:rsidR="004F5DAA" w:rsidRDefault="004F5DAA" w:rsidP="00D02593">
            <w:r>
              <w:rPr>
                <w:rFonts w:hint="eastAsia"/>
              </w:rPr>
              <w:t>恒可用</w:t>
            </w:r>
          </w:p>
        </w:tc>
        <w:tc>
          <w:tcPr>
            <w:tcW w:w="301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  <w:hideMark/>
          </w:tcPr>
          <w:p w14:paraId="79D3A360" w14:textId="77777777" w:rsidR="004F5DAA" w:rsidRDefault="004F5DAA" w:rsidP="00D02593">
            <w:r>
              <w:rPr>
                <w:rFonts w:hint="eastAsia"/>
              </w:rPr>
              <w:t>按当前筛选导出 CSV(任务编号 / 运单号 / 类型 / 用例 / 来源 / 状态 / 执行次数 / 最近执行)</w:t>
            </w:r>
          </w:p>
        </w:tc>
        <w:tc>
          <w:tcPr>
            <w:tcW w:w="240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  <w:hideMark/>
          </w:tcPr>
          <w:p w14:paraId="472F847F" w14:textId="6BEAA498" w:rsidR="004F5DAA" w:rsidRDefault="004F5DAA" w:rsidP="00D02593">
            <w:r>
              <w:rPr>
                <w:rFonts w:hint="eastAsia"/>
              </w:rPr>
              <w:t>toast 提示导出条数</w:t>
            </w:r>
            <w:r w:rsidR="005318D2">
              <w:rPr>
                <w:rFonts w:hint="eastAsia"/>
              </w:rPr>
              <w:t>；</w:t>
            </w:r>
            <w:r>
              <w:rPr>
                <w:rFonts w:hint="eastAsia"/>
              </w:rPr>
              <w:t>导出动作留痕</w:t>
            </w:r>
          </w:p>
        </w:tc>
      </w:tr>
    </w:tbl>
    <w:p w14:paraId="28AD09F0" w14:textId="77777777" w:rsidR="004F5DAA" w:rsidRDefault="004F5DAA" w:rsidP="004F5DAA">
      <w:pPr>
        <w:spacing w:after="70"/>
        <w:rPr>
          <w:rFonts w:cstheme="minorBidi"/>
          <w:kern w:val="2"/>
          <w:sz w:val="18"/>
          <w14:ligatures w14:val="standardContextual"/>
        </w:rPr>
      </w:pPr>
    </w:p>
    <w:p w14:paraId="11630D7D" w14:textId="783D479C" w:rsidR="004F5DAA" w:rsidRDefault="004F5DAA" w:rsidP="004F5DAA">
      <w:pPr>
        <w:keepNext/>
        <w:spacing w:after="70"/>
        <w:jc w:val="center"/>
      </w:pPr>
      <w:r>
        <w:rPr>
          <w:noProof/>
        </w:rPr>
        <w:drawing>
          <wp:inline distT="0" distB="0" distL="0" distR="0" wp14:anchorId="7985E8FD" wp14:editId="313DED72">
            <wp:extent cx="5710245" cy="3971739"/>
            <wp:effectExtent l="0" t="0" r="5080" b="0"/>
            <wp:docPr id="616043027" name="图片 8" descr="图 7.3.2-7 「新建任务」弹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11" descr="图 7.3.2-7 「新建任务」弹窗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573" cy="4021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92AF6" w14:textId="3CA7ABE4" w:rsidR="004F5DAA" w:rsidRDefault="004F5DAA" w:rsidP="004F5DAA">
      <w:pPr>
        <w:spacing w:after="70"/>
        <w:jc w:val="center"/>
      </w:pPr>
      <w:r>
        <w:rPr>
          <w:rFonts w:hint="eastAsia"/>
          <w:color w:val="555555"/>
          <w:sz w:val="16"/>
          <w:szCs w:val="16"/>
        </w:rPr>
        <w:t xml:space="preserve">图 </w:t>
      </w:r>
      <w:r w:rsidR="00982D4C">
        <w:rPr>
          <w:rFonts w:hint="eastAsia"/>
          <w:color w:val="555555"/>
          <w:sz w:val="16"/>
          <w:szCs w:val="16"/>
        </w:rPr>
        <w:t>8</w:t>
      </w:r>
      <w:r>
        <w:rPr>
          <w:rFonts w:hint="eastAsia"/>
          <w:color w:val="555555"/>
          <w:sz w:val="16"/>
          <w:szCs w:val="16"/>
        </w:rPr>
        <w:t>.3.2-7 「新建任务」弹窗</w:t>
      </w:r>
    </w:p>
    <w:p w14:paraId="1AC1DBD6" w14:textId="29CABC15" w:rsidR="004F5DAA" w:rsidRDefault="004F5DAA" w:rsidP="004F5DAA">
      <w:pPr>
        <w:keepNext/>
        <w:spacing w:after="70"/>
        <w:jc w:val="center"/>
      </w:pPr>
      <w:r>
        <w:rPr>
          <w:noProof/>
        </w:rPr>
        <w:drawing>
          <wp:inline distT="0" distB="0" distL="0" distR="0" wp14:anchorId="21483C9B" wp14:editId="73ECC0B2">
            <wp:extent cx="5731510" cy="3986530"/>
            <wp:effectExtent l="0" t="0" r="2540" b="0"/>
            <wp:docPr id="781133047" name="图片 7" descr="图 7.3.2-8 新建任务结果:toast 提示并已列入列表(原型演示为创建即完成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12" descr="图 7.3.2-8 新建任务结果:toast 提示并已列入列表(原型演示为创建即完成)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B6AA0" w14:textId="0BDB3E8E" w:rsidR="004F5DAA" w:rsidRDefault="004F5DAA" w:rsidP="004F5DAA">
      <w:pPr>
        <w:spacing w:after="70"/>
        <w:jc w:val="center"/>
      </w:pPr>
      <w:r>
        <w:rPr>
          <w:rFonts w:hint="eastAsia"/>
          <w:color w:val="555555"/>
          <w:sz w:val="16"/>
          <w:szCs w:val="16"/>
        </w:rPr>
        <w:t xml:space="preserve">图 </w:t>
      </w:r>
      <w:r w:rsidR="00982D4C">
        <w:rPr>
          <w:rFonts w:hint="eastAsia"/>
          <w:color w:val="555555"/>
          <w:sz w:val="16"/>
          <w:szCs w:val="16"/>
        </w:rPr>
        <w:t>8</w:t>
      </w:r>
      <w:r>
        <w:rPr>
          <w:rFonts w:hint="eastAsia"/>
          <w:color w:val="555555"/>
          <w:sz w:val="16"/>
          <w:szCs w:val="16"/>
        </w:rPr>
        <w:t>.3.2-8 新建任务结果</w:t>
      </w:r>
      <w:r w:rsidR="005318D2">
        <w:rPr>
          <w:rFonts w:hint="eastAsia"/>
          <w:color w:val="555555"/>
          <w:sz w:val="16"/>
          <w:szCs w:val="16"/>
        </w:rPr>
        <w:t>：</w:t>
      </w:r>
      <w:r>
        <w:rPr>
          <w:rFonts w:hint="eastAsia"/>
          <w:color w:val="555555"/>
          <w:sz w:val="16"/>
          <w:szCs w:val="16"/>
        </w:rPr>
        <w:t>toast 提示并已列入列表(原型演示为创建即完成)</w:t>
      </w:r>
    </w:p>
    <w:p w14:paraId="28D63359" w14:textId="52572699" w:rsidR="004F5DAA" w:rsidRDefault="004F5DAA" w:rsidP="004F5DAA">
      <w:pPr>
        <w:keepNext/>
        <w:spacing w:after="70"/>
        <w:jc w:val="center"/>
      </w:pPr>
      <w:r>
        <w:rPr>
          <w:noProof/>
        </w:rPr>
        <w:drawing>
          <wp:inline distT="0" distB="0" distL="0" distR="0" wp14:anchorId="6B49C22D" wp14:editId="70F4A1B6">
            <wp:extent cx="5731510" cy="3986530"/>
            <wp:effectExtent l="0" t="0" r="2540" b="0"/>
            <wp:docPr id="368532053" name="图片 6" descr="图 7.3.2-9 批量重跑模式:批量条 + 勾选列,只列可重跑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13" descr="图 7.3.2-9 批量重跑模式:批量条 + 勾选列,只列可重跑票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CB227" w14:textId="70D7E5DE" w:rsidR="004F5DAA" w:rsidRDefault="004F5DAA" w:rsidP="004F5DAA">
      <w:pPr>
        <w:spacing w:after="70"/>
        <w:jc w:val="center"/>
      </w:pPr>
      <w:r>
        <w:rPr>
          <w:rFonts w:hint="eastAsia"/>
          <w:color w:val="555555"/>
          <w:sz w:val="16"/>
          <w:szCs w:val="16"/>
        </w:rPr>
        <w:t xml:space="preserve">图 </w:t>
      </w:r>
      <w:r w:rsidR="00982D4C">
        <w:rPr>
          <w:rFonts w:hint="eastAsia"/>
          <w:color w:val="555555"/>
          <w:sz w:val="16"/>
          <w:szCs w:val="16"/>
        </w:rPr>
        <w:t>8</w:t>
      </w:r>
      <w:r>
        <w:rPr>
          <w:rFonts w:hint="eastAsia"/>
          <w:color w:val="555555"/>
          <w:sz w:val="16"/>
          <w:szCs w:val="16"/>
        </w:rPr>
        <w:t>.3.2-9 批量重跑模式</w:t>
      </w:r>
      <w:r w:rsidR="005318D2">
        <w:rPr>
          <w:rFonts w:hint="eastAsia"/>
          <w:color w:val="555555"/>
          <w:sz w:val="16"/>
          <w:szCs w:val="16"/>
        </w:rPr>
        <w:t>：</w:t>
      </w:r>
      <w:r>
        <w:rPr>
          <w:rFonts w:hint="eastAsia"/>
          <w:color w:val="555555"/>
          <w:sz w:val="16"/>
          <w:szCs w:val="16"/>
        </w:rPr>
        <w:t>批量条 + 勾选列</w:t>
      </w:r>
      <w:r w:rsidR="005318D2">
        <w:rPr>
          <w:rFonts w:hint="eastAsia"/>
          <w:color w:val="555555"/>
          <w:sz w:val="16"/>
          <w:szCs w:val="16"/>
        </w:rPr>
        <w:t>，</w:t>
      </w:r>
      <w:r>
        <w:rPr>
          <w:rFonts w:hint="eastAsia"/>
          <w:color w:val="555555"/>
          <w:sz w:val="16"/>
          <w:szCs w:val="16"/>
        </w:rPr>
        <w:t>只列可重跑票</w:t>
      </w:r>
    </w:p>
    <w:p w14:paraId="16CB4D53" w14:textId="3DE44510" w:rsidR="004F5DAA" w:rsidRDefault="004F5DAA" w:rsidP="004F5DAA">
      <w:pPr>
        <w:keepNext/>
        <w:spacing w:after="70"/>
        <w:jc w:val="center"/>
      </w:pPr>
      <w:r>
        <w:rPr>
          <w:noProof/>
        </w:rPr>
        <w:drawing>
          <wp:inline distT="0" distB="0" distL="0" distR="0" wp14:anchorId="07AB1736" wp14:editId="445E4E74">
            <wp:extent cx="5731510" cy="3986530"/>
            <wp:effectExtent l="0" t="0" r="2540" b="0"/>
            <wp:docPr id="4500891" name="图片 5" descr="图 7.3.2-10 批量重跑确认弹窗:逐票列出对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14" descr="图 7.3.2-10 批量重跑确认弹窗:逐票列出对象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223C0" w14:textId="30CD87C6" w:rsidR="004F5DAA" w:rsidRDefault="004F5DAA" w:rsidP="004F5DAA">
      <w:pPr>
        <w:spacing w:after="70"/>
        <w:jc w:val="center"/>
      </w:pPr>
      <w:r>
        <w:rPr>
          <w:rFonts w:hint="eastAsia"/>
          <w:color w:val="555555"/>
          <w:sz w:val="16"/>
          <w:szCs w:val="16"/>
        </w:rPr>
        <w:t xml:space="preserve">图 </w:t>
      </w:r>
      <w:r w:rsidR="00982D4C">
        <w:rPr>
          <w:rFonts w:hint="eastAsia"/>
          <w:color w:val="555555"/>
          <w:sz w:val="16"/>
          <w:szCs w:val="16"/>
        </w:rPr>
        <w:t>8</w:t>
      </w:r>
      <w:r>
        <w:rPr>
          <w:rFonts w:hint="eastAsia"/>
          <w:color w:val="555555"/>
          <w:sz w:val="16"/>
          <w:szCs w:val="16"/>
        </w:rPr>
        <w:t>.3.2-10 批量重跑确认弹窗</w:t>
      </w:r>
      <w:r w:rsidR="005318D2">
        <w:rPr>
          <w:rFonts w:hint="eastAsia"/>
          <w:color w:val="555555"/>
          <w:sz w:val="16"/>
          <w:szCs w:val="16"/>
        </w:rPr>
        <w:t>：</w:t>
      </w:r>
      <w:r>
        <w:rPr>
          <w:rFonts w:hint="eastAsia"/>
          <w:color w:val="555555"/>
          <w:sz w:val="16"/>
          <w:szCs w:val="16"/>
        </w:rPr>
        <w:t>逐票列出对象</w:t>
      </w:r>
    </w:p>
    <w:p w14:paraId="200231E0" w14:textId="7219FBDE" w:rsidR="004F5DAA" w:rsidRDefault="004F5DAA" w:rsidP="004F5DAA">
      <w:pPr>
        <w:keepNext/>
        <w:spacing w:after="70"/>
        <w:jc w:val="center"/>
      </w:pPr>
      <w:r>
        <w:rPr>
          <w:noProof/>
        </w:rPr>
        <w:drawing>
          <wp:inline distT="0" distB="0" distL="0" distR="0" wp14:anchorId="49A62498" wp14:editId="6FB66C1C">
            <wp:extent cx="5731510" cy="3986530"/>
            <wp:effectExtent l="0" t="0" r="2540" b="0"/>
            <wp:docPr id="1588068963" name="图片 4" descr="图 7.3.2-11 批量重跑提交后:toast + 列表自动切到「执行中」,重试中票据立即可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15" descr="图 7.3.2-11 批量重跑提交后:toast + 列表自动切到「执行中」,重试中票据立即可见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02FE6" w14:textId="0C907358" w:rsidR="004F5DAA" w:rsidRDefault="004F5DAA" w:rsidP="004F5DAA">
      <w:pPr>
        <w:spacing w:after="70"/>
        <w:jc w:val="center"/>
      </w:pPr>
      <w:r>
        <w:rPr>
          <w:rFonts w:hint="eastAsia"/>
          <w:color w:val="555555"/>
          <w:sz w:val="16"/>
          <w:szCs w:val="16"/>
        </w:rPr>
        <w:t xml:space="preserve">图 </w:t>
      </w:r>
      <w:r w:rsidR="00982D4C">
        <w:rPr>
          <w:rFonts w:hint="eastAsia"/>
          <w:color w:val="555555"/>
          <w:sz w:val="16"/>
          <w:szCs w:val="16"/>
        </w:rPr>
        <w:t>8</w:t>
      </w:r>
      <w:r>
        <w:rPr>
          <w:rFonts w:hint="eastAsia"/>
          <w:color w:val="555555"/>
          <w:sz w:val="16"/>
          <w:szCs w:val="16"/>
        </w:rPr>
        <w:t>.3.2-11 批量重跑提交后</w:t>
      </w:r>
      <w:r w:rsidR="005318D2">
        <w:rPr>
          <w:rFonts w:hint="eastAsia"/>
          <w:color w:val="555555"/>
          <w:sz w:val="16"/>
          <w:szCs w:val="16"/>
        </w:rPr>
        <w:t>：</w:t>
      </w:r>
      <w:r>
        <w:rPr>
          <w:rFonts w:hint="eastAsia"/>
          <w:color w:val="555555"/>
          <w:sz w:val="16"/>
          <w:szCs w:val="16"/>
        </w:rPr>
        <w:t>toast + 列表自动切到「执行中」</w:t>
      </w:r>
      <w:r w:rsidR="005318D2">
        <w:rPr>
          <w:rFonts w:hint="eastAsia"/>
          <w:color w:val="555555"/>
          <w:sz w:val="16"/>
          <w:szCs w:val="16"/>
        </w:rPr>
        <w:t>，</w:t>
      </w:r>
      <w:r>
        <w:rPr>
          <w:rFonts w:hint="eastAsia"/>
          <w:color w:val="555555"/>
          <w:sz w:val="16"/>
          <w:szCs w:val="16"/>
        </w:rPr>
        <w:t>重试中票据立即可见</w:t>
      </w:r>
    </w:p>
    <w:p w14:paraId="2C7A5602" w14:textId="33303911" w:rsidR="004F5DAA" w:rsidRDefault="004F5DAA" w:rsidP="004F5DAA">
      <w:pPr>
        <w:keepNext/>
        <w:spacing w:after="70"/>
        <w:jc w:val="center"/>
      </w:pPr>
      <w:r>
        <w:rPr>
          <w:noProof/>
        </w:rPr>
        <w:drawing>
          <wp:inline distT="0" distB="0" distL="0" distR="0" wp14:anchorId="05D6BAFB" wp14:editId="20261312">
            <wp:extent cx="5731510" cy="3986530"/>
            <wp:effectExtent l="0" t="0" r="2540" b="0"/>
            <wp:docPr id="1389503963" name="图片 3" descr="图 7.3.2-12 批量下载确认弹窗:逐票列出将打包的文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16" descr="图 7.3.2-12 批量下载确认弹窗:逐票列出将打包的文件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26131" w14:textId="1858224F" w:rsidR="004F5DAA" w:rsidRDefault="004F5DAA" w:rsidP="004F5DAA">
      <w:pPr>
        <w:spacing w:after="70"/>
        <w:jc w:val="center"/>
      </w:pPr>
      <w:r>
        <w:rPr>
          <w:rFonts w:hint="eastAsia"/>
          <w:color w:val="555555"/>
          <w:sz w:val="16"/>
          <w:szCs w:val="16"/>
        </w:rPr>
        <w:t xml:space="preserve">图 </w:t>
      </w:r>
      <w:r w:rsidR="00982D4C">
        <w:rPr>
          <w:rFonts w:hint="eastAsia"/>
          <w:color w:val="555555"/>
          <w:sz w:val="16"/>
          <w:szCs w:val="16"/>
        </w:rPr>
        <w:t>8</w:t>
      </w:r>
      <w:r>
        <w:rPr>
          <w:rFonts w:hint="eastAsia"/>
          <w:color w:val="555555"/>
          <w:sz w:val="16"/>
          <w:szCs w:val="16"/>
        </w:rPr>
        <w:t>.3.2-12 批量下载确认弹窗</w:t>
      </w:r>
      <w:r w:rsidR="005318D2">
        <w:rPr>
          <w:rFonts w:hint="eastAsia"/>
          <w:color w:val="555555"/>
          <w:sz w:val="16"/>
          <w:szCs w:val="16"/>
        </w:rPr>
        <w:t>：</w:t>
      </w:r>
      <w:r>
        <w:rPr>
          <w:rFonts w:hint="eastAsia"/>
          <w:color w:val="555555"/>
          <w:sz w:val="16"/>
          <w:szCs w:val="16"/>
        </w:rPr>
        <w:t>逐票列出将打包的文件</w:t>
      </w:r>
    </w:p>
    <w:p w14:paraId="4997862B" w14:textId="1931D391" w:rsidR="004F5DAA" w:rsidRDefault="004F5DAA" w:rsidP="004F5DAA">
      <w:pPr>
        <w:keepNext/>
        <w:spacing w:after="70"/>
        <w:jc w:val="center"/>
      </w:pPr>
      <w:r>
        <w:rPr>
          <w:noProof/>
        </w:rPr>
        <w:drawing>
          <wp:inline distT="0" distB="0" distL="0" distR="0" wp14:anchorId="19CFE7E8" wp14:editId="3B5DFFAB">
            <wp:extent cx="5731510" cy="3986530"/>
            <wp:effectExtent l="0" t="0" r="2540" b="0"/>
            <wp:docPr id="628435778" name="图片 2" descr="图 7.3.2-13 批量下载结果 toast(演示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17" descr="图 7.3.2-13 批量下载结果 toast(演示)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2F2B7" w14:textId="33D5A83A" w:rsidR="004F5DAA" w:rsidRDefault="004F5DAA" w:rsidP="004F5DAA">
      <w:pPr>
        <w:spacing w:after="70"/>
        <w:jc w:val="center"/>
      </w:pPr>
      <w:r>
        <w:rPr>
          <w:rFonts w:hint="eastAsia"/>
          <w:color w:val="555555"/>
          <w:sz w:val="16"/>
          <w:szCs w:val="16"/>
        </w:rPr>
        <w:t xml:space="preserve">图 </w:t>
      </w:r>
      <w:r w:rsidR="00982D4C">
        <w:rPr>
          <w:rFonts w:hint="eastAsia"/>
          <w:color w:val="555555"/>
          <w:sz w:val="16"/>
          <w:szCs w:val="16"/>
        </w:rPr>
        <w:t>8</w:t>
      </w:r>
      <w:r>
        <w:rPr>
          <w:rFonts w:hint="eastAsia"/>
          <w:color w:val="555555"/>
          <w:sz w:val="16"/>
          <w:szCs w:val="16"/>
        </w:rPr>
        <w:t>.3.2-13 批量下载结果 toast(演示)</w:t>
      </w:r>
    </w:p>
    <w:p w14:paraId="6D26412D" w14:textId="1FD3DC93" w:rsidR="004F5DAA" w:rsidRDefault="004F5DAA" w:rsidP="004F5DAA">
      <w:pPr>
        <w:keepNext/>
        <w:spacing w:after="70"/>
        <w:jc w:val="center"/>
      </w:pPr>
      <w:r>
        <w:rPr>
          <w:noProof/>
        </w:rPr>
        <w:drawing>
          <wp:inline distT="0" distB="0" distL="0" distR="0" wp14:anchorId="58007603" wp14:editId="7F6AB2E5">
            <wp:extent cx="5731510" cy="3986530"/>
            <wp:effectExtent l="0" t="0" r="2540" b="0"/>
            <wp:docPr id="1619519506" name="图片 1" descr="图 7.3.2-14 导出列表结果 toa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18" descr="图 7.3.2-14 导出列表结果 toast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30245" w14:textId="68BB6F2E" w:rsidR="004F5DAA" w:rsidRPr="004F5DAA" w:rsidRDefault="004F5DAA" w:rsidP="00A2648A">
      <w:pPr>
        <w:spacing w:after="70"/>
        <w:jc w:val="center"/>
      </w:pPr>
      <w:r>
        <w:rPr>
          <w:rFonts w:hint="eastAsia"/>
          <w:color w:val="555555"/>
          <w:sz w:val="16"/>
          <w:szCs w:val="16"/>
        </w:rPr>
        <w:t xml:space="preserve">图 </w:t>
      </w:r>
      <w:r w:rsidR="00982D4C">
        <w:rPr>
          <w:rFonts w:hint="eastAsia"/>
          <w:color w:val="555555"/>
          <w:sz w:val="16"/>
          <w:szCs w:val="16"/>
        </w:rPr>
        <w:t>8</w:t>
      </w:r>
      <w:r>
        <w:rPr>
          <w:rFonts w:hint="eastAsia"/>
          <w:color w:val="555555"/>
          <w:sz w:val="16"/>
          <w:szCs w:val="16"/>
        </w:rPr>
        <w:t>.3.2-14 导出列表结果 toast</w:t>
      </w:r>
    </w:p>
    <w:p w14:paraId="4D28986D" w14:textId="6320489A" w:rsidR="00CD498A" w:rsidRDefault="00DD21A1" w:rsidP="00FF4BD6">
      <w:pPr>
        <w:pStyle w:val="Heading3"/>
      </w:pPr>
      <w:r>
        <w:t>任务详情</w:t>
      </w:r>
    </w:p>
    <w:p w14:paraId="516FF9B6" w14:textId="77777777" w:rsidR="009B0520" w:rsidRPr="009B0520" w:rsidRDefault="009B0520" w:rsidP="009B0520">
      <w:pPr>
        <w:pStyle w:val="ListParagraph"/>
        <w:numPr>
          <w:ilvl w:val="2"/>
          <w:numId w:val="30"/>
        </w:numPr>
        <w:spacing w:before="140" w:after="80"/>
        <w:outlineLvl w:val="3"/>
        <w:rPr>
          <w:b/>
          <w:bCs/>
          <w:vanish/>
          <w:szCs w:val="21"/>
        </w:rPr>
      </w:pPr>
    </w:p>
    <w:p w14:paraId="4C4CB800" w14:textId="3F8E4EC0" w:rsidR="009B0520" w:rsidRDefault="009B0520" w:rsidP="009B0520">
      <w:pPr>
        <w:pStyle w:val="Heading4"/>
      </w:pPr>
      <w:r>
        <w:rPr>
          <w:rFonts w:hint="eastAsia"/>
        </w:rPr>
        <w:t>页面结构与通用规则</w:t>
      </w:r>
    </w:p>
    <w:p w14:paraId="7905A5B5" w14:textId="212F9EC1" w:rsidR="00723E65" w:rsidRDefault="00723E65" w:rsidP="00723E65">
      <w:r>
        <w:t>任务详情是单票的"处置台"</w:t>
      </w:r>
      <w:r w:rsidR="005318D2">
        <w:t>：</w:t>
      </w:r>
      <w:r>
        <w:t>核对取值、查看证据、处理缺件、发起重跑一页完成。</w:t>
      </w:r>
      <w:r>
        <w:rPr>
          <w:b/>
        </w:rPr>
        <w:t>严格区分 Task(业务单据</w:t>
      </w:r>
      <w:r w:rsidR="005318D2">
        <w:rPr>
          <w:b/>
        </w:rPr>
        <w:t>：</w:t>
      </w:r>
      <w:r>
        <w:rPr>
          <w:b/>
        </w:rPr>
        <w:t>页头、横幅、操作日志)与 Run(执行实例</w:t>
      </w:r>
      <w:r w:rsidR="005318D2">
        <w:rPr>
          <w:b/>
        </w:rPr>
        <w:t>：</w:t>
      </w:r>
      <w:r>
        <w:rPr>
          <w:b/>
        </w:rPr>
        <w:t>节点轨迹、字段、文件、总结)</w:t>
      </w:r>
      <w:r w:rsidR="005318D2">
        <w:t>；</w:t>
      </w:r>
      <w:r>
        <w:t>默认看当前执行</w:t>
      </w:r>
      <w:r w:rsidR="005318D2">
        <w:t>，</w:t>
      </w:r>
      <w:r>
        <w:t>可切换历史 Run</w:t>
      </w:r>
      <w:r w:rsidR="005318D2">
        <w:t>，</w:t>
      </w:r>
      <w:r>
        <w:t>历史只读。</w:t>
      </w:r>
    </w:p>
    <w:p w14:paraId="27EEE57F" w14:textId="77777777" w:rsidR="00C26294" w:rsidRDefault="00C26294" w:rsidP="00C26294">
      <w:pPr>
        <w:spacing w:after="70"/>
      </w:pPr>
    </w:p>
    <w:p w14:paraId="12E6F395" w14:textId="77777777" w:rsidR="00C26294" w:rsidRDefault="00C26294" w:rsidP="00C26294">
      <w:pPr>
        <w:keepNext/>
        <w:spacing w:after="70"/>
        <w:jc w:val="center"/>
      </w:pPr>
      <w:r>
        <w:rPr>
          <w:noProof/>
        </w:rPr>
        <w:drawing>
          <wp:inline distT="0" distB="0" distL="0" distR="0" wp14:anchorId="5649C4FA" wp14:editId="67169391">
            <wp:extent cx="6286500" cy="4365625"/>
            <wp:effectExtent l="0" t="0" r="0" b="0"/>
            <wp:docPr id="19" name="Screenshot 19" descr="图 7.3.3-1 任务详情整体结构(MBPLAP 完成票):页头 + 节点轨迹(左)+ 节点工作区(右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-19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B68AE" w14:textId="422F7DA3" w:rsidR="00C26294" w:rsidRDefault="00C26294" w:rsidP="00C26294">
      <w:pPr>
        <w:spacing w:after="70"/>
        <w:jc w:val="center"/>
      </w:pPr>
      <w:r>
        <w:rPr>
          <w:rFonts w:ascii="SimSun" w:eastAsia="SimSun" w:hAnsi="SimSun"/>
          <w:color w:val="555555"/>
          <w:sz w:val="16"/>
          <w:szCs w:val="16"/>
        </w:rPr>
        <w:t xml:space="preserve">图 </w:t>
      </w:r>
      <w:r w:rsidR="00A5437A">
        <w:rPr>
          <w:rFonts w:ascii="SimSun" w:eastAsia="SimSun" w:hAnsi="SimSun" w:hint="eastAsia"/>
          <w:color w:val="555555"/>
          <w:sz w:val="16"/>
          <w:szCs w:val="16"/>
        </w:rPr>
        <w:t>8</w:t>
      </w:r>
      <w:r>
        <w:rPr>
          <w:rFonts w:ascii="SimSun" w:eastAsia="SimSun" w:hAnsi="SimSun"/>
          <w:color w:val="555555"/>
          <w:sz w:val="16"/>
          <w:szCs w:val="16"/>
        </w:rPr>
        <w:t>.3.3-1 任务详情整体结构(MBPLAP 完成票)</w:t>
      </w:r>
      <w:r w:rsidR="005318D2">
        <w:rPr>
          <w:rFonts w:ascii="SimSun" w:eastAsia="SimSun" w:hAnsi="SimSun"/>
          <w:color w:val="555555"/>
          <w:sz w:val="16"/>
          <w:szCs w:val="16"/>
        </w:rPr>
        <w:t>：</w:t>
      </w:r>
      <w:r>
        <w:rPr>
          <w:rFonts w:ascii="SimSun" w:eastAsia="SimSun" w:hAnsi="SimSun"/>
          <w:color w:val="555555"/>
          <w:sz w:val="16"/>
          <w:szCs w:val="16"/>
        </w:rPr>
        <w:t>页头 + 节点轨迹(左)+ 节点工作区(右)</w:t>
      </w:r>
    </w:p>
    <w:tbl>
      <w:tblPr>
        <w:tblW w:w="10034" w:type="dxa"/>
        <w:tblInd w:w="7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  <w:tblCellMar>
          <w:top w:w="50" w:type="dxa"/>
          <w:left w:w="75" w:type="dxa"/>
          <w:bottom w:w="50" w:type="dxa"/>
          <w:right w:w="75" w:type="dxa"/>
        </w:tblCellMar>
        <w:tblLook w:val="0000" w:firstRow="0" w:lastRow="0" w:firstColumn="0" w:lastColumn="0" w:noHBand="0" w:noVBand="0"/>
      </w:tblPr>
      <w:tblGrid>
        <w:gridCol w:w="2508"/>
        <w:gridCol w:w="3813"/>
        <w:gridCol w:w="3713"/>
      </w:tblGrid>
      <w:tr w:rsidR="00C26294" w14:paraId="6FC49CA6" w14:textId="77777777">
        <w:trPr>
          <w:cantSplit/>
          <w:tblHeader/>
        </w:trPr>
        <w:tc>
          <w:tcPr>
            <w:tcW w:w="2508" w:type="dxa"/>
            <w:shd w:val="clear" w:color="auto" w:fill="080808"/>
            <w:vAlign w:val="center"/>
          </w:tcPr>
          <w:p w14:paraId="538BB4F9" w14:textId="77777777" w:rsidR="00C26294" w:rsidRDefault="00C26294" w:rsidP="00A5437A">
            <w:r>
              <w:t>区域</w:t>
            </w:r>
          </w:p>
        </w:tc>
        <w:tc>
          <w:tcPr>
            <w:tcW w:w="3813" w:type="dxa"/>
            <w:shd w:val="clear" w:color="auto" w:fill="080808"/>
            <w:vAlign w:val="center"/>
          </w:tcPr>
          <w:p w14:paraId="31AAA586" w14:textId="77777777" w:rsidR="00C26294" w:rsidRDefault="00C26294" w:rsidP="00A5437A">
            <w:r>
              <w:t>信息 / 功能</w:t>
            </w:r>
          </w:p>
        </w:tc>
        <w:tc>
          <w:tcPr>
            <w:tcW w:w="3713" w:type="dxa"/>
            <w:shd w:val="clear" w:color="auto" w:fill="080808"/>
            <w:vAlign w:val="center"/>
          </w:tcPr>
          <w:p w14:paraId="7A9CE330" w14:textId="77777777" w:rsidR="00C26294" w:rsidRDefault="00C26294" w:rsidP="00A5437A">
            <w:r>
              <w:t>说明</w:t>
            </w:r>
          </w:p>
        </w:tc>
      </w:tr>
      <w:tr w:rsidR="00C26294" w14:paraId="134817A5" w14:textId="77777777">
        <w:trPr>
          <w:cantSplit/>
        </w:trPr>
        <w:tc>
          <w:tcPr>
            <w:tcW w:w="2508" w:type="dxa"/>
            <w:shd w:val="clear" w:color="auto" w:fill="EEEEEE"/>
            <w:vAlign w:val="center"/>
          </w:tcPr>
          <w:p w14:paraId="64BA8204" w14:textId="77777777" w:rsidR="00C26294" w:rsidRDefault="00C26294" w:rsidP="00A5437A">
            <w:r>
              <w:t>页头</w:t>
            </w:r>
          </w:p>
        </w:tc>
        <w:tc>
          <w:tcPr>
            <w:tcW w:w="3813" w:type="dxa"/>
            <w:shd w:val="clear" w:color="auto" w:fill="EEEEEE"/>
            <w:vAlign w:val="center"/>
          </w:tcPr>
          <w:p w14:paraId="621ABB14" w14:textId="6C0BAAE9" w:rsidR="00C26294" w:rsidRDefault="00C26294" w:rsidP="00A5437A">
            <w:r>
              <w:t>任务编号、用例、单号、触发来源</w:t>
            </w:r>
            <w:r w:rsidR="005318D2">
              <w:t>；</w:t>
            </w:r>
            <w:r>
              <w:t>当前状态 / 当前执行 / 执行次数</w:t>
            </w:r>
          </w:p>
        </w:tc>
        <w:tc>
          <w:tcPr>
            <w:tcW w:w="3713" w:type="dxa"/>
            <w:shd w:val="clear" w:color="auto" w:fill="EEEEEE"/>
            <w:vAlign w:val="center"/>
          </w:tcPr>
          <w:p w14:paraId="3687D01F" w14:textId="77777777" w:rsidR="00C26294" w:rsidRDefault="00C26294" w:rsidP="00A5437A">
            <w:r>
              <w:t>右侧状态区一眼定位票的健康度</w:t>
            </w:r>
          </w:p>
        </w:tc>
      </w:tr>
      <w:tr w:rsidR="00C26294" w14:paraId="301C00FE" w14:textId="77777777">
        <w:trPr>
          <w:cantSplit/>
        </w:trPr>
        <w:tc>
          <w:tcPr>
            <w:tcW w:w="2508" w:type="dxa"/>
            <w:shd w:val="clear" w:color="auto" w:fill="FFFFFF"/>
            <w:vAlign w:val="center"/>
          </w:tcPr>
          <w:p w14:paraId="4FBFDB60" w14:textId="77777777" w:rsidR="00C26294" w:rsidRDefault="00C26294" w:rsidP="00A5437A">
            <w:r>
              <w:t>横幅</w:t>
            </w:r>
          </w:p>
        </w:tc>
        <w:tc>
          <w:tcPr>
            <w:tcW w:w="3813" w:type="dxa"/>
            <w:shd w:val="clear" w:color="auto" w:fill="FFFFFF"/>
            <w:vAlign w:val="center"/>
          </w:tcPr>
          <w:p w14:paraId="0E4FC1D4" w14:textId="77777777" w:rsidR="00C26294" w:rsidRDefault="00C26294" w:rsidP="00A5437A">
            <w:r>
              <w:t>待人工处理(琥珀)/ 执行失败(红)/ 缺文件(琥珀)</w:t>
            </w:r>
          </w:p>
        </w:tc>
        <w:tc>
          <w:tcPr>
            <w:tcW w:w="3713" w:type="dxa"/>
            <w:shd w:val="clear" w:color="auto" w:fill="FFFFFF"/>
            <w:vAlign w:val="center"/>
          </w:tcPr>
          <w:p w14:paraId="24CB8E3A" w14:textId="19DF4C2F" w:rsidR="00C26294" w:rsidRDefault="00C26294" w:rsidP="00A5437A">
            <w:r>
              <w:t>异常处置引导</w:t>
            </w:r>
            <w:r w:rsidR="005318D2">
              <w:t>，</w:t>
            </w:r>
            <w:r>
              <w:t>带「前往处理 / 查看节点」按钮</w:t>
            </w:r>
          </w:p>
        </w:tc>
      </w:tr>
      <w:tr w:rsidR="00C26294" w14:paraId="1A8288E1" w14:textId="77777777">
        <w:trPr>
          <w:cantSplit/>
        </w:trPr>
        <w:tc>
          <w:tcPr>
            <w:tcW w:w="2508" w:type="dxa"/>
            <w:shd w:val="clear" w:color="auto" w:fill="EEEEEE"/>
            <w:vAlign w:val="center"/>
          </w:tcPr>
          <w:p w14:paraId="3D5ED369" w14:textId="77777777" w:rsidR="00C26294" w:rsidRDefault="00C26294" w:rsidP="00A5437A">
            <w:r>
              <w:t>本任务重试</w:t>
            </w:r>
          </w:p>
        </w:tc>
        <w:tc>
          <w:tcPr>
            <w:tcW w:w="3813" w:type="dxa"/>
            <w:shd w:val="clear" w:color="auto" w:fill="EEEEEE"/>
            <w:vAlign w:val="center"/>
          </w:tcPr>
          <w:p w14:paraId="79E13364" w14:textId="3FA5BCBF" w:rsidR="00C26294" w:rsidRDefault="00C26294" w:rsidP="00A5437A">
            <w:r>
              <w:t>R#1 / R#2 … 切换 chips</w:t>
            </w:r>
            <w:r w:rsidR="005318D2">
              <w:t>，</w:t>
            </w:r>
            <w:r>
              <w:t>带状态点与「当前」标记</w:t>
            </w:r>
          </w:p>
        </w:tc>
        <w:tc>
          <w:tcPr>
            <w:tcW w:w="3713" w:type="dxa"/>
            <w:shd w:val="clear" w:color="auto" w:fill="EEEEEE"/>
            <w:vAlign w:val="center"/>
          </w:tcPr>
          <w:p w14:paraId="4F7D71C6" w14:textId="77777777" w:rsidR="00C26294" w:rsidRDefault="00C26294" w:rsidP="00A5437A">
            <w:r>
              <w:t>多次执行间切换</w:t>
            </w:r>
          </w:p>
        </w:tc>
      </w:tr>
      <w:tr w:rsidR="00C26294" w14:paraId="162C57D3" w14:textId="77777777">
        <w:trPr>
          <w:cantSplit/>
        </w:trPr>
        <w:tc>
          <w:tcPr>
            <w:tcW w:w="2508" w:type="dxa"/>
            <w:shd w:val="clear" w:color="auto" w:fill="FFFFFF"/>
            <w:vAlign w:val="center"/>
          </w:tcPr>
          <w:p w14:paraId="1CC9F250" w14:textId="77777777" w:rsidR="00C26294" w:rsidRDefault="00C26294" w:rsidP="00A5437A">
            <w:r>
              <w:t>正在查看条</w:t>
            </w:r>
          </w:p>
        </w:tc>
        <w:tc>
          <w:tcPr>
            <w:tcW w:w="3813" w:type="dxa"/>
            <w:shd w:val="clear" w:color="auto" w:fill="FFFFFF"/>
            <w:vAlign w:val="center"/>
          </w:tcPr>
          <w:p w14:paraId="0A61A0FC" w14:textId="5ED3BFD3" w:rsidR="00C26294" w:rsidRDefault="00C26294" w:rsidP="00A5437A">
            <w:r>
              <w:t>R# 编号、执行起因、起止</w:t>
            </w:r>
            <w:r w:rsidR="005318D2">
              <w:t>；</w:t>
            </w:r>
            <w:r>
              <w:t>历史执行显示「只读」+「切回当前执行」</w:t>
            </w:r>
          </w:p>
        </w:tc>
        <w:tc>
          <w:tcPr>
            <w:tcW w:w="3713" w:type="dxa"/>
            <w:shd w:val="clear" w:color="auto" w:fill="FFFFFF"/>
            <w:vAlign w:val="center"/>
          </w:tcPr>
          <w:p w14:paraId="5E69A6AE" w14:textId="77777777" w:rsidR="00C26294" w:rsidRDefault="00C26294" w:rsidP="00A5437A">
            <w:r>
              <w:t>防止误改历史</w:t>
            </w:r>
          </w:p>
        </w:tc>
      </w:tr>
      <w:tr w:rsidR="00C26294" w14:paraId="1795CD02" w14:textId="77777777">
        <w:trPr>
          <w:cantSplit/>
        </w:trPr>
        <w:tc>
          <w:tcPr>
            <w:tcW w:w="2508" w:type="dxa"/>
            <w:shd w:val="clear" w:color="auto" w:fill="EEEEEE"/>
            <w:vAlign w:val="center"/>
          </w:tcPr>
          <w:p w14:paraId="3E3201BC" w14:textId="77777777" w:rsidR="00C26294" w:rsidRDefault="00C26294" w:rsidP="00A5437A">
            <w:r>
              <w:t>节点执行轨迹(左)</w:t>
            </w:r>
          </w:p>
        </w:tc>
        <w:tc>
          <w:tcPr>
            <w:tcW w:w="3813" w:type="dxa"/>
            <w:shd w:val="clear" w:color="auto" w:fill="EEEEEE"/>
            <w:vAlign w:val="center"/>
          </w:tcPr>
          <w:p w14:paraId="1F795919" w14:textId="5DA8DEF4" w:rsidR="00C26294" w:rsidRDefault="00C26294" w:rsidP="00A5437A">
            <w:r>
              <w:t>节点名、状态点、说明、产物文件</w:t>
            </w:r>
            <w:r w:rsidR="005318D2">
              <w:t>；</w:t>
            </w:r>
            <w:r>
              <w:t>解析节点带「解析」徽标</w:t>
            </w:r>
          </w:p>
        </w:tc>
        <w:tc>
          <w:tcPr>
            <w:tcW w:w="3713" w:type="dxa"/>
            <w:shd w:val="clear" w:color="auto" w:fill="EEEEEE"/>
            <w:vAlign w:val="center"/>
          </w:tcPr>
          <w:p w14:paraId="0D5BD8B8" w14:textId="77777777" w:rsidR="00C26294" w:rsidRDefault="00C26294" w:rsidP="00A5437A">
            <w:r>
              <w:t>点节点切换右侧工作区</w:t>
            </w:r>
          </w:p>
        </w:tc>
      </w:tr>
      <w:tr w:rsidR="00C26294" w14:paraId="578C91F7" w14:textId="77777777">
        <w:trPr>
          <w:cantSplit/>
        </w:trPr>
        <w:tc>
          <w:tcPr>
            <w:tcW w:w="2508" w:type="dxa"/>
            <w:shd w:val="clear" w:color="auto" w:fill="FFFFFF"/>
            <w:vAlign w:val="center"/>
          </w:tcPr>
          <w:p w14:paraId="68E6881C" w14:textId="77777777" w:rsidR="00C26294" w:rsidRDefault="00C26294" w:rsidP="00A5437A">
            <w:r>
              <w:t>节点工作区(右)</w:t>
            </w:r>
          </w:p>
        </w:tc>
        <w:tc>
          <w:tcPr>
            <w:tcW w:w="3813" w:type="dxa"/>
            <w:shd w:val="clear" w:color="auto" w:fill="FFFFFF"/>
            <w:vAlign w:val="center"/>
          </w:tcPr>
          <w:p w14:paraId="6F0097D3" w14:textId="29CF4A68" w:rsidR="00C26294" w:rsidRDefault="00C26294" w:rsidP="00A5437A">
            <w:r>
              <w:t>节点说明、状态标签、错误条</w:t>
            </w:r>
            <w:r w:rsidR="005318D2">
              <w:t>；</w:t>
            </w:r>
            <w:r>
              <w:t>字段面板(解析节点)或证据与附件(其他节点)</w:t>
            </w:r>
          </w:p>
        </w:tc>
        <w:tc>
          <w:tcPr>
            <w:tcW w:w="3713" w:type="dxa"/>
            <w:shd w:val="clear" w:color="auto" w:fill="FFFFFF"/>
            <w:vAlign w:val="center"/>
          </w:tcPr>
          <w:p w14:paraId="04CD6AF3" w14:textId="77777777" w:rsidR="00C26294" w:rsidRDefault="00C26294" w:rsidP="00A5437A">
            <w:r>
              <w:t>见各节点说明</w:t>
            </w:r>
          </w:p>
        </w:tc>
      </w:tr>
      <w:tr w:rsidR="00C26294" w14:paraId="5B6E965E" w14:textId="77777777">
        <w:trPr>
          <w:cantSplit/>
        </w:trPr>
        <w:tc>
          <w:tcPr>
            <w:tcW w:w="2508" w:type="dxa"/>
            <w:shd w:val="clear" w:color="auto" w:fill="EEEEEE"/>
            <w:vAlign w:val="center"/>
          </w:tcPr>
          <w:p w14:paraId="46C89895" w14:textId="77777777" w:rsidR="00C26294" w:rsidRDefault="00C26294" w:rsidP="00A5437A">
            <w:r>
              <w:t>任务操作日志(底部折叠)</w:t>
            </w:r>
          </w:p>
        </w:tc>
        <w:tc>
          <w:tcPr>
            <w:tcW w:w="3813" w:type="dxa"/>
            <w:shd w:val="clear" w:color="auto" w:fill="EEEEEE"/>
            <w:vAlign w:val="center"/>
          </w:tcPr>
          <w:p w14:paraId="18925C88" w14:textId="77777777" w:rsidR="00C26294" w:rsidRDefault="00C26294" w:rsidP="00A5437A">
            <w:r>
              <w:t>全部操作按时间倒序(创建 / 修正 / 录入 / 重跑 / 下载等)</w:t>
            </w:r>
          </w:p>
        </w:tc>
        <w:tc>
          <w:tcPr>
            <w:tcW w:w="3713" w:type="dxa"/>
            <w:shd w:val="clear" w:color="auto" w:fill="EEEEEE"/>
            <w:vAlign w:val="center"/>
          </w:tcPr>
          <w:p w14:paraId="41F47D10" w14:textId="77777777" w:rsidR="00C26294" w:rsidRDefault="00C26294" w:rsidP="00A5437A">
            <w:r>
              <w:t>留痕审计</w:t>
            </w:r>
          </w:p>
        </w:tc>
      </w:tr>
    </w:tbl>
    <w:p w14:paraId="3C8B7FE5" w14:textId="77777777" w:rsidR="00C26294" w:rsidRDefault="00C26294" w:rsidP="00C26294">
      <w:pPr>
        <w:spacing w:after="70"/>
      </w:pPr>
    </w:p>
    <w:p w14:paraId="4EB655AC" w14:textId="46EA1AF6" w:rsidR="00C26294" w:rsidRDefault="00C26294" w:rsidP="00A5437A">
      <w:r>
        <w:rPr>
          <w:b/>
        </w:rPr>
        <w:t>节点</w:t>
      </w:r>
      <w:r w:rsidR="00C2285F">
        <w:rPr>
          <w:rFonts w:hint="eastAsia"/>
          <w:b/>
        </w:rPr>
        <w:t>展示</w:t>
      </w:r>
      <w:r w:rsidR="005318D2">
        <w:t>：</w:t>
      </w:r>
      <w:r w:rsidR="00C2285F">
        <w:t xml:space="preserve"> </w:t>
      </w:r>
      <w:r>
        <w:t>MBPLAP 3 个节点(从IES导出预报清单 → 从IES导出发票信息 → 填入DSS导入模板)</w:t>
      </w:r>
      <w:r w:rsidR="005318D2">
        <w:t>，</w:t>
      </w:r>
      <w:r>
        <w:t>X-entry 4 个节点(捕捉报关代理邮件 → 捕捉PO邮件 → 填入DSS导入模板 → 填入收货记录表)</w:t>
      </w:r>
    </w:p>
    <w:p w14:paraId="44018D63" w14:textId="44CA9963" w:rsidR="00C26294" w:rsidRDefault="00C26294" w:rsidP="00A5437A">
      <w:r>
        <w:rPr>
          <w:b/>
        </w:rPr>
        <w:t>字段面板通用规则</w:t>
      </w:r>
      <w:r>
        <w:t>(解析节点「当前识别数据」)</w:t>
      </w:r>
      <w:r w:rsidR="005318D2">
        <w:t>：</w:t>
      </w:r>
    </w:p>
    <w:tbl>
      <w:tblPr>
        <w:tblW w:w="10034" w:type="dxa"/>
        <w:tblInd w:w="7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  <w:tblCellMar>
          <w:top w:w="50" w:type="dxa"/>
          <w:left w:w="75" w:type="dxa"/>
          <w:bottom w:w="50" w:type="dxa"/>
          <w:right w:w="75" w:type="dxa"/>
        </w:tblCellMar>
        <w:tblLook w:val="0000" w:firstRow="0" w:lastRow="0" w:firstColumn="0" w:lastColumn="0" w:noHBand="0" w:noVBand="0"/>
      </w:tblPr>
      <w:tblGrid>
        <w:gridCol w:w="2609"/>
        <w:gridCol w:w="7425"/>
      </w:tblGrid>
      <w:tr w:rsidR="00C26294" w14:paraId="65A50ADD" w14:textId="77777777">
        <w:trPr>
          <w:cantSplit/>
          <w:tblHeader/>
        </w:trPr>
        <w:tc>
          <w:tcPr>
            <w:tcW w:w="2609" w:type="dxa"/>
            <w:shd w:val="clear" w:color="auto" w:fill="080808"/>
            <w:vAlign w:val="center"/>
          </w:tcPr>
          <w:p w14:paraId="0A99EA02" w14:textId="77777777" w:rsidR="00C26294" w:rsidRDefault="00C26294" w:rsidP="004A3400">
            <w:r>
              <w:t>元素</w:t>
            </w:r>
          </w:p>
        </w:tc>
        <w:tc>
          <w:tcPr>
            <w:tcW w:w="7425" w:type="dxa"/>
            <w:shd w:val="clear" w:color="auto" w:fill="080808"/>
            <w:vAlign w:val="center"/>
          </w:tcPr>
          <w:p w14:paraId="4DB2F670" w14:textId="77777777" w:rsidR="00C26294" w:rsidRDefault="00C26294" w:rsidP="004A3400">
            <w:r>
              <w:t>规则</w:t>
            </w:r>
          </w:p>
        </w:tc>
      </w:tr>
      <w:tr w:rsidR="00C26294" w14:paraId="4537F238" w14:textId="77777777">
        <w:trPr>
          <w:cantSplit/>
        </w:trPr>
        <w:tc>
          <w:tcPr>
            <w:tcW w:w="2609" w:type="dxa"/>
            <w:shd w:val="clear" w:color="auto" w:fill="EEEEEE"/>
            <w:vAlign w:val="center"/>
          </w:tcPr>
          <w:p w14:paraId="079EBADF" w14:textId="77777777" w:rsidR="00C26294" w:rsidRDefault="00C26294" w:rsidP="004A3400">
            <w:r>
              <w:t>字段行</w:t>
            </w:r>
          </w:p>
        </w:tc>
        <w:tc>
          <w:tcPr>
            <w:tcW w:w="7425" w:type="dxa"/>
            <w:shd w:val="clear" w:color="auto" w:fill="EEEEEE"/>
            <w:vAlign w:val="center"/>
          </w:tcPr>
          <w:p w14:paraId="6F73B6C7" w14:textId="0121CCA6" w:rsidR="00C26294" w:rsidRDefault="00C26294" w:rsidP="004A3400">
            <w:r>
              <w:t>字段名(含来源列标注</w:t>
            </w:r>
            <w:r w:rsidR="005318D2">
              <w:t>，</w:t>
            </w:r>
            <w:r>
              <w:t>如「M 列 Invoice date」)+ 当前有效值</w:t>
            </w:r>
          </w:p>
        </w:tc>
      </w:tr>
      <w:tr w:rsidR="00C26294" w14:paraId="393D2E87" w14:textId="77777777">
        <w:trPr>
          <w:cantSplit/>
        </w:trPr>
        <w:tc>
          <w:tcPr>
            <w:tcW w:w="2609" w:type="dxa"/>
            <w:shd w:val="clear" w:color="auto" w:fill="FFFFFF"/>
            <w:vAlign w:val="center"/>
          </w:tcPr>
          <w:p w14:paraId="0E5426FD" w14:textId="77777777" w:rsidR="00C26294" w:rsidRDefault="00C26294" w:rsidP="004A3400">
            <w:r>
              <w:t>来源 tag</w:t>
            </w:r>
          </w:p>
        </w:tc>
        <w:tc>
          <w:tcPr>
            <w:tcW w:w="7425" w:type="dxa"/>
            <w:shd w:val="clear" w:color="auto" w:fill="FFFFFF"/>
            <w:vAlign w:val="center"/>
          </w:tcPr>
          <w:p w14:paraId="4D6866D1" w14:textId="77777777" w:rsidR="00C26294" w:rsidRDefault="00C26294" w:rsidP="004A3400">
            <w:r>
              <w:t>系统(取值自文件 / 大表)/ 规则(固定值与计算)/ OCR(截屏识别)</w:t>
            </w:r>
          </w:p>
        </w:tc>
      </w:tr>
      <w:tr w:rsidR="00C26294" w14:paraId="27557E17" w14:textId="77777777">
        <w:trPr>
          <w:cantSplit/>
        </w:trPr>
        <w:tc>
          <w:tcPr>
            <w:tcW w:w="2609" w:type="dxa"/>
            <w:shd w:val="clear" w:color="auto" w:fill="EEEEEE"/>
            <w:vAlign w:val="center"/>
          </w:tcPr>
          <w:p w14:paraId="7B2EB945" w14:textId="77777777" w:rsidR="00C26294" w:rsidRDefault="00C26294" w:rsidP="004A3400">
            <w:r>
              <w:t>质量 tag</w:t>
            </w:r>
          </w:p>
        </w:tc>
        <w:tc>
          <w:tcPr>
            <w:tcW w:w="7425" w:type="dxa"/>
            <w:shd w:val="clear" w:color="auto" w:fill="EEEEEE"/>
            <w:vAlign w:val="center"/>
          </w:tcPr>
          <w:p w14:paraId="4A86902A" w14:textId="409B0F54" w:rsidR="00C26294" w:rsidRDefault="00C26294" w:rsidP="004A3400">
            <w:r>
              <w:t>系统取值 / 规则确定 / 高·中·低 + 置信度%</w:t>
            </w:r>
            <w:r w:rsidR="005318D2">
              <w:t>；</w:t>
            </w:r>
            <w:r>
              <w:t>低质量(取值缺失)金色高亮</w:t>
            </w:r>
          </w:p>
        </w:tc>
      </w:tr>
      <w:tr w:rsidR="00C26294" w14:paraId="19B4A56C" w14:textId="77777777">
        <w:trPr>
          <w:cantSplit/>
        </w:trPr>
        <w:tc>
          <w:tcPr>
            <w:tcW w:w="2609" w:type="dxa"/>
            <w:shd w:val="clear" w:color="auto" w:fill="FFFFFF"/>
            <w:vAlign w:val="center"/>
          </w:tcPr>
          <w:p w14:paraId="15D3023D" w14:textId="77777777" w:rsidR="00C26294" w:rsidRDefault="00C26294" w:rsidP="004A3400">
            <w:r>
              <w:t>「定位」</w:t>
            </w:r>
          </w:p>
        </w:tc>
        <w:tc>
          <w:tcPr>
            <w:tcW w:w="7425" w:type="dxa"/>
            <w:shd w:val="clear" w:color="auto" w:fill="FFFFFF"/>
            <w:vAlign w:val="center"/>
          </w:tcPr>
          <w:p w14:paraId="5B099562" w14:textId="21259093" w:rsidR="00C26294" w:rsidRDefault="00C26294" w:rsidP="004A3400">
            <w:r>
              <w:t>跳到原文对应文件与页并高亮该值</w:t>
            </w:r>
            <w:r w:rsidR="005318D2">
              <w:t>；</w:t>
            </w:r>
            <w:r>
              <w:t>无原文坐标的字段显示「无定位」并悬停说明原因(固定值、计算值)</w:t>
            </w:r>
          </w:p>
        </w:tc>
      </w:tr>
      <w:tr w:rsidR="00C26294" w14:paraId="6606DA38" w14:textId="77777777">
        <w:trPr>
          <w:cantSplit/>
        </w:trPr>
        <w:tc>
          <w:tcPr>
            <w:tcW w:w="2609" w:type="dxa"/>
            <w:shd w:val="clear" w:color="auto" w:fill="EEEEEE"/>
            <w:vAlign w:val="center"/>
          </w:tcPr>
          <w:p w14:paraId="423AEB63" w14:textId="77777777" w:rsidR="00C26294" w:rsidRDefault="00C26294" w:rsidP="004A3400">
            <w:r>
              <w:t>「修正」</w:t>
            </w:r>
          </w:p>
        </w:tc>
        <w:tc>
          <w:tcPr>
            <w:tcW w:w="7425" w:type="dxa"/>
            <w:shd w:val="clear" w:color="auto" w:fill="EEEEEE"/>
            <w:vAlign w:val="center"/>
          </w:tcPr>
          <w:p w14:paraId="696515EB" w14:textId="157D269B" w:rsidR="00C26294" w:rsidRDefault="00C26294" w:rsidP="004A3400">
            <w:r>
              <w:t>仅当前执行、非执行中可用</w:t>
            </w:r>
            <w:r w:rsidR="005318D2">
              <w:t>；</w:t>
            </w:r>
            <w:r>
              <w:t>行内编辑</w:t>
            </w:r>
            <w:r w:rsidR="005318D2">
              <w:t>，</w:t>
            </w:r>
            <w:r>
              <w:t>「保存并留痕(自下次执行生效)」</w:t>
            </w:r>
            <w:r w:rsidR="005318D2">
              <w:t>；</w:t>
            </w:r>
            <w:r>
              <w:t>保存后显示「旧值 → 已修正 · 时间」</w:t>
            </w:r>
            <w:r w:rsidR="005318D2">
              <w:t>，</w:t>
            </w:r>
            <w:r>
              <w:t>下一执行实例自动携带并标注「自 R#n 修正值继承」</w:t>
            </w:r>
          </w:p>
        </w:tc>
      </w:tr>
    </w:tbl>
    <w:p w14:paraId="62C0C5FA" w14:textId="77777777" w:rsidR="00C26294" w:rsidRDefault="00C26294" w:rsidP="00C26294">
      <w:pPr>
        <w:spacing w:after="70"/>
      </w:pPr>
    </w:p>
    <w:p w14:paraId="1877E8C8" w14:textId="4A4D2643" w:rsidR="00C26294" w:rsidRDefault="00C26294" w:rsidP="00A5437A">
      <w:pPr>
        <w:pStyle w:val="Heading4"/>
      </w:pPr>
      <w:r w:rsidRPr="00C26294">
        <w:t>MBPLAP 票</w:t>
      </w:r>
      <w:r w:rsidR="005318D2">
        <w:t>：</w:t>
      </w:r>
      <w:r w:rsidRPr="00C26294">
        <w:t>节点与字段</w:t>
      </w:r>
    </w:p>
    <w:p w14:paraId="4B29F5C8" w14:textId="17F3B94A" w:rsidR="00C26294" w:rsidRDefault="00C26294" w:rsidP="004A3400">
      <w:r>
        <w:t>完成票</w:t>
      </w:r>
      <w:r w:rsidR="00176E51">
        <w:t xml:space="preserve"> </w:t>
      </w:r>
      <w:r>
        <w:t>(12</w:t>
      </w:r>
      <w:r w:rsidR="005318D2">
        <w:t>：</w:t>
      </w:r>
      <w:r>
        <w:t>00 档)三个节点</w:t>
      </w:r>
      <w:r w:rsidR="005318D2">
        <w:t>：</w:t>
      </w:r>
    </w:p>
    <w:p w14:paraId="23C6CB2E" w14:textId="7DE053C9" w:rsidR="00C26294" w:rsidRDefault="00C26294" w:rsidP="004A3400">
      <w:r>
        <w:rPr>
          <w:b/>
        </w:rPr>
        <w:t>节点 1「从IES导出预报清单」</w:t>
      </w:r>
      <w:r w:rsidR="005318D2">
        <w:t>：</w:t>
      </w:r>
      <w:r>
        <w:t>定时 12</w:t>
      </w:r>
      <w:r w:rsidR="005318D2">
        <w:t>：</w:t>
      </w:r>
      <w:r>
        <w:t>00 · IES+ 进口预报 · Supplier=MBPLAP · Pre-alert creation=执行当日</w:t>
      </w:r>
      <w:r w:rsidR="005318D2">
        <w:t>；</w:t>
      </w:r>
      <w:r>
        <w:t>产出预报清单(取分单号)。非解析节点</w:t>
      </w:r>
      <w:r w:rsidR="005318D2">
        <w:t>，</w:t>
      </w:r>
      <w:r>
        <w:t>工作区为「节点证据与附件」清单 + 右侧预览。</w:t>
      </w:r>
    </w:p>
    <w:p w14:paraId="1C6D6F2B" w14:textId="77777777" w:rsidR="00C26294" w:rsidRDefault="00C26294" w:rsidP="00C26294">
      <w:pPr>
        <w:keepNext/>
        <w:spacing w:after="70"/>
        <w:jc w:val="center"/>
      </w:pPr>
      <w:r>
        <w:rPr>
          <w:noProof/>
        </w:rPr>
        <w:drawing>
          <wp:inline distT="0" distB="0" distL="0" distR="0" wp14:anchorId="68281F54" wp14:editId="6646CACE">
            <wp:extent cx="6286500" cy="4365625"/>
            <wp:effectExtent l="0" t="0" r="0" b="0"/>
            <wp:docPr id="20" name="Screenshot 20" descr="图 7.3.3-2 节点 1:证据附件清单与文件预览容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-20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E74BA" w14:textId="3E96D7E7" w:rsidR="00C26294" w:rsidRDefault="00C26294" w:rsidP="00C26294">
      <w:pPr>
        <w:spacing w:after="70"/>
        <w:jc w:val="center"/>
      </w:pPr>
      <w:r>
        <w:rPr>
          <w:rFonts w:ascii="SimSun" w:eastAsia="SimSun" w:hAnsi="SimSun"/>
          <w:color w:val="555555"/>
          <w:sz w:val="16"/>
          <w:szCs w:val="16"/>
        </w:rPr>
        <w:t xml:space="preserve">图 </w:t>
      </w:r>
      <w:r w:rsidR="001417A6">
        <w:rPr>
          <w:rFonts w:ascii="SimSun" w:eastAsia="SimSun" w:hAnsi="SimSun" w:hint="eastAsia"/>
          <w:color w:val="555555"/>
          <w:sz w:val="16"/>
          <w:szCs w:val="16"/>
        </w:rPr>
        <w:t>8</w:t>
      </w:r>
      <w:r>
        <w:rPr>
          <w:rFonts w:ascii="SimSun" w:eastAsia="SimSun" w:hAnsi="SimSun"/>
          <w:color w:val="555555"/>
          <w:sz w:val="16"/>
          <w:szCs w:val="16"/>
        </w:rPr>
        <w:t>.3.3-2 节点 1</w:t>
      </w:r>
      <w:r w:rsidR="005318D2">
        <w:rPr>
          <w:rFonts w:ascii="SimSun" w:eastAsia="SimSun" w:hAnsi="SimSun"/>
          <w:color w:val="555555"/>
          <w:sz w:val="16"/>
          <w:szCs w:val="16"/>
        </w:rPr>
        <w:t>：</w:t>
      </w:r>
      <w:r>
        <w:rPr>
          <w:rFonts w:ascii="SimSun" w:eastAsia="SimSun" w:hAnsi="SimSun"/>
          <w:color w:val="555555"/>
          <w:sz w:val="16"/>
          <w:szCs w:val="16"/>
        </w:rPr>
        <w:t>证据附件清单与文件预览容器</w:t>
      </w:r>
    </w:p>
    <w:p w14:paraId="35E0CE93" w14:textId="7332F783" w:rsidR="00C26294" w:rsidRDefault="00C26294" w:rsidP="00176E51">
      <w:r>
        <w:rPr>
          <w:b/>
        </w:rPr>
        <w:t>节点 2「从IES导出发票信息」(解析节点)</w:t>
      </w:r>
      <w:r w:rsidR="005318D2">
        <w:t>：</w:t>
      </w:r>
      <w:r>
        <w:t>按分单号批量查询</w:t>
      </w:r>
      <w:r w:rsidR="005318D2">
        <w:t>，</w:t>
      </w:r>
      <w:r>
        <w:t>按 PN 级别模板全部导出发票信息</w:t>
      </w:r>
      <w:r w:rsidR="005318D2">
        <w:t>；</w:t>
      </w:r>
      <w:r>
        <w:t>字段面板承接 9 个 DSS 字段的当前有效值。</w:t>
      </w:r>
    </w:p>
    <w:tbl>
      <w:tblPr>
        <w:tblW w:w="10034" w:type="dxa"/>
        <w:tblInd w:w="7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  <w:tblCellMar>
          <w:top w:w="50" w:type="dxa"/>
          <w:left w:w="75" w:type="dxa"/>
          <w:bottom w:w="50" w:type="dxa"/>
          <w:right w:w="75" w:type="dxa"/>
        </w:tblCellMar>
        <w:tblLook w:val="0000" w:firstRow="0" w:lastRow="0" w:firstColumn="0" w:lastColumn="0" w:noHBand="0" w:noVBand="0"/>
      </w:tblPr>
      <w:tblGrid>
        <w:gridCol w:w="502"/>
        <w:gridCol w:w="2007"/>
        <w:gridCol w:w="4214"/>
        <w:gridCol w:w="3311"/>
      </w:tblGrid>
      <w:tr w:rsidR="00C26294" w14:paraId="08684BD1" w14:textId="77777777">
        <w:trPr>
          <w:cantSplit/>
          <w:tblHeader/>
        </w:trPr>
        <w:tc>
          <w:tcPr>
            <w:tcW w:w="502" w:type="dxa"/>
            <w:shd w:val="clear" w:color="auto" w:fill="080808"/>
            <w:vAlign w:val="center"/>
          </w:tcPr>
          <w:p w14:paraId="0C61B06D" w14:textId="77777777" w:rsidR="00C26294" w:rsidRDefault="00C26294" w:rsidP="00E81C02">
            <w:r>
              <w:t>#</w:t>
            </w:r>
          </w:p>
        </w:tc>
        <w:tc>
          <w:tcPr>
            <w:tcW w:w="2007" w:type="dxa"/>
            <w:shd w:val="clear" w:color="auto" w:fill="080808"/>
            <w:vAlign w:val="center"/>
          </w:tcPr>
          <w:p w14:paraId="1ABA02F7" w14:textId="77777777" w:rsidR="00C26294" w:rsidRDefault="00C26294" w:rsidP="00E81C02">
            <w:r>
              <w:t>字段(页面原名)</w:t>
            </w:r>
          </w:p>
        </w:tc>
        <w:tc>
          <w:tcPr>
            <w:tcW w:w="4214" w:type="dxa"/>
            <w:shd w:val="clear" w:color="auto" w:fill="080808"/>
            <w:vAlign w:val="center"/>
          </w:tcPr>
          <w:p w14:paraId="6D108E80" w14:textId="77777777" w:rsidR="00C26294" w:rsidRDefault="00C26294" w:rsidP="00E81C02">
            <w:r>
              <w:t>口径 / 取值</w:t>
            </w:r>
          </w:p>
        </w:tc>
        <w:tc>
          <w:tcPr>
            <w:tcW w:w="3311" w:type="dxa"/>
            <w:shd w:val="clear" w:color="auto" w:fill="080808"/>
            <w:vAlign w:val="center"/>
          </w:tcPr>
          <w:p w14:paraId="2F37BD5C" w14:textId="77777777" w:rsidR="00C26294" w:rsidRDefault="00C26294" w:rsidP="00E81C02">
            <w:r>
              <w:t>为什么需要</w:t>
            </w:r>
          </w:p>
        </w:tc>
      </w:tr>
      <w:tr w:rsidR="00C26294" w14:paraId="64103197" w14:textId="77777777">
        <w:trPr>
          <w:cantSplit/>
        </w:trPr>
        <w:tc>
          <w:tcPr>
            <w:tcW w:w="502" w:type="dxa"/>
            <w:shd w:val="clear" w:color="auto" w:fill="EEEEEE"/>
            <w:vAlign w:val="center"/>
          </w:tcPr>
          <w:p w14:paraId="243138CA" w14:textId="77777777" w:rsidR="00C26294" w:rsidRDefault="00C26294" w:rsidP="00E81C02">
            <w:r>
              <w:t>1</w:t>
            </w:r>
          </w:p>
        </w:tc>
        <w:tc>
          <w:tcPr>
            <w:tcW w:w="2007" w:type="dxa"/>
            <w:shd w:val="clear" w:color="auto" w:fill="EEEEEE"/>
            <w:vAlign w:val="center"/>
          </w:tcPr>
          <w:p w14:paraId="0F5C6923" w14:textId="77777777" w:rsidR="00C26294" w:rsidRDefault="00C26294" w:rsidP="00E81C02">
            <w:r>
              <w:t>ASN Number(A 列 Invoice No.)</w:t>
            </w:r>
          </w:p>
        </w:tc>
        <w:tc>
          <w:tcPr>
            <w:tcW w:w="4214" w:type="dxa"/>
            <w:shd w:val="clear" w:color="auto" w:fill="EEEEEE"/>
            <w:vAlign w:val="center"/>
          </w:tcPr>
          <w:p w14:paraId="673A2FB1" w14:textId="77777777" w:rsidR="00C26294" w:rsidRDefault="00C26294" w:rsidP="00E81C02">
            <w:r>
              <w:t>发票导出清单 A 列发票号</w:t>
            </w:r>
          </w:p>
        </w:tc>
        <w:tc>
          <w:tcPr>
            <w:tcW w:w="3311" w:type="dxa"/>
            <w:shd w:val="clear" w:color="auto" w:fill="EEEEEE"/>
            <w:vAlign w:val="center"/>
          </w:tcPr>
          <w:p w14:paraId="3E447A2F" w14:textId="299975B7" w:rsidR="00C26294" w:rsidRDefault="00C26294" w:rsidP="00E81C02">
            <w:r>
              <w:t>ASN 单号</w:t>
            </w:r>
            <w:r w:rsidR="005318D2">
              <w:t>，</w:t>
            </w:r>
            <w:r>
              <w:t>同时用于模板命名(发票号段)</w:t>
            </w:r>
          </w:p>
        </w:tc>
      </w:tr>
      <w:tr w:rsidR="00C26294" w14:paraId="11621549" w14:textId="77777777">
        <w:trPr>
          <w:cantSplit/>
        </w:trPr>
        <w:tc>
          <w:tcPr>
            <w:tcW w:w="502" w:type="dxa"/>
            <w:shd w:val="clear" w:color="auto" w:fill="FFFFFF"/>
            <w:vAlign w:val="center"/>
          </w:tcPr>
          <w:p w14:paraId="5C4B69DC" w14:textId="77777777" w:rsidR="00C26294" w:rsidRDefault="00C26294" w:rsidP="00E81C02">
            <w:r>
              <w:t>2</w:t>
            </w:r>
          </w:p>
        </w:tc>
        <w:tc>
          <w:tcPr>
            <w:tcW w:w="2007" w:type="dxa"/>
            <w:shd w:val="clear" w:color="auto" w:fill="FFFFFF"/>
            <w:vAlign w:val="center"/>
          </w:tcPr>
          <w:p w14:paraId="54290E5D" w14:textId="77777777" w:rsidR="00C26294" w:rsidRDefault="00C26294" w:rsidP="00E81C02">
            <w:r>
              <w:t>Vendor BP Number</w:t>
            </w:r>
          </w:p>
        </w:tc>
        <w:tc>
          <w:tcPr>
            <w:tcW w:w="4214" w:type="dxa"/>
            <w:shd w:val="clear" w:color="auto" w:fill="FFFFFF"/>
            <w:vAlign w:val="center"/>
          </w:tcPr>
          <w:p w14:paraId="4618DFC6" w14:textId="2DA703E4" w:rsidR="00C26294" w:rsidRDefault="00C26294" w:rsidP="00E81C02">
            <w:r>
              <w:t>固定值 191110510(规则确定</w:t>
            </w:r>
            <w:r w:rsidR="005318D2">
              <w:t>，</w:t>
            </w:r>
            <w:r>
              <w:t>无定位)</w:t>
            </w:r>
          </w:p>
        </w:tc>
        <w:tc>
          <w:tcPr>
            <w:tcW w:w="3311" w:type="dxa"/>
            <w:shd w:val="clear" w:color="auto" w:fill="FFFFFF"/>
            <w:vAlign w:val="center"/>
          </w:tcPr>
          <w:p w14:paraId="434D8E8A" w14:textId="58423FC2" w:rsidR="00C26294" w:rsidRDefault="00C26294" w:rsidP="00E81C02">
            <w:r>
              <w:t>供应商标识</w:t>
            </w:r>
            <w:r w:rsidR="005318D2">
              <w:t>，</w:t>
            </w:r>
            <w:r>
              <w:t>配置可改</w:t>
            </w:r>
          </w:p>
        </w:tc>
      </w:tr>
      <w:tr w:rsidR="00C26294" w14:paraId="3B62A945" w14:textId="77777777">
        <w:trPr>
          <w:cantSplit/>
        </w:trPr>
        <w:tc>
          <w:tcPr>
            <w:tcW w:w="502" w:type="dxa"/>
            <w:shd w:val="clear" w:color="auto" w:fill="EEEEEE"/>
            <w:vAlign w:val="center"/>
          </w:tcPr>
          <w:p w14:paraId="7AD73A21" w14:textId="77777777" w:rsidR="00C26294" w:rsidRDefault="00C26294" w:rsidP="00E81C02">
            <w:r>
              <w:t>3</w:t>
            </w:r>
          </w:p>
        </w:tc>
        <w:tc>
          <w:tcPr>
            <w:tcW w:w="2007" w:type="dxa"/>
            <w:shd w:val="clear" w:color="auto" w:fill="EEEEEE"/>
            <w:vAlign w:val="center"/>
          </w:tcPr>
          <w:p w14:paraId="2DDDEF10" w14:textId="77777777" w:rsidR="00C26294" w:rsidRDefault="00C26294" w:rsidP="00E81C02">
            <w:r>
              <w:t>Delivery date(M 列 Invoice date)</w:t>
            </w:r>
          </w:p>
        </w:tc>
        <w:tc>
          <w:tcPr>
            <w:tcW w:w="4214" w:type="dxa"/>
            <w:shd w:val="clear" w:color="auto" w:fill="EEEEEE"/>
            <w:vAlign w:val="center"/>
          </w:tcPr>
          <w:p w14:paraId="36290205" w14:textId="77777777" w:rsidR="00C26294" w:rsidRDefault="00C26294" w:rsidP="00E81C02">
            <w:r>
              <w:t>发票导出清单 M 列</w:t>
            </w:r>
          </w:p>
        </w:tc>
        <w:tc>
          <w:tcPr>
            <w:tcW w:w="3311" w:type="dxa"/>
            <w:shd w:val="clear" w:color="auto" w:fill="EEEEEE"/>
            <w:vAlign w:val="center"/>
          </w:tcPr>
          <w:p w14:paraId="5E3F3F0C" w14:textId="68A59F4D" w:rsidR="00C26294" w:rsidRDefault="00C26294" w:rsidP="00E81C02">
            <w:r>
              <w:t>发货日期</w:t>
            </w:r>
            <w:r w:rsidR="005318D2">
              <w:t>，</w:t>
            </w:r>
            <w:r>
              <w:t>DSS 必填</w:t>
            </w:r>
          </w:p>
        </w:tc>
      </w:tr>
      <w:tr w:rsidR="00C26294" w14:paraId="72F84940" w14:textId="77777777">
        <w:trPr>
          <w:cantSplit/>
        </w:trPr>
        <w:tc>
          <w:tcPr>
            <w:tcW w:w="502" w:type="dxa"/>
            <w:shd w:val="clear" w:color="auto" w:fill="FFFFFF"/>
            <w:vAlign w:val="center"/>
          </w:tcPr>
          <w:p w14:paraId="530483D9" w14:textId="77777777" w:rsidR="00C26294" w:rsidRDefault="00C26294" w:rsidP="00E81C02">
            <w:r>
              <w:t>4</w:t>
            </w:r>
          </w:p>
        </w:tc>
        <w:tc>
          <w:tcPr>
            <w:tcW w:w="2007" w:type="dxa"/>
            <w:shd w:val="clear" w:color="auto" w:fill="FFFFFF"/>
            <w:vAlign w:val="center"/>
          </w:tcPr>
          <w:p w14:paraId="6F42F61E" w14:textId="77777777" w:rsidR="00C26294" w:rsidRDefault="00C26294" w:rsidP="00E81C02">
            <w:r>
              <w:t>SPM Part Number(H 列 Part No.)</w:t>
            </w:r>
          </w:p>
        </w:tc>
        <w:tc>
          <w:tcPr>
            <w:tcW w:w="4214" w:type="dxa"/>
            <w:shd w:val="clear" w:color="auto" w:fill="FFFFFF"/>
            <w:vAlign w:val="center"/>
          </w:tcPr>
          <w:p w14:paraId="76E8D861" w14:textId="77777777" w:rsidR="00C26294" w:rsidRDefault="00C26294" w:rsidP="00E81C02">
            <w:r>
              <w:t>发票导出清单 H 列</w:t>
            </w:r>
          </w:p>
        </w:tc>
        <w:tc>
          <w:tcPr>
            <w:tcW w:w="3311" w:type="dxa"/>
            <w:shd w:val="clear" w:color="auto" w:fill="FFFFFF"/>
            <w:vAlign w:val="center"/>
          </w:tcPr>
          <w:p w14:paraId="5DC1E843" w14:textId="77777777" w:rsidR="00C26294" w:rsidRDefault="00C26294" w:rsidP="00E81C02">
            <w:r>
              <w:t>收货零件标识</w:t>
            </w:r>
          </w:p>
        </w:tc>
      </w:tr>
      <w:tr w:rsidR="00C26294" w14:paraId="0468ABB3" w14:textId="77777777">
        <w:trPr>
          <w:cantSplit/>
        </w:trPr>
        <w:tc>
          <w:tcPr>
            <w:tcW w:w="502" w:type="dxa"/>
            <w:shd w:val="clear" w:color="auto" w:fill="EEEEEE"/>
            <w:vAlign w:val="center"/>
          </w:tcPr>
          <w:p w14:paraId="3A1F0034" w14:textId="77777777" w:rsidR="00C26294" w:rsidRDefault="00C26294" w:rsidP="00E81C02">
            <w:r>
              <w:t>5</w:t>
            </w:r>
          </w:p>
        </w:tc>
        <w:tc>
          <w:tcPr>
            <w:tcW w:w="2007" w:type="dxa"/>
            <w:shd w:val="clear" w:color="auto" w:fill="EEEEEE"/>
            <w:vAlign w:val="center"/>
          </w:tcPr>
          <w:p w14:paraId="5257B0B8" w14:textId="77777777" w:rsidR="00C26294" w:rsidRDefault="00C26294" w:rsidP="00E81C02">
            <w:r>
              <w:t>Quantity(AE 列 QTY · 同发票号 / Order No. / Part No. 合并加总)</w:t>
            </w:r>
          </w:p>
        </w:tc>
        <w:tc>
          <w:tcPr>
            <w:tcW w:w="4214" w:type="dxa"/>
            <w:shd w:val="clear" w:color="auto" w:fill="EEEEEE"/>
            <w:vAlign w:val="center"/>
          </w:tcPr>
          <w:p w14:paraId="092356EB" w14:textId="77777777" w:rsidR="00C26294" w:rsidRDefault="00C26294" w:rsidP="00E81C02">
            <w:r>
              <w:t>AE 列按合并键加总</w:t>
            </w:r>
          </w:p>
        </w:tc>
        <w:tc>
          <w:tcPr>
            <w:tcW w:w="3311" w:type="dxa"/>
            <w:shd w:val="clear" w:color="auto" w:fill="EEEEEE"/>
            <w:vAlign w:val="center"/>
          </w:tcPr>
          <w:p w14:paraId="2BCA2135" w14:textId="2714E970" w:rsidR="00C26294" w:rsidRDefault="00C26294" w:rsidP="00E81C02">
            <w:r>
              <w:t>人工最易算错的字段</w:t>
            </w:r>
            <w:r w:rsidR="005318D2">
              <w:t>，</w:t>
            </w:r>
            <w:r>
              <w:t>自动化核心价值</w:t>
            </w:r>
          </w:p>
        </w:tc>
      </w:tr>
      <w:tr w:rsidR="00C26294" w14:paraId="4E39C5AF" w14:textId="77777777">
        <w:trPr>
          <w:cantSplit/>
        </w:trPr>
        <w:tc>
          <w:tcPr>
            <w:tcW w:w="502" w:type="dxa"/>
            <w:shd w:val="clear" w:color="auto" w:fill="FFFFFF"/>
            <w:vAlign w:val="center"/>
          </w:tcPr>
          <w:p w14:paraId="3E8FA368" w14:textId="77777777" w:rsidR="00C26294" w:rsidRDefault="00C26294" w:rsidP="00E81C02">
            <w:r>
              <w:t>6</w:t>
            </w:r>
          </w:p>
        </w:tc>
        <w:tc>
          <w:tcPr>
            <w:tcW w:w="2007" w:type="dxa"/>
            <w:shd w:val="clear" w:color="auto" w:fill="FFFFFF"/>
            <w:vAlign w:val="center"/>
          </w:tcPr>
          <w:p w14:paraId="277C9B28" w14:textId="77777777" w:rsidR="00C26294" w:rsidRDefault="00C26294" w:rsidP="00E81C02">
            <w:r>
              <w:t>Unit</w:t>
            </w:r>
          </w:p>
        </w:tc>
        <w:tc>
          <w:tcPr>
            <w:tcW w:w="4214" w:type="dxa"/>
            <w:shd w:val="clear" w:color="auto" w:fill="FFFFFF"/>
            <w:vAlign w:val="center"/>
          </w:tcPr>
          <w:p w14:paraId="72592738" w14:textId="77777777" w:rsidR="00C26294" w:rsidRDefault="00C26294" w:rsidP="00E81C02">
            <w:r>
              <w:t>固定值 PC</w:t>
            </w:r>
          </w:p>
        </w:tc>
        <w:tc>
          <w:tcPr>
            <w:tcW w:w="3311" w:type="dxa"/>
            <w:shd w:val="clear" w:color="auto" w:fill="FFFFFF"/>
            <w:vAlign w:val="center"/>
          </w:tcPr>
          <w:p w14:paraId="61427971" w14:textId="77777777" w:rsidR="00C26294" w:rsidRDefault="00C26294" w:rsidP="00E81C02">
            <w:r>
              <w:t>计量单位</w:t>
            </w:r>
          </w:p>
        </w:tc>
      </w:tr>
      <w:tr w:rsidR="00C26294" w14:paraId="0EC75F5B" w14:textId="77777777">
        <w:trPr>
          <w:cantSplit/>
        </w:trPr>
        <w:tc>
          <w:tcPr>
            <w:tcW w:w="502" w:type="dxa"/>
            <w:shd w:val="clear" w:color="auto" w:fill="EEEEEE"/>
            <w:vAlign w:val="center"/>
          </w:tcPr>
          <w:p w14:paraId="1961980E" w14:textId="77777777" w:rsidR="00C26294" w:rsidRDefault="00C26294" w:rsidP="00E81C02">
            <w:r>
              <w:t>7</w:t>
            </w:r>
          </w:p>
        </w:tc>
        <w:tc>
          <w:tcPr>
            <w:tcW w:w="2007" w:type="dxa"/>
            <w:shd w:val="clear" w:color="auto" w:fill="EEEEEE"/>
            <w:vAlign w:val="center"/>
          </w:tcPr>
          <w:p w14:paraId="5012FD85" w14:textId="77777777" w:rsidR="00C26294" w:rsidRDefault="00C26294" w:rsidP="00E81C02">
            <w:r>
              <w:t>SPM PO Number(Z 列 Order No)</w:t>
            </w:r>
          </w:p>
        </w:tc>
        <w:tc>
          <w:tcPr>
            <w:tcW w:w="4214" w:type="dxa"/>
            <w:shd w:val="clear" w:color="auto" w:fill="EEEEEE"/>
            <w:vAlign w:val="center"/>
          </w:tcPr>
          <w:p w14:paraId="0394A625" w14:textId="5C4F166D" w:rsidR="00C26294" w:rsidRDefault="00C26294" w:rsidP="00E81C02">
            <w:r>
              <w:t>Z 列</w:t>
            </w:r>
            <w:r w:rsidR="005318D2">
              <w:t>；</w:t>
            </w:r>
            <w:r>
              <w:t>缺失行记 Remark 不阻塞(示例票为空)</w:t>
            </w:r>
          </w:p>
        </w:tc>
        <w:tc>
          <w:tcPr>
            <w:tcW w:w="3311" w:type="dxa"/>
            <w:shd w:val="clear" w:color="auto" w:fill="EEEEEE"/>
            <w:vAlign w:val="center"/>
          </w:tcPr>
          <w:p w14:paraId="78B69036" w14:textId="77777777" w:rsidR="00C26294" w:rsidRDefault="00C26294" w:rsidP="00E81C02">
            <w:r>
              <w:t>收货归属订单</w:t>
            </w:r>
          </w:p>
        </w:tc>
      </w:tr>
      <w:tr w:rsidR="00C26294" w14:paraId="770F70BA" w14:textId="77777777">
        <w:trPr>
          <w:cantSplit/>
        </w:trPr>
        <w:tc>
          <w:tcPr>
            <w:tcW w:w="502" w:type="dxa"/>
            <w:shd w:val="clear" w:color="auto" w:fill="FFFFFF"/>
            <w:vAlign w:val="center"/>
          </w:tcPr>
          <w:p w14:paraId="11A1E3BA" w14:textId="77777777" w:rsidR="00C26294" w:rsidRDefault="00C26294" w:rsidP="00E81C02">
            <w:r>
              <w:t>8</w:t>
            </w:r>
          </w:p>
        </w:tc>
        <w:tc>
          <w:tcPr>
            <w:tcW w:w="2007" w:type="dxa"/>
            <w:shd w:val="clear" w:color="auto" w:fill="FFFFFF"/>
            <w:vAlign w:val="center"/>
          </w:tcPr>
          <w:p w14:paraId="0AAA1CDB" w14:textId="77777777" w:rsidR="00C26294" w:rsidRDefault="00C26294" w:rsidP="00E81C02">
            <w:r>
              <w:t>SPM PO Item Number</w:t>
            </w:r>
          </w:p>
        </w:tc>
        <w:tc>
          <w:tcPr>
            <w:tcW w:w="4214" w:type="dxa"/>
            <w:shd w:val="clear" w:color="auto" w:fill="FFFFFF"/>
            <w:vAlign w:val="center"/>
          </w:tcPr>
          <w:p w14:paraId="3B21BF92" w14:textId="4CAC6DE7" w:rsidR="00C26294" w:rsidRDefault="00C26294" w:rsidP="00E81C02">
            <w:r>
              <w:t>置空(EDI 方案</w:t>
            </w:r>
            <w:r w:rsidR="005318D2">
              <w:t>，</w:t>
            </w:r>
            <w:r>
              <w:t>无定位)</w:t>
            </w:r>
          </w:p>
        </w:tc>
        <w:tc>
          <w:tcPr>
            <w:tcW w:w="3311" w:type="dxa"/>
            <w:shd w:val="clear" w:color="auto" w:fill="FFFFFF"/>
            <w:vAlign w:val="center"/>
          </w:tcPr>
          <w:p w14:paraId="18BF1EDB" w14:textId="77777777" w:rsidR="00C26294" w:rsidRDefault="00C26294" w:rsidP="00E81C02">
            <w:r>
              <w:t>DSS supplier EDI 方案</w:t>
            </w:r>
          </w:p>
        </w:tc>
      </w:tr>
      <w:tr w:rsidR="00C26294" w14:paraId="7754E55F" w14:textId="77777777">
        <w:trPr>
          <w:cantSplit/>
        </w:trPr>
        <w:tc>
          <w:tcPr>
            <w:tcW w:w="502" w:type="dxa"/>
            <w:shd w:val="clear" w:color="auto" w:fill="EEEEEE"/>
            <w:vAlign w:val="center"/>
          </w:tcPr>
          <w:p w14:paraId="2664801D" w14:textId="77777777" w:rsidR="00C26294" w:rsidRDefault="00C26294" w:rsidP="00E81C02">
            <w:r>
              <w:t>9</w:t>
            </w:r>
          </w:p>
        </w:tc>
        <w:tc>
          <w:tcPr>
            <w:tcW w:w="2007" w:type="dxa"/>
            <w:shd w:val="clear" w:color="auto" w:fill="EEEEEE"/>
            <w:vAlign w:val="center"/>
          </w:tcPr>
          <w:p w14:paraId="7893ABC7" w14:textId="77777777" w:rsidR="00C26294" w:rsidRDefault="00C26294" w:rsidP="00E81C02">
            <w:r>
              <w:t>ETA date(Pre-alert creation + 1)</w:t>
            </w:r>
          </w:p>
        </w:tc>
        <w:tc>
          <w:tcPr>
            <w:tcW w:w="4214" w:type="dxa"/>
            <w:shd w:val="clear" w:color="auto" w:fill="EEEEEE"/>
            <w:vAlign w:val="center"/>
          </w:tcPr>
          <w:p w14:paraId="5431E9ED" w14:textId="59E9D447" w:rsidR="00C26294" w:rsidRDefault="00C26294" w:rsidP="00E81C02">
            <w:r>
              <w:t>预报创建日期 +1 自然日(计算</w:t>
            </w:r>
            <w:r w:rsidR="005318D2">
              <w:t>，</w:t>
            </w:r>
            <w:r>
              <w:t>无定位)</w:t>
            </w:r>
          </w:p>
        </w:tc>
        <w:tc>
          <w:tcPr>
            <w:tcW w:w="3311" w:type="dxa"/>
            <w:shd w:val="clear" w:color="auto" w:fill="EEEEEE"/>
            <w:vAlign w:val="center"/>
          </w:tcPr>
          <w:p w14:paraId="19E81406" w14:textId="77777777" w:rsidR="00C26294" w:rsidRDefault="00C26294" w:rsidP="00E81C02">
            <w:r>
              <w:t>预计到库日</w:t>
            </w:r>
          </w:p>
        </w:tc>
      </w:tr>
      <w:tr w:rsidR="00C26294" w14:paraId="1E55C51B" w14:textId="77777777">
        <w:trPr>
          <w:cantSplit/>
        </w:trPr>
        <w:tc>
          <w:tcPr>
            <w:tcW w:w="502" w:type="dxa"/>
            <w:shd w:val="clear" w:color="auto" w:fill="FFFFFF"/>
            <w:vAlign w:val="center"/>
          </w:tcPr>
          <w:p w14:paraId="0EF05A63" w14:textId="77777777" w:rsidR="00C26294" w:rsidRDefault="00C26294" w:rsidP="00E81C02">
            <w:r>
              <w:t>10</w:t>
            </w:r>
          </w:p>
        </w:tc>
        <w:tc>
          <w:tcPr>
            <w:tcW w:w="2007" w:type="dxa"/>
            <w:shd w:val="clear" w:color="auto" w:fill="FFFFFF"/>
            <w:vAlign w:val="center"/>
          </w:tcPr>
          <w:p w14:paraId="35C83898" w14:textId="77777777" w:rsidR="00C26294" w:rsidRDefault="00C26294" w:rsidP="00E81C02">
            <w:r>
              <w:t>HAWB/BL NO.(C 列)</w:t>
            </w:r>
          </w:p>
        </w:tc>
        <w:tc>
          <w:tcPr>
            <w:tcW w:w="4214" w:type="dxa"/>
            <w:shd w:val="clear" w:color="auto" w:fill="FFFFFF"/>
            <w:vAlign w:val="center"/>
          </w:tcPr>
          <w:p w14:paraId="5D2FF4A3" w14:textId="77777777" w:rsidR="00C26294" w:rsidRDefault="00C26294" w:rsidP="00E81C02">
            <w:r>
              <w:t>预报清单取的分单号(过程字段)</w:t>
            </w:r>
          </w:p>
        </w:tc>
        <w:tc>
          <w:tcPr>
            <w:tcW w:w="3311" w:type="dxa"/>
            <w:shd w:val="clear" w:color="auto" w:fill="FFFFFF"/>
            <w:vAlign w:val="center"/>
          </w:tcPr>
          <w:p w14:paraId="13C8EDC1" w14:textId="77777777" w:rsidR="00C26294" w:rsidRDefault="00C26294" w:rsidP="00E81C02">
            <w:r>
              <w:t>票粒度主键与模板命名(提单号段)</w:t>
            </w:r>
          </w:p>
        </w:tc>
      </w:tr>
    </w:tbl>
    <w:p w14:paraId="0C020A2D" w14:textId="77777777" w:rsidR="00C26294" w:rsidRDefault="00C26294" w:rsidP="00C26294">
      <w:pPr>
        <w:keepNext/>
        <w:spacing w:after="70"/>
        <w:jc w:val="center"/>
      </w:pPr>
      <w:r>
        <w:rPr>
          <w:noProof/>
        </w:rPr>
        <w:drawing>
          <wp:inline distT="0" distB="0" distL="0" distR="0" wp14:anchorId="44DF3340" wp14:editId="4CAA09B4">
            <wp:extent cx="6007395" cy="4171801"/>
            <wp:effectExtent l="0" t="0" r="0" b="635"/>
            <wp:docPr id="21" name="Screenshot 21" descr="图 7.3.3-3 字段「定位」:右侧原文预览高亮 ASN Number 取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-21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024206" cy="418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D2069" w14:textId="2B617CE0" w:rsidR="00C26294" w:rsidRDefault="00C26294" w:rsidP="00C26294">
      <w:pPr>
        <w:spacing w:after="70"/>
        <w:jc w:val="center"/>
      </w:pPr>
      <w:r>
        <w:rPr>
          <w:rFonts w:ascii="SimSun" w:eastAsia="SimSun" w:hAnsi="SimSun"/>
          <w:color w:val="555555"/>
          <w:sz w:val="16"/>
          <w:szCs w:val="16"/>
        </w:rPr>
        <w:t xml:space="preserve">图 </w:t>
      </w:r>
      <w:r w:rsidR="001417A6">
        <w:rPr>
          <w:rFonts w:ascii="SimSun" w:eastAsia="SimSun" w:hAnsi="SimSun" w:hint="eastAsia"/>
          <w:color w:val="555555"/>
          <w:sz w:val="16"/>
          <w:szCs w:val="16"/>
        </w:rPr>
        <w:t>8</w:t>
      </w:r>
      <w:r>
        <w:rPr>
          <w:rFonts w:ascii="SimSun" w:eastAsia="SimSun" w:hAnsi="SimSun"/>
          <w:color w:val="555555"/>
          <w:sz w:val="16"/>
          <w:szCs w:val="16"/>
        </w:rPr>
        <w:t>.3.3-3 字段「定位」</w:t>
      </w:r>
      <w:r w:rsidR="005318D2">
        <w:rPr>
          <w:rFonts w:ascii="SimSun" w:eastAsia="SimSun" w:hAnsi="SimSun"/>
          <w:color w:val="555555"/>
          <w:sz w:val="16"/>
          <w:szCs w:val="16"/>
        </w:rPr>
        <w:t>：</w:t>
      </w:r>
      <w:r>
        <w:rPr>
          <w:rFonts w:ascii="SimSun" w:eastAsia="SimSun" w:hAnsi="SimSun"/>
          <w:color w:val="555555"/>
          <w:sz w:val="16"/>
          <w:szCs w:val="16"/>
        </w:rPr>
        <w:t>右侧原文预览高亮 ASN Number 取值</w:t>
      </w:r>
    </w:p>
    <w:p w14:paraId="3AE14199" w14:textId="77777777" w:rsidR="00C26294" w:rsidRDefault="00C26294" w:rsidP="00C26294">
      <w:pPr>
        <w:keepNext/>
        <w:spacing w:after="70"/>
        <w:jc w:val="center"/>
      </w:pPr>
      <w:r>
        <w:rPr>
          <w:noProof/>
        </w:rPr>
        <w:drawing>
          <wp:inline distT="0" distB="0" distL="0" distR="0" wp14:anchorId="31FCE3D8" wp14:editId="548F47CB">
            <wp:extent cx="5924993" cy="4114578"/>
            <wp:effectExtent l="0" t="0" r="0" b="635"/>
            <wp:docPr id="22" name="Screenshot 22" descr="图 7.3.3-4 字段「修正」:行内编辑框与「保存并留痕(自下次执行生效)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-22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32511" cy="411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E622C" w14:textId="686F073B" w:rsidR="00C26294" w:rsidRDefault="00C26294" w:rsidP="00C26294">
      <w:pPr>
        <w:spacing w:after="70"/>
        <w:jc w:val="center"/>
      </w:pPr>
      <w:r>
        <w:rPr>
          <w:rFonts w:ascii="SimSun" w:eastAsia="SimSun" w:hAnsi="SimSun"/>
          <w:color w:val="555555"/>
          <w:sz w:val="16"/>
          <w:szCs w:val="16"/>
        </w:rPr>
        <w:t xml:space="preserve">图 </w:t>
      </w:r>
      <w:r w:rsidR="001417A6">
        <w:rPr>
          <w:rFonts w:ascii="SimSun" w:eastAsia="SimSun" w:hAnsi="SimSun" w:hint="eastAsia"/>
          <w:color w:val="555555"/>
          <w:sz w:val="16"/>
          <w:szCs w:val="16"/>
        </w:rPr>
        <w:t>8</w:t>
      </w:r>
      <w:r>
        <w:rPr>
          <w:rFonts w:ascii="SimSun" w:eastAsia="SimSun" w:hAnsi="SimSun"/>
          <w:color w:val="555555"/>
          <w:sz w:val="16"/>
          <w:szCs w:val="16"/>
        </w:rPr>
        <w:t>.3.3-4 字段「修正」</w:t>
      </w:r>
      <w:r w:rsidR="005318D2">
        <w:rPr>
          <w:rFonts w:ascii="SimSun" w:eastAsia="SimSun" w:hAnsi="SimSun"/>
          <w:color w:val="555555"/>
          <w:sz w:val="16"/>
          <w:szCs w:val="16"/>
        </w:rPr>
        <w:t>：</w:t>
      </w:r>
      <w:r>
        <w:rPr>
          <w:rFonts w:ascii="SimSun" w:eastAsia="SimSun" w:hAnsi="SimSun"/>
          <w:color w:val="555555"/>
          <w:sz w:val="16"/>
          <w:szCs w:val="16"/>
        </w:rPr>
        <w:t>行内编辑框与「保存并留痕(自下次执行生效)」</w:t>
      </w:r>
    </w:p>
    <w:p w14:paraId="4D2918C9" w14:textId="5EC64ADD" w:rsidR="00C26294" w:rsidRDefault="00C26294" w:rsidP="001417A6">
      <w:r>
        <w:rPr>
          <w:b/>
        </w:rPr>
        <w:t>节点 3「填入DSS导入模板」</w:t>
      </w:r>
      <w:r w:rsidR="005318D2">
        <w:t>：</w:t>
      </w:r>
      <w:r>
        <w:t>按映射生成 9 字段模板</w:t>
      </w:r>
      <w:r w:rsidR="005318D2">
        <w:t>，</w:t>
      </w:r>
      <w:r>
        <w:t>命名「提单号_发票号」并在 Portal 可下载</w:t>
      </w:r>
      <w:r w:rsidR="005318D2">
        <w:t>；</w:t>
      </w:r>
      <w:r>
        <w:t>附件区列出取数文件与产出文件。</w:t>
      </w:r>
    </w:p>
    <w:p w14:paraId="3CA8B8F4" w14:textId="77777777" w:rsidR="00C26294" w:rsidRDefault="00C26294" w:rsidP="00C26294">
      <w:pPr>
        <w:keepNext/>
        <w:spacing w:after="70"/>
        <w:jc w:val="center"/>
      </w:pPr>
      <w:r>
        <w:rPr>
          <w:noProof/>
        </w:rPr>
        <w:drawing>
          <wp:inline distT="0" distB="0" distL="0" distR="0" wp14:anchorId="0068A1F9" wp14:editId="20E22799">
            <wp:extent cx="5382733" cy="3738009"/>
            <wp:effectExtent l="0" t="0" r="8890" b="0"/>
            <wp:docPr id="23" name="Screenshot 23" descr="图 7.3.3-5 节点 3:产出模板文件与下载 / 上传操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-23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91695" cy="3744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C2BA1" w14:textId="5170F499" w:rsidR="00C26294" w:rsidRDefault="00C26294" w:rsidP="00C26294">
      <w:pPr>
        <w:spacing w:after="70"/>
        <w:jc w:val="center"/>
      </w:pPr>
      <w:r>
        <w:rPr>
          <w:rFonts w:ascii="SimSun" w:eastAsia="SimSun" w:hAnsi="SimSun"/>
          <w:color w:val="555555"/>
          <w:sz w:val="16"/>
          <w:szCs w:val="16"/>
        </w:rPr>
        <w:t xml:space="preserve">图 </w:t>
      </w:r>
      <w:r w:rsidR="001417A6">
        <w:rPr>
          <w:rFonts w:ascii="SimSun" w:eastAsia="SimSun" w:hAnsi="SimSun" w:hint="eastAsia"/>
          <w:color w:val="555555"/>
          <w:sz w:val="16"/>
          <w:szCs w:val="16"/>
        </w:rPr>
        <w:t>8</w:t>
      </w:r>
      <w:r>
        <w:rPr>
          <w:rFonts w:ascii="SimSun" w:eastAsia="SimSun" w:hAnsi="SimSun"/>
          <w:color w:val="555555"/>
          <w:sz w:val="16"/>
          <w:szCs w:val="16"/>
        </w:rPr>
        <w:t>.3.3-5 节点 3</w:t>
      </w:r>
      <w:r w:rsidR="005318D2">
        <w:rPr>
          <w:rFonts w:ascii="SimSun" w:eastAsia="SimSun" w:hAnsi="SimSun"/>
          <w:color w:val="555555"/>
          <w:sz w:val="16"/>
          <w:szCs w:val="16"/>
        </w:rPr>
        <w:t>：</w:t>
      </w:r>
      <w:r>
        <w:rPr>
          <w:rFonts w:ascii="SimSun" w:eastAsia="SimSun" w:hAnsi="SimSun"/>
          <w:color w:val="555555"/>
          <w:sz w:val="16"/>
          <w:szCs w:val="16"/>
        </w:rPr>
        <w:t>产出模板文件与下载 / 上传操作</w:t>
      </w:r>
    </w:p>
    <w:p w14:paraId="46B281CD" w14:textId="494AFDAB" w:rsidR="00C26294" w:rsidRDefault="00C26294" w:rsidP="001417A6">
      <w:r>
        <w:rPr>
          <w:b/>
        </w:rPr>
        <w:t>执行中票</w:t>
      </w:r>
      <w:r>
        <w:t xml:space="preserve"> T-C5-PKLA01458373(17</w:t>
      </w:r>
      <w:r w:rsidR="005318D2">
        <w:t>：</w:t>
      </w:r>
      <w:r>
        <w:t>00 档)</w:t>
      </w:r>
      <w:r w:rsidR="005318D2">
        <w:t>：</w:t>
      </w:r>
      <w:r>
        <w:t>节点 2 执行中、节点 3 等待</w:t>
      </w:r>
      <w:r w:rsidR="005318D2">
        <w:t>；</w:t>
      </w:r>
      <w:r>
        <w:t>页头无重跑按钮(执行中只读)。</w:t>
      </w:r>
    </w:p>
    <w:p w14:paraId="492A65CC" w14:textId="77777777" w:rsidR="00C26294" w:rsidRDefault="00C26294" w:rsidP="00C26294">
      <w:pPr>
        <w:keepNext/>
        <w:spacing w:after="70"/>
        <w:jc w:val="center"/>
      </w:pPr>
      <w:r>
        <w:rPr>
          <w:noProof/>
        </w:rPr>
        <w:drawing>
          <wp:inline distT="0" distB="0" distL="0" distR="0" wp14:anchorId="15C065CE" wp14:editId="4DA33490">
            <wp:extent cx="5252484" cy="3647558"/>
            <wp:effectExtent l="0" t="0" r="5715" b="0"/>
            <wp:docPr id="24" name="Screenshot 24" descr="图 7.3.3-6 执行中票:节点 2 执行中、后续节点等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-24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82068" cy="3668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01228" w14:textId="5A4F8317" w:rsidR="00C26294" w:rsidRDefault="00C26294" w:rsidP="00C26294">
      <w:pPr>
        <w:spacing w:after="70"/>
        <w:jc w:val="center"/>
      </w:pPr>
      <w:r>
        <w:rPr>
          <w:rFonts w:ascii="SimSun" w:eastAsia="SimSun" w:hAnsi="SimSun"/>
          <w:color w:val="555555"/>
          <w:sz w:val="16"/>
          <w:szCs w:val="16"/>
        </w:rPr>
        <w:t>图 7.3.3-6 执行中票</w:t>
      </w:r>
      <w:r w:rsidR="005318D2">
        <w:rPr>
          <w:rFonts w:ascii="SimSun" w:eastAsia="SimSun" w:hAnsi="SimSun"/>
          <w:color w:val="555555"/>
          <w:sz w:val="16"/>
          <w:szCs w:val="16"/>
        </w:rPr>
        <w:t>：</w:t>
      </w:r>
      <w:r>
        <w:rPr>
          <w:rFonts w:ascii="SimSun" w:eastAsia="SimSun" w:hAnsi="SimSun"/>
          <w:color w:val="555555"/>
          <w:sz w:val="16"/>
          <w:szCs w:val="16"/>
        </w:rPr>
        <w:t>节点 2 执行中、后续节点等待</w:t>
      </w:r>
    </w:p>
    <w:p w14:paraId="04157A93" w14:textId="34B1C3BC" w:rsidR="00C26294" w:rsidRDefault="00C26294" w:rsidP="00A5437A">
      <w:pPr>
        <w:pStyle w:val="Heading4"/>
      </w:pPr>
      <w:r>
        <w:t>X-entry 票</w:t>
      </w:r>
      <w:r w:rsidR="005318D2">
        <w:t>：</w:t>
      </w:r>
      <w:r>
        <w:t>节点与字段</w:t>
      </w:r>
    </w:p>
    <w:p w14:paraId="470C1E90" w14:textId="26024072" w:rsidR="00C26294" w:rsidRDefault="00C26294" w:rsidP="001417A6">
      <w:r>
        <w:t>完成票四个节点</w:t>
      </w:r>
      <w:r w:rsidR="005318D2">
        <w:t>：</w:t>
      </w:r>
    </w:p>
    <w:p w14:paraId="36FD46E4" w14:textId="2BCB74AA" w:rsidR="00C26294" w:rsidRDefault="00C26294" w:rsidP="001417A6">
      <w:r>
        <w:rPr>
          <w:b/>
        </w:rPr>
        <w:t>节点 1「捕捉报关代理邮件」</w:t>
      </w:r>
      <w:r w:rsidR="005318D2">
        <w:t>：</w:t>
      </w:r>
      <w:r>
        <w:t>Portal 公邮命中送货邮件(发件人 @bjfcl.com ∧ 标题含「快件签收单」)</w:t>
      </w:r>
      <w:r w:rsidR="005318D2">
        <w:t>，</w:t>
      </w:r>
      <w:r>
        <w:t>取附件快件签收单 Excel</w:t>
      </w:r>
      <w:r w:rsidR="005318D2">
        <w:t>；</w:t>
      </w:r>
      <w:r>
        <w:t>按附件运单号查诊断仪大表</w:t>
      </w:r>
      <w:r w:rsidR="005318D2">
        <w:t>，</w:t>
      </w:r>
      <w:r>
        <w:t>取得 PN(D 列)/ QTY(F 列多行加总)/ ID No.(J 列)。附件证据</w:t>
      </w:r>
      <w:r w:rsidR="005318D2">
        <w:t>：</w:t>
      </w:r>
      <w:r>
        <w:t>送货邮件 .msg、快件签收单 .xlsx、诊断仪大表。</w:t>
      </w:r>
    </w:p>
    <w:p w14:paraId="2D9564BB" w14:textId="77777777" w:rsidR="00C26294" w:rsidRDefault="00C26294" w:rsidP="00C26294">
      <w:pPr>
        <w:keepNext/>
        <w:spacing w:after="70"/>
        <w:jc w:val="center"/>
      </w:pPr>
      <w:r>
        <w:rPr>
          <w:noProof/>
        </w:rPr>
        <w:drawing>
          <wp:inline distT="0" distB="0" distL="0" distR="0" wp14:anchorId="6F2FD814" wp14:editId="19817A18">
            <wp:extent cx="6286500" cy="4365625"/>
            <wp:effectExtent l="0" t="0" r="0" b="0"/>
            <wp:docPr id="25" name="Screenshot 25" descr="图 7.3.3-7 节点 1:送货邮件与大表证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-25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633D9" w14:textId="48881F80" w:rsidR="00C26294" w:rsidRDefault="00C26294" w:rsidP="00C26294">
      <w:pPr>
        <w:spacing w:after="70"/>
        <w:jc w:val="center"/>
      </w:pPr>
      <w:r>
        <w:rPr>
          <w:rFonts w:ascii="SimSun" w:eastAsia="SimSun" w:hAnsi="SimSun"/>
          <w:color w:val="555555"/>
          <w:sz w:val="16"/>
          <w:szCs w:val="16"/>
        </w:rPr>
        <w:t xml:space="preserve">图 </w:t>
      </w:r>
      <w:r w:rsidR="001417A6">
        <w:rPr>
          <w:rFonts w:ascii="SimSun" w:eastAsia="SimSun" w:hAnsi="SimSun" w:hint="eastAsia"/>
          <w:color w:val="555555"/>
          <w:sz w:val="16"/>
          <w:szCs w:val="16"/>
        </w:rPr>
        <w:t>8</w:t>
      </w:r>
      <w:r>
        <w:rPr>
          <w:rFonts w:ascii="SimSun" w:eastAsia="SimSun" w:hAnsi="SimSun"/>
          <w:color w:val="555555"/>
          <w:sz w:val="16"/>
          <w:szCs w:val="16"/>
        </w:rPr>
        <w:t>.3.3-7 节点 1</w:t>
      </w:r>
      <w:r w:rsidR="005318D2">
        <w:rPr>
          <w:rFonts w:ascii="SimSun" w:eastAsia="SimSun" w:hAnsi="SimSun"/>
          <w:color w:val="555555"/>
          <w:sz w:val="16"/>
          <w:szCs w:val="16"/>
        </w:rPr>
        <w:t>：</w:t>
      </w:r>
      <w:r>
        <w:rPr>
          <w:rFonts w:ascii="SimSun" w:eastAsia="SimSun" w:hAnsi="SimSun"/>
          <w:color w:val="555555"/>
          <w:sz w:val="16"/>
          <w:szCs w:val="16"/>
        </w:rPr>
        <w:t>送货邮件与大表证据</w:t>
      </w:r>
    </w:p>
    <w:p w14:paraId="3B3FE479" w14:textId="364CC498" w:rsidR="00C26294" w:rsidRDefault="00C26294" w:rsidP="001417A6">
      <w:r w:rsidRPr="00DD3404">
        <w:rPr>
          <w:b/>
          <w:bCs/>
        </w:rPr>
        <w:t>节点 2「捕捉PO邮件」(解析节点)</w:t>
      </w:r>
      <w:r w:rsidR="005318D2">
        <w:rPr>
          <w:b/>
          <w:bCs/>
        </w:rPr>
        <w:t>：</w:t>
      </w:r>
      <w:r>
        <w:t>按 ID No. 反查大表灰色区 MBPTS PO</w:t>
      </w:r>
      <w:r w:rsidR="005318D2">
        <w:t>；</w:t>
      </w:r>
      <w:r>
        <w:t>按 PO 号检索 IMS PO 邮件</w:t>
      </w:r>
      <w:r w:rsidR="005318D2">
        <w:t>，</w:t>
      </w:r>
      <w:r>
        <w:t>OCR SPM 截屏取 Item Number 列</w:t>
      </w:r>
      <w:r w:rsidR="005318D2">
        <w:t>；</w:t>
      </w:r>
      <w:r>
        <w:t>同时承接发票取值</w:t>
      </w:r>
      <w:r w:rsidR="005318D2">
        <w:t>：</w:t>
      </w:r>
      <w:r>
        <w:t>按 AWB No. 在公邮搜索标题含该运单号的进口发票邮件</w:t>
      </w:r>
      <w:r w:rsidR="005318D2">
        <w:t>，</w:t>
      </w:r>
      <w:r>
        <w:t>取发票 PDF 提取 Our delivery note No.(ASN Number)与 Document date(Shipment Date)。</w:t>
      </w:r>
    </w:p>
    <w:tbl>
      <w:tblPr>
        <w:tblW w:w="10034" w:type="dxa"/>
        <w:tblInd w:w="7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  <w:tblCellMar>
          <w:top w:w="50" w:type="dxa"/>
          <w:left w:w="75" w:type="dxa"/>
          <w:bottom w:w="50" w:type="dxa"/>
          <w:right w:w="75" w:type="dxa"/>
        </w:tblCellMar>
        <w:tblLook w:val="0000" w:firstRow="0" w:lastRow="0" w:firstColumn="0" w:lastColumn="0" w:noHBand="0" w:noVBand="0"/>
      </w:tblPr>
      <w:tblGrid>
        <w:gridCol w:w="502"/>
        <w:gridCol w:w="2007"/>
        <w:gridCol w:w="4214"/>
        <w:gridCol w:w="3311"/>
      </w:tblGrid>
      <w:tr w:rsidR="00C26294" w14:paraId="64B1B6BC" w14:textId="77777777">
        <w:trPr>
          <w:cantSplit/>
          <w:tblHeader/>
        </w:trPr>
        <w:tc>
          <w:tcPr>
            <w:tcW w:w="502" w:type="dxa"/>
            <w:shd w:val="clear" w:color="auto" w:fill="080808"/>
            <w:vAlign w:val="center"/>
          </w:tcPr>
          <w:p w14:paraId="1D2CCB3A" w14:textId="77777777" w:rsidR="00C26294" w:rsidRDefault="00C26294" w:rsidP="001417A6">
            <w:r>
              <w:t>#</w:t>
            </w:r>
          </w:p>
        </w:tc>
        <w:tc>
          <w:tcPr>
            <w:tcW w:w="2007" w:type="dxa"/>
            <w:shd w:val="clear" w:color="auto" w:fill="080808"/>
            <w:vAlign w:val="center"/>
          </w:tcPr>
          <w:p w14:paraId="5A7D3EAB" w14:textId="77777777" w:rsidR="00C26294" w:rsidRDefault="00C26294" w:rsidP="001417A6">
            <w:r>
              <w:t>字段(页面原名)</w:t>
            </w:r>
          </w:p>
        </w:tc>
        <w:tc>
          <w:tcPr>
            <w:tcW w:w="4214" w:type="dxa"/>
            <w:shd w:val="clear" w:color="auto" w:fill="080808"/>
            <w:vAlign w:val="center"/>
          </w:tcPr>
          <w:p w14:paraId="11DA14B8" w14:textId="77777777" w:rsidR="00C26294" w:rsidRDefault="00C26294" w:rsidP="001417A6">
            <w:r>
              <w:t>口径 / 取值</w:t>
            </w:r>
          </w:p>
        </w:tc>
        <w:tc>
          <w:tcPr>
            <w:tcW w:w="3311" w:type="dxa"/>
            <w:shd w:val="clear" w:color="auto" w:fill="080808"/>
            <w:vAlign w:val="center"/>
          </w:tcPr>
          <w:p w14:paraId="76598E36" w14:textId="77777777" w:rsidR="00C26294" w:rsidRDefault="00C26294" w:rsidP="001417A6">
            <w:r>
              <w:t>为什么需要</w:t>
            </w:r>
          </w:p>
        </w:tc>
      </w:tr>
      <w:tr w:rsidR="00C26294" w14:paraId="3D06E106" w14:textId="77777777">
        <w:trPr>
          <w:cantSplit/>
        </w:trPr>
        <w:tc>
          <w:tcPr>
            <w:tcW w:w="502" w:type="dxa"/>
            <w:shd w:val="clear" w:color="auto" w:fill="EEEEEE"/>
            <w:vAlign w:val="center"/>
          </w:tcPr>
          <w:p w14:paraId="10BC33B9" w14:textId="77777777" w:rsidR="00C26294" w:rsidRDefault="00C26294" w:rsidP="001417A6">
            <w:r>
              <w:t>1</w:t>
            </w:r>
          </w:p>
        </w:tc>
        <w:tc>
          <w:tcPr>
            <w:tcW w:w="2007" w:type="dxa"/>
            <w:shd w:val="clear" w:color="auto" w:fill="EEEEEE"/>
            <w:vAlign w:val="center"/>
          </w:tcPr>
          <w:p w14:paraId="1F19097D" w14:textId="77777777" w:rsidR="00C26294" w:rsidRDefault="00C26294" w:rsidP="001417A6">
            <w:r>
              <w:t>ID No.(J 列)</w:t>
            </w:r>
          </w:p>
        </w:tc>
        <w:tc>
          <w:tcPr>
            <w:tcW w:w="4214" w:type="dxa"/>
            <w:shd w:val="clear" w:color="auto" w:fill="EEEEEE"/>
            <w:vAlign w:val="center"/>
          </w:tcPr>
          <w:p w14:paraId="1E8DCC9D" w14:textId="20005407" w:rsidR="00C26294" w:rsidRDefault="00C26294" w:rsidP="001417A6">
            <w:r>
              <w:t>大表 J 列(各行一致)</w:t>
            </w:r>
            <w:r w:rsidR="005318D2">
              <w:t>；</w:t>
            </w:r>
            <w:r>
              <w:t>可人工补录</w:t>
            </w:r>
          </w:p>
        </w:tc>
        <w:tc>
          <w:tcPr>
            <w:tcW w:w="3311" w:type="dxa"/>
            <w:shd w:val="clear" w:color="auto" w:fill="EEEEEE"/>
            <w:vAlign w:val="center"/>
          </w:tcPr>
          <w:p w14:paraId="40EF7276" w14:textId="4CB4D2F1" w:rsidR="00C26294" w:rsidRDefault="00C26294" w:rsidP="001417A6">
            <w:r>
              <w:t>反查 MBPTS PO 的键</w:t>
            </w:r>
            <w:r w:rsidR="005318D2">
              <w:t>，</w:t>
            </w:r>
            <w:r>
              <w:t>阻断恢复载体</w:t>
            </w:r>
          </w:p>
        </w:tc>
      </w:tr>
      <w:tr w:rsidR="00C26294" w14:paraId="24C7E4BA" w14:textId="77777777">
        <w:trPr>
          <w:cantSplit/>
        </w:trPr>
        <w:tc>
          <w:tcPr>
            <w:tcW w:w="502" w:type="dxa"/>
            <w:shd w:val="clear" w:color="auto" w:fill="FFFFFF"/>
            <w:vAlign w:val="center"/>
          </w:tcPr>
          <w:p w14:paraId="4BF379F2" w14:textId="77777777" w:rsidR="00C26294" w:rsidRDefault="00C26294" w:rsidP="001417A6">
            <w:r>
              <w:t>2</w:t>
            </w:r>
          </w:p>
        </w:tc>
        <w:tc>
          <w:tcPr>
            <w:tcW w:w="2007" w:type="dxa"/>
            <w:shd w:val="clear" w:color="auto" w:fill="FFFFFF"/>
            <w:vAlign w:val="center"/>
          </w:tcPr>
          <w:p w14:paraId="569A1FCA" w14:textId="77777777" w:rsidR="00C26294" w:rsidRDefault="00C26294" w:rsidP="001417A6">
            <w:r>
              <w:t>SPM PO Number(M 列 MBPTS PO)</w:t>
            </w:r>
          </w:p>
        </w:tc>
        <w:tc>
          <w:tcPr>
            <w:tcW w:w="4214" w:type="dxa"/>
            <w:shd w:val="clear" w:color="auto" w:fill="FFFFFF"/>
            <w:vAlign w:val="center"/>
          </w:tcPr>
          <w:p w14:paraId="71C27148" w14:textId="04733E40" w:rsidR="00C26294" w:rsidRDefault="00C26294" w:rsidP="001417A6">
            <w:r>
              <w:t>按 ID No. 查大表灰色区 M 列</w:t>
            </w:r>
            <w:r w:rsidR="005318D2">
              <w:t>；</w:t>
            </w:r>
            <w:r>
              <w:t>空→硬阻断</w:t>
            </w:r>
          </w:p>
        </w:tc>
        <w:tc>
          <w:tcPr>
            <w:tcW w:w="3311" w:type="dxa"/>
            <w:shd w:val="clear" w:color="auto" w:fill="FFFFFF"/>
            <w:vAlign w:val="center"/>
          </w:tcPr>
          <w:p w14:paraId="4B80BC62" w14:textId="269E15FF" w:rsidR="00C26294" w:rsidRDefault="00C26294" w:rsidP="001417A6">
            <w:r>
              <w:t>收货归属订单</w:t>
            </w:r>
            <w:r w:rsidR="005318D2">
              <w:t>，</w:t>
            </w:r>
            <w:r>
              <w:t>阻断判定对象</w:t>
            </w:r>
          </w:p>
        </w:tc>
      </w:tr>
      <w:tr w:rsidR="00C26294" w14:paraId="2066DB89" w14:textId="77777777">
        <w:trPr>
          <w:cantSplit/>
        </w:trPr>
        <w:tc>
          <w:tcPr>
            <w:tcW w:w="502" w:type="dxa"/>
            <w:shd w:val="clear" w:color="auto" w:fill="EEEEEE"/>
            <w:vAlign w:val="center"/>
          </w:tcPr>
          <w:p w14:paraId="239E8758" w14:textId="77777777" w:rsidR="00C26294" w:rsidRDefault="00C26294" w:rsidP="001417A6">
            <w:r>
              <w:t>3</w:t>
            </w:r>
          </w:p>
        </w:tc>
        <w:tc>
          <w:tcPr>
            <w:tcW w:w="2007" w:type="dxa"/>
            <w:shd w:val="clear" w:color="auto" w:fill="EEEEEE"/>
            <w:vAlign w:val="center"/>
          </w:tcPr>
          <w:p w14:paraId="13BAF14B" w14:textId="77777777" w:rsidR="00C26294" w:rsidRDefault="00C26294" w:rsidP="001417A6">
            <w:r>
              <w:t>SPM PO Item Number(SPM 截屏 Item · 顺次收货)</w:t>
            </w:r>
          </w:p>
        </w:tc>
        <w:tc>
          <w:tcPr>
            <w:tcW w:w="4214" w:type="dxa"/>
            <w:shd w:val="clear" w:color="auto" w:fill="EEEEEE"/>
            <w:vAlign w:val="center"/>
          </w:tcPr>
          <w:p w14:paraId="05C7982D" w14:textId="1657030E" w:rsidR="00C26294" w:rsidRDefault="00C26294" w:rsidP="001417A6">
            <w:r>
              <w:t>IMS PO 邮件 SPM 截屏</w:t>
            </w:r>
            <w:r w:rsidR="005318D2">
              <w:t>，</w:t>
            </w:r>
            <w:r>
              <w:t>OCR 取值(高·99%)</w:t>
            </w:r>
            <w:r w:rsidR="005318D2">
              <w:t>；</w:t>
            </w:r>
            <w:r>
              <w:t>多 Item 时顺次收货拆行</w:t>
            </w:r>
          </w:p>
        </w:tc>
        <w:tc>
          <w:tcPr>
            <w:tcW w:w="3311" w:type="dxa"/>
            <w:shd w:val="clear" w:color="auto" w:fill="EEEEEE"/>
            <w:vAlign w:val="center"/>
          </w:tcPr>
          <w:p w14:paraId="5525A63A" w14:textId="77777777" w:rsidR="00C26294" w:rsidRDefault="00C26294" w:rsidP="001417A6">
            <w:r>
              <w:t>订单行级收货载体</w:t>
            </w:r>
          </w:p>
        </w:tc>
      </w:tr>
      <w:tr w:rsidR="00C26294" w14:paraId="61370696" w14:textId="77777777">
        <w:trPr>
          <w:cantSplit/>
        </w:trPr>
        <w:tc>
          <w:tcPr>
            <w:tcW w:w="502" w:type="dxa"/>
            <w:shd w:val="clear" w:color="auto" w:fill="FFFFFF"/>
            <w:vAlign w:val="center"/>
          </w:tcPr>
          <w:p w14:paraId="2500CFCB" w14:textId="77777777" w:rsidR="00C26294" w:rsidRDefault="00C26294" w:rsidP="001417A6">
            <w:r>
              <w:t>4</w:t>
            </w:r>
          </w:p>
        </w:tc>
        <w:tc>
          <w:tcPr>
            <w:tcW w:w="2007" w:type="dxa"/>
            <w:shd w:val="clear" w:color="auto" w:fill="FFFFFF"/>
            <w:vAlign w:val="center"/>
          </w:tcPr>
          <w:p w14:paraId="2B305AFD" w14:textId="77777777" w:rsidR="00C26294" w:rsidRDefault="00C26294" w:rsidP="001417A6">
            <w:r>
              <w:t>SPM Part Number(D 列 Part NO.)</w:t>
            </w:r>
          </w:p>
        </w:tc>
        <w:tc>
          <w:tcPr>
            <w:tcW w:w="4214" w:type="dxa"/>
            <w:shd w:val="clear" w:color="auto" w:fill="FFFFFF"/>
            <w:vAlign w:val="center"/>
          </w:tcPr>
          <w:p w14:paraId="791F773F" w14:textId="77777777" w:rsidR="00C26294" w:rsidRDefault="00C26294" w:rsidP="001417A6">
            <w:r>
              <w:t>大表 D 列</w:t>
            </w:r>
          </w:p>
        </w:tc>
        <w:tc>
          <w:tcPr>
            <w:tcW w:w="3311" w:type="dxa"/>
            <w:shd w:val="clear" w:color="auto" w:fill="FFFFFF"/>
            <w:vAlign w:val="center"/>
          </w:tcPr>
          <w:p w14:paraId="472E95D6" w14:textId="77777777" w:rsidR="00C26294" w:rsidRDefault="00C26294" w:rsidP="001417A6">
            <w:r>
              <w:t>零件标识、拆行分组锚点</w:t>
            </w:r>
          </w:p>
        </w:tc>
      </w:tr>
      <w:tr w:rsidR="00C26294" w14:paraId="0CE11E6F" w14:textId="77777777">
        <w:trPr>
          <w:cantSplit/>
        </w:trPr>
        <w:tc>
          <w:tcPr>
            <w:tcW w:w="502" w:type="dxa"/>
            <w:shd w:val="clear" w:color="auto" w:fill="EEEEEE"/>
            <w:vAlign w:val="center"/>
          </w:tcPr>
          <w:p w14:paraId="17048C26" w14:textId="77777777" w:rsidR="00C26294" w:rsidRDefault="00C26294" w:rsidP="001417A6">
            <w:r>
              <w:t>5</w:t>
            </w:r>
          </w:p>
        </w:tc>
        <w:tc>
          <w:tcPr>
            <w:tcW w:w="2007" w:type="dxa"/>
            <w:shd w:val="clear" w:color="auto" w:fill="EEEEEE"/>
            <w:vAlign w:val="center"/>
          </w:tcPr>
          <w:p w14:paraId="2481579C" w14:textId="77777777" w:rsidR="00C26294" w:rsidRDefault="00C26294" w:rsidP="001417A6">
            <w:r>
              <w:t>Quantity(F 列 Qty 合计)</w:t>
            </w:r>
          </w:p>
        </w:tc>
        <w:tc>
          <w:tcPr>
            <w:tcW w:w="4214" w:type="dxa"/>
            <w:shd w:val="clear" w:color="auto" w:fill="EEEEEE"/>
            <w:vAlign w:val="center"/>
          </w:tcPr>
          <w:p w14:paraId="110AD24B" w14:textId="01AAB78A" w:rsidR="00C26294" w:rsidRDefault="00C26294" w:rsidP="001417A6">
            <w:r>
              <w:t>大表 F 列多行加总</w:t>
            </w:r>
            <w:r w:rsidR="005318D2">
              <w:t>，</w:t>
            </w:r>
            <w:r>
              <w:t>并展示拆行明细(Item 100 ×1 · Item 200 ×1)</w:t>
            </w:r>
          </w:p>
        </w:tc>
        <w:tc>
          <w:tcPr>
            <w:tcW w:w="3311" w:type="dxa"/>
            <w:shd w:val="clear" w:color="auto" w:fill="EEEEEE"/>
            <w:vAlign w:val="center"/>
          </w:tcPr>
          <w:p w14:paraId="673239D2" w14:textId="77777777" w:rsidR="00C26294" w:rsidRDefault="00C26294" w:rsidP="001417A6">
            <w:r>
              <w:t>收货数量</w:t>
            </w:r>
          </w:p>
        </w:tc>
      </w:tr>
      <w:tr w:rsidR="00C26294" w14:paraId="38952976" w14:textId="77777777">
        <w:trPr>
          <w:cantSplit/>
        </w:trPr>
        <w:tc>
          <w:tcPr>
            <w:tcW w:w="502" w:type="dxa"/>
            <w:shd w:val="clear" w:color="auto" w:fill="FFFFFF"/>
            <w:vAlign w:val="center"/>
          </w:tcPr>
          <w:p w14:paraId="33594671" w14:textId="77777777" w:rsidR="00C26294" w:rsidRDefault="00C26294" w:rsidP="001417A6">
            <w:r>
              <w:t>6</w:t>
            </w:r>
          </w:p>
        </w:tc>
        <w:tc>
          <w:tcPr>
            <w:tcW w:w="2007" w:type="dxa"/>
            <w:shd w:val="clear" w:color="auto" w:fill="FFFFFF"/>
            <w:vAlign w:val="center"/>
          </w:tcPr>
          <w:p w14:paraId="02F026C9" w14:textId="77777777" w:rsidR="00C26294" w:rsidRDefault="00C26294" w:rsidP="001417A6">
            <w:r>
              <w:t>ASN Number(Our delivery note number)</w:t>
            </w:r>
          </w:p>
        </w:tc>
        <w:tc>
          <w:tcPr>
            <w:tcW w:w="4214" w:type="dxa"/>
            <w:shd w:val="clear" w:color="auto" w:fill="FFFFFF"/>
            <w:vAlign w:val="center"/>
          </w:tcPr>
          <w:p w14:paraId="520C964E" w14:textId="77777777" w:rsidR="00C26294" w:rsidRDefault="00C26294" w:rsidP="001417A6">
            <w:r>
              <w:t>进口发票 PDF(按 AWB 搜发票邮件取附件提取)</w:t>
            </w:r>
          </w:p>
        </w:tc>
        <w:tc>
          <w:tcPr>
            <w:tcW w:w="3311" w:type="dxa"/>
            <w:shd w:val="clear" w:color="auto" w:fill="FFFFFF"/>
            <w:vAlign w:val="center"/>
          </w:tcPr>
          <w:p w14:paraId="47EF0B66" w14:textId="77777777" w:rsidR="00C26294" w:rsidRDefault="00C26294" w:rsidP="001417A6">
            <w:r>
              <w:t>ASN 单号</w:t>
            </w:r>
          </w:p>
        </w:tc>
      </w:tr>
      <w:tr w:rsidR="00C26294" w14:paraId="034EE790" w14:textId="77777777">
        <w:trPr>
          <w:cantSplit/>
        </w:trPr>
        <w:tc>
          <w:tcPr>
            <w:tcW w:w="502" w:type="dxa"/>
            <w:shd w:val="clear" w:color="auto" w:fill="EEEEEE"/>
            <w:vAlign w:val="center"/>
          </w:tcPr>
          <w:p w14:paraId="4D6472CD" w14:textId="77777777" w:rsidR="00C26294" w:rsidRDefault="00C26294" w:rsidP="001417A6">
            <w:r>
              <w:t>7</w:t>
            </w:r>
          </w:p>
        </w:tc>
        <w:tc>
          <w:tcPr>
            <w:tcW w:w="2007" w:type="dxa"/>
            <w:shd w:val="clear" w:color="auto" w:fill="EEEEEE"/>
            <w:vAlign w:val="center"/>
          </w:tcPr>
          <w:p w14:paraId="219501A2" w14:textId="77777777" w:rsidR="00C26294" w:rsidRDefault="00C26294" w:rsidP="001417A6">
            <w:r>
              <w:t>Shipment Date(Document date)</w:t>
            </w:r>
          </w:p>
        </w:tc>
        <w:tc>
          <w:tcPr>
            <w:tcW w:w="4214" w:type="dxa"/>
            <w:shd w:val="clear" w:color="auto" w:fill="EEEEEE"/>
            <w:vAlign w:val="center"/>
          </w:tcPr>
          <w:p w14:paraId="6C6C718D" w14:textId="77777777" w:rsidR="00C26294" w:rsidRDefault="00C26294" w:rsidP="001417A6">
            <w:r>
              <w:t>进口发票 PDF</w:t>
            </w:r>
          </w:p>
        </w:tc>
        <w:tc>
          <w:tcPr>
            <w:tcW w:w="3311" w:type="dxa"/>
            <w:shd w:val="clear" w:color="auto" w:fill="EEEEEE"/>
            <w:vAlign w:val="center"/>
          </w:tcPr>
          <w:p w14:paraId="174D15ED" w14:textId="77777777" w:rsidR="00C26294" w:rsidRDefault="00C26294" w:rsidP="001417A6">
            <w:r>
              <w:t>发货日期</w:t>
            </w:r>
          </w:p>
        </w:tc>
      </w:tr>
      <w:tr w:rsidR="00C26294" w14:paraId="1BDBC9C8" w14:textId="77777777">
        <w:trPr>
          <w:cantSplit/>
        </w:trPr>
        <w:tc>
          <w:tcPr>
            <w:tcW w:w="502" w:type="dxa"/>
            <w:shd w:val="clear" w:color="auto" w:fill="FFFFFF"/>
            <w:vAlign w:val="center"/>
          </w:tcPr>
          <w:p w14:paraId="05163737" w14:textId="77777777" w:rsidR="00C26294" w:rsidRDefault="00C26294" w:rsidP="001417A6">
            <w:r>
              <w:t>8</w:t>
            </w:r>
          </w:p>
        </w:tc>
        <w:tc>
          <w:tcPr>
            <w:tcW w:w="2007" w:type="dxa"/>
            <w:shd w:val="clear" w:color="auto" w:fill="FFFFFF"/>
            <w:vAlign w:val="center"/>
          </w:tcPr>
          <w:p w14:paraId="4050D96D" w14:textId="77777777" w:rsidR="00C26294" w:rsidRDefault="00C26294" w:rsidP="001417A6">
            <w:r>
              <w:t>Vendor BP Number</w:t>
            </w:r>
          </w:p>
        </w:tc>
        <w:tc>
          <w:tcPr>
            <w:tcW w:w="4214" w:type="dxa"/>
            <w:shd w:val="clear" w:color="auto" w:fill="FFFFFF"/>
            <w:vAlign w:val="center"/>
          </w:tcPr>
          <w:p w14:paraId="78B20E04" w14:textId="77777777" w:rsidR="00C26294" w:rsidRDefault="00C26294" w:rsidP="001417A6">
            <w:r>
              <w:t>固定值 191110260</w:t>
            </w:r>
          </w:p>
        </w:tc>
        <w:tc>
          <w:tcPr>
            <w:tcW w:w="3311" w:type="dxa"/>
            <w:shd w:val="clear" w:color="auto" w:fill="FFFFFF"/>
            <w:vAlign w:val="center"/>
          </w:tcPr>
          <w:p w14:paraId="61D0A1CB" w14:textId="77777777" w:rsidR="00C26294" w:rsidRDefault="00C26294" w:rsidP="001417A6">
            <w:r>
              <w:t>供应商标识</w:t>
            </w:r>
          </w:p>
        </w:tc>
      </w:tr>
      <w:tr w:rsidR="00C26294" w14:paraId="090258E5" w14:textId="77777777">
        <w:trPr>
          <w:cantSplit/>
        </w:trPr>
        <w:tc>
          <w:tcPr>
            <w:tcW w:w="502" w:type="dxa"/>
            <w:shd w:val="clear" w:color="auto" w:fill="EEEEEE"/>
            <w:vAlign w:val="center"/>
          </w:tcPr>
          <w:p w14:paraId="59D8B9BF" w14:textId="77777777" w:rsidR="00C26294" w:rsidRDefault="00C26294" w:rsidP="001417A6">
            <w:r>
              <w:t>9</w:t>
            </w:r>
          </w:p>
        </w:tc>
        <w:tc>
          <w:tcPr>
            <w:tcW w:w="2007" w:type="dxa"/>
            <w:shd w:val="clear" w:color="auto" w:fill="EEEEEE"/>
            <w:vAlign w:val="center"/>
          </w:tcPr>
          <w:p w14:paraId="6A5AC826" w14:textId="77777777" w:rsidR="00C26294" w:rsidRDefault="00C26294" w:rsidP="001417A6">
            <w:r>
              <w:t>Unit</w:t>
            </w:r>
          </w:p>
        </w:tc>
        <w:tc>
          <w:tcPr>
            <w:tcW w:w="4214" w:type="dxa"/>
            <w:shd w:val="clear" w:color="auto" w:fill="EEEEEE"/>
            <w:vAlign w:val="center"/>
          </w:tcPr>
          <w:p w14:paraId="37BD4BFF" w14:textId="77777777" w:rsidR="00C26294" w:rsidRDefault="00C26294" w:rsidP="001417A6">
            <w:r>
              <w:t>固定值 PC</w:t>
            </w:r>
          </w:p>
        </w:tc>
        <w:tc>
          <w:tcPr>
            <w:tcW w:w="3311" w:type="dxa"/>
            <w:shd w:val="clear" w:color="auto" w:fill="EEEEEE"/>
            <w:vAlign w:val="center"/>
          </w:tcPr>
          <w:p w14:paraId="74194894" w14:textId="77777777" w:rsidR="00C26294" w:rsidRDefault="00C26294" w:rsidP="001417A6">
            <w:r>
              <w:t>计量单位</w:t>
            </w:r>
          </w:p>
        </w:tc>
      </w:tr>
      <w:tr w:rsidR="00C26294" w14:paraId="67106B8E" w14:textId="77777777">
        <w:trPr>
          <w:cantSplit/>
        </w:trPr>
        <w:tc>
          <w:tcPr>
            <w:tcW w:w="502" w:type="dxa"/>
            <w:shd w:val="clear" w:color="auto" w:fill="FFFFFF"/>
            <w:vAlign w:val="center"/>
          </w:tcPr>
          <w:p w14:paraId="3A18F7DF" w14:textId="77777777" w:rsidR="00C26294" w:rsidRDefault="00C26294" w:rsidP="001417A6">
            <w:r>
              <w:t>10</w:t>
            </w:r>
          </w:p>
        </w:tc>
        <w:tc>
          <w:tcPr>
            <w:tcW w:w="2007" w:type="dxa"/>
            <w:shd w:val="clear" w:color="auto" w:fill="FFFFFF"/>
            <w:vAlign w:val="center"/>
          </w:tcPr>
          <w:p w14:paraId="6AEA0611" w14:textId="77777777" w:rsidR="00C26294" w:rsidRDefault="00C26294" w:rsidP="001417A6">
            <w:r>
              <w:t>ETA date(Fullcome 邮件日期 + 1)</w:t>
            </w:r>
          </w:p>
        </w:tc>
        <w:tc>
          <w:tcPr>
            <w:tcW w:w="4214" w:type="dxa"/>
            <w:shd w:val="clear" w:color="auto" w:fill="FFFFFF"/>
            <w:vAlign w:val="center"/>
          </w:tcPr>
          <w:p w14:paraId="2EF7B522" w14:textId="77777777" w:rsidR="00C26294" w:rsidRDefault="00C26294" w:rsidP="001417A6">
            <w:r>
              <w:t>送货邮件日期 +1 自然日</w:t>
            </w:r>
          </w:p>
        </w:tc>
        <w:tc>
          <w:tcPr>
            <w:tcW w:w="3311" w:type="dxa"/>
            <w:shd w:val="clear" w:color="auto" w:fill="FFFFFF"/>
            <w:vAlign w:val="center"/>
          </w:tcPr>
          <w:p w14:paraId="6FECB609" w14:textId="77777777" w:rsidR="00C26294" w:rsidRDefault="00C26294" w:rsidP="001417A6">
            <w:r>
              <w:t>预计到库日</w:t>
            </w:r>
          </w:p>
        </w:tc>
      </w:tr>
    </w:tbl>
    <w:p w14:paraId="7BFB2330" w14:textId="77777777" w:rsidR="00C26294" w:rsidRDefault="00C26294" w:rsidP="00C26294">
      <w:pPr>
        <w:spacing w:after="70"/>
      </w:pPr>
    </w:p>
    <w:p w14:paraId="6C81EB43" w14:textId="77777777" w:rsidR="00C26294" w:rsidRDefault="00C26294" w:rsidP="00C26294">
      <w:pPr>
        <w:keepNext/>
        <w:spacing w:after="70"/>
        <w:jc w:val="center"/>
      </w:pPr>
      <w:r>
        <w:rPr>
          <w:noProof/>
        </w:rPr>
        <w:drawing>
          <wp:inline distT="0" distB="0" distL="0" distR="0" wp14:anchorId="1735A3E4" wp14:editId="799954F3">
            <wp:extent cx="5658754" cy="3929690"/>
            <wp:effectExtent l="0" t="0" r="0" b="0"/>
            <wp:docPr id="26" name="Screenshot 26" descr="图 7.3.3-8 节点 2 字段面板:ID No. / PO / Item / 发票字段与来源标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-26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63604" cy="3933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B48DF" w14:textId="37B3EC04" w:rsidR="00C26294" w:rsidRDefault="00C26294" w:rsidP="00C26294">
      <w:pPr>
        <w:spacing w:after="70"/>
        <w:jc w:val="center"/>
      </w:pPr>
      <w:r>
        <w:rPr>
          <w:rFonts w:ascii="SimSun" w:eastAsia="SimSun" w:hAnsi="SimSun"/>
          <w:color w:val="555555"/>
          <w:sz w:val="16"/>
          <w:szCs w:val="16"/>
        </w:rPr>
        <w:t xml:space="preserve">图 </w:t>
      </w:r>
      <w:r w:rsidR="00DD3404">
        <w:rPr>
          <w:rFonts w:ascii="SimSun" w:eastAsia="SimSun" w:hAnsi="SimSun" w:hint="eastAsia"/>
          <w:color w:val="555555"/>
          <w:sz w:val="16"/>
          <w:szCs w:val="16"/>
        </w:rPr>
        <w:t>8</w:t>
      </w:r>
      <w:r>
        <w:rPr>
          <w:rFonts w:ascii="SimSun" w:eastAsia="SimSun" w:hAnsi="SimSun"/>
          <w:color w:val="555555"/>
          <w:sz w:val="16"/>
          <w:szCs w:val="16"/>
        </w:rPr>
        <w:t>.3.3-8 节点 2 字段面板</w:t>
      </w:r>
    </w:p>
    <w:p w14:paraId="4A9783A1" w14:textId="77777777" w:rsidR="00C26294" w:rsidRDefault="00C26294" w:rsidP="00C26294">
      <w:pPr>
        <w:keepNext/>
        <w:spacing w:after="70"/>
        <w:jc w:val="center"/>
      </w:pPr>
      <w:r>
        <w:rPr>
          <w:noProof/>
        </w:rPr>
        <w:drawing>
          <wp:inline distT="0" distB="0" distL="0" distR="0" wp14:anchorId="62EE1BD2" wp14:editId="7413B797">
            <wp:extent cx="5719997" cy="3972220"/>
            <wp:effectExtent l="0" t="0" r="0" b="0"/>
            <wp:docPr id="27" name="Screenshot 27" descr="图 7.3.3-9 字段「定位」:切到进口发票 PDF 第 3 页并高亮 ASN Numb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-27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26111" cy="3976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1918E" w14:textId="4C92AA1A" w:rsidR="00C26294" w:rsidRDefault="00C26294" w:rsidP="00C26294">
      <w:pPr>
        <w:spacing w:after="70"/>
        <w:jc w:val="center"/>
      </w:pPr>
      <w:r>
        <w:rPr>
          <w:rFonts w:ascii="SimSun" w:eastAsia="SimSun" w:hAnsi="SimSun"/>
          <w:color w:val="555555"/>
          <w:sz w:val="16"/>
          <w:szCs w:val="16"/>
        </w:rPr>
        <w:t xml:space="preserve">图 </w:t>
      </w:r>
      <w:r w:rsidR="00DD3404">
        <w:rPr>
          <w:rFonts w:ascii="SimSun" w:eastAsia="SimSun" w:hAnsi="SimSun" w:hint="eastAsia"/>
          <w:color w:val="555555"/>
          <w:sz w:val="16"/>
          <w:szCs w:val="16"/>
        </w:rPr>
        <w:t>8</w:t>
      </w:r>
      <w:r>
        <w:rPr>
          <w:rFonts w:ascii="SimSun" w:eastAsia="SimSun" w:hAnsi="SimSun"/>
          <w:color w:val="555555"/>
          <w:sz w:val="16"/>
          <w:szCs w:val="16"/>
        </w:rPr>
        <w:t>.3.3-9 字段「定位」</w:t>
      </w:r>
      <w:r w:rsidR="005318D2">
        <w:rPr>
          <w:rFonts w:ascii="SimSun" w:eastAsia="SimSun" w:hAnsi="SimSun"/>
          <w:color w:val="555555"/>
          <w:sz w:val="16"/>
          <w:szCs w:val="16"/>
        </w:rPr>
        <w:t>：</w:t>
      </w:r>
      <w:r>
        <w:rPr>
          <w:rFonts w:ascii="SimSun" w:eastAsia="SimSun" w:hAnsi="SimSun"/>
          <w:color w:val="555555"/>
          <w:sz w:val="16"/>
          <w:szCs w:val="16"/>
        </w:rPr>
        <w:t>切到进口发票 PDF 第 3 页并高亮 ASN Number</w:t>
      </w:r>
    </w:p>
    <w:p w14:paraId="1E59B4CD" w14:textId="2B138977" w:rsidR="00C26294" w:rsidRDefault="00C26294" w:rsidP="00DD3404">
      <w:r>
        <w:rPr>
          <w:b/>
        </w:rPr>
        <w:t>节点 3「填入DSS导入模板」</w:t>
      </w:r>
      <w:r w:rsidR="005318D2">
        <w:t>：</w:t>
      </w:r>
      <w:r>
        <w:t>生成「PN_日期.xlsx」并发布</w:t>
      </w:r>
      <w:r w:rsidR="005318D2">
        <w:t>；</w:t>
      </w:r>
      <w:r>
        <w:t>证据区含「收货记录 · PO &lt;PO号&gt;」表(每个 Item 的订购 / 已收 / 剩余与本票顺次收货明细</w:t>
      </w:r>
      <w:r w:rsidR="005318D2">
        <w:t>，</w:t>
      </w:r>
      <w:r>
        <w:t>含手工收货行)</w:t>
      </w:r>
      <w:r w:rsidR="005318D2">
        <w:t>，</w:t>
      </w:r>
      <w:r>
        <w:t>点击证据卡在工作区右侧内联预览。</w:t>
      </w:r>
    </w:p>
    <w:p w14:paraId="7279E97F" w14:textId="77777777" w:rsidR="00C26294" w:rsidRDefault="00C26294" w:rsidP="00C26294">
      <w:pPr>
        <w:keepNext/>
        <w:spacing w:after="70"/>
        <w:jc w:val="center"/>
      </w:pPr>
      <w:r>
        <w:rPr>
          <w:noProof/>
        </w:rPr>
        <w:drawing>
          <wp:inline distT="0" distB="0" distL="0" distR="0" wp14:anchorId="2CC3636F" wp14:editId="3018E564">
            <wp:extent cx="5209953" cy="3618022"/>
            <wp:effectExtent l="0" t="0" r="0" b="1905"/>
            <wp:docPr id="28" name="Screenshot 28" descr="图 7.3.3-10 节点 3:模板产物与收货记录证据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-28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23879" cy="3627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FA2D9" w14:textId="78546C16" w:rsidR="00C26294" w:rsidRDefault="00C26294" w:rsidP="00C26294">
      <w:pPr>
        <w:spacing w:after="70"/>
        <w:jc w:val="center"/>
      </w:pPr>
      <w:r>
        <w:rPr>
          <w:rFonts w:ascii="SimSun" w:eastAsia="SimSun" w:hAnsi="SimSun"/>
          <w:color w:val="555555"/>
          <w:sz w:val="16"/>
          <w:szCs w:val="16"/>
        </w:rPr>
        <w:t xml:space="preserve">图 </w:t>
      </w:r>
      <w:r w:rsidR="00446DCF">
        <w:rPr>
          <w:rFonts w:ascii="SimSun" w:eastAsia="SimSun" w:hAnsi="SimSun" w:hint="eastAsia"/>
          <w:color w:val="555555"/>
          <w:sz w:val="16"/>
          <w:szCs w:val="16"/>
        </w:rPr>
        <w:t>8</w:t>
      </w:r>
      <w:r>
        <w:rPr>
          <w:rFonts w:ascii="SimSun" w:eastAsia="SimSun" w:hAnsi="SimSun"/>
          <w:color w:val="555555"/>
          <w:sz w:val="16"/>
          <w:szCs w:val="16"/>
        </w:rPr>
        <w:t>.3.3-10 节点 3</w:t>
      </w:r>
      <w:r w:rsidR="005318D2">
        <w:rPr>
          <w:rFonts w:ascii="SimSun" w:eastAsia="SimSun" w:hAnsi="SimSun"/>
          <w:color w:val="555555"/>
          <w:sz w:val="16"/>
          <w:szCs w:val="16"/>
        </w:rPr>
        <w:t>：</w:t>
      </w:r>
      <w:r>
        <w:rPr>
          <w:rFonts w:ascii="SimSun" w:eastAsia="SimSun" w:hAnsi="SimSun"/>
          <w:color w:val="555555"/>
          <w:sz w:val="16"/>
          <w:szCs w:val="16"/>
        </w:rPr>
        <w:t>模板产物与收货记录证据卡</w:t>
      </w:r>
    </w:p>
    <w:p w14:paraId="6F174675" w14:textId="77777777" w:rsidR="00C26294" w:rsidRDefault="00C26294" w:rsidP="00C26294">
      <w:pPr>
        <w:keepNext/>
        <w:spacing w:after="70"/>
        <w:jc w:val="center"/>
      </w:pPr>
      <w:r>
        <w:rPr>
          <w:noProof/>
        </w:rPr>
        <w:drawing>
          <wp:inline distT="0" distB="0" distL="0" distR="0" wp14:anchorId="16077713" wp14:editId="46532561">
            <wp:extent cx="5369442" cy="3728779"/>
            <wp:effectExtent l="0" t="0" r="3175" b="5080"/>
            <wp:docPr id="29" name="Screenshot 29" descr="图 7.3.3-11 证据卡展开:收货记录明细(订购 / 已收 / 剩余 + RPA 与手工来源 + 本票顺次收货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-29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394684" cy="374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6D85C" w14:textId="3E8329F2" w:rsidR="00C26294" w:rsidRDefault="00C26294" w:rsidP="00C26294">
      <w:pPr>
        <w:spacing w:after="70"/>
        <w:jc w:val="center"/>
      </w:pPr>
      <w:r>
        <w:rPr>
          <w:rFonts w:ascii="SimSun" w:eastAsia="SimSun" w:hAnsi="SimSun"/>
          <w:color w:val="555555"/>
          <w:sz w:val="16"/>
          <w:szCs w:val="16"/>
        </w:rPr>
        <w:t xml:space="preserve">图 </w:t>
      </w:r>
      <w:r w:rsidR="00446DCF">
        <w:rPr>
          <w:rFonts w:ascii="SimSun" w:eastAsia="SimSun" w:hAnsi="SimSun" w:hint="eastAsia"/>
          <w:color w:val="555555"/>
          <w:sz w:val="16"/>
          <w:szCs w:val="16"/>
        </w:rPr>
        <w:t>8</w:t>
      </w:r>
      <w:r>
        <w:rPr>
          <w:rFonts w:ascii="SimSun" w:eastAsia="SimSun" w:hAnsi="SimSun"/>
          <w:color w:val="555555"/>
          <w:sz w:val="16"/>
          <w:szCs w:val="16"/>
        </w:rPr>
        <w:t>.3.3-11 证据卡展开</w:t>
      </w:r>
      <w:r w:rsidR="005318D2">
        <w:rPr>
          <w:rFonts w:ascii="SimSun" w:eastAsia="SimSun" w:hAnsi="SimSun"/>
          <w:color w:val="555555"/>
          <w:sz w:val="16"/>
          <w:szCs w:val="16"/>
        </w:rPr>
        <w:t>：</w:t>
      </w:r>
      <w:r>
        <w:rPr>
          <w:rFonts w:ascii="SimSun" w:eastAsia="SimSun" w:hAnsi="SimSun"/>
          <w:color w:val="555555"/>
          <w:sz w:val="16"/>
          <w:szCs w:val="16"/>
        </w:rPr>
        <w:t>收货记录明细</w:t>
      </w:r>
    </w:p>
    <w:p w14:paraId="1AD723F5" w14:textId="4514345E" w:rsidR="00C26294" w:rsidRDefault="00C26294" w:rsidP="00446DCF">
      <w:r>
        <w:rPr>
          <w:b/>
        </w:rPr>
        <w:t>节点 4「填入收货记录表」</w:t>
      </w:r>
      <w:r w:rsidR="005318D2">
        <w:t>：</w:t>
      </w:r>
      <w:r>
        <w:t>按 Item 把本票收货写入收货记录表</w:t>
      </w:r>
      <w:r w:rsidR="005318D2">
        <w:t>；</w:t>
      </w:r>
      <w:r>
        <w:t>字段面板标题变为「收货记录表写入行」</w:t>
      </w:r>
      <w:r w:rsidR="005318D2">
        <w:t>，</w:t>
      </w:r>
      <w:r>
        <w:t>右侧以 Excel 样式预览表格(列号 / 行号 / 首行字段名)</w:t>
      </w:r>
      <w:r w:rsidR="005318D2">
        <w:t>，</w:t>
      </w:r>
      <w:r>
        <w:t>字段「定位」高亮对应单元格。</w:t>
      </w:r>
    </w:p>
    <w:tbl>
      <w:tblPr>
        <w:tblW w:w="10034" w:type="dxa"/>
        <w:tblInd w:w="7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  <w:tblCellMar>
          <w:top w:w="50" w:type="dxa"/>
          <w:left w:w="75" w:type="dxa"/>
          <w:bottom w:w="50" w:type="dxa"/>
          <w:right w:w="75" w:type="dxa"/>
        </w:tblCellMar>
        <w:tblLook w:val="0000" w:firstRow="0" w:lastRow="0" w:firstColumn="0" w:lastColumn="0" w:noHBand="0" w:noVBand="0"/>
      </w:tblPr>
      <w:tblGrid>
        <w:gridCol w:w="502"/>
        <w:gridCol w:w="2810"/>
        <w:gridCol w:w="6722"/>
      </w:tblGrid>
      <w:tr w:rsidR="00C26294" w14:paraId="6BF76C67" w14:textId="77777777">
        <w:trPr>
          <w:cantSplit/>
          <w:tblHeader/>
        </w:trPr>
        <w:tc>
          <w:tcPr>
            <w:tcW w:w="502" w:type="dxa"/>
            <w:shd w:val="clear" w:color="auto" w:fill="080808"/>
            <w:vAlign w:val="center"/>
          </w:tcPr>
          <w:p w14:paraId="4A8B1C16" w14:textId="77777777" w:rsidR="00C26294" w:rsidRDefault="00C26294" w:rsidP="00446DCF">
            <w:r>
              <w:t>#</w:t>
            </w:r>
          </w:p>
        </w:tc>
        <w:tc>
          <w:tcPr>
            <w:tcW w:w="2810" w:type="dxa"/>
            <w:shd w:val="clear" w:color="auto" w:fill="080808"/>
            <w:vAlign w:val="center"/>
          </w:tcPr>
          <w:p w14:paraId="55C146AA" w14:textId="77777777" w:rsidR="00C26294" w:rsidRDefault="00C26294" w:rsidP="00446DCF">
            <w:r>
              <w:t>列(收货记录表)</w:t>
            </w:r>
          </w:p>
        </w:tc>
        <w:tc>
          <w:tcPr>
            <w:tcW w:w="6722" w:type="dxa"/>
            <w:shd w:val="clear" w:color="auto" w:fill="080808"/>
            <w:vAlign w:val="center"/>
          </w:tcPr>
          <w:p w14:paraId="72C0DD51" w14:textId="77777777" w:rsidR="00C26294" w:rsidRDefault="00C26294" w:rsidP="00446DCF">
            <w:r>
              <w:t>口径 / 取值</w:t>
            </w:r>
          </w:p>
        </w:tc>
      </w:tr>
      <w:tr w:rsidR="00C26294" w14:paraId="290CA8ED" w14:textId="77777777">
        <w:trPr>
          <w:cantSplit/>
        </w:trPr>
        <w:tc>
          <w:tcPr>
            <w:tcW w:w="502" w:type="dxa"/>
            <w:shd w:val="clear" w:color="auto" w:fill="EEEEEE"/>
            <w:vAlign w:val="center"/>
          </w:tcPr>
          <w:p w14:paraId="0E068E8D" w14:textId="77777777" w:rsidR="00C26294" w:rsidRDefault="00C26294" w:rsidP="00446DCF">
            <w:r>
              <w:t>1</w:t>
            </w:r>
          </w:p>
        </w:tc>
        <w:tc>
          <w:tcPr>
            <w:tcW w:w="2810" w:type="dxa"/>
            <w:shd w:val="clear" w:color="auto" w:fill="EEEEEE"/>
            <w:vAlign w:val="center"/>
          </w:tcPr>
          <w:p w14:paraId="2C9776B0" w14:textId="77777777" w:rsidR="00C26294" w:rsidRDefault="00C26294" w:rsidP="00446DCF">
            <w:r>
              <w:t>PO No. / Part No. / ID No. / AWB No.</w:t>
            </w:r>
          </w:p>
        </w:tc>
        <w:tc>
          <w:tcPr>
            <w:tcW w:w="6722" w:type="dxa"/>
            <w:shd w:val="clear" w:color="auto" w:fill="EEEEEE"/>
            <w:vAlign w:val="center"/>
          </w:tcPr>
          <w:p w14:paraId="49B11202" w14:textId="77777777" w:rsidR="00C26294" w:rsidRDefault="00C26294" w:rsidP="00446DCF">
            <w:r>
              <w:t>本票上下文(系统取值)</w:t>
            </w:r>
          </w:p>
        </w:tc>
      </w:tr>
      <w:tr w:rsidR="00C26294" w14:paraId="0D44FC71" w14:textId="77777777">
        <w:trPr>
          <w:cantSplit/>
        </w:trPr>
        <w:tc>
          <w:tcPr>
            <w:tcW w:w="502" w:type="dxa"/>
            <w:shd w:val="clear" w:color="auto" w:fill="FFFFFF"/>
            <w:vAlign w:val="center"/>
          </w:tcPr>
          <w:p w14:paraId="65B94989" w14:textId="77777777" w:rsidR="00C26294" w:rsidRDefault="00C26294" w:rsidP="00446DCF">
            <w:r>
              <w:t>2</w:t>
            </w:r>
          </w:p>
        </w:tc>
        <w:tc>
          <w:tcPr>
            <w:tcW w:w="2810" w:type="dxa"/>
            <w:shd w:val="clear" w:color="auto" w:fill="FFFFFF"/>
            <w:vAlign w:val="center"/>
          </w:tcPr>
          <w:p w14:paraId="10470AE1" w14:textId="77777777" w:rsidR="00C26294" w:rsidRDefault="00C26294" w:rsidP="00446DCF">
            <w:r>
              <w:t>Process Date</w:t>
            </w:r>
          </w:p>
        </w:tc>
        <w:tc>
          <w:tcPr>
            <w:tcW w:w="6722" w:type="dxa"/>
            <w:shd w:val="clear" w:color="auto" w:fill="FFFFFF"/>
            <w:vAlign w:val="center"/>
          </w:tcPr>
          <w:p w14:paraId="107901C1" w14:textId="77777777" w:rsidR="00C26294" w:rsidRDefault="00C26294" w:rsidP="00446DCF">
            <w:r>
              <w:t>送货邮件日期(规则)</w:t>
            </w:r>
          </w:p>
        </w:tc>
      </w:tr>
      <w:tr w:rsidR="00C26294" w14:paraId="3065983D" w14:textId="77777777">
        <w:trPr>
          <w:cantSplit/>
        </w:trPr>
        <w:tc>
          <w:tcPr>
            <w:tcW w:w="502" w:type="dxa"/>
            <w:shd w:val="clear" w:color="auto" w:fill="EEEEEE"/>
            <w:vAlign w:val="center"/>
          </w:tcPr>
          <w:p w14:paraId="2A953ECA" w14:textId="77777777" w:rsidR="00C26294" w:rsidRDefault="00C26294" w:rsidP="00446DCF">
            <w:r>
              <w:t>3</w:t>
            </w:r>
          </w:p>
        </w:tc>
        <w:tc>
          <w:tcPr>
            <w:tcW w:w="2810" w:type="dxa"/>
            <w:shd w:val="clear" w:color="auto" w:fill="EEEEEE"/>
            <w:vAlign w:val="center"/>
          </w:tcPr>
          <w:p w14:paraId="3A9686A7" w14:textId="77777777" w:rsidR="00C26294" w:rsidRDefault="00C26294" w:rsidP="00446DCF">
            <w:r>
              <w:t>Qty from 大表</w:t>
            </w:r>
          </w:p>
        </w:tc>
        <w:tc>
          <w:tcPr>
            <w:tcW w:w="6722" w:type="dxa"/>
            <w:shd w:val="clear" w:color="auto" w:fill="EEEEEE"/>
            <w:vAlign w:val="center"/>
          </w:tcPr>
          <w:p w14:paraId="3BB88225" w14:textId="77777777" w:rsidR="00C26294" w:rsidRDefault="00C26294" w:rsidP="00446DCF">
            <w:r>
              <w:t>大表 F 列加总(计算)</w:t>
            </w:r>
          </w:p>
        </w:tc>
      </w:tr>
      <w:tr w:rsidR="00C26294" w14:paraId="64523BCB" w14:textId="77777777">
        <w:trPr>
          <w:cantSplit/>
        </w:trPr>
        <w:tc>
          <w:tcPr>
            <w:tcW w:w="502" w:type="dxa"/>
            <w:shd w:val="clear" w:color="auto" w:fill="FFFFFF"/>
            <w:vAlign w:val="center"/>
          </w:tcPr>
          <w:p w14:paraId="448E2AFC" w14:textId="77777777" w:rsidR="00C26294" w:rsidRDefault="00C26294" w:rsidP="00446DCF">
            <w:r>
              <w:t>4</w:t>
            </w:r>
          </w:p>
        </w:tc>
        <w:tc>
          <w:tcPr>
            <w:tcW w:w="2810" w:type="dxa"/>
            <w:shd w:val="clear" w:color="auto" w:fill="FFFFFF"/>
            <w:vAlign w:val="center"/>
          </w:tcPr>
          <w:p w14:paraId="1D13E2AF" w14:textId="77777777" w:rsidR="00C26294" w:rsidRDefault="00C26294" w:rsidP="00446DCF">
            <w:r>
              <w:t>Item No. / PO QTY</w:t>
            </w:r>
          </w:p>
        </w:tc>
        <w:tc>
          <w:tcPr>
            <w:tcW w:w="6722" w:type="dxa"/>
            <w:shd w:val="clear" w:color="auto" w:fill="FFFFFF"/>
            <w:vAlign w:val="center"/>
          </w:tcPr>
          <w:p w14:paraId="1EEC24F3" w14:textId="77777777" w:rsidR="00C26294" w:rsidRDefault="00C26294" w:rsidP="00446DCF">
            <w:r>
              <w:t>SPM 截屏(OCR)</w:t>
            </w:r>
          </w:p>
        </w:tc>
      </w:tr>
      <w:tr w:rsidR="00C26294" w14:paraId="42444FB6" w14:textId="77777777">
        <w:trPr>
          <w:cantSplit/>
        </w:trPr>
        <w:tc>
          <w:tcPr>
            <w:tcW w:w="502" w:type="dxa"/>
            <w:shd w:val="clear" w:color="auto" w:fill="EEEEEE"/>
            <w:vAlign w:val="center"/>
          </w:tcPr>
          <w:p w14:paraId="41CCB975" w14:textId="77777777" w:rsidR="00C26294" w:rsidRDefault="00C26294" w:rsidP="00446DCF">
            <w:r>
              <w:t>5</w:t>
            </w:r>
          </w:p>
        </w:tc>
        <w:tc>
          <w:tcPr>
            <w:tcW w:w="2810" w:type="dxa"/>
            <w:shd w:val="clear" w:color="auto" w:fill="EEEEEE"/>
            <w:vAlign w:val="center"/>
          </w:tcPr>
          <w:p w14:paraId="65F387C1" w14:textId="77777777" w:rsidR="00C26294" w:rsidRDefault="00C26294" w:rsidP="00446DCF">
            <w:r>
              <w:t>待收货QTY</w:t>
            </w:r>
          </w:p>
        </w:tc>
        <w:tc>
          <w:tcPr>
            <w:tcW w:w="6722" w:type="dxa"/>
            <w:shd w:val="clear" w:color="auto" w:fill="EEEEEE"/>
            <w:vAlign w:val="center"/>
          </w:tcPr>
          <w:p w14:paraId="4AABF78A" w14:textId="77777777" w:rsidR="00C26294" w:rsidRDefault="00C26294" w:rsidP="00446DCF">
            <w:r>
              <w:t>PO QTY − 累计已收(含本票)(计算)</w:t>
            </w:r>
          </w:p>
        </w:tc>
      </w:tr>
    </w:tbl>
    <w:p w14:paraId="51B2C625" w14:textId="77777777" w:rsidR="00C26294" w:rsidRDefault="00C26294" w:rsidP="00C26294">
      <w:pPr>
        <w:spacing w:after="70"/>
      </w:pPr>
    </w:p>
    <w:p w14:paraId="526848CA" w14:textId="77777777" w:rsidR="00C26294" w:rsidRDefault="00C26294" w:rsidP="00C26294">
      <w:pPr>
        <w:keepNext/>
        <w:spacing w:after="70"/>
        <w:jc w:val="center"/>
      </w:pPr>
      <w:r>
        <w:rPr>
          <w:noProof/>
        </w:rPr>
        <w:drawing>
          <wp:inline distT="0" distB="0" distL="0" distR="0" wp14:anchorId="5599ED69" wp14:editId="0D35B761">
            <wp:extent cx="6286500" cy="4365625"/>
            <wp:effectExtent l="0" t="0" r="0" b="0"/>
            <wp:docPr id="30" name="Screenshot 30" descr="图 7.3.3-12 节点 4:收货记录表写入行字段 + Excel 式表格预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-30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D54F0" w14:textId="6526D48E" w:rsidR="00C26294" w:rsidRDefault="00C26294" w:rsidP="00C26294">
      <w:pPr>
        <w:spacing w:after="70"/>
        <w:jc w:val="center"/>
      </w:pPr>
      <w:r>
        <w:rPr>
          <w:rFonts w:ascii="SimSun" w:eastAsia="SimSun" w:hAnsi="SimSun"/>
          <w:color w:val="555555"/>
          <w:sz w:val="16"/>
          <w:szCs w:val="16"/>
        </w:rPr>
        <w:t xml:space="preserve">图 </w:t>
      </w:r>
      <w:r w:rsidR="00446DCF">
        <w:rPr>
          <w:rFonts w:ascii="SimSun" w:eastAsia="SimSun" w:hAnsi="SimSun" w:hint="eastAsia"/>
          <w:color w:val="555555"/>
          <w:sz w:val="16"/>
          <w:szCs w:val="16"/>
        </w:rPr>
        <w:t>8</w:t>
      </w:r>
      <w:r>
        <w:rPr>
          <w:rFonts w:ascii="SimSun" w:eastAsia="SimSun" w:hAnsi="SimSun"/>
          <w:color w:val="555555"/>
          <w:sz w:val="16"/>
          <w:szCs w:val="16"/>
        </w:rPr>
        <w:t>.3.3-12 节点 4</w:t>
      </w:r>
      <w:r w:rsidR="005318D2">
        <w:rPr>
          <w:rFonts w:ascii="SimSun" w:eastAsia="SimSun" w:hAnsi="SimSun"/>
          <w:color w:val="555555"/>
          <w:sz w:val="16"/>
          <w:szCs w:val="16"/>
        </w:rPr>
        <w:t>：</w:t>
      </w:r>
      <w:r>
        <w:rPr>
          <w:rFonts w:ascii="SimSun" w:eastAsia="SimSun" w:hAnsi="SimSun"/>
          <w:color w:val="555555"/>
          <w:sz w:val="16"/>
          <w:szCs w:val="16"/>
        </w:rPr>
        <w:t>收货记录表写入行字段 + Excel 式表格预览</w:t>
      </w:r>
    </w:p>
    <w:p w14:paraId="4B702FB6" w14:textId="77777777" w:rsidR="00C26294" w:rsidRDefault="00C26294" w:rsidP="00C26294">
      <w:pPr>
        <w:keepNext/>
        <w:spacing w:after="70"/>
        <w:jc w:val="center"/>
      </w:pPr>
      <w:r>
        <w:rPr>
          <w:noProof/>
        </w:rPr>
        <w:drawing>
          <wp:inline distT="0" distB="0" distL="0" distR="0" wp14:anchorId="60C8BCBC" wp14:editId="475F1911">
            <wp:extent cx="5413779" cy="3759569"/>
            <wp:effectExtent l="0" t="0" r="0" b="0"/>
            <wp:docPr id="31" name="Screenshot 31" descr="图 7.3.3-13 字段「定位」:高亮收货记录表对应单元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-31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28123" cy="376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33F9F" w14:textId="4EB37B5B" w:rsidR="00C26294" w:rsidRDefault="00C26294" w:rsidP="00C26294">
      <w:pPr>
        <w:spacing w:after="70"/>
        <w:jc w:val="center"/>
      </w:pPr>
      <w:r>
        <w:rPr>
          <w:rFonts w:ascii="SimSun" w:eastAsia="SimSun" w:hAnsi="SimSun"/>
          <w:color w:val="555555"/>
          <w:sz w:val="16"/>
          <w:szCs w:val="16"/>
        </w:rPr>
        <w:t xml:space="preserve">图 </w:t>
      </w:r>
      <w:r w:rsidR="00446DCF">
        <w:rPr>
          <w:rFonts w:ascii="SimSun" w:eastAsia="SimSun" w:hAnsi="SimSun" w:hint="eastAsia"/>
          <w:color w:val="555555"/>
          <w:sz w:val="16"/>
          <w:szCs w:val="16"/>
        </w:rPr>
        <w:t>8</w:t>
      </w:r>
      <w:r>
        <w:rPr>
          <w:rFonts w:ascii="SimSun" w:eastAsia="SimSun" w:hAnsi="SimSun"/>
          <w:color w:val="555555"/>
          <w:sz w:val="16"/>
          <w:szCs w:val="16"/>
        </w:rPr>
        <w:t>.3.3-13 字段「定位」</w:t>
      </w:r>
      <w:r w:rsidR="005318D2">
        <w:rPr>
          <w:rFonts w:ascii="SimSun" w:eastAsia="SimSun" w:hAnsi="SimSun"/>
          <w:color w:val="555555"/>
          <w:sz w:val="16"/>
          <w:szCs w:val="16"/>
        </w:rPr>
        <w:t>：</w:t>
      </w:r>
      <w:r>
        <w:rPr>
          <w:rFonts w:ascii="SimSun" w:eastAsia="SimSun" w:hAnsi="SimSun"/>
          <w:color w:val="555555"/>
          <w:sz w:val="16"/>
          <w:szCs w:val="16"/>
        </w:rPr>
        <w:t>高亮收货记录表对应单元格</w:t>
      </w:r>
    </w:p>
    <w:p w14:paraId="0E0C7CD3" w14:textId="7632AE3B" w:rsidR="00C26294" w:rsidRDefault="00C26294" w:rsidP="00446DCF">
      <w:r>
        <w:rPr>
          <w:b/>
        </w:rPr>
        <w:t>节点下载 / 上传(全平台标准化)</w:t>
      </w:r>
      <w:r w:rsidR="005318D2">
        <w:t>：</w:t>
      </w:r>
      <w:r>
        <w:t>每个节点预览区底部有「</w:t>
      </w:r>
      <w:r>
        <w:rPr>
          <w:rFonts w:ascii="Cambria Math" w:hAnsi="Cambria Math" w:cs="Cambria Math"/>
        </w:rPr>
        <w:t>⤓</w:t>
      </w:r>
      <w:r>
        <w:t xml:space="preserve"> 下载 / </w:t>
      </w:r>
      <w:r>
        <w:rPr>
          <w:rFonts w:ascii="Cambria Math" w:hAnsi="Cambria Math" w:cs="Cambria Math"/>
        </w:rPr>
        <w:t>⤒</w:t>
      </w:r>
      <w:r>
        <w:t xml:space="preserve"> 上传」</w:t>
      </w:r>
      <w:r w:rsidR="005318D2">
        <w:t>；</w:t>
      </w:r>
      <w:r>
        <w:t>下载在节点已执行且有文件时可用(模板节点默认下载产出文件)</w:t>
      </w:r>
      <w:r w:rsidR="005318D2">
        <w:t>；</w:t>
      </w:r>
      <w:r>
        <w:t>上传仅对业务需要补件的节点在待人工处理时开放</w:t>
      </w:r>
      <w:r w:rsidR="005318D2">
        <w:t>，</w:t>
      </w:r>
      <w:r>
        <w:t>其余置灰(悬停显示「该节点无需上传」)。</w:t>
      </w:r>
    </w:p>
    <w:p w14:paraId="101D57C3" w14:textId="77777777" w:rsidR="00C26294" w:rsidRDefault="00C26294" w:rsidP="00C26294">
      <w:pPr>
        <w:keepNext/>
        <w:spacing w:after="70"/>
        <w:jc w:val="center"/>
      </w:pPr>
      <w:r>
        <w:rPr>
          <w:noProof/>
        </w:rPr>
        <w:drawing>
          <wp:inline distT="0" distB="0" distL="0" distR="0" wp14:anchorId="04059D3C" wp14:editId="31A2139E">
            <wp:extent cx="5486400" cy="3809999"/>
            <wp:effectExtent l="0" t="0" r="0" b="635"/>
            <wp:docPr id="32" name="Screenshot 32" descr="图 7.3.3-14 节点文件下载结果 toast(演示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-32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93202" cy="3814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C94A7" w14:textId="2CF60697" w:rsidR="00C26294" w:rsidRDefault="00C26294" w:rsidP="00C26294">
      <w:pPr>
        <w:spacing w:after="70"/>
        <w:jc w:val="center"/>
      </w:pPr>
      <w:r>
        <w:rPr>
          <w:rFonts w:ascii="SimSun" w:eastAsia="SimSun" w:hAnsi="SimSun"/>
          <w:color w:val="555555"/>
          <w:sz w:val="16"/>
          <w:szCs w:val="16"/>
        </w:rPr>
        <w:t xml:space="preserve">图 </w:t>
      </w:r>
      <w:r w:rsidR="00B30E8F">
        <w:rPr>
          <w:rFonts w:ascii="SimSun" w:eastAsia="SimSun" w:hAnsi="SimSun" w:hint="eastAsia"/>
          <w:color w:val="555555"/>
          <w:sz w:val="16"/>
          <w:szCs w:val="16"/>
        </w:rPr>
        <w:t>8</w:t>
      </w:r>
      <w:r>
        <w:rPr>
          <w:rFonts w:ascii="SimSun" w:eastAsia="SimSun" w:hAnsi="SimSun"/>
          <w:color w:val="555555"/>
          <w:sz w:val="16"/>
          <w:szCs w:val="16"/>
        </w:rPr>
        <w:t>.3.3-14 节点文件下载结果 toast(演示)</w:t>
      </w:r>
    </w:p>
    <w:p w14:paraId="6D9FA913" w14:textId="36C6C000" w:rsidR="00C26294" w:rsidRDefault="00C26294" w:rsidP="00B30E8F">
      <w:r>
        <w:rPr>
          <w:b/>
        </w:rPr>
        <w:t>执行中票</w:t>
      </w:r>
      <w:r w:rsidR="005318D2">
        <w:t>：</w:t>
      </w:r>
      <w:r>
        <w:t>停在「捕捉PO邮件」执行中</w:t>
      </w:r>
      <w:r w:rsidR="005318D2">
        <w:t>，</w:t>
      </w:r>
      <w:r>
        <w:t>后续节点等待。</w:t>
      </w:r>
    </w:p>
    <w:p w14:paraId="21263903" w14:textId="77777777" w:rsidR="00C26294" w:rsidRDefault="00C26294" w:rsidP="00C26294">
      <w:pPr>
        <w:keepNext/>
        <w:spacing w:after="70"/>
        <w:jc w:val="center"/>
      </w:pPr>
      <w:r>
        <w:rPr>
          <w:noProof/>
        </w:rPr>
        <w:drawing>
          <wp:inline distT="0" distB="0" distL="0" distR="0" wp14:anchorId="1C9549D3" wp14:editId="0BD36131">
            <wp:extent cx="4770723" cy="3313002"/>
            <wp:effectExtent l="0" t="0" r="0" b="1905"/>
            <wp:docPr id="33" name="Screenshot 33" descr="图 7.3.3-15 X-entry 执行中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-33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776688" cy="3317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5EC59" w14:textId="573DD340" w:rsidR="00C26294" w:rsidRDefault="00C26294" w:rsidP="00C26294">
      <w:pPr>
        <w:spacing w:after="70"/>
        <w:jc w:val="center"/>
      </w:pPr>
      <w:r>
        <w:rPr>
          <w:rFonts w:ascii="SimSun" w:eastAsia="SimSun" w:hAnsi="SimSun"/>
          <w:color w:val="555555"/>
          <w:sz w:val="16"/>
          <w:szCs w:val="16"/>
        </w:rPr>
        <w:t xml:space="preserve">图 </w:t>
      </w:r>
      <w:r w:rsidR="00B30E8F">
        <w:rPr>
          <w:rFonts w:ascii="SimSun" w:eastAsia="SimSun" w:hAnsi="SimSun" w:hint="eastAsia"/>
          <w:color w:val="555555"/>
          <w:sz w:val="16"/>
          <w:szCs w:val="16"/>
        </w:rPr>
        <w:t>8</w:t>
      </w:r>
      <w:r>
        <w:rPr>
          <w:rFonts w:ascii="SimSun" w:eastAsia="SimSun" w:hAnsi="SimSun"/>
          <w:color w:val="555555"/>
          <w:sz w:val="16"/>
          <w:szCs w:val="16"/>
        </w:rPr>
        <w:t>.3.3-15 X-entry 执行中票</w:t>
      </w:r>
    </w:p>
    <w:p w14:paraId="2B28FE61" w14:textId="523CDCE9" w:rsidR="00C26294" w:rsidRDefault="00C26294" w:rsidP="00A5437A">
      <w:pPr>
        <w:pStyle w:val="Heading4"/>
      </w:pPr>
      <w:r>
        <w:t>待人工处理</w:t>
      </w:r>
      <w:r w:rsidR="005318D2">
        <w:t>：</w:t>
      </w:r>
      <w:r>
        <w:t>PO 缺失补录 ID No.</w:t>
      </w:r>
    </w:p>
    <w:p w14:paraId="5EB3A63A" w14:textId="6D9332DB" w:rsidR="00C26294" w:rsidRDefault="00C26294" w:rsidP="00B30E8F">
      <w:r>
        <w:t xml:space="preserve">诊断仪大表灰色区未找到 ID No.对应的 MBPTS PO → </w:t>
      </w:r>
      <w:r>
        <w:rPr>
          <w:b/>
        </w:rPr>
        <w:t>硬阻断</w:t>
      </w:r>
      <w:r w:rsidR="005318D2">
        <w:t>，</w:t>
      </w:r>
      <w:r>
        <w:t>任务进待人工处理</w:t>
      </w:r>
      <w:r w:rsidR="005318D2">
        <w:t>，</w:t>
      </w:r>
      <w:r>
        <w:t>横幅引导在「捕捉PO邮件」节点录入 ID No.</w:t>
      </w:r>
      <w:r w:rsidR="005318D2">
        <w:t>；</w:t>
      </w:r>
      <w:r>
        <w:t>该节点为待人工处理状态并显示错误条</w:t>
      </w:r>
      <w:r w:rsidR="005318D2">
        <w:t>；</w:t>
      </w:r>
      <w:r>
        <w:t>字段面板中 ID No. 与 SPM PO Number 标低质量(金色)。</w:t>
      </w:r>
    </w:p>
    <w:p w14:paraId="2CFCFADA" w14:textId="77777777" w:rsidR="00C26294" w:rsidRDefault="00C26294" w:rsidP="00C26294">
      <w:pPr>
        <w:keepNext/>
        <w:spacing w:after="70"/>
        <w:jc w:val="center"/>
      </w:pPr>
      <w:r>
        <w:rPr>
          <w:noProof/>
        </w:rPr>
        <w:drawing>
          <wp:inline distT="0" distB="0" distL="0" distR="0" wp14:anchorId="3132F377" wp14:editId="68029CF7">
            <wp:extent cx="5328189" cy="3700131"/>
            <wp:effectExtent l="0" t="0" r="6350" b="0"/>
            <wp:docPr id="34" name="Screenshot 34" descr="图 7.3.3-16 PO 阻断票:横幅 + 节点待人工处理 + 低质量字段高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-34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341459" cy="3709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059BC" w14:textId="36E04C8F" w:rsidR="00C26294" w:rsidRDefault="00C26294" w:rsidP="00C26294">
      <w:pPr>
        <w:spacing w:after="70"/>
        <w:jc w:val="center"/>
      </w:pPr>
      <w:r>
        <w:rPr>
          <w:rFonts w:ascii="SimSun" w:eastAsia="SimSun" w:hAnsi="SimSun"/>
          <w:color w:val="555555"/>
          <w:sz w:val="16"/>
          <w:szCs w:val="16"/>
        </w:rPr>
        <w:t xml:space="preserve">图 </w:t>
      </w:r>
      <w:r w:rsidR="00760616">
        <w:rPr>
          <w:rFonts w:ascii="SimSun" w:eastAsia="SimSun" w:hAnsi="SimSun" w:hint="eastAsia"/>
          <w:color w:val="555555"/>
          <w:sz w:val="16"/>
          <w:szCs w:val="16"/>
        </w:rPr>
        <w:t>8</w:t>
      </w:r>
      <w:r>
        <w:rPr>
          <w:rFonts w:ascii="SimSun" w:eastAsia="SimSun" w:hAnsi="SimSun"/>
          <w:color w:val="555555"/>
          <w:sz w:val="16"/>
          <w:szCs w:val="16"/>
        </w:rPr>
        <w:t>.3.3-16 PO 阻断票</w:t>
      </w:r>
      <w:r w:rsidR="005318D2">
        <w:rPr>
          <w:rFonts w:ascii="SimSun" w:eastAsia="SimSun" w:hAnsi="SimSun"/>
          <w:color w:val="555555"/>
          <w:sz w:val="16"/>
          <w:szCs w:val="16"/>
        </w:rPr>
        <w:t>：</w:t>
      </w:r>
      <w:r>
        <w:rPr>
          <w:rFonts w:ascii="SimSun" w:eastAsia="SimSun" w:hAnsi="SimSun"/>
          <w:color w:val="555555"/>
          <w:sz w:val="16"/>
          <w:szCs w:val="16"/>
        </w:rPr>
        <w:t>横幅 + 节点待人工处理 + 低质量字段高亮</w:t>
      </w:r>
    </w:p>
    <w:p w14:paraId="59EF4149" w14:textId="6E245C47" w:rsidR="00C26294" w:rsidRPr="00760616" w:rsidRDefault="00C26294" w:rsidP="00C26294">
      <w:pPr>
        <w:spacing w:after="70"/>
      </w:pPr>
      <w:r w:rsidRPr="00CA193F">
        <w:rPr>
          <w:rFonts w:ascii="SimSun" w:eastAsia="SimSun" w:hAnsi="SimSun"/>
          <w:sz w:val="18"/>
          <w:szCs w:val="18"/>
        </w:rPr>
        <w:t>「</w:t>
      </w:r>
      <w:r w:rsidRPr="00760616">
        <w:t>录入 ID No.」弹窗(节点工作区主按钮)</w:t>
      </w:r>
      <w:r w:rsidR="005318D2">
        <w:t>：</w:t>
      </w:r>
    </w:p>
    <w:tbl>
      <w:tblPr>
        <w:tblW w:w="10034" w:type="dxa"/>
        <w:tblInd w:w="7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  <w:tblCellMar>
          <w:top w:w="50" w:type="dxa"/>
          <w:left w:w="75" w:type="dxa"/>
          <w:bottom w:w="50" w:type="dxa"/>
          <w:right w:w="75" w:type="dxa"/>
        </w:tblCellMar>
        <w:tblLook w:val="0000" w:firstRow="0" w:lastRow="0" w:firstColumn="0" w:lastColumn="0" w:noHBand="0" w:noVBand="0"/>
      </w:tblPr>
      <w:tblGrid>
        <w:gridCol w:w="2609"/>
        <w:gridCol w:w="7425"/>
      </w:tblGrid>
      <w:tr w:rsidR="00C26294" w14:paraId="69362C7F" w14:textId="77777777">
        <w:trPr>
          <w:cantSplit/>
          <w:tblHeader/>
        </w:trPr>
        <w:tc>
          <w:tcPr>
            <w:tcW w:w="2609" w:type="dxa"/>
            <w:shd w:val="clear" w:color="auto" w:fill="080808"/>
            <w:vAlign w:val="center"/>
          </w:tcPr>
          <w:p w14:paraId="4AA86C01" w14:textId="77777777" w:rsidR="00C26294" w:rsidRDefault="00C26294" w:rsidP="00760616">
            <w:r>
              <w:t>规则</w:t>
            </w:r>
          </w:p>
        </w:tc>
        <w:tc>
          <w:tcPr>
            <w:tcW w:w="7425" w:type="dxa"/>
            <w:shd w:val="clear" w:color="auto" w:fill="080808"/>
            <w:vAlign w:val="center"/>
          </w:tcPr>
          <w:p w14:paraId="3A444C76" w14:textId="77777777" w:rsidR="00C26294" w:rsidRDefault="00C26294" w:rsidP="00760616">
            <w:r>
              <w:t>内容</w:t>
            </w:r>
          </w:p>
        </w:tc>
      </w:tr>
      <w:tr w:rsidR="00C26294" w14:paraId="4518F039" w14:textId="77777777">
        <w:trPr>
          <w:cantSplit/>
        </w:trPr>
        <w:tc>
          <w:tcPr>
            <w:tcW w:w="2609" w:type="dxa"/>
            <w:shd w:val="clear" w:color="auto" w:fill="EEEEEE"/>
            <w:vAlign w:val="center"/>
          </w:tcPr>
          <w:p w14:paraId="5E55F7F9" w14:textId="77777777" w:rsidR="00C26294" w:rsidRDefault="00C26294" w:rsidP="00760616">
            <w:r>
              <w:t>输入</w:t>
            </w:r>
          </w:p>
        </w:tc>
        <w:tc>
          <w:tcPr>
            <w:tcW w:w="7425" w:type="dxa"/>
            <w:shd w:val="clear" w:color="auto" w:fill="EEEEEE"/>
            <w:vAlign w:val="center"/>
          </w:tcPr>
          <w:p w14:paraId="2317049E" w14:textId="7FAC516D" w:rsidR="00C26294" w:rsidRDefault="00C26294" w:rsidP="00760616">
            <w:r>
              <w:t>ID No.(诊断仪大表 J 列)</w:t>
            </w:r>
            <w:r w:rsidR="005318D2">
              <w:t>，</w:t>
            </w:r>
            <w:r>
              <w:t>占位</w:t>
            </w:r>
            <w:r w:rsidR="005318D2">
              <w:t>，</w:t>
            </w:r>
            <w:r>
              <w:t>弹窗显示当前 ID No.</w:t>
            </w:r>
          </w:p>
        </w:tc>
      </w:tr>
      <w:tr w:rsidR="00C26294" w14:paraId="3E66BDFC" w14:textId="77777777">
        <w:trPr>
          <w:cantSplit/>
        </w:trPr>
        <w:tc>
          <w:tcPr>
            <w:tcW w:w="2609" w:type="dxa"/>
            <w:shd w:val="clear" w:color="auto" w:fill="FFFFFF"/>
            <w:vAlign w:val="center"/>
          </w:tcPr>
          <w:p w14:paraId="68C497D7" w14:textId="77777777" w:rsidR="00C26294" w:rsidRDefault="00C26294" w:rsidP="00760616">
            <w:r>
              <w:t>校验</w:t>
            </w:r>
          </w:p>
        </w:tc>
        <w:tc>
          <w:tcPr>
            <w:tcW w:w="7425" w:type="dxa"/>
            <w:shd w:val="clear" w:color="auto" w:fill="FFFFFF"/>
            <w:vAlign w:val="center"/>
          </w:tcPr>
          <w:p w14:paraId="59020AD7" w14:textId="6A540850" w:rsidR="00C26294" w:rsidRDefault="00C26294" w:rsidP="00760616">
            <w:r>
              <w:t>4~8 位数字</w:t>
            </w:r>
            <w:r w:rsidR="005318D2">
              <w:t>，</w:t>
            </w:r>
            <w:r>
              <w:t>否则提示「ID No. 为 4~8 位数字</w:t>
            </w:r>
            <w:r w:rsidR="005318D2">
              <w:t>，</w:t>
            </w:r>
            <w:r>
              <w:t>请核对诊断仪大表 J 列。」</w:t>
            </w:r>
            <w:r w:rsidR="005318D2">
              <w:t>；</w:t>
            </w:r>
            <w:r>
              <w:t>与当前值相同则拒绝</w:t>
            </w:r>
            <w:r w:rsidR="005318D2">
              <w:t>：</w:t>
            </w:r>
            <w:r>
              <w:t>「ID No. X 与当前值相同</w:t>
            </w:r>
            <w:r w:rsidR="005318D2">
              <w:t>，</w:t>
            </w:r>
            <w:r>
              <w:t>请录入 PO 补上后的 ID No.」</w:t>
            </w:r>
          </w:p>
        </w:tc>
      </w:tr>
      <w:tr w:rsidR="00C26294" w14:paraId="2D2BCA80" w14:textId="77777777">
        <w:trPr>
          <w:cantSplit/>
        </w:trPr>
        <w:tc>
          <w:tcPr>
            <w:tcW w:w="2609" w:type="dxa"/>
            <w:shd w:val="clear" w:color="auto" w:fill="EEEEEE"/>
            <w:vAlign w:val="center"/>
          </w:tcPr>
          <w:p w14:paraId="06934B43" w14:textId="77777777" w:rsidR="00C26294" w:rsidRDefault="00C26294" w:rsidP="00760616">
            <w:r>
              <w:t>保存结果</w:t>
            </w:r>
          </w:p>
        </w:tc>
        <w:tc>
          <w:tcPr>
            <w:tcW w:w="7425" w:type="dxa"/>
            <w:shd w:val="clear" w:color="auto" w:fill="EEEEEE"/>
            <w:vAlign w:val="center"/>
          </w:tcPr>
          <w:p w14:paraId="5BBAED3B" w14:textId="2619D932" w:rsidR="00C26294" w:rsidRDefault="00C26294" w:rsidP="00760616">
            <w:r>
              <w:t>字段写入新值并留痕</w:t>
            </w:r>
            <w:r w:rsidR="005318D2">
              <w:t>；</w:t>
            </w:r>
            <w:r>
              <w:t>节点出现「已录入 ID No. xxx · 等待下一次运行继续流程」标签</w:t>
            </w:r>
            <w:r w:rsidR="005318D2">
              <w:t>；</w:t>
            </w:r>
            <w:r>
              <w:t>业务规则</w:t>
            </w:r>
            <w:r w:rsidR="005318D2">
              <w:t>：</w:t>
            </w:r>
            <w:r>
              <w:t>该票随下一次运行续跑</w:t>
            </w:r>
            <w:r w:rsidR="005318D2">
              <w:t>，</w:t>
            </w:r>
            <w:r>
              <w:t>操作日志与证据留痕</w:t>
            </w:r>
          </w:p>
        </w:tc>
      </w:tr>
    </w:tbl>
    <w:p w14:paraId="34994982" w14:textId="77777777" w:rsidR="00C26294" w:rsidRDefault="00C26294" w:rsidP="00C26294">
      <w:pPr>
        <w:keepNext/>
        <w:spacing w:after="70"/>
        <w:jc w:val="center"/>
      </w:pPr>
      <w:r>
        <w:rPr>
          <w:noProof/>
        </w:rPr>
        <w:drawing>
          <wp:inline distT="0" distB="0" distL="0" distR="0" wp14:anchorId="0F37DAF9" wp14:editId="632CDD53">
            <wp:extent cx="4516710" cy="3136604"/>
            <wp:effectExtent l="0" t="0" r="0" b="6985"/>
            <wp:docPr id="35" name="Screenshot 35" descr="图 7.3.3-17 「录入 ID No.」弹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-35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533639" cy="31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5CF93" w14:textId="2EC5D376" w:rsidR="00C26294" w:rsidRDefault="00C26294" w:rsidP="00C26294">
      <w:pPr>
        <w:spacing w:after="70"/>
        <w:jc w:val="center"/>
      </w:pPr>
      <w:r>
        <w:rPr>
          <w:rFonts w:ascii="SimSun" w:eastAsia="SimSun" w:hAnsi="SimSun"/>
          <w:color w:val="555555"/>
          <w:sz w:val="16"/>
          <w:szCs w:val="16"/>
        </w:rPr>
        <w:t xml:space="preserve">图 </w:t>
      </w:r>
      <w:r w:rsidR="00C84796">
        <w:rPr>
          <w:rFonts w:ascii="SimSun" w:eastAsia="SimSun" w:hAnsi="SimSun" w:hint="eastAsia"/>
          <w:color w:val="555555"/>
          <w:sz w:val="16"/>
          <w:szCs w:val="16"/>
        </w:rPr>
        <w:t>8</w:t>
      </w:r>
      <w:r>
        <w:rPr>
          <w:rFonts w:ascii="SimSun" w:eastAsia="SimSun" w:hAnsi="SimSun"/>
          <w:color w:val="555555"/>
          <w:sz w:val="16"/>
          <w:szCs w:val="16"/>
        </w:rPr>
        <w:t>.3.3-17 「录入 ID No.」弹窗</w:t>
      </w:r>
    </w:p>
    <w:p w14:paraId="2F1921F4" w14:textId="77777777" w:rsidR="00C26294" w:rsidRDefault="00C26294" w:rsidP="00C26294">
      <w:pPr>
        <w:keepNext/>
        <w:spacing w:after="70"/>
        <w:jc w:val="center"/>
      </w:pPr>
      <w:r>
        <w:rPr>
          <w:noProof/>
        </w:rPr>
        <w:drawing>
          <wp:inline distT="0" distB="0" distL="0" distR="0" wp14:anchorId="3D71A54F" wp14:editId="447119A6">
            <wp:extent cx="4409536" cy="3062177"/>
            <wp:effectExtent l="0" t="0" r="0" b="5080"/>
            <wp:docPr id="36" name="Screenshot 36" descr="图 7.3.3-18 校验失败:非 4~8 位数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-36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420223" cy="3069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868AD" w14:textId="5BFBBCCD" w:rsidR="00C26294" w:rsidRDefault="00C26294" w:rsidP="00C26294">
      <w:pPr>
        <w:spacing w:after="70"/>
        <w:jc w:val="center"/>
      </w:pPr>
      <w:r>
        <w:rPr>
          <w:rFonts w:ascii="SimSun" w:eastAsia="SimSun" w:hAnsi="SimSun"/>
          <w:color w:val="555555"/>
          <w:sz w:val="16"/>
          <w:szCs w:val="16"/>
        </w:rPr>
        <w:t xml:space="preserve">图 </w:t>
      </w:r>
      <w:r w:rsidR="00CA193F">
        <w:rPr>
          <w:rFonts w:ascii="SimSun" w:eastAsia="SimSun" w:hAnsi="SimSun" w:hint="eastAsia"/>
          <w:color w:val="555555"/>
          <w:sz w:val="16"/>
          <w:szCs w:val="16"/>
        </w:rPr>
        <w:t>8</w:t>
      </w:r>
      <w:r>
        <w:rPr>
          <w:rFonts w:ascii="SimSun" w:eastAsia="SimSun" w:hAnsi="SimSun"/>
          <w:color w:val="555555"/>
          <w:sz w:val="16"/>
          <w:szCs w:val="16"/>
        </w:rPr>
        <w:t>.3.3-18 校验失败</w:t>
      </w:r>
      <w:r w:rsidR="005318D2">
        <w:rPr>
          <w:rFonts w:ascii="SimSun" w:eastAsia="SimSun" w:hAnsi="SimSun"/>
          <w:color w:val="555555"/>
          <w:sz w:val="16"/>
          <w:szCs w:val="16"/>
        </w:rPr>
        <w:t>：</w:t>
      </w:r>
      <w:r>
        <w:rPr>
          <w:rFonts w:ascii="SimSun" w:eastAsia="SimSun" w:hAnsi="SimSun"/>
          <w:color w:val="555555"/>
          <w:sz w:val="16"/>
          <w:szCs w:val="16"/>
        </w:rPr>
        <w:t>非 4~8 位数字</w:t>
      </w:r>
    </w:p>
    <w:p w14:paraId="7914A948" w14:textId="77777777" w:rsidR="00C26294" w:rsidRDefault="00C26294" w:rsidP="00C26294">
      <w:pPr>
        <w:keepNext/>
        <w:spacing w:after="70"/>
        <w:jc w:val="center"/>
      </w:pPr>
      <w:r>
        <w:rPr>
          <w:noProof/>
        </w:rPr>
        <w:drawing>
          <wp:inline distT="0" distB="0" distL="0" distR="0" wp14:anchorId="5A599E6E" wp14:editId="59E3B5EB">
            <wp:extent cx="5787514" cy="4019107"/>
            <wp:effectExtent l="0" t="0" r="3810" b="635"/>
            <wp:docPr id="37" name="Screenshot 37" descr="图 7.3.3-19 校验失败:与当前值相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-37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92631" cy="402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F39DA" w14:textId="4C6F622B" w:rsidR="00C26294" w:rsidRDefault="00C26294" w:rsidP="00C26294">
      <w:pPr>
        <w:spacing w:after="70"/>
        <w:jc w:val="center"/>
      </w:pPr>
      <w:r>
        <w:rPr>
          <w:rFonts w:ascii="SimSun" w:eastAsia="SimSun" w:hAnsi="SimSun"/>
          <w:color w:val="555555"/>
          <w:sz w:val="16"/>
          <w:szCs w:val="16"/>
        </w:rPr>
        <w:t xml:space="preserve">图 </w:t>
      </w:r>
      <w:r w:rsidR="00CA193F">
        <w:rPr>
          <w:rFonts w:ascii="SimSun" w:eastAsia="SimSun" w:hAnsi="SimSun" w:hint="eastAsia"/>
          <w:color w:val="555555"/>
          <w:sz w:val="16"/>
          <w:szCs w:val="16"/>
        </w:rPr>
        <w:t>8</w:t>
      </w:r>
      <w:r>
        <w:rPr>
          <w:rFonts w:ascii="SimSun" w:eastAsia="SimSun" w:hAnsi="SimSun"/>
          <w:color w:val="555555"/>
          <w:sz w:val="16"/>
          <w:szCs w:val="16"/>
        </w:rPr>
        <w:t>.3.3-19 校验失败</w:t>
      </w:r>
      <w:r w:rsidR="005318D2">
        <w:rPr>
          <w:rFonts w:ascii="SimSun" w:eastAsia="SimSun" w:hAnsi="SimSun"/>
          <w:color w:val="555555"/>
          <w:sz w:val="16"/>
          <w:szCs w:val="16"/>
        </w:rPr>
        <w:t>：</w:t>
      </w:r>
      <w:r>
        <w:rPr>
          <w:rFonts w:ascii="SimSun" w:eastAsia="SimSun" w:hAnsi="SimSun"/>
          <w:color w:val="555555"/>
          <w:sz w:val="16"/>
          <w:szCs w:val="16"/>
        </w:rPr>
        <w:t>与当前值相同</w:t>
      </w:r>
    </w:p>
    <w:p w14:paraId="654B1C10" w14:textId="77777777" w:rsidR="00C26294" w:rsidRDefault="00C26294" w:rsidP="00C26294">
      <w:pPr>
        <w:keepNext/>
        <w:spacing w:after="70"/>
        <w:jc w:val="center"/>
      </w:pPr>
      <w:r>
        <w:rPr>
          <w:noProof/>
        </w:rPr>
        <w:drawing>
          <wp:inline distT="0" distB="0" distL="0" distR="0" wp14:anchorId="4AFBBE93" wp14:editId="29CE4FD5">
            <wp:extent cx="5954233" cy="4134884"/>
            <wp:effectExtent l="0" t="0" r="8890" b="0"/>
            <wp:docPr id="38" name="Screenshot 38" descr="图 7.3.3-20 录入成功:toast + 节点标签「已录入 · 等待下一次运行继续流程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-38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57671" cy="4137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070AD" w14:textId="2AFC9272" w:rsidR="00C26294" w:rsidRDefault="00C26294" w:rsidP="00C26294">
      <w:pPr>
        <w:spacing w:after="70"/>
        <w:jc w:val="center"/>
      </w:pPr>
      <w:r>
        <w:rPr>
          <w:rFonts w:ascii="SimSun" w:eastAsia="SimSun" w:hAnsi="SimSun"/>
          <w:color w:val="555555"/>
          <w:sz w:val="16"/>
          <w:szCs w:val="16"/>
        </w:rPr>
        <w:t xml:space="preserve">图 </w:t>
      </w:r>
      <w:r w:rsidR="00CA193F">
        <w:rPr>
          <w:rFonts w:ascii="SimSun" w:eastAsia="SimSun" w:hAnsi="SimSun" w:hint="eastAsia"/>
          <w:color w:val="555555"/>
          <w:sz w:val="16"/>
          <w:szCs w:val="16"/>
        </w:rPr>
        <w:t>8</w:t>
      </w:r>
      <w:r>
        <w:rPr>
          <w:rFonts w:ascii="SimSun" w:eastAsia="SimSun" w:hAnsi="SimSun"/>
          <w:color w:val="555555"/>
          <w:sz w:val="16"/>
          <w:szCs w:val="16"/>
        </w:rPr>
        <w:t>.3.3-20 录入成功</w:t>
      </w:r>
      <w:r w:rsidR="005318D2">
        <w:rPr>
          <w:rFonts w:ascii="SimSun" w:eastAsia="SimSun" w:hAnsi="SimSun"/>
          <w:color w:val="555555"/>
          <w:sz w:val="16"/>
          <w:szCs w:val="16"/>
        </w:rPr>
        <w:t>：</w:t>
      </w:r>
      <w:r>
        <w:rPr>
          <w:rFonts w:ascii="SimSun" w:eastAsia="SimSun" w:hAnsi="SimSun"/>
          <w:color w:val="555555"/>
          <w:sz w:val="16"/>
          <w:szCs w:val="16"/>
        </w:rPr>
        <w:t>toast + 节点标签「已录入 · 等待下一次运行继续流程」</w:t>
      </w:r>
    </w:p>
    <w:p w14:paraId="136F4EAE" w14:textId="0B0AB57D" w:rsidR="00C26294" w:rsidRDefault="00C26294" w:rsidP="00CA193F">
      <w:r>
        <w:t>未录入时直接点「任务重跑」会被拦截</w:t>
      </w:r>
      <w:r w:rsidR="005318D2">
        <w:t>：</w:t>
      </w:r>
      <w:r>
        <w:t>弹窗提示需先在「捕捉PO邮件」节点录入 ID No.</w:t>
      </w:r>
      <w:r w:rsidR="005318D2">
        <w:t>，</w:t>
      </w:r>
      <w:r>
        <w:t>重跑按钮禁用。</w:t>
      </w:r>
    </w:p>
    <w:p w14:paraId="302A14AC" w14:textId="77777777" w:rsidR="00C26294" w:rsidRDefault="00C26294" w:rsidP="00C26294">
      <w:pPr>
        <w:keepNext/>
        <w:spacing w:after="70"/>
        <w:jc w:val="center"/>
      </w:pPr>
      <w:r>
        <w:rPr>
          <w:noProof/>
        </w:rPr>
        <w:drawing>
          <wp:inline distT="0" distB="0" distL="0" distR="0" wp14:anchorId="23F5E617" wp14:editId="2B88C691">
            <wp:extent cx="6286500" cy="4365625"/>
            <wp:effectExtent l="0" t="0" r="0" b="0"/>
            <wp:docPr id="39" name="Screenshot 39" descr="图 7.3.3-21 未录入时任务重跑被拦截(按钮禁用 + 引导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-39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7CB72" w14:textId="50F42710" w:rsidR="00C26294" w:rsidRDefault="00C26294" w:rsidP="00C26294">
      <w:pPr>
        <w:spacing w:after="70"/>
        <w:jc w:val="center"/>
      </w:pPr>
      <w:r>
        <w:rPr>
          <w:rFonts w:ascii="SimSun" w:eastAsia="SimSun" w:hAnsi="SimSun"/>
          <w:color w:val="555555"/>
          <w:sz w:val="16"/>
          <w:szCs w:val="16"/>
        </w:rPr>
        <w:t xml:space="preserve">图 </w:t>
      </w:r>
      <w:r w:rsidR="00CA193F">
        <w:rPr>
          <w:rFonts w:ascii="SimSun" w:eastAsia="SimSun" w:hAnsi="SimSun" w:hint="eastAsia"/>
          <w:color w:val="555555"/>
          <w:sz w:val="16"/>
          <w:szCs w:val="16"/>
        </w:rPr>
        <w:t>8</w:t>
      </w:r>
      <w:r>
        <w:rPr>
          <w:rFonts w:ascii="SimSun" w:eastAsia="SimSun" w:hAnsi="SimSun"/>
          <w:color w:val="555555"/>
          <w:sz w:val="16"/>
          <w:szCs w:val="16"/>
        </w:rPr>
        <w:t>.3.3-21 未录入时任务重跑被拦截(按钮禁用 + 引导)</w:t>
      </w:r>
    </w:p>
    <w:p w14:paraId="7DF4C0C2" w14:textId="3F8C36E7" w:rsidR="00C26294" w:rsidRDefault="00C26294" w:rsidP="00A5437A">
      <w:pPr>
        <w:pStyle w:val="Heading4"/>
      </w:pPr>
      <w:r>
        <w:t>待人工处理</w:t>
      </w:r>
      <w:r w:rsidR="005318D2">
        <w:t>：</w:t>
      </w:r>
      <w:r>
        <w:t>进口发票缺失</w:t>
      </w:r>
    </w:p>
    <w:p w14:paraId="3193C558" w14:textId="391DAFA0" w:rsidR="00C26294" w:rsidRDefault="00C26294" w:rsidP="00CA193F">
      <w:r>
        <w:t>按 AWB 未能取得进口发票 → ASN Number 与 Shipment Date 无法取值</w:t>
      </w:r>
      <w:r w:rsidR="005318D2">
        <w:t>，</w:t>
      </w:r>
      <w:r>
        <w:t>任务进待人工处理</w:t>
      </w:r>
      <w:r w:rsidR="005318D2">
        <w:t>；</w:t>
      </w:r>
      <w:r>
        <w:t>节点 2 字段面板中两字段标低质量「(未找到进口发票)」</w:t>
      </w:r>
      <w:r w:rsidR="005318D2">
        <w:t>，</w:t>
      </w:r>
      <w:r>
        <w:t>节点 3「填入DSS导入模板」显示错误条。</w:t>
      </w:r>
      <w:r>
        <w:rPr>
          <w:b/>
        </w:rPr>
        <w:t>业务规则</w:t>
      </w:r>
      <w:r w:rsidR="005318D2">
        <w:rPr>
          <w:b/>
        </w:rPr>
        <w:t>：</w:t>
      </w:r>
      <w:r>
        <w:rPr>
          <w:b/>
        </w:rPr>
        <w:t>引导补传发票补传后整单重跑取 ASN / Shipment Date</w:t>
      </w:r>
      <w:r>
        <w:t>。</w:t>
      </w:r>
    </w:p>
    <w:p w14:paraId="0D0685FB" w14:textId="77777777" w:rsidR="00C26294" w:rsidRDefault="00C26294" w:rsidP="00C26294">
      <w:pPr>
        <w:keepNext/>
        <w:spacing w:after="70"/>
        <w:jc w:val="center"/>
      </w:pPr>
      <w:r>
        <w:rPr>
          <w:noProof/>
        </w:rPr>
        <w:drawing>
          <wp:inline distT="0" distB="0" distL="0" distR="0" wp14:anchorId="393663B8" wp14:editId="71712648">
            <wp:extent cx="5645305" cy="3920351"/>
            <wp:effectExtent l="0" t="0" r="0" b="4445"/>
            <wp:docPr id="40" name="Screenshot 40" descr="图 7.3.3-22 发票缺失票总览(界面错误文案为旧口径&quot;系统库&quot;,业务口径以本节正文发票邮件搜索为准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-40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653124" cy="3925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EACD3" w14:textId="1C1B2910" w:rsidR="00C26294" w:rsidRDefault="00C26294" w:rsidP="00C26294">
      <w:pPr>
        <w:spacing w:after="70"/>
        <w:jc w:val="center"/>
      </w:pPr>
      <w:r>
        <w:rPr>
          <w:rFonts w:ascii="SimSun" w:eastAsia="SimSun" w:hAnsi="SimSun"/>
          <w:color w:val="555555"/>
          <w:sz w:val="16"/>
          <w:szCs w:val="16"/>
        </w:rPr>
        <w:t xml:space="preserve">图 </w:t>
      </w:r>
      <w:r w:rsidR="00D63528">
        <w:rPr>
          <w:rFonts w:ascii="SimSun" w:eastAsia="SimSun" w:hAnsi="SimSun" w:hint="eastAsia"/>
          <w:color w:val="555555"/>
          <w:sz w:val="16"/>
          <w:szCs w:val="16"/>
        </w:rPr>
        <w:t>8</w:t>
      </w:r>
      <w:r>
        <w:rPr>
          <w:rFonts w:ascii="SimSun" w:eastAsia="SimSun" w:hAnsi="SimSun"/>
          <w:color w:val="555555"/>
          <w:sz w:val="16"/>
          <w:szCs w:val="16"/>
        </w:rPr>
        <w:t>.3.3-22 发票缺失票总览</w:t>
      </w:r>
    </w:p>
    <w:p w14:paraId="3B48EECC" w14:textId="77777777" w:rsidR="00C26294" w:rsidRDefault="00C26294" w:rsidP="00C26294">
      <w:pPr>
        <w:keepNext/>
        <w:spacing w:after="70"/>
        <w:jc w:val="center"/>
      </w:pPr>
      <w:r>
        <w:rPr>
          <w:noProof/>
        </w:rPr>
        <w:drawing>
          <wp:inline distT="0" distB="0" distL="0" distR="0" wp14:anchorId="696C7973" wp14:editId="7D01A019">
            <wp:extent cx="5782704" cy="4015767"/>
            <wp:effectExtent l="0" t="0" r="8890" b="3810"/>
            <wp:docPr id="41" name="Screenshot 41" descr="图 7.3.3-23 节点 2 字段面板:ASN / Shipment Date 缺失标低质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-41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92819" cy="4022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DE145" w14:textId="5902FCF0" w:rsidR="00C26294" w:rsidRDefault="00C26294" w:rsidP="00C26294">
      <w:pPr>
        <w:spacing w:after="70"/>
        <w:jc w:val="center"/>
      </w:pPr>
      <w:r>
        <w:rPr>
          <w:rFonts w:ascii="SimSun" w:eastAsia="SimSun" w:hAnsi="SimSun"/>
          <w:color w:val="555555"/>
          <w:sz w:val="16"/>
          <w:szCs w:val="16"/>
        </w:rPr>
        <w:t xml:space="preserve">图 </w:t>
      </w:r>
      <w:r w:rsidR="00D63528">
        <w:rPr>
          <w:rFonts w:ascii="SimSun" w:eastAsia="SimSun" w:hAnsi="SimSun" w:hint="eastAsia"/>
          <w:color w:val="555555"/>
          <w:sz w:val="16"/>
          <w:szCs w:val="16"/>
        </w:rPr>
        <w:t>8</w:t>
      </w:r>
      <w:r>
        <w:rPr>
          <w:rFonts w:ascii="SimSun" w:eastAsia="SimSun" w:hAnsi="SimSun"/>
          <w:color w:val="555555"/>
          <w:sz w:val="16"/>
          <w:szCs w:val="16"/>
        </w:rPr>
        <w:t>.3.3-23 节点 2 字段面板</w:t>
      </w:r>
    </w:p>
    <w:p w14:paraId="61B81A1D" w14:textId="77777777" w:rsidR="00C26294" w:rsidRDefault="00C26294" w:rsidP="00C26294">
      <w:pPr>
        <w:keepNext/>
        <w:spacing w:after="70"/>
        <w:jc w:val="center"/>
      </w:pPr>
      <w:r>
        <w:rPr>
          <w:noProof/>
        </w:rPr>
        <w:drawing>
          <wp:inline distT="0" distB="0" distL="0" distR="0" wp14:anchorId="12A3F38D" wp14:editId="36C32272">
            <wp:extent cx="6286500" cy="4365625"/>
            <wp:effectExtent l="0" t="0" r="0" b="0"/>
            <wp:docPr id="42" name="Screenshot 42" descr="图 7.3.3-24 节点 3 错误条与证据;「⤒ 上传」置灰(该节点无需上传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-42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EA2B9" w14:textId="3D865F65" w:rsidR="00C26294" w:rsidRDefault="00C26294" w:rsidP="00C26294">
      <w:pPr>
        <w:spacing w:after="70"/>
        <w:jc w:val="center"/>
      </w:pPr>
      <w:r>
        <w:rPr>
          <w:rFonts w:ascii="SimSun" w:eastAsia="SimSun" w:hAnsi="SimSun"/>
          <w:color w:val="555555"/>
          <w:sz w:val="16"/>
          <w:szCs w:val="16"/>
        </w:rPr>
        <w:t xml:space="preserve">图 </w:t>
      </w:r>
      <w:r w:rsidR="00D63528">
        <w:rPr>
          <w:rFonts w:ascii="SimSun" w:eastAsia="SimSun" w:hAnsi="SimSun" w:hint="eastAsia"/>
          <w:color w:val="555555"/>
          <w:sz w:val="16"/>
          <w:szCs w:val="16"/>
        </w:rPr>
        <w:t>8</w:t>
      </w:r>
      <w:r>
        <w:rPr>
          <w:rFonts w:ascii="SimSun" w:eastAsia="SimSun" w:hAnsi="SimSun"/>
          <w:color w:val="555555"/>
          <w:sz w:val="16"/>
          <w:szCs w:val="16"/>
        </w:rPr>
        <w:t>.3.3-24 节点 3 错误条与证据</w:t>
      </w:r>
    </w:p>
    <w:p w14:paraId="08458B65" w14:textId="5B19A5FB" w:rsidR="00C26294" w:rsidRDefault="00C26294" w:rsidP="00A5437A">
      <w:pPr>
        <w:pStyle w:val="Heading4"/>
      </w:pPr>
      <w:r>
        <w:t>重跑与历史执行</w:t>
      </w:r>
    </w:p>
    <w:tbl>
      <w:tblPr>
        <w:tblW w:w="10034" w:type="dxa"/>
        <w:tblInd w:w="7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  <w:tblCellMar>
          <w:top w:w="50" w:type="dxa"/>
          <w:left w:w="75" w:type="dxa"/>
          <w:bottom w:w="50" w:type="dxa"/>
          <w:right w:w="75" w:type="dxa"/>
        </w:tblCellMar>
        <w:tblLook w:val="0000" w:firstRow="0" w:lastRow="0" w:firstColumn="0" w:lastColumn="0" w:noHBand="0" w:noVBand="0"/>
      </w:tblPr>
      <w:tblGrid>
        <w:gridCol w:w="1906"/>
        <w:gridCol w:w="2709"/>
        <w:gridCol w:w="3010"/>
        <w:gridCol w:w="2409"/>
      </w:tblGrid>
      <w:tr w:rsidR="00C26294" w14:paraId="12336602" w14:textId="77777777">
        <w:trPr>
          <w:cantSplit/>
          <w:tblHeader/>
        </w:trPr>
        <w:tc>
          <w:tcPr>
            <w:tcW w:w="1906" w:type="dxa"/>
            <w:shd w:val="clear" w:color="auto" w:fill="080808"/>
            <w:vAlign w:val="center"/>
          </w:tcPr>
          <w:p w14:paraId="6F0162A7" w14:textId="77777777" w:rsidR="00C26294" w:rsidRDefault="00C26294" w:rsidP="00D63528">
            <w:r>
              <w:t>操作</w:t>
            </w:r>
          </w:p>
        </w:tc>
        <w:tc>
          <w:tcPr>
            <w:tcW w:w="2709" w:type="dxa"/>
            <w:shd w:val="clear" w:color="auto" w:fill="080808"/>
            <w:vAlign w:val="center"/>
          </w:tcPr>
          <w:p w14:paraId="23328D04" w14:textId="77777777" w:rsidR="00C26294" w:rsidRDefault="00C26294" w:rsidP="00D63528">
            <w:r>
              <w:t>显示 / 可用条件</w:t>
            </w:r>
          </w:p>
        </w:tc>
        <w:tc>
          <w:tcPr>
            <w:tcW w:w="3010" w:type="dxa"/>
            <w:shd w:val="clear" w:color="auto" w:fill="080808"/>
            <w:vAlign w:val="center"/>
          </w:tcPr>
          <w:p w14:paraId="65589F1A" w14:textId="77777777" w:rsidR="00C26294" w:rsidRDefault="00C26294" w:rsidP="00D63528">
            <w:r>
              <w:t>动作、处理与反馈</w:t>
            </w:r>
          </w:p>
        </w:tc>
        <w:tc>
          <w:tcPr>
            <w:tcW w:w="2409" w:type="dxa"/>
            <w:shd w:val="clear" w:color="auto" w:fill="080808"/>
            <w:vAlign w:val="center"/>
          </w:tcPr>
          <w:p w14:paraId="13DCA1AF" w14:textId="77777777" w:rsidR="00C26294" w:rsidRDefault="00C26294" w:rsidP="00D63528">
            <w:r>
              <w:t>数据变化 / 页面联动</w:t>
            </w:r>
          </w:p>
        </w:tc>
      </w:tr>
      <w:tr w:rsidR="00C26294" w14:paraId="151A9218" w14:textId="77777777">
        <w:trPr>
          <w:cantSplit/>
        </w:trPr>
        <w:tc>
          <w:tcPr>
            <w:tcW w:w="1906" w:type="dxa"/>
            <w:shd w:val="clear" w:color="auto" w:fill="EEEEEE"/>
            <w:vAlign w:val="center"/>
          </w:tcPr>
          <w:p w14:paraId="58DD0D60" w14:textId="10D49DBB" w:rsidR="00C26294" w:rsidRDefault="00C26294" w:rsidP="00D63528">
            <w:r>
              <w:t>任务重跑(整单)</w:t>
            </w:r>
          </w:p>
        </w:tc>
        <w:tc>
          <w:tcPr>
            <w:tcW w:w="2709" w:type="dxa"/>
            <w:shd w:val="clear" w:color="auto" w:fill="EEEEEE"/>
            <w:vAlign w:val="center"/>
          </w:tcPr>
          <w:p w14:paraId="335713FC" w14:textId="3E89E011" w:rsidR="00C26294" w:rsidRDefault="00C26294" w:rsidP="00D63528">
            <w:r>
              <w:t>失败 / 待人工处理状态出现</w:t>
            </w:r>
            <w:r w:rsidR="005318D2">
              <w:t>；</w:t>
            </w:r>
            <w:r>
              <w:t>悬停显示说明气泡</w:t>
            </w:r>
          </w:p>
        </w:tc>
        <w:tc>
          <w:tcPr>
            <w:tcW w:w="3010" w:type="dxa"/>
            <w:shd w:val="clear" w:color="auto" w:fill="EEEEEE"/>
            <w:vAlign w:val="center"/>
          </w:tcPr>
          <w:p w14:paraId="2EA68AE8" w14:textId="3BB84CA7" w:rsidR="00C26294" w:rsidRDefault="00C26294" w:rsidP="00D63528">
            <w:r>
              <w:t>弹窗说明将生成新执行实例、从头执行全部节点</w:t>
            </w:r>
            <w:r w:rsidR="005318D2">
              <w:t>；</w:t>
            </w:r>
            <w:r>
              <w:t>缺件未处理时按钮禁用并引导先去节点处理</w:t>
            </w:r>
          </w:p>
        </w:tc>
        <w:tc>
          <w:tcPr>
            <w:tcW w:w="2409" w:type="dxa"/>
            <w:shd w:val="clear" w:color="auto" w:fill="EEEEEE"/>
            <w:vAlign w:val="center"/>
          </w:tcPr>
          <w:p w14:paraId="462BB063" w14:textId="4025EB10" w:rsidR="00C26294" w:rsidRDefault="00C26294" w:rsidP="00D63528">
            <w:r>
              <w:t>生成 R#N+1</w:t>
            </w:r>
            <w:r w:rsidR="005318D2">
              <w:t>，</w:t>
            </w:r>
            <w:r>
              <w:t>携带当前生效字段值(含修正 / 补录)</w:t>
            </w:r>
            <w:r w:rsidR="005318D2">
              <w:t>；</w:t>
            </w:r>
            <w:r>
              <w:t>历史 Run 保持只读</w:t>
            </w:r>
          </w:p>
        </w:tc>
      </w:tr>
      <w:tr w:rsidR="00C26294" w14:paraId="1F4A3AB6" w14:textId="77777777">
        <w:trPr>
          <w:cantSplit/>
        </w:trPr>
        <w:tc>
          <w:tcPr>
            <w:tcW w:w="1906" w:type="dxa"/>
            <w:shd w:val="clear" w:color="auto" w:fill="FFFFFF"/>
            <w:vAlign w:val="center"/>
          </w:tcPr>
          <w:p w14:paraId="37636B2D" w14:textId="5580EFF7" w:rsidR="00C26294" w:rsidRDefault="00C26294" w:rsidP="00D63528">
            <w:r>
              <w:t>节点重跑</w:t>
            </w:r>
          </w:p>
        </w:tc>
        <w:tc>
          <w:tcPr>
            <w:tcW w:w="2709" w:type="dxa"/>
            <w:shd w:val="clear" w:color="auto" w:fill="FFFFFF"/>
            <w:vAlign w:val="center"/>
          </w:tcPr>
          <w:p w14:paraId="7C13699F" w14:textId="77777777" w:rsidR="00C26294" w:rsidRDefault="00C26294" w:rsidP="00D63528">
            <w:r>
              <w:t>同上</w:t>
            </w:r>
          </w:p>
        </w:tc>
        <w:tc>
          <w:tcPr>
            <w:tcW w:w="3010" w:type="dxa"/>
            <w:shd w:val="clear" w:color="auto" w:fill="FFFFFF"/>
            <w:vAlign w:val="center"/>
          </w:tcPr>
          <w:p w14:paraId="0FC7F585" w14:textId="7C69CA21" w:rsidR="00C26294" w:rsidRDefault="00C26294" w:rsidP="00D63528">
            <w:r>
              <w:t>以当前选中节点为起点生成 R#N+1</w:t>
            </w:r>
            <w:r w:rsidR="005318D2">
              <w:t>，</w:t>
            </w:r>
            <w:r>
              <w:t>之前节点沿用本次结果</w:t>
            </w:r>
          </w:p>
        </w:tc>
        <w:tc>
          <w:tcPr>
            <w:tcW w:w="2409" w:type="dxa"/>
            <w:shd w:val="clear" w:color="auto" w:fill="FFFFFF"/>
            <w:vAlign w:val="center"/>
          </w:tcPr>
          <w:p w14:paraId="0522B36E" w14:textId="77777777" w:rsidR="00C26294" w:rsidRDefault="00C26294" w:rsidP="00D63528">
            <w:r>
              <w:t>同上</w:t>
            </w:r>
          </w:p>
        </w:tc>
      </w:tr>
      <w:tr w:rsidR="00C26294" w14:paraId="407C5424" w14:textId="77777777">
        <w:trPr>
          <w:cantSplit/>
        </w:trPr>
        <w:tc>
          <w:tcPr>
            <w:tcW w:w="1906" w:type="dxa"/>
            <w:shd w:val="clear" w:color="auto" w:fill="EEEEEE"/>
            <w:vAlign w:val="center"/>
          </w:tcPr>
          <w:p w14:paraId="7DBB10FC" w14:textId="77777777" w:rsidR="00C26294" w:rsidRDefault="00C26294" w:rsidP="00D63528">
            <w:r>
              <w:t>Run 切换</w:t>
            </w:r>
          </w:p>
        </w:tc>
        <w:tc>
          <w:tcPr>
            <w:tcW w:w="2709" w:type="dxa"/>
            <w:shd w:val="clear" w:color="auto" w:fill="EEEEEE"/>
            <w:vAlign w:val="center"/>
          </w:tcPr>
          <w:p w14:paraId="0C878E95" w14:textId="77777777" w:rsidR="00C26294" w:rsidRDefault="00C26294" w:rsidP="00D63528">
            <w:r>
              <w:t>执行次数 &gt;1 时出现 chips</w:t>
            </w:r>
          </w:p>
        </w:tc>
        <w:tc>
          <w:tcPr>
            <w:tcW w:w="3010" w:type="dxa"/>
            <w:shd w:val="clear" w:color="auto" w:fill="EEEEEE"/>
            <w:vAlign w:val="center"/>
          </w:tcPr>
          <w:p w14:paraId="4775A77F" w14:textId="409CE36E" w:rsidR="00C26294" w:rsidRDefault="00C26294" w:rsidP="00D63528">
            <w:r>
              <w:t>点击切到历史 Run</w:t>
            </w:r>
            <w:r w:rsidR="005318D2">
              <w:t>：</w:t>
            </w:r>
            <w:r>
              <w:t>节点轨迹、字段、证据按该 Run 展示</w:t>
            </w:r>
            <w:r w:rsidR="005318D2">
              <w:t>，</w:t>
            </w:r>
            <w:r>
              <w:t>页面顶部标「历史执行 · 只读」</w:t>
            </w:r>
            <w:r w:rsidR="005318D2">
              <w:t>，</w:t>
            </w:r>
            <w:r>
              <w:t>字段不可修正</w:t>
            </w:r>
          </w:p>
        </w:tc>
        <w:tc>
          <w:tcPr>
            <w:tcW w:w="2409" w:type="dxa"/>
            <w:shd w:val="clear" w:color="auto" w:fill="EEEEEE"/>
            <w:vAlign w:val="center"/>
          </w:tcPr>
          <w:p w14:paraId="07A783EA" w14:textId="77777777" w:rsidR="00C26294" w:rsidRDefault="00C26294" w:rsidP="00D63528">
            <w:r>
              <w:t>「切回当前执行 →」一键返回</w:t>
            </w:r>
          </w:p>
        </w:tc>
      </w:tr>
    </w:tbl>
    <w:p w14:paraId="7CB4C264" w14:textId="77777777" w:rsidR="00C26294" w:rsidRDefault="00C26294" w:rsidP="00C26294">
      <w:pPr>
        <w:spacing w:after="70"/>
      </w:pPr>
    </w:p>
    <w:p w14:paraId="3D9263F3" w14:textId="77777777" w:rsidR="00C26294" w:rsidRDefault="00C26294" w:rsidP="00C26294">
      <w:pPr>
        <w:keepNext/>
        <w:spacing w:after="70"/>
        <w:jc w:val="center"/>
      </w:pPr>
      <w:r>
        <w:rPr>
          <w:noProof/>
        </w:rPr>
        <w:drawing>
          <wp:inline distT="0" distB="0" distL="0" distR="0" wp14:anchorId="770D338F" wp14:editId="03ACD1C6">
            <wp:extent cx="5759806" cy="3999865"/>
            <wp:effectExtent l="0" t="0" r="0" b="635"/>
            <wp:docPr id="43" name="Screenshot 43" descr="图 7.3.3-25 录入完成后任务重跑弹窗:显示已录入信息,按钮可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-43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63613" cy="4002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1313A" w14:textId="4574D716" w:rsidR="00C26294" w:rsidRDefault="00C26294" w:rsidP="00C26294">
      <w:pPr>
        <w:spacing w:after="70"/>
        <w:jc w:val="center"/>
      </w:pPr>
      <w:r>
        <w:rPr>
          <w:rFonts w:ascii="SimSun" w:eastAsia="SimSun" w:hAnsi="SimSun"/>
          <w:color w:val="555555"/>
          <w:sz w:val="16"/>
          <w:szCs w:val="16"/>
        </w:rPr>
        <w:t xml:space="preserve">图 </w:t>
      </w:r>
      <w:r w:rsidR="00742608">
        <w:rPr>
          <w:rFonts w:ascii="SimSun" w:eastAsia="SimSun" w:hAnsi="SimSun" w:hint="eastAsia"/>
          <w:color w:val="555555"/>
          <w:sz w:val="16"/>
          <w:szCs w:val="16"/>
        </w:rPr>
        <w:t>8</w:t>
      </w:r>
      <w:r>
        <w:rPr>
          <w:rFonts w:ascii="SimSun" w:eastAsia="SimSun" w:hAnsi="SimSun"/>
          <w:color w:val="555555"/>
          <w:sz w:val="16"/>
          <w:szCs w:val="16"/>
        </w:rPr>
        <w:t>.3.3-25 录入完成后任务重跑弹窗</w:t>
      </w:r>
    </w:p>
    <w:p w14:paraId="129A50A5" w14:textId="77777777" w:rsidR="00C26294" w:rsidRDefault="00C26294" w:rsidP="00C26294">
      <w:pPr>
        <w:keepNext/>
        <w:spacing w:after="70"/>
        <w:jc w:val="center"/>
      </w:pPr>
      <w:r>
        <w:rPr>
          <w:noProof/>
        </w:rPr>
        <w:drawing>
          <wp:inline distT="0" distB="0" distL="0" distR="0" wp14:anchorId="5634DEC7" wp14:editId="75D4A8A8">
            <wp:extent cx="5794154" cy="4023718"/>
            <wp:effectExtent l="0" t="0" r="0" b="0"/>
            <wp:docPr id="44" name="Screenshot 44" descr="图 7.3.3-26 重跑执行中:出现 R#2 chip,任务状态变执行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-44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98052" cy="402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483DC" w14:textId="06D21B7A" w:rsidR="00C26294" w:rsidRDefault="00C26294" w:rsidP="00C26294">
      <w:pPr>
        <w:spacing w:after="70"/>
        <w:jc w:val="center"/>
      </w:pPr>
      <w:r>
        <w:rPr>
          <w:rFonts w:ascii="SimSun" w:eastAsia="SimSun" w:hAnsi="SimSun"/>
          <w:color w:val="555555"/>
          <w:sz w:val="16"/>
          <w:szCs w:val="16"/>
        </w:rPr>
        <w:t xml:space="preserve">图 </w:t>
      </w:r>
      <w:r w:rsidR="00037313">
        <w:rPr>
          <w:rFonts w:ascii="SimSun" w:eastAsia="SimSun" w:hAnsi="SimSun" w:hint="eastAsia"/>
          <w:color w:val="555555"/>
          <w:sz w:val="16"/>
          <w:szCs w:val="16"/>
        </w:rPr>
        <w:t>8</w:t>
      </w:r>
      <w:r>
        <w:rPr>
          <w:rFonts w:ascii="SimSun" w:eastAsia="SimSun" w:hAnsi="SimSun"/>
          <w:color w:val="555555"/>
          <w:sz w:val="16"/>
          <w:szCs w:val="16"/>
        </w:rPr>
        <w:t>.3.3-26 重跑执行中</w:t>
      </w:r>
    </w:p>
    <w:p w14:paraId="3F13786C" w14:textId="77777777" w:rsidR="00C26294" w:rsidRDefault="00C26294" w:rsidP="00C26294">
      <w:pPr>
        <w:keepNext/>
        <w:spacing w:after="70"/>
        <w:jc w:val="center"/>
      </w:pPr>
      <w:r>
        <w:rPr>
          <w:noProof/>
        </w:rPr>
        <w:drawing>
          <wp:inline distT="0" distB="0" distL="0" distR="0" wp14:anchorId="2749621F" wp14:editId="342E6E50">
            <wp:extent cx="5612456" cy="3897539"/>
            <wp:effectExtent l="0" t="0" r="7620" b="8255"/>
            <wp:docPr id="45" name="Screenshot 45" descr="图 7.3.3-27 重跑完成:R#2 为当前执行,ID No. 字段标注「自 R#1 修正值继承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-45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617314" cy="3900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F977B" w14:textId="73E01462" w:rsidR="00C26294" w:rsidRDefault="00C26294" w:rsidP="00C26294">
      <w:pPr>
        <w:spacing w:after="70"/>
        <w:jc w:val="center"/>
      </w:pPr>
      <w:r>
        <w:rPr>
          <w:rFonts w:ascii="SimSun" w:eastAsia="SimSun" w:hAnsi="SimSun"/>
          <w:color w:val="555555"/>
          <w:sz w:val="16"/>
          <w:szCs w:val="16"/>
        </w:rPr>
        <w:t xml:space="preserve">图 </w:t>
      </w:r>
      <w:r w:rsidR="00037313">
        <w:rPr>
          <w:rFonts w:ascii="SimSun" w:eastAsia="SimSun" w:hAnsi="SimSun" w:hint="eastAsia"/>
          <w:color w:val="555555"/>
          <w:sz w:val="16"/>
          <w:szCs w:val="16"/>
        </w:rPr>
        <w:t>8</w:t>
      </w:r>
      <w:r>
        <w:rPr>
          <w:rFonts w:ascii="SimSun" w:eastAsia="SimSun" w:hAnsi="SimSun"/>
          <w:color w:val="555555"/>
          <w:sz w:val="16"/>
          <w:szCs w:val="16"/>
        </w:rPr>
        <w:t>.3.3-27 重跑完成</w:t>
      </w:r>
    </w:p>
    <w:p w14:paraId="30633821" w14:textId="77777777" w:rsidR="00C26294" w:rsidRDefault="00C26294" w:rsidP="00C26294">
      <w:pPr>
        <w:keepNext/>
        <w:spacing w:after="70"/>
        <w:jc w:val="center"/>
      </w:pPr>
      <w:r>
        <w:rPr>
          <w:noProof/>
        </w:rPr>
        <w:drawing>
          <wp:inline distT="0" distB="0" distL="0" distR="0" wp14:anchorId="2B80402A" wp14:editId="51F1D89C">
            <wp:extent cx="5972992" cy="4147911"/>
            <wp:effectExtent l="0" t="0" r="8890" b="5080"/>
            <wp:docPr id="46" name="Screenshot 46" descr="图 7.3.3-28 切回 R#1:历史执行只读,字段保留「32882 → 已修正」留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-46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78177" cy="4151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D19C9" w14:textId="3A67AF75" w:rsidR="00C26294" w:rsidRDefault="00C26294" w:rsidP="00C26294">
      <w:pPr>
        <w:spacing w:after="70"/>
        <w:jc w:val="center"/>
      </w:pPr>
      <w:r>
        <w:rPr>
          <w:rFonts w:ascii="SimSun" w:eastAsia="SimSun" w:hAnsi="SimSun"/>
          <w:color w:val="555555"/>
          <w:sz w:val="16"/>
          <w:szCs w:val="16"/>
        </w:rPr>
        <w:t xml:space="preserve">图 </w:t>
      </w:r>
      <w:r w:rsidR="00037313">
        <w:rPr>
          <w:rFonts w:ascii="SimSun" w:eastAsia="SimSun" w:hAnsi="SimSun" w:hint="eastAsia"/>
          <w:color w:val="555555"/>
          <w:sz w:val="16"/>
          <w:szCs w:val="16"/>
        </w:rPr>
        <w:t>8</w:t>
      </w:r>
      <w:r>
        <w:rPr>
          <w:rFonts w:ascii="SimSun" w:eastAsia="SimSun" w:hAnsi="SimSun"/>
          <w:color w:val="555555"/>
          <w:sz w:val="16"/>
          <w:szCs w:val="16"/>
        </w:rPr>
        <w:t>.3.3-28 切回 R#1</w:t>
      </w:r>
      <w:r w:rsidR="005318D2">
        <w:rPr>
          <w:rFonts w:ascii="SimSun" w:eastAsia="SimSun" w:hAnsi="SimSun"/>
          <w:color w:val="555555"/>
          <w:sz w:val="16"/>
          <w:szCs w:val="16"/>
        </w:rPr>
        <w:t>：</w:t>
      </w:r>
      <w:r>
        <w:rPr>
          <w:rFonts w:ascii="SimSun" w:eastAsia="SimSun" w:hAnsi="SimSun"/>
          <w:color w:val="555555"/>
          <w:sz w:val="16"/>
          <w:szCs w:val="16"/>
        </w:rPr>
        <w:t>历史执行只读</w:t>
      </w:r>
    </w:p>
    <w:p w14:paraId="4EB99FAB" w14:textId="6EB2D501" w:rsidR="00AA2752" w:rsidRPr="00C26294" w:rsidRDefault="00C26294" w:rsidP="00AA2752">
      <w:r>
        <w:rPr>
          <w:b/>
        </w:rPr>
        <w:t>页面承接关系</w:t>
      </w:r>
      <w:r w:rsidR="005318D2">
        <w:t>：</w:t>
      </w:r>
      <w:r>
        <w:t>补录 / 修正 → 写入当前生效值并留痕 → 重跑生成 R#N+1 时携带 → 新 Run 产出新模板按新时间戳目录归档</w:t>
      </w:r>
      <w:r w:rsidR="005318D2">
        <w:t>，</w:t>
      </w:r>
      <w:r>
        <w:t>历史目录保留不覆盖</w:t>
      </w:r>
      <w:r w:rsidR="005318D2">
        <w:t>；</w:t>
      </w:r>
      <w:r>
        <w:t>收货记录按 AWB+PO+Item 去重</w:t>
      </w:r>
      <w:r w:rsidR="005318D2">
        <w:t>，</w:t>
      </w:r>
      <w:r>
        <w:t>不产生重复行。</w:t>
      </w:r>
    </w:p>
    <w:p w14:paraId="37C187D6" w14:textId="0203B474" w:rsidR="00CD498A" w:rsidRDefault="00DD21A1" w:rsidP="00FF4BD6">
      <w:pPr>
        <w:pStyle w:val="Heading3"/>
      </w:pPr>
      <w:r>
        <w:t>邮件</w:t>
      </w:r>
      <w:r w:rsidR="005C335A">
        <w:rPr>
          <w:rFonts w:hint="eastAsia"/>
        </w:rPr>
        <w:t>中心</w:t>
      </w:r>
    </w:p>
    <w:p w14:paraId="7DF4995C" w14:textId="3C25A859" w:rsidR="007B5AEF" w:rsidRDefault="007B5AEF" w:rsidP="007B5AEF">
      <w:pPr>
        <w:spacing w:after="70"/>
      </w:pPr>
      <w:r>
        <w:rPr>
          <w:szCs w:val="18"/>
        </w:rPr>
        <w:t>按 Case 管理邮件监听、邮件模板与邮件日志</w:t>
      </w:r>
      <w:r w:rsidR="005318D2">
        <w:rPr>
          <w:szCs w:val="18"/>
        </w:rPr>
        <w:t>；</w:t>
      </w:r>
      <w:r>
        <w:rPr>
          <w:szCs w:val="18"/>
        </w:rPr>
        <w:t>Case 下拉选择「Case 5 · ASN」后只看本 Case 内容。</w:t>
      </w:r>
    </w:p>
    <w:p w14:paraId="227B1F65" w14:textId="77777777" w:rsidR="00AA79CF" w:rsidRPr="00AA79CF" w:rsidRDefault="00AA79CF" w:rsidP="00AA79CF">
      <w:pPr>
        <w:pStyle w:val="ListParagraph"/>
        <w:numPr>
          <w:ilvl w:val="2"/>
          <w:numId w:val="30"/>
        </w:numPr>
        <w:spacing w:before="140" w:after="80"/>
        <w:outlineLvl w:val="3"/>
        <w:rPr>
          <w:b/>
          <w:bCs/>
          <w:vanish/>
          <w:szCs w:val="21"/>
        </w:rPr>
      </w:pPr>
    </w:p>
    <w:p w14:paraId="2BAC5350" w14:textId="197B1902" w:rsidR="007B5AEF" w:rsidRDefault="007B5AEF" w:rsidP="00AA79CF">
      <w:pPr>
        <w:pStyle w:val="Heading4"/>
      </w:pPr>
      <w:r w:rsidRPr="007B5AEF">
        <w:t>邮件监听</w:t>
      </w:r>
    </w:p>
    <w:p w14:paraId="0D04E554" w14:textId="3ADC499A" w:rsidR="007B5AEF" w:rsidRDefault="007B5AEF" w:rsidP="007B5AEF">
      <w:pPr>
        <w:spacing w:after="70"/>
      </w:pPr>
      <w:r>
        <w:rPr>
          <w:szCs w:val="18"/>
        </w:rPr>
        <w:t>Case5-MBPLAP 为定时触发</w:t>
      </w:r>
      <w:r w:rsidR="005318D2">
        <w:rPr>
          <w:szCs w:val="18"/>
        </w:rPr>
        <w:t>，</w:t>
      </w:r>
      <w:r>
        <w:rPr>
          <w:szCs w:val="18"/>
        </w:rPr>
        <w:t>无邮件监听规则</w:t>
      </w:r>
      <w:r w:rsidR="005318D2">
        <w:rPr>
          <w:szCs w:val="18"/>
        </w:rPr>
        <w:t>；</w:t>
      </w:r>
      <w:r>
        <w:rPr>
          <w:szCs w:val="18"/>
        </w:rPr>
        <w:t>Case5-XEntry 两条内置规则</w:t>
      </w:r>
      <w:r w:rsidR="005318D2">
        <w:rPr>
          <w:szCs w:val="18"/>
        </w:rPr>
        <w:t>：</w:t>
      </w:r>
    </w:p>
    <w:tbl>
      <w:tblPr>
        <w:tblW w:w="5000" w:type="pc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top w:w="50" w:type="dxa"/>
          <w:left w:w="75" w:type="dxa"/>
          <w:bottom w:w="50" w:type="dxa"/>
          <w:right w:w="75" w:type="dxa"/>
        </w:tblCellMar>
        <w:tblLook w:val="0000" w:firstRow="0" w:lastRow="0" w:firstColumn="0" w:lastColumn="0" w:noHBand="0" w:noVBand="0"/>
      </w:tblPr>
      <w:tblGrid>
        <w:gridCol w:w="1804"/>
        <w:gridCol w:w="1803"/>
        <w:gridCol w:w="1803"/>
        <w:gridCol w:w="1803"/>
        <w:gridCol w:w="1803"/>
      </w:tblGrid>
      <w:tr w:rsidR="007B5AEF" w14:paraId="4A085124" w14:textId="77777777" w:rsidTr="00AA79CF">
        <w:trPr>
          <w:cantSplit/>
          <w:tblHeader/>
        </w:trPr>
        <w:tc>
          <w:tcPr>
            <w:tcW w:w="1000" w:type="pct"/>
            <w:shd w:val="clear" w:color="auto" w:fill="080808"/>
            <w:vAlign w:val="center"/>
          </w:tcPr>
          <w:p w14:paraId="0FDE8303" w14:textId="77777777" w:rsidR="007B5AEF" w:rsidRDefault="007B5AEF">
            <w:pPr>
              <w:spacing w:after="70" w:line="210" w:lineRule="auto"/>
            </w:pPr>
            <w:r>
              <w:rPr>
                <w:b/>
                <w:color w:val="FFFFFF"/>
                <w:sz w:val="16"/>
                <w:szCs w:val="16"/>
              </w:rPr>
              <w:t>规则</w:t>
            </w:r>
          </w:p>
        </w:tc>
        <w:tc>
          <w:tcPr>
            <w:tcW w:w="1000" w:type="pct"/>
            <w:shd w:val="clear" w:color="auto" w:fill="080808"/>
            <w:vAlign w:val="center"/>
          </w:tcPr>
          <w:p w14:paraId="6654C61B" w14:textId="77777777" w:rsidR="007B5AEF" w:rsidRDefault="007B5AEF">
            <w:pPr>
              <w:spacing w:after="70" w:line="210" w:lineRule="auto"/>
            </w:pPr>
            <w:r>
              <w:rPr>
                <w:b/>
                <w:color w:val="FFFFFF"/>
                <w:sz w:val="16"/>
                <w:szCs w:val="16"/>
              </w:rPr>
              <w:t>监听邮箱</w:t>
            </w:r>
          </w:p>
        </w:tc>
        <w:tc>
          <w:tcPr>
            <w:tcW w:w="1000" w:type="pct"/>
            <w:shd w:val="clear" w:color="auto" w:fill="080808"/>
            <w:vAlign w:val="center"/>
          </w:tcPr>
          <w:p w14:paraId="5D40E69A" w14:textId="77777777" w:rsidR="007B5AEF" w:rsidRDefault="007B5AEF">
            <w:pPr>
              <w:spacing w:after="70" w:line="210" w:lineRule="auto"/>
            </w:pPr>
            <w:r>
              <w:rPr>
                <w:b/>
                <w:color w:val="FFFFFF"/>
                <w:sz w:val="16"/>
                <w:szCs w:val="16"/>
              </w:rPr>
              <w:t>筛选条件</w:t>
            </w:r>
          </w:p>
        </w:tc>
        <w:tc>
          <w:tcPr>
            <w:tcW w:w="1000" w:type="pct"/>
            <w:shd w:val="clear" w:color="auto" w:fill="080808"/>
            <w:vAlign w:val="center"/>
          </w:tcPr>
          <w:p w14:paraId="1DDB9842" w14:textId="77777777" w:rsidR="007B5AEF" w:rsidRDefault="007B5AEF">
            <w:pPr>
              <w:spacing w:after="70" w:line="210" w:lineRule="auto"/>
            </w:pPr>
            <w:r>
              <w:rPr>
                <w:b/>
                <w:color w:val="FFFFFF"/>
                <w:sz w:val="16"/>
                <w:szCs w:val="16"/>
              </w:rPr>
              <w:t>附件要求</w:t>
            </w:r>
          </w:p>
        </w:tc>
        <w:tc>
          <w:tcPr>
            <w:tcW w:w="1000" w:type="pct"/>
            <w:shd w:val="clear" w:color="auto" w:fill="080808"/>
            <w:vAlign w:val="center"/>
          </w:tcPr>
          <w:p w14:paraId="0C6CEE8D" w14:textId="77777777" w:rsidR="007B5AEF" w:rsidRDefault="007B5AEF">
            <w:pPr>
              <w:spacing w:after="70" w:line="210" w:lineRule="auto"/>
            </w:pPr>
            <w:r>
              <w:rPr>
                <w:b/>
                <w:color w:val="FFFFFF"/>
                <w:sz w:val="16"/>
                <w:szCs w:val="16"/>
              </w:rPr>
              <w:t>业务用途</w:t>
            </w:r>
          </w:p>
        </w:tc>
      </w:tr>
      <w:tr w:rsidR="007B5AEF" w14:paraId="6F4B5102" w14:textId="77777777" w:rsidTr="00AA79CF">
        <w:trPr>
          <w:cantSplit/>
        </w:trPr>
        <w:tc>
          <w:tcPr>
            <w:tcW w:w="1000" w:type="pct"/>
            <w:shd w:val="clear" w:color="auto" w:fill="EEEEEE"/>
            <w:vAlign w:val="center"/>
          </w:tcPr>
          <w:p w14:paraId="3C1DBB94" w14:textId="347F07A2" w:rsidR="007B5AEF" w:rsidRDefault="007B5AEF">
            <w:pPr>
              <w:spacing w:after="70" w:line="210" w:lineRule="auto"/>
            </w:pPr>
            <w:r>
              <w:rPr>
                <w:sz w:val="16"/>
                <w:szCs w:val="16"/>
              </w:rPr>
              <w:t>报关代理邮件监控</w:t>
            </w:r>
          </w:p>
        </w:tc>
        <w:tc>
          <w:tcPr>
            <w:tcW w:w="1000" w:type="pct"/>
            <w:shd w:val="clear" w:color="auto" w:fill="EEEEEE"/>
            <w:vAlign w:val="center"/>
          </w:tcPr>
          <w:p w14:paraId="5BB1ED03" w14:textId="49D10F76" w:rsidR="007B5AEF" w:rsidRDefault="00EF532A">
            <w:pPr>
              <w:spacing w:after="70" w:line="210" w:lineRule="auto"/>
            </w:pPr>
            <w:r>
              <w:rPr>
                <w:rFonts w:hint="eastAsia"/>
                <w:sz w:val="16"/>
                <w:szCs w:val="16"/>
              </w:rPr>
              <w:t>公邮</w:t>
            </w:r>
          </w:p>
        </w:tc>
        <w:tc>
          <w:tcPr>
            <w:tcW w:w="1000" w:type="pct"/>
            <w:shd w:val="clear" w:color="auto" w:fill="EEEEEE"/>
            <w:vAlign w:val="center"/>
          </w:tcPr>
          <w:p w14:paraId="53DE7A89" w14:textId="7199C705" w:rsidR="007B5AEF" w:rsidRDefault="007B5AEF">
            <w:pPr>
              <w:spacing w:after="70" w:line="210" w:lineRule="auto"/>
            </w:pPr>
            <w:r>
              <w:rPr>
                <w:sz w:val="16"/>
                <w:szCs w:val="16"/>
              </w:rPr>
              <w:t>发件人 *@bjfcl.com</w:t>
            </w:r>
            <w:r w:rsidR="005318D2">
              <w:rPr>
                <w:sz w:val="16"/>
                <w:szCs w:val="16"/>
              </w:rPr>
              <w:t>；</w:t>
            </w:r>
            <w:r>
              <w:rPr>
                <w:sz w:val="16"/>
                <w:szCs w:val="16"/>
              </w:rPr>
              <w:t>主题含「快件签收单」</w:t>
            </w:r>
          </w:p>
        </w:tc>
        <w:tc>
          <w:tcPr>
            <w:tcW w:w="1000" w:type="pct"/>
            <w:shd w:val="clear" w:color="auto" w:fill="EEEEEE"/>
            <w:vAlign w:val="center"/>
          </w:tcPr>
          <w:p w14:paraId="190FA992" w14:textId="1B6304A7" w:rsidR="007B5AEF" w:rsidRDefault="007B5AEF">
            <w:pPr>
              <w:spacing w:after="70" w:line="210" w:lineRule="auto"/>
            </w:pPr>
            <w:r>
              <w:rPr>
                <w:sz w:val="16"/>
                <w:szCs w:val="16"/>
              </w:rPr>
              <w:t>pod</w:t>
            </w:r>
            <w:r w:rsidR="005318D2">
              <w:rPr>
                <w:sz w:val="16"/>
                <w:szCs w:val="16"/>
              </w:rPr>
              <w:t>：</w:t>
            </w:r>
            <w:r>
              <w:rPr>
                <w:sz w:val="16"/>
                <w:szCs w:val="16"/>
              </w:rPr>
              <w:t>Excel</w:t>
            </w:r>
            <w:r w:rsidR="005318D2">
              <w:rPr>
                <w:sz w:val="16"/>
                <w:szCs w:val="16"/>
              </w:rPr>
              <w:t>，</w:t>
            </w:r>
            <w:r>
              <w:rPr>
                <w:sz w:val="16"/>
                <w:szCs w:val="16"/>
              </w:rPr>
              <w:t>^快件签收单.*\.xlsx$</w:t>
            </w:r>
            <w:r w:rsidR="005318D2">
              <w:rPr>
                <w:sz w:val="16"/>
                <w:szCs w:val="16"/>
              </w:rPr>
              <w:t>，</w:t>
            </w:r>
            <w:r>
              <w:rPr>
                <w:sz w:val="16"/>
                <w:szCs w:val="16"/>
              </w:rPr>
              <w:t>必需单份</w:t>
            </w:r>
          </w:p>
        </w:tc>
        <w:tc>
          <w:tcPr>
            <w:tcW w:w="1000" w:type="pct"/>
            <w:shd w:val="clear" w:color="auto" w:fill="EEEEEE"/>
            <w:vAlign w:val="center"/>
          </w:tcPr>
          <w:p w14:paraId="08E90AAD" w14:textId="797BC635" w:rsidR="007B5AEF" w:rsidRDefault="007B5AEF">
            <w:pPr>
              <w:spacing w:after="70" w:line="210" w:lineRule="auto"/>
            </w:pPr>
            <w:r>
              <w:rPr>
                <w:sz w:val="16"/>
                <w:szCs w:val="16"/>
              </w:rPr>
              <w:t>送货邮件主触发</w:t>
            </w:r>
            <w:r w:rsidR="005318D2">
              <w:rPr>
                <w:sz w:val="16"/>
                <w:szCs w:val="16"/>
              </w:rPr>
              <w:t>，</w:t>
            </w:r>
            <w:r>
              <w:rPr>
                <w:sz w:val="16"/>
                <w:szCs w:val="16"/>
              </w:rPr>
              <w:t>收单即建票(票=AWB)</w:t>
            </w:r>
          </w:p>
        </w:tc>
      </w:tr>
      <w:tr w:rsidR="007B5AEF" w14:paraId="1253BF5E" w14:textId="77777777" w:rsidTr="00AA79CF">
        <w:trPr>
          <w:cantSplit/>
        </w:trPr>
        <w:tc>
          <w:tcPr>
            <w:tcW w:w="1000" w:type="pct"/>
            <w:shd w:val="clear" w:color="auto" w:fill="FFFFFF"/>
            <w:vAlign w:val="center"/>
          </w:tcPr>
          <w:p w14:paraId="376FA27A" w14:textId="085497D7" w:rsidR="007B5AEF" w:rsidRDefault="007B5AEF">
            <w:pPr>
              <w:spacing w:after="70" w:line="210" w:lineRule="auto"/>
            </w:pPr>
            <w:r>
              <w:rPr>
                <w:sz w:val="16"/>
                <w:szCs w:val="16"/>
              </w:rPr>
              <w:t>PO 邮件监控</w:t>
            </w:r>
          </w:p>
        </w:tc>
        <w:tc>
          <w:tcPr>
            <w:tcW w:w="1000" w:type="pct"/>
            <w:shd w:val="clear" w:color="auto" w:fill="FFFFFF"/>
            <w:vAlign w:val="center"/>
          </w:tcPr>
          <w:p w14:paraId="50B8F9C3" w14:textId="6FBDEAF5" w:rsidR="007B5AEF" w:rsidRDefault="00EF532A">
            <w:pPr>
              <w:spacing w:after="70" w:line="210" w:lineRule="auto"/>
            </w:pPr>
            <w:r>
              <w:rPr>
                <w:rFonts w:hint="eastAsia"/>
                <w:sz w:val="16"/>
                <w:szCs w:val="16"/>
              </w:rPr>
              <w:t>公邮</w:t>
            </w:r>
          </w:p>
        </w:tc>
        <w:tc>
          <w:tcPr>
            <w:tcW w:w="1000" w:type="pct"/>
            <w:shd w:val="clear" w:color="auto" w:fill="FFFFFF"/>
            <w:vAlign w:val="center"/>
          </w:tcPr>
          <w:p w14:paraId="635286B4" w14:textId="3EC32736" w:rsidR="007B5AEF" w:rsidRDefault="007B5AEF">
            <w:pPr>
              <w:spacing w:after="70" w:line="210" w:lineRule="auto"/>
            </w:pPr>
            <w:r>
              <w:rPr>
                <w:sz w:val="16"/>
                <w:szCs w:val="16"/>
              </w:rPr>
              <w:t>主题 / 正文含 {PO号}</w:t>
            </w:r>
          </w:p>
        </w:tc>
        <w:tc>
          <w:tcPr>
            <w:tcW w:w="1000" w:type="pct"/>
            <w:shd w:val="clear" w:color="auto" w:fill="FFFFFF"/>
            <w:vAlign w:val="center"/>
          </w:tcPr>
          <w:p w14:paraId="70069190" w14:textId="299361EA" w:rsidR="007B5AEF" w:rsidRDefault="007B5AEF">
            <w:pPr>
              <w:spacing w:after="70" w:line="210" w:lineRule="auto"/>
            </w:pPr>
            <w:r>
              <w:rPr>
                <w:sz w:val="16"/>
                <w:szCs w:val="16"/>
              </w:rPr>
              <w:t>spm_screenshot</w:t>
            </w:r>
            <w:r w:rsidR="005318D2">
              <w:rPr>
                <w:sz w:val="16"/>
                <w:szCs w:val="16"/>
              </w:rPr>
              <w:t>：</w:t>
            </w:r>
            <w:r>
              <w:rPr>
                <w:sz w:val="16"/>
                <w:szCs w:val="16"/>
              </w:rPr>
              <w:t>图片</w:t>
            </w:r>
            <w:r w:rsidR="005318D2">
              <w:rPr>
                <w:sz w:val="16"/>
                <w:szCs w:val="16"/>
              </w:rPr>
              <w:t>，</w:t>
            </w:r>
            <w:r>
              <w:rPr>
                <w:sz w:val="16"/>
                <w:szCs w:val="16"/>
              </w:rPr>
              <w:t>^image\d+\.png$</w:t>
            </w:r>
            <w:r w:rsidR="005318D2">
              <w:rPr>
                <w:sz w:val="16"/>
                <w:szCs w:val="16"/>
              </w:rPr>
              <w:t>，</w:t>
            </w:r>
            <w:r>
              <w:rPr>
                <w:sz w:val="16"/>
                <w:szCs w:val="16"/>
              </w:rPr>
              <w:t>必需多份</w:t>
            </w:r>
          </w:p>
        </w:tc>
        <w:tc>
          <w:tcPr>
            <w:tcW w:w="1000" w:type="pct"/>
            <w:shd w:val="clear" w:color="auto" w:fill="FFFFFF"/>
            <w:vAlign w:val="center"/>
          </w:tcPr>
          <w:p w14:paraId="470B29EA" w14:textId="4804B4D7" w:rsidR="007B5AEF" w:rsidRDefault="007B5AEF">
            <w:pPr>
              <w:spacing w:after="70" w:line="210" w:lineRule="auto"/>
            </w:pPr>
            <w:r>
              <w:rPr>
                <w:sz w:val="16"/>
                <w:szCs w:val="16"/>
              </w:rPr>
              <w:t>按 PO 号归并到对应票</w:t>
            </w:r>
            <w:r w:rsidR="005318D2">
              <w:rPr>
                <w:sz w:val="16"/>
                <w:szCs w:val="16"/>
              </w:rPr>
              <w:t>，</w:t>
            </w:r>
            <w:r>
              <w:rPr>
                <w:sz w:val="16"/>
                <w:szCs w:val="16"/>
              </w:rPr>
              <w:t>不单独建票</w:t>
            </w:r>
          </w:p>
        </w:tc>
      </w:tr>
    </w:tbl>
    <w:p w14:paraId="31E125F5" w14:textId="77777777" w:rsidR="007B5AEF" w:rsidRDefault="007B5AEF" w:rsidP="007B5AEF">
      <w:pPr>
        <w:spacing w:after="70"/>
      </w:pPr>
    </w:p>
    <w:p w14:paraId="2579F34F" w14:textId="77777777" w:rsidR="007B5AEF" w:rsidRDefault="007B5AEF" w:rsidP="007B5AEF">
      <w:pPr>
        <w:keepNext/>
        <w:spacing w:after="70"/>
        <w:jc w:val="center"/>
      </w:pPr>
      <w:r>
        <w:rPr>
          <w:noProof/>
        </w:rPr>
        <w:drawing>
          <wp:inline distT="0" distB="0" distL="0" distR="0" wp14:anchorId="122F4FC9" wp14:editId="3C14877B">
            <wp:extent cx="6286500" cy="4365625"/>
            <wp:effectExtent l="0" t="0" r="0" b="0"/>
            <wp:docPr id="47" name="Screenshot 47" descr="图 7.3.4-1 邮件监听:MBPLAP 空态 + XEntry 两条规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-47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7E63B" w14:textId="20C16A34" w:rsidR="007B5AEF" w:rsidRDefault="007B5AEF" w:rsidP="007B5AEF">
      <w:pPr>
        <w:spacing w:after="70"/>
        <w:jc w:val="center"/>
      </w:pPr>
      <w:r>
        <w:rPr>
          <w:color w:val="555555"/>
          <w:sz w:val="16"/>
          <w:szCs w:val="16"/>
        </w:rPr>
        <w:t xml:space="preserve">图 </w:t>
      </w:r>
      <w:r w:rsidR="008C455D">
        <w:rPr>
          <w:rFonts w:hint="eastAsia"/>
          <w:color w:val="555555"/>
          <w:sz w:val="16"/>
          <w:szCs w:val="16"/>
        </w:rPr>
        <w:t>8</w:t>
      </w:r>
      <w:r>
        <w:rPr>
          <w:color w:val="555555"/>
          <w:sz w:val="16"/>
          <w:szCs w:val="16"/>
        </w:rPr>
        <w:t>.3.4-1 邮件监听</w:t>
      </w:r>
    </w:p>
    <w:tbl>
      <w:tblPr>
        <w:tblW w:w="10034" w:type="dxa"/>
        <w:tblInd w:w="7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  <w:tblCellMar>
          <w:top w:w="50" w:type="dxa"/>
          <w:left w:w="75" w:type="dxa"/>
          <w:bottom w:w="50" w:type="dxa"/>
          <w:right w:w="75" w:type="dxa"/>
        </w:tblCellMar>
        <w:tblLook w:val="0000" w:firstRow="0" w:lastRow="0" w:firstColumn="0" w:lastColumn="0" w:noHBand="0" w:noVBand="0"/>
      </w:tblPr>
      <w:tblGrid>
        <w:gridCol w:w="1906"/>
        <w:gridCol w:w="2709"/>
        <w:gridCol w:w="3010"/>
        <w:gridCol w:w="2409"/>
      </w:tblGrid>
      <w:tr w:rsidR="007B5AEF" w14:paraId="45BB1860" w14:textId="77777777">
        <w:trPr>
          <w:cantSplit/>
          <w:tblHeader/>
        </w:trPr>
        <w:tc>
          <w:tcPr>
            <w:tcW w:w="1906" w:type="dxa"/>
            <w:shd w:val="clear" w:color="auto" w:fill="080808"/>
            <w:vAlign w:val="center"/>
          </w:tcPr>
          <w:p w14:paraId="5CC838AD" w14:textId="77777777" w:rsidR="007B5AEF" w:rsidRDefault="007B5AEF">
            <w:pPr>
              <w:spacing w:after="70" w:line="210" w:lineRule="auto"/>
            </w:pPr>
            <w:r>
              <w:rPr>
                <w:b/>
                <w:color w:val="FFFFFF"/>
                <w:sz w:val="16"/>
                <w:szCs w:val="16"/>
              </w:rPr>
              <w:t>操作</w:t>
            </w:r>
          </w:p>
        </w:tc>
        <w:tc>
          <w:tcPr>
            <w:tcW w:w="2709" w:type="dxa"/>
            <w:shd w:val="clear" w:color="auto" w:fill="080808"/>
            <w:vAlign w:val="center"/>
          </w:tcPr>
          <w:p w14:paraId="08333D7C" w14:textId="77777777" w:rsidR="007B5AEF" w:rsidRDefault="007B5AEF">
            <w:pPr>
              <w:spacing w:after="70" w:line="210" w:lineRule="auto"/>
            </w:pPr>
            <w:r>
              <w:rPr>
                <w:b/>
                <w:color w:val="FFFFFF"/>
                <w:sz w:val="16"/>
                <w:szCs w:val="16"/>
              </w:rPr>
              <w:t>显示 / 可用条件</w:t>
            </w:r>
          </w:p>
        </w:tc>
        <w:tc>
          <w:tcPr>
            <w:tcW w:w="3010" w:type="dxa"/>
            <w:shd w:val="clear" w:color="auto" w:fill="080808"/>
            <w:vAlign w:val="center"/>
          </w:tcPr>
          <w:p w14:paraId="30CA8275" w14:textId="77777777" w:rsidR="007B5AEF" w:rsidRDefault="007B5AEF">
            <w:pPr>
              <w:spacing w:after="70" w:line="210" w:lineRule="auto"/>
            </w:pPr>
            <w:r>
              <w:rPr>
                <w:b/>
                <w:color w:val="FFFFFF"/>
                <w:sz w:val="16"/>
                <w:szCs w:val="16"/>
              </w:rPr>
              <w:t>动作、处理与反馈</w:t>
            </w:r>
          </w:p>
        </w:tc>
        <w:tc>
          <w:tcPr>
            <w:tcW w:w="2409" w:type="dxa"/>
            <w:shd w:val="clear" w:color="auto" w:fill="080808"/>
            <w:vAlign w:val="center"/>
          </w:tcPr>
          <w:p w14:paraId="63FB961F" w14:textId="77777777" w:rsidR="007B5AEF" w:rsidRDefault="007B5AEF">
            <w:pPr>
              <w:spacing w:after="70" w:line="210" w:lineRule="auto"/>
            </w:pPr>
            <w:r>
              <w:rPr>
                <w:b/>
                <w:color w:val="FFFFFF"/>
                <w:sz w:val="16"/>
                <w:szCs w:val="16"/>
              </w:rPr>
              <w:t>数据变化 / 页面联动</w:t>
            </w:r>
          </w:p>
        </w:tc>
      </w:tr>
      <w:tr w:rsidR="007B5AEF" w14:paraId="506A8005" w14:textId="77777777">
        <w:trPr>
          <w:cantSplit/>
        </w:trPr>
        <w:tc>
          <w:tcPr>
            <w:tcW w:w="1906" w:type="dxa"/>
            <w:shd w:val="clear" w:color="auto" w:fill="EEEEEE"/>
            <w:vAlign w:val="center"/>
          </w:tcPr>
          <w:p w14:paraId="35A2F10B" w14:textId="77777777" w:rsidR="007B5AEF" w:rsidRDefault="007B5AEF">
            <w:pPr>
              <w:spacing w:after="70" w:line="210" w:lineRule="auto"/>
            </w:pPr>
            <w:r>
              <w:rPr>
                <w:sz w:val="16"/>
                <w:szCs w:val="16"/>
              </w:rPr>
              <w:t>启停开关</w:t>
            </w:r>
          </w:p>
        </w:tc>
        <w:tc>
          <w:tcPr>
            <w:tcW w:w="2709" w:type="dxa"/>
            <w:shd w:val="clear" w:color="auto" w:fill="EEEEEE"/>
            <w:vAlign w:val="center"/>
          </w:tcPr>
          <w:p w14:paraId="4706087D" w14:textId="77777777" w:rsidR="007B5AEF" w:rsidRDefault="007B5AEF">
            <w:pPr>
              <w:spacing w:after="70" w:line="210" w:lineRule="auto"/>
            </w:pPr>
            <w:r>
              <w:rPr>
                <w:sz w:val="16"/>
                <w:szCs w:val="16"/>
              </w:rPr>
              <w:t>每行</w:t>
            </w:r>
          </w:p>
        </w:tc>
        <w:tc>
          <w:tcPr>
            <w:tcW w:w="3010" w:type="dxa"/>
            <w:shd w:val="clear" w:color="auto" w:fill="EEEEEE"/>
            <w:vAlign w:val="center"/>
          </w:tcPr>
          <w:p w14:paraId="4D8086EA" w14:textId="29071517" w:rsidR="007B5AEF" w:rsidRDefault="007B5AEF">
            <w:pPr>
              <w:spacing w:after="70" w:line="210" w:lineRule="auto"/>
            </w:pPr>
            <w:r>
              <w:rPr>
                <w:sz w:val="16"/>
                <w:szCs w:val="16"/>
              </w:rPr>
              <w:t>即时生效</w:t>
            </w:r>
            <w:r w:rsidR="005318D2">
              <w:rPr>
                <w:sz w:val="16"/>
                <w:szCs w:val="16"/>
              </w:rPr>
              <w:t>；</w:t>
            </w:r>
            <w:r>
              <w:rPr>
                <w:sz w:val="16"/>
                <w:szCs w:val="16"/>
              </w:rPr>
              <w:t>停用提示「不影响存量任务」并留痕</w:t>
            </w:r>
          </w:p>
        </w:tc>
        <w:tc>
          <w:tcPr>
            <w:tcW w:w="2409" w:type="dxa"/>
            <w:shd w:val="clear" w:color="auto" w:fill="EEEEEE"/>
            <w:vAlign w:val="center"/>
          </w:tcPr>
          <w:p w14:paraId="56C4A13D" w14:textId="77777777" w:rsidR="007B5AEF" w:rsidRDefault="007B5AEF">
            <w:pPr>
              <w:spacing w:after="70" w:line="210" w:lineRule="auto"/>
            </w:pPr>
            <w:r>
              <w:rPr>
                <w:sz w:val="16"/>
                <w:szCs w:val="16"/>
              </w:rPr>
              <w:t>停用期间到邮不收单</w:t>
            </w:r>
          </w:p>
        </w:tc>
      </w:tr>
      <w:tr w:rsidR="007B5AEF" w14:paraId="0F0756BD" w14:textId="77777777">
        <w:trPr>
          <w:cantSplit/>
        </w:trPr>
        <w:tc>
          <w:tcPr>
            <w:tcW w:w="1906" w:type="dxa"/>
            <w:shd w:val="clear" w:color="auto" w:fill="FFFFFF"/>
            <w:vAlign w:val="center"/>
          </w:tcPr>
          <w:p w14:paraId="20BE1802" w14:textId="77777777" w:rsidR="007B5AEF" w:rsidRDefault="007B5AEF">
            <w:pPr>
              <w:spacing w:after="70" w:line="210" w:lineRule="auto"/>
            </w:pPr>
            <w:r>
              <w:rPr>
                <w:sz w:val="16"/>
                <w:szCs w:val="16"/>
              </w:rPr>
              <w:t>编辑</w:t>
            </w:r>
          </w:p>
        </w:tc>
        <w:tc>
          <w:tcPr>
            <w:tcW w:w="2709" w:type="dxa"/>
            <w:shd w:val="clear" w:color="auto" w:fill="FFFFFF"/>
            <w:vAlign w:val="center"/>
          </w:tcPr>
          <w:p w14:paraId="37ABD68D" w14:textId="77777777" w:rsidR="007B5AEF" w:rsidRDefault="007B5AEF">
            <w:pPr>
              <w:spacing w:after="70" w:line="210" w:lineRule="auto"/>
            </w:pPr>
            <w:r>
              <w:rPr>
                <w:sz w:val="16"/>
                <w:szCs w:val="16"/>
              </w:rPr>
              <w:t>每行</w:t>
            </w:r>
          </w:p>
        </w:tc>
        <w:tc>
          <w:tcPr>
            <w:tcW w:w="3010" w:type="dxa"/>
            <w:shd w:val="clear" w:color="auto" w:fill="FFFFFF"/>
            <w:vAlign w:val="center"/>
          </w:tcPr>
          <w:p w14:paraId="5652A02F" w14:textId="3F9E7405" w:rsidR="007B5AEF" w:rsidRDefault="007B5AEF">
            <w:pPr>
              <w:spacing w:after="70" w:line="210" w:lineRule="auto"/>
            </w:pPr>
            <w:r>
              <w:rPr>
                <w:sz w:val="16"/>
                <w:szCs w:val="16"/>
              </w:rPr>
              <w:t>打开编辑弹窗</w:t>
            </w:r>
          </w:p>
        </w:tc>
        <w:tc>
          <w:tcPr>
            <w:tcW w:w="2409" w:type="dxa"/>
            <w:shd w:val="clear" w:color="auto" w:fill="FFFFFF"/>
            <w:vAlign w:val="center"/>
          </w:tcPr>
          <w:p w14:paraId="3AD8176C" w14:textId="77777777" w:rsidR="007B5AEF" w:rsidRDefault="007B5AEF">
            <w:pPr>
              <w:spacing w:after="70" w:line="210" w:lineRule="auto"/>
            </w:pPr>
            <w:r>
              <w:rPr>
                <w:sz w:val="16"/>
                <w:szCs w:val="16"/>
              </w:rPr>
              <w:t>保存后对新到邮件生效</w:t>
            </w:r>
          </w:p>
        </w:tc>
      </w:tr>
    </w:tbl>
    <w:p w14:paraId="27975599" w14:textId="77777777" w:rsidR="007B5AEF" w:rsidRDefault="007B5AEF" w:rsidP="007B5AEF">
      <w:pPr>
        <w:spacing w:after="70"/>
      </w:pPr>
    </w:p>
    <w:p w14:paraId="1261AFF9" w14:textId="68EDB54A" w:rsidR="00A262E0" w:rsidRDefault="007B5AEF" w:rsidP="007B5AEF">
      <w:pPr>
        <w:spacing w:after="70"/>
        <w:rPr>
          <w:szCs w:val="18"/>
        </w:rPr>
      </w:pPr>
      <w:r>
        <w:rPr>
          <w:b/>
          <w:szCs w:val="18"/>
        </w:rPr>
        <w:t>编辑规则弹窗</w:t>
      </w:r>
      <w:r w:rsidR="005318D2">
        <w:rPr>
          <w:szCs w:val="18"/>
        </w:rPr>
        <w:t>：</w:t>
      </w:r>
    </w:p>
    <w:p w14:paraId="1A5432FA" w14:textId="7D18A628" w:rsidR="00A262E0" w:rsidRDefault="007B5AEF" w:rsidP="007B5AEF">
      <w:pPr>
        <w:spacing w:after="70"/>
        <w:rPr>
          <w:szCs w:val="18"/>
        </w:rPr>
      </w:pPr>
      <w:r>
        <w:rPr>
          <w:szCs w:val="18"/>
        </w:rPr>
        <w:t>两段式——基本信息与筛选条件(规则名称 *、启用状态、发件人白名单支持 *@域名、收件人包含、主题正则、正文正则)+ 附件要求(附件种类固定不可增删</w:t>
      </w:r>
      <w:r w:rsidR="005318D2">
        <w:rPr>
          <w:szCs w:val="18"/>
        </w:rPr>
        <w:t>，</w:t>
      </w:r>
      <w:r>
        <w:rPr>
          <w:szCs w:val="18"/>
        </w:rPr>
        <w:t>每类可改文件名正则 / 类型 / 必需 / 多份)。</w:t>
      </w:r>
    </w:p>
    <w:p w14:paraId="73BB8640" w14:textId="6F2E9BD0" w:rsidR="007B5AEF" w:rsidRDefault="007B5AEF" w:rsidP="007B5AEF">
      <w:pPr>
        <w:spacing w:after="70"/>
      </w:pPr>
      <w:r>
        <w:rPr>
          <w:szCs w:val="18"/>
        </w:rPr>
        <w:t>校验</w:t>
      </w:r>
      <w:r w:rsidR="005318D2">
        <w:rPr>
          <w:szCs w:val="18"/>
        </w:rPr>
        <w:t>：</w:t>
      </w:r>
      <w:r>
        <w:rPr>
          <w:szCs w:val="18"/>
        </w:rPr>
        <w:t>名称必填</w:t>
      </w:r>
      <w:r w:rsidR="005318D2">
        <w:rPr>
          <w:szCs w:val="18"/>
        </w:rPr>
        <w:t>；</w:t>
      </w:r>
      <w:r>
        <w:rPr>
          <w:szCs w:val="18"/>
        </w:rPr>
        <w:t>正则格式错误提示并定位</w:t>
      </w:r>
      <w:r w:rsidR="005318D2">
        <w:rPr>
          <w:szCs w:val="18"/>
        </w:rPr>
        <w:t>；</w:t>
      </w:r>
      <w:r>
        <w:rPr>
          <w:szCs w:val="18"/>
        </w:rPr>
        <w:t>至少一类附件必需。</w:t>
      </w:r>
    </w:p>
    <w:p w14:paraId="7C1A43E0" w14:textId="77777777" w:rsidR="007B5AEF" w:rsidRDefault="007B5AEF" w:rsidP="007B5AEF">
      <w:pPr>
        <w:keepNext/>
        <w:spacing w:after="70"/>
        <w:jc w:val="center"/>
      </w:pPr>
      <w:r>
        <w:rPr>
          <w:noProof/>
        </w:rPr>
        <w:drawing>
          <wp:inline distT="0" distB="0" distL="0" distR="0" wp14:anchorId="7A9E5761" wp14:editId="278B16BB">
            <wp:extent cx="6286500" cy="4365625"/>
            <wp:effectExtent l="0" t="0" r="0" b="0"/>
            <wp:docPr id="48" name="Screenshot 48" descr="图 7.3.4-2 编辑规则弹窗:R-XE-FULLC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-48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AE7AE" w14:textId="13315F3F" w:rsidR="007B5AEF" w:rsidRDefault="007B5AEF" w:rsidP="007B5AEF">
      <w:pPr>
        <w:spacing w:after="70"/>
        <w:jc w:val="center"/>
      </w:pPr>
      <w:r>
        <w:rPr>
          <w:color w:val="555555"/>
          <w:sz w:val="16"/>
          <w:szCs w:val="16"/>
        </w:rPr>
        <w:t xml:space="preserve">图 </w:t>
      </w:r>
      <w:r w:rsidR="00B91D6B">
        <w:rPr>
          <w:rFonts w:hint="eastAsia"/>
          <w:color w:val="555555"/>
          <w:sz w:val="16"/>
          <w:szCs w:val="16"/>
        </w:rPr>
        <w:t>8</w:t>
      </w:r>
      <w:r>
        <w:rPr>
          <w:color w:val="555555"/>
          <w:sz w:val="16"/>
          <w:szCs w:val="16"/>
        </w:rPr>
        <w:t>.3.4-2 编辑规则弹窗</w:t>
      </w:r>
    </w:p>
    <w:p w14:paraId="3586C911" w14:textId="77777777" w:rsidR="007B5AEF" w:rsidRDefault="007B5AEF" w:rsidP="007B5AEF">
      <w:pPr>
        <w:keepNext/>
        <w:spacing w:after="70"/>
        <w:jc w:val="center"/>
      </w:pPr>
      <w:r>
        <w:rPr>
          <w:noProof/>
        </w:rPr>
        <w:drawing>
          <wp:inline distT="0" distB="0" distL="0" distR="0" wp14:anchorId="1DF3CC64" wp14:editId="576784E4">
            <wp:extent cx="5811287" cy="4035616"/>
            <wp:effectExtent l="0" t="0" r="0" b="3175"/>
            <wp:docPr id="49" name="Screenshot 49" descr="图 7.3.4-3 编辑规则弹窗:R-XE-PO(附件多份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-49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814202" cy="40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C5643" w14:textId="2FBAE811" w:rsidR="007B5AEF" w:rsidRDefault="007B5AEF" w:rsidP="007B5AEF">
      <w:pPr>
        <w:spacing w:after="70"/>
        <w:jc w:val="center"/>
      </w:pPr>
      <w:r>
        <w:rPr>
          <w:color w:val="555555"/>
          <w:sz w:val="16"/>
          <w:szCs w:val="16"/>
        </w:rPr>
        <w:t xml:space="preserve">图 </w:t>
      </w:r>
      <w:r w:rsidR="001A10A1">
        <w:rPr>
          <w:rFonts w:hint="eastAsia"/>
          <w:color w:val="555555"/>
          <w:sz w:val="16"/>
          <w:szCs w:val="16"/>
        </w:rPr>
        <w:t>8</w:t>
      </w:r>
      <w:r>
        <w:rPr>
          <w:color w:val="555555"/>
          <w:sz w:val="16"/>
          <w:szCs w:val="16"/>
        </w:rPr>
        <w:t>.3.4-3 编辑规则弹窗</w:t>
      </w:r>
    </w:p>
    <w:p w14:paraId="35E60DF3" w14:textId="77777777" w:rsidR="007B5AEF" w:rsidRDefault="007B5AEF" w:rsidP="007B5AEF">
      <w:pPr>
        <w:keepNext/>
        <w:spacing w:after="70"/>
        <w:jc w:val="center"/>
      </w:pPr>
      <w:r>
        <w:rPr>
          <w:noProof/>
        </w:rPr>
        <w:drawing>
          <wp:inline distT="0" distB="0" distL="0" distR="0" wp14:anchorId="49F2E4B3" wp14:editId="60592012">
            <wp:extent cx="5761958" cy="4001359"/>
            <wp:effectExtent l="0" t="0" r="0" b="0"/>
            <wp:docPr id="50" name="Screenshot 50" descr="图 7.3.4-4 停用规则:toast「已停用(不影响存量任务)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-50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68431" cy="4005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1F34D" w14:textId="2676F710" w:rsidR="007B5AEF" w:rsidRDefault="007B5AEF" w:rsidP="007B5AEF">
      <w:pPr>
        <w:spacing w:after="70"/>
        <w:jc w:val="center"/>
      </w:pPr>
      <w:r>
        <w:rPr>
          <w:color w:val="555555"/>
          <w:sz w:val="16"/>
          <w:szCs w:val="16"/>
        </w:rPr>
        <w:t xml:space="preserve">图 </w:t>
      </w:r>
      <w:r w:rsidR="00654533">
        <w:rPr>
          <w:rFonts w:hint="eastAsia"/>
          <w:color w:val="555555"/>
          <w:sz w:val="16"/>
          <w:szCs w:val="16"/>
        </w:rPr>
        <w:t>8</w:t>
      </w:r>
      <w:r>
        <w:rPr>
          <w:color w:val="555555"/>
          <w:sz w:val="16"/>
          <w:szCs w:val="16"/>
        </w:rPr>
        <w:t>.3.4-4 停用规则</w:t>
      </w:r>
    </w:p>
    <w:p w14:paraId="07CD3FC1" w14:textId="0B029CDB" w:rsidR="007B5AEF" w:rsidRDefault="007B5AEF" w:rsidP="00654533">
      <w:pPr>
        <w:pStyle w:val="Heading4"/>
      </w:pPr>
      <w:r>
        <w:t>邮件模板</w:t>
      </w:r>
    </w:p>
    <w:p w14:paraId="6813929F" w14:textId="7EC2C940" w:rsidR="007B5AEF" w:rsidRDefault="007B5AEF" w:rsidP="007B5AEF">
      <w:pPr>
        <w:spacing w:after="70"/>
      </w:pPr>
      <w:r>
        <w:rPr>
          <w:szCs w:val="18"/>
        </w:rPr>
        <w:t>Case5 不发送通知邮件(结果为 DSS 模板在 Portal 下载)</w:t>
      </w:r>
      <w:r w:rsidR="005318D2">
        <w:rPr>
          <w:szCs w:val="18"/>
        </w:rPr>
        <w:t>，</w:t>
      </w:r>
      <w:r>
        <w:rPr>
          <w:szCs w:val="18"/>
        </w:rPr>
        <w:t>该 Case 显示空态「该 Case 的运行结果不对外发送通知邮件</w:t>
      </w:r>
      <w:r w:rsidR="005318D2">
        <w:rPr>
          <w:szCs w:val="18"/>
        </w:rPr>
        <w:t>，</w:t>
      </w:r>
      <w:r>
        <w:rPr>
          <w:szCs w:val="18"/>
        </w:rPr>
        <w:t>这里不需要配置」。</w:t>
      </w:r>
    </w:p>
    <w:p w14:paraId="51ECD0DA" w14:textId="77777777" w:rsidR="007B5AEF" w:rsidRDefault="007B5AEF" w:rsidP="007B5AEF">
      <w:pPr>
        <w:keepNext/>
        <w:spacing w:after="70"/>
        <w:jc w:val="center"/>
      </w:pPr>
      <w:r>
        <w:rPr>
          <w:noProof/>
        </w:rPr>
        <w:drawing>
          <wp:inline distT="0" distB="0" distL="0" distR="0" wp14:anchorId="5CA3D9BD" wp14:editId="14E50B05">
            <wp:extent cx="6286500" cy="4365625"/>
            <wp:effectExtent l="0" t="0" r="0" b="0"/>
            <wp:docPr id="51" name="Screenshot 51" descr="图 7.3.4-5 邮件模板:Case5 空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-51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5150A" w14:textId="5FC44F4A" w:rsidR="007B5AEF" w:rsidRDefault="007B5AEF" w:rsidP="007B5AEF">
      <w:pPr>
        <w:spacing w:after="70"/>
        <w:jc w:val="center"/>
      </w:pPr>
      <w:r>
        <w:rPr>
          <w:color w:val="555555"/>
          <w:sz w:val="16"/>
          <w:szCs w:val="16"/>
        </w:rPr>
        <w:t xml:space="preserve">图 </w:t>
      </w:r>
      <w:r w:rsidR="00B91D6B">
        <w:rPr>
          <w:rFonts w:hint="eastAsia"/>
          <w:color w:val="555555"/>
          <w:sz w:val="16"/>
          <w:szCs w:val="16"/>
        </w:rPr>
        <w:t>8</w:t>
      </w:r>
      <w:r>
        <w:rPr>
          <w:color w:val="555555"/>
          <w:sz w:val="16"/>
          <w:szCs w:val="16"/>
        </w:rPr>
        <w:t>.3.4-5 邮件模板</w:t>
      </w:r>
      <w:r w:rsidR="005318D2">
        <w:rPr>
          <w:color w:val="555555"/>
          <w:sz w:val="16"/>
          <w:szCs w:val="16"/>
        </w:rPr>
        <w:t>：</w:t>
      </w:r>
      <w:r>
        <w:rPr>
          <w:color w:val="555555"/>
          <w:sz w:val="16"/>
          <w:szCs w:val="16"/>
        </w:rPr>
        <w:t>Case5 空态</w:t>
      </w:r>
    </w:p>
    <w:p w14:paraId="14D4CBF2" w14:textId="33A6D8C5" w:rsidR="007B5AEF" w:rsidRDefault="007B5AEF" w:rsidP="00D46B77">
      <w:pPr>
        <w:pStyle w:val="Heading4"/>
      </w:pPr>
      <w:r>
        <w:t>邮件日志</w:t>
      </w:r>
    </w:p>
    <w:p w14:paraId="42A0B5F1" w14:textId="14B8764D" w:rsidR="007B5AEF" w:rsidRDefault="007B5AEF" w:rsidP="007B5AEF">
      <w:pPr>
        <w:spacing w:after="70"/>
      </w:pPr>
      <w:r>
        <w:rPr>
          <w:szCs w:val="18"/>
        </w:rPr>
        <w:t>「收到的邮件」</w:t>
      </w:r>
      <w:r w:rsidR="005318D2">
        <w:rPr>
          <w:szCs w:val="18"/>
        </w:rPr>
        <w:t>：</w:t>
      </w:r>
      <w:r>
        <w:rPr>
          <w:szCs w:val="18"/>
        </w:rPr>
        <w:t>公邮收件全量记录</w:t>
      </w:r>
      <w:r w:rsidR="005318D2">
        <w:rPr>
          <w:szCs w:val="18"/>
        </w:rPr>
        <w:t>，</w:t>
      </w:r>
      <w:r>
        <w:rPr>
          <w:szCs w:val="18"/>
        </w:rPr>
        <w:t>按命中状态分 chips(全部 / 已命中 / 未命中)</w:t>
      </w:r>
      <w:r w:rsidR="005318D2">
        <w:rPr>
          <w:szCs w:val="18"/>
        </w:rPr>
        <w:t>，</w:t>
      </w:r>
      <w:r>
        <w:rPr>
          <w:szCs w:val="18"/>
        </w:rPr>
        <w:t>支持按主题 / 发件人 / 附件名搜索</w:t>
      </w:r>
      <w:r w:rsidR="005318D2">
        <w:rPr>
          <w:szCs w:val="18"/>
        </w:rPr>
        <w:t>；</w:t>
      </w:r>
      <w:r>
        <w:rPr>
          <w:szCs w:val="18"/>
        </w:rPr>
        <w:t>未命中的邮件不属于任何 Case</w:t>
      </w:r>
      <w:r w:rsidR="005318D2">
        <w:rPr>
          <w:szCs w:val="18"/>
        </w:rPr>
        <w:t>，</w:t>
      </w:r>
      <w:r>
        <w:rPr>
          <w:szCs w:val="18"/>
        </w:rPr>
        <w:t>各 Case 都能看到并认领。</w:t>
      </w:r>
    </w:p>
    <w:tbl>
      <w:tblPr>
        <w:tblW w:w="10034" w:type="dxa"/>
        <w:tblInd w:w="7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  <w:tblCellMar>
          <w:top w:w="50" w:type="dxa"/>
          <w:left w:w="75" w:type="dxa"/>
          <w:bottom w:w="50" w:type="dxa"/>
          <w:right w:w="75" w:type="dxa"/>
        </w:tblCellMar>
        <w:tblLook w:val="0000" w:firstRow="0" w:lastRow="0" w:firstColumn="0" w:lastColumn="0" w:noHBand="0" w:noVBand="0"/>
      </w:tblPr>
      <w:tblGrid>
        <w:gridCol w:w="502"/>
        <w:gridCol w:w="2810"/>
        <w:gridCol w:w="6722"/>
      </w:tblGrid>
      <w:tr w:rsidR="007B5AEF" w14:paraId="65A6661F" w14:textId="77777777">
        <w:trPr>
          <w:cantSplit/>
          <w:tblHeader/>
        </w:trPr>
        <w:tc>
          <w:tcPr>
            <w:tcW w:w="502" w:type="dxa"/>
            <w:shd w:val="clear" w:color="auto" w:fill="080808"/>
            <w:vAlign w:val="center"/>
          </w:tcPr>
          <w:p w14:paraId="2A70ACC7" w14:textId="77777777" w:rsidR="007B5AEF" w:rsidRDefault="007B5AEF">
            <w:pPr>
              <w:spacing w:after="70" w:line="210" w:lineRule="auto"/>
            </w:pPr>
            <w:r>
              <w:rPr>
                <w:b/>
                <w:color w:val="FFFFFF"/>
                <w:sz w:val="16"/>
                <w:szCs w:val="16"/>
              </w:rPr>
              <w:t>#</w:t>
            </w:r>
          </w:p>
        </w:tc>
        <w:tc>
          <w:tcPr>
            <w:tcW w:w="2810" w:type="dxa"/>
            <w:shd w:val="clear" w:color="auto" w:fill="080808"/>
            <w:vAlign w:val="center"/>
          </w:tcPr>
          <w:p w14:paraId="3FA11A0C" w14:textId="77777777" w:rsidR="007B5AEF" w:rsidRDefault="007B5AEF">
            <w:pPr>
              <w:spacing w:after="70" w:line="210" w:lineRule="auto"/>
            </w:pPr>
            <w:r>
              <w:rPr>
                <w:b/>
                <w:color w:val="FFFFFF"/>
                <w:sz w:val="16"/>
                <w:szCs w:val="16"/>
              </w:rPr>
              <w:t>列</w:t>
            </w:r>
          </w:p>
        </w:tc>
        <w:tc>
          <w:tcPr>
            <w:tcW w:w="6722" w:type="dxa"/>
            <w:shd w:val="clear" w:color="auto" w:fill="080808"/>
            <w:vAlign w:val="center"/>
          </w:tcPr>
          <w:p w14:paraId="22710A57" w14:textId="77777777" w:rsidR="007B5AEF" w:rsidRDefault="007B5AEF">
            <w:pPr>
              <w:spacing w:after="70" w:line="210" w:lineRule="auto"/>
            </w:pPr>
            <w:r>
              <w:rPr>
                <w:b/>
                <w:color w:val="FFFFFF"/>
                <w:sz w:val="16"/>
                <w:szCs w:val="16"/>
              </w:rPr>
              <w:t>口径 / 取值</w:t>
            </w:r>
          </w:p>
        </w:tc>
      </w:tr>
      <w:tr w:rsidR="007B5AEF" w14:paraId="61987687" w14:textId="77777777">
        <w:trPr>
          <w:cantSplit/>
        </w:trPr>
        <w:tc>
          <w:tcPr>
            <w:tcW w:w="502" w:type="dxa"/>
            <w:shd w:val="clear" w:color="auto" w:fill="EEEEEE"/>
            <w:vAlign w:val="center"/>
          </w:tcPr>
          <w:p w14:paraId="3BA8AE25" w14:textId="77777777" w:rsidR="007B5AEF" w:rsidRDefault="007B5AEF">
            <w:pPr>
              <w:spacing w:after="70" w:line="210" w:lineRule="auto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810" w:type="dxa"/>
            <w:shd w:val="clear" w:color="auto" w:fill="EEEEEE"/>
            <w:vAlign w:val="center"/>
          </w:tcPr>
          <w:p w14:paraId="512D9715" w14:textId="77777777" w:rsidR="007B5AEF" w:rsidRDefault="007B5AEF">
            <w:pPr>
              <w:spacing w:after="70" w:line="210" w:lineRule="auto"/>
            </w:pPr>
            <w:r>
              <w:rPr>
                <w:sz w:val="16"/>
                <w:szCs w:val="16"/>
              </w:rPr>
              <w:t>接收时间 / 发件人 / 主题 / 附件数</w:t>
            </w:r>
          </w:p>
        </w:tc>
        <w:tc>
          <w:tcPr>
            <w:tcW w:w="6722" w:type="dxa"/>
            <w:shd w:val="clear" w:color="auto" w:fill="EEEEEE"/>
            <w:vAlign w:val="center"/>
          </w:tcPr>
          <w:p w14:paraId="5D09F212" w14:textId="77777777" w:rsidR="007B5AEF" w:rsidRDefault="007B5AEF">
            <w:pPr>
              <w:spacing w:after="70" w:line="210" w:lineRule="auto"/>
            </w:pPr>
            <w:r>
              <w:rPr>
                <w:sz w:val="16"/>
                <w:szCs w:val="16"/>
              </w:rPr>
              <w:t>收件事实</w:t>
            </w:r>
          </w:p>
        </w:tc>
      </w:tr>
      <w:tr w:rsidR="007B5AEF" w14:paraId="474FA9A1" w14:textId="77777777">
        <w:trPr>
          <w:cantSplit/>
        </w:trPr>
        <w:tc>
          <w:tcPr>
            <w:tcW w:w="502" w:type="dxa"/>
            <w:shd w:val="clear" w:color="auto" w:fill="FFFFFF"/>
            <w:vAlign w:val="center"/>
          </w:tcPr>
          <w:p w14:paraId="3107F8A7" w14:textId="77777777" w:rsidR="007B5AEF" w:rsidRDefault="007B5AEF">
            <w:pPr>
              <w:spacing w:after="70" w:line="210" w:lineRule="auto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810" w:type="dxa"/>
            <w:shd w:val="clear" w:color="auto" w:fill="FFFFFF"/>
            <w:vAlign w:val="center"/>
          </w:tcPr>
          <w:p w14:paraId="19DAEFD1" w14:textId="77777777" w:rsidR="007B5AEF" w:rsidRDefault="007B5AEF">
            <w:pPr>
              <w:spacing w:after="70" w:line="210" w:lineRule="auto"/>
            </w:pPr>
            <w:r>
              <w:rPr>
                <w:sz w:val="16"/>
                <w:szCs w:val="16"/>
              </w:rPr>
              <w:t>匹配</w:t>
            </w:r>
          </w:p>
        </w:tc>
        <w:tc>
          <w:tcPr>
            <w:tcW w:w="6722" w:type="dxa"/>
            <w:shd w:val="clear" w:color="auto" w:fill="FFFFFF"/>
            <w:vAlign w:val="center"/>
          </w:tcPr>
          <w:p w14:paraId="7F2EF3E6" w14:textId="77777777" w:rsidR="007B5AEF" w:rsidRDefault="007B5AEF">
            <w:pPr>
              <w:spacing w:after="70" w:line="210" w:lineRule="auto"/>
            </w:pPr>
            <w:r>
              <w:rPr>
                <w:sz w:val="16"/>
                <w:szCs w:val="16"/>
              </w:rPr>
              <w:t>自动命中(绿)/ 手动挂规则(紫)/ 未命中(橙)</w:t>
            </w:r>
          </w:p>
        </w:tc>
      </w:tr>
      <w:tr w:rsidR="007B5AEF" w14:paraId="0D8E2B3B" w14:textId="77777777">
        <w:trPr>
          <w:cantSplit/>
        </w:trPr>
        <w:tc>
          <w:tcPr>
            <w:tcW w:w="502" w:type="dxa"/>
            <w:shd w:val="clear" w:color="auto" w:fill="EEEEEE"/>
            <w:vAlign w:val="center"/>
          </w:tcPr>
          <w:p w14:paraId="562B4EB1" w14:textId="77777777" w:rsidR="007B5AEF" w:rsidRDefault="007B5AEF">
            <w:pPr>
              <w:spacing w:after="70" w:line="210" w:lineRule="auto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810" w:type="dxa"/>
            <w:shd w:val="clear" w:color="auto" w:fill="EEEEEE"/>
            <w:vAlign w:val="center"/>
          </w:tcPr>
          <w:p w14:paraId="5676C7E6" w14:textId="77777777" w:rsidR="007B5AEF" w:rsidRDefault="007B5AEF">
            <w:pPr>
              <w:spacing w:after="70" w:line="210" w:lineRule="auto"/>
            </w:pPr>
            <w:r>
              <w:rPr>
                <w:sz w:val="16"/>
                <w:szCs w:val="16"/>
              </w:rPr>
              <w:t>规则</w:t>
            </w:r>
          </w:p>
        </w:tc>
        <w:tc>
          <w:tcPr>
            <w:tcW w:w="6722" w:type="dxa"/>
            <w:shd w:val="clear" w:color="auto" w:fill="EEEEEE"/>
            <w:vAlign w:val="center"/>
          </w:tcPr>
          <w:p w14:paraId="25DF961A" w14:textId="77777777" w:rsidR="007B5AEF" w:rsidRDefault="007B5AEF">
            <w:pPr>
              <w:spacing w:after="70" w:line="210" w:lineRule="auto"/>
            </w:pPr>
            <w:r>
              <w:rPr>
                <w:sz w:val="16"/>
                <w:szCs w:val="16"/>
              </w:rPr>
              <w:t>命中的规则名与编号</w:t>
            </w:r>
          </w:p>
        </w:tc>
      </w:tr>
      <w:tr w:rsidR="007B5AEF" w14:paraId="5451F65E" w14:textId="77777777">
        <w:trPr>
          <w:cantSplit/>
        </w:trPr>
        <w:tc>
          <w:tcPr>
            <w:tcW w:w="502" w:type="dxa"/>
            <w:shd w:val="clear" w:color="auto" w:fill="FFFFFF"/>
            <w:vAlign w:val="center"/>
          </w:tcPr>
          <w:p w14:paraId="221D2A5C" w14:textId="77777777" w:rsidR="007B5AEF" w:rsidRDefault="007B5AEF">
            <w:pPr>
              <w:spacing w:after="70" w:line="210" w:lineRule="auto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2810" w:type="dxa"/>
            <w:shd w:val="clear" w:color="auto" w:fill="FFFFFF"/>
            <w:vAlign w:val="center"/>
          </w:tcPr>
          <w:p w14:paraId="53EEE08A" w14:textId="77777777" w:rsidR="007B5AEF" w:rsidRDefault="007B5AEF">
            <w:pPr>
              <w:spacing w:after="70" w:line="210" w:lineRule="auto"/>
            </w:pPr>
            <w:r>
              <w:rPr>
                <w:sz w:val="16"/>
                <w:szCs w:val="16"/>
              </w:rPr>
              <w:t>任务</w:t>
            </w:r>
          </w:p>
        </w:tc>
        <w:tc>
          <w:tcPr>
            <w:tcW w:w="6722" w:type="dxa"/>
            <w:shd w:val="clear" w:color="auto" w:fill="FFFFFF"/>
            <w:vAlign w:val="center"/>
          </w:tcPr>
          <w:p w14:paraId="0E28F52A" w14:textId="02CE8373" w:rsidR="007B5AEF" w:rsidRDefault="007B5AEF">
            <w:pPr>
              <w:spacing w:after="70" w:line="210" w:lineRule="auto"/>
            </w:pPr>
            <w:r>
              <w:rPr>
                <w:sz w:val="16"/>
                <w:szCs w:val="16"/>
              </w:rPr>
              <w:t>已建任务链接</w:t>
            </w:r>
            <w:r w:rsidR="005318D2">
              <w:rPr>
                <w:sz w:val="16"/>
                <w:szCs w:val="16"/>
              </w:rPr>
              <w:t>；</w:t>
            </w:r>
            <w:r>
              <w:rPr>
                <w:sz w:val="16"/>
                <w:szCs w:val="16"/>
              </w:rPr>
              <w:t>手动挂上未触发的显示「未触发」</w:t>
            </w:r>
          </w:p>
        </w:tc>
      </w:tr>
      <w:tr w:rsidR="007B5AEF" w14:paraId="2E21920F" w14:textId="77777777">
        <w:trPr>
          <w:cantSplit/>
        </w:trPr>
        <w:tc>
          <w:tcPr>
            <w:tcW w:w="502" w:type="dxa"/>
            <w:shd w:val="clear" w:color="auto" w:fill="EEEEEE"/>
            <w:vAlign w:val="center"/>
          </w:tcPr>
          <w:p w14:paraId="67655122" w14:textId="77777777" w:rsidR="007B5AEF" w:rsidRDefault="007B5AEF">
            <w:pPr>
              <w:spacing w:after="70" w:line="210" w:lineRule="auto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2810" w:type="dxa"/>
            <w:shd w:val="clear" w:color="auto" w:fill="EEEEEE"/>
            <w:vAlign w:val="center"/>
          </w:tcPr>
          <w:p w14:paraId="34E66F27" w14:textId="77777777" w:rsidR="007B5AEF" w:rsidRDefault="007B5AEF">
            <w:pPr>
              <w:spacing w:after="70" w:line="210" w:lineRule="auto"/>
            </w:pPr>
            <w:r>
              <w:rPr>
                <w:sz w:val="16"/>
                <w:szCs w:val="16"/>
              </w:rPr>
              <w:t>操作</w:t>
            </w:r>
          </w:p>
        </w:tc>
        <w:tc>
          <w:tcPr>
            <w:tcW w:w="6722" w:type="dxa"/>
            <w:shd w:val="clear" w:color="auto" w:fill="EEEEEE"/>
            <w:vAlign w:val="center"/>
          </w:tcPr>
          <w:p w14:paraId="0742F0EE" w14:textId="30934037" w:rsidR="007B5AEF" w:rsidRDefault="007B5AEF">
            <w:pPr>
              <w:spacing w:after="70" w:line="210" w:lineRule="auto"/>
            </w:pPr>
            <w:r>
              <w:rPr>
                <w:sz w:val="16"/>
                <w:szCs w:val="16"/>
              </w:rPr>
              <w:t>查看</w:t>
            </w:r>
            <w:r w:rsidR="005318D2">
              <w:rPr>
                <w:sz w:val="16"/>
                <w:szCs w:val="16"/>
              </w:rPr>
              <w:t>；</w:t>
            </w:r>
            <w:r>
              <w:rPr>
                <w:sz w:val="16"/>
                <w:szCs w:val="16"/>
              </w:rPr>
              <w:t>未命中行有「处理」</w:t>
            </w:r>
            <w:r w:rsidR="005318D2">
              <w:rPr>
                <w:sz w:val="16"/>
                <w:szCs w:val="16"/>
              </w:rPr>
              <w:t>；</w:t>
            </w:r>
            <w:r>
              <w:rPr>
                <w:sz w:val="16"/>
                <w:szCs w:val="16"/>
              </w:rPr>
              <w:t>手动挂上未触发行有「手动触发」</w:t>
            </w:r>
            <w:r w:rsidR="005318D2">
              <w:rPr>
                <w:sz w:val="16"/>
                <w:szCs w:val="16"/>
              </w:rPr>
              <w:t>；</w:t>
            </w:r>
            <w:r>
              <w:rPr>
                <w:sz w:val="16"/>
                <w:szCs w:val="16"/>
              </w:rPr>
              <w:t>已建任务行有「查看任务」</w:t>
            </w:r>
          </w:p>
        </w:tc>
      </w:tr>
    </w:tbl>
    <w:p w14:paraId="58ED1ABF" w14:textId="77777777" w:rsidR="007B5AEF" w:rsidRDefault="007B5AEF" w:rsidP="007B5AEF">
      <w:pPr>
        <w:spacing w:after="70"/>
      </w:pPr>
    </w:p>
    <w:p w14:paraId="1B27EE4D" w14:textId="77777777" w:rsidR="007B5AEF" w:rsidRDefault="007B5AEF" w:rsidP="007B5AEF">
      <w:pPr>
        <w:keepNext/>
        <w:spacing w:after="70"/>
        <w:jc w:val="center"/>
      </w:pPr>
      <w:r>
        <w:rPr>
          <w:noProof/>
        </w:rPr>
        <w:drawing>
          <wp:inline distT="0" distB="0" distL="0" distR="0" wp14:anchorId="31E46CC0" wp14:editId="49556895">
            <wp:extent cx="5200220" cy="3611264"/>
            <wp:effectExtent l="0" t="0" r="635" b="8255"/>
            <wp:docPr id="52" name="Screenshot 52" descr="图 7.3.4-6 邮件日志:IM-1006 自动命中 R-XE-FULLCOME;IM-1107(主题少&quot;单&quot;字)未命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-52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04520" cy="361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DBC70" w14:textId="4D117BC8" w:rsidR="007B5AEF" w:rsidRDefault="007B5AEF" w:rsidP="007B5AEF">
      <w:pPr>
        <w:spacing w:after="70"/>
        <w:jc w:val="center"/>
      </w:pPr>
      <w:r>
        <w:rPr>
          <w:color w:val="555555"/>
          <w:sz w:val="16"/>
          <w:szCs w:val="16"/>
        </w:rPr>
        <w:t xml:space="preserve">图 </w:t>
      </w:r>
      <w:r w:rsidR="008A7201">
        <w:rPr>
          <w:rFonts w:hint="eastAsia"/>
          <w:color w:val="555555"/>
          <w:sz w:val="16"/>
          <w:szCs w:val="16"/>
        </w:rPr>
        <w:t>8</w:t>
      </w:r>
      <w:r>
        <w:rPr>
          <w:color w:val="555555"/>
          <w:sz w:val="16"/>
          <w:szCs w:val="16"/>
        </w:rPr>
        <w:t>.3.4-6 邮件日志</w:t>
      </w:r>
    </w:p>
    <w:p w14:paraId="6C6304ED" w14:textId="08B38A8D" w:rsidR="007B5AEF" w:rsidRDefault="007B5AEF" w:rsidP="007B5AEF">
      <w:pPr>
        <w:spacing w:after="70"/>
      </w:pPr>
      <w:r>
        <w:rPr>
          <w:b/>
          <w:szCs w:val="18"/>
        </w:rPr>
        <w:t>查看邮件</w:t>
      </w:r>
      <w:r w:rsidR="005318D2">
        <w:rPr>
          <w:szCs w:val="18"/>
        </w:rPr>
        <w:t>：</w:t>
      </w:r>
      <w:r>
        <w:rPr>
          <w:szCs w:val="18"/>
        </w:rPr>
        <w:t>弹窗展示头信息(发件人 / 收件人 / 主题 / 接收时间 / UID / 命中规则)、正文与附件(含归入的附件种类标签)</w:t>
      </w:r>
      <w:r w:rsidR="005318D2">
        <w:rPr>
          <w:szCs w:val="18"/>
        </w:rPr>
        <w:t>，</w:t>
      </w:r>
      <w:r>
        <w:rPr>
          <w:szCs w:val="18"/>
        </w:rPr>
        <w:t>底部按状态给出主操作(处理 / 手动触发 / 查看任务)。</w:t>
      </w:r>
    </w:p>
    <w:p w14:paraId="2DC0FC0C" w14:textId="77777777" w:rsidR="007B5AEF" w:rsidRDefault="007B5AEF" w:rsidP="007B5AEF">
      <w:pPr>
        <w:keepNext/>
        <w:spacing w:after="70"/>
        <w:jc w:val="center"/>
      </w:pPr>
      <w:r>
        <w:rPr>
          <w:noProof/>
        </w:rPr>
        <w:drawing>
          <wp:inline distT="0" distB="0" distL="0" distR="0" wp14:anchorId="072E0CDB" wp14:editId="2D4D11C8">
            <wp:extent cx="5761786" cy="4001240"/>
            <wp:effectExtent l="0" t="0" r="0" b="0"/>
            <wp:docPr id="53" name="Screenshot 53" descr="图 7.3.4-7 邮件详情弹窗(IM-100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-53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66656" cy="400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22D40" w14:textId="6B20993B" w:rsidR="007B5AEF" w:rsidRDefault="007B5AEF" w:rsidP="007B5AEF">
      <w:pPr>
        <w:spacing w:after="70"/>
        <w:jc w:val="center"/>
      </w:pPr>
      <w:r>
        <w:rPr>
          <w:color w:val="555555"/>
          <w:sz w:val="16"/>
          <w:szCs w:val="16"/>
        </w:rPr>
        <w:t xml:space="preserve">图 </w:t>
      </w:r>
      <w:r w:rsidR="008A7201">
        <w:rPr>
          <w:rFonts w:hint="eastAsia"/>
          <w:color w:val="555555"/>
          <w:sz w:val="16"/>
          <w:szCs w:val="16"/>
        </w:rPr>
        <w:t>8</w:t>
      </w:r>
      <w:r>
        <w:rPr>
          <w:color w:val="555555"/>
          <w:sz w:val="16"/>
          <w:szCs w:val="16"/>
        </w:rPr>
        <w:t>.3.4-7 邮件详情弹窗</w:t>
      </w:r>
    </w:p>
    <w:p w14:paraId="5057C76C" w14:textId="520576BE" w:rsidR="008D6DD3" w:rsidRDefault="007B5AEF" w:rsidP="007B5AEF">
      <w:pPr>
        <w:spacing w:after="70"/>
        <w:rPr>
          <w:szCs w:val="18"/>
        </w:rPr>
      </w:pPr>
      <w:r>
        <w:rPr>
          <w:b/>
          <w:szCs w:val="18"/>
        </w:rPr>
        <w:t>挂规则(未命中邮件「处理」)</w:t>
      </w:r>
      <w:r w:rsidR="005318D2">
        <w:rPr>
          <w:szCs w:val="18"/>
        </w:rPr>
        <w:t>：</w:t>
      </w:r>
    </w:p>
    <w:p w14:paraId="05DEE8BD" w14:textId="2229D149" w:rsidR="007B5AEF" w:rsidRDefault="007B5AEF" w:rsidP="007B5AEF">
      <w:pPr>
        <w:spacing w:after="70"/>
      </w:pPr>
      <w:r>
        <w:rPr>
          <w:szCs w:val="18"/>
        </w:rPr>
        <w:t>选 Case → 选规则 → 逐项比对(发件人白名单 / 收件人 / 主题 / 正文</w:t>
      </w:r>
      <w:r w:rsidR="005318D2">
        <w:rPr>
          <w:szCs w:val="18"/>
        </w:rPr>
        <w:t>，</w:t>
      </w:r>
      <w:r>
        <w:rPr>
          <w:szCs w:val="18"/>
        </w:rPr>
        <w:t>不匹配行红色标出)+ 附件三栏归类(匹配上 / 没匹配上 / 规则要求但邮件没有)</w:t>
      </w:r>
      <w:r w:rsidR="005318D2">
        <w:rPr>
          <w:szCs w:val="18"/>
        </w:rPr>
        <w:t>；</w:t>
      </w:r>
      <w:r>
        <w:rPr>
          <w:szCs w:val="18"/>
        </w:rPr>
        <w:t>存在不匹配或缺必需附件时底部出现警示条</w:t>
      </w:r>
      <w:r w:rsidR="005318D2">
        <w:rPr>
          <w:szCs w:val="18"/>
        </w:rPr>
        <w:t>，</w:t>
      </w:r>
      <w:r>
        <w:rPr>
          <w:szCs w:val="18"/>
        </w:rPr>
        <w:t>确认按钮变为红色「仍然挂上」</w:t>
      </w:r>
      <w:r w:rsidR="005318D2">
        <w:rPr>
          <w:szCs w:val="18"/>
        </w:rPr>
        <w:t>；</w:t>
      </w:r>
      <w:r>
        <w:rPr>
          <w:szCs w:val="18"/>
        </w:rPr>
        <w:t>挂上后不能改挂。</w:t>
      </w:r>
    </w:p>
    <w:p w14:paraId="53935122" w14:textId="77777777" w:rsidR="007B5AEF" w:rsidRDefault="007B5AEF" w:rsidP="007B5AEF">
      <w:pPr>
        <w:keepNext/>
        <w:spacing w:after="70"/>
        <w:jc w:val="center"/>
      </w:pPr>
      <w:r>
        <w:rPr>
          <w:noProof/>
        </w:rPr>
        <w:drawing>
          <wp:inline distT="0" distB="0" distL="0" distR="0" wp14:anchorId="5233899F" wp14:editId="1E33815D">
            <wp:extent cx="6286500" cy="4365625"/>
            <wp:effectExtent l="0" t="0" r="0" b="0"/>
            <wp:docPr id="54" name="Screenshot 54" descr="图 7.3.4-8 挂规则弹窗:主题正则不匹配的逐项比对与「仍然挂上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-54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C6136" w14:textId="7D35DDC6" w:rsidR="007B5AEF" w:rsidRDefault="007B5AEF" w:rsidP="007B5AEF">
      <w:pPr>
        <w:spacing w:after="70"/>
        <w:jc w:val="center"/>
      </w:pPr>
      <w:r>
        <w:rPr>
          <w:color w:val="555555"/>
          <w:sz w:val="16"/>
          <w:szCs w:val="16"/>
        </w:rPr>
        <w:t xml:space="preserve">图 </w:t>
      </w:r>
      <w:r w:rsidR="008D6DD3">
        <w:rPr>
          <w:rFonts w:hint="eastAsia"/>
          <w:color w:val="555555"/>
          <w:sz w:val="16"/>
          <w:szCs w:val="16"/>
        </w:rPr>
        <w:t>8</w:t>
      </w:r>
      <w:r>
        <w:rPr>
          <w:color w:val="555555"/>
          <w:sz w:val="16"/>
          <w:szCs w:val="16"/>
        </w:rPr>
        <w:t>.3.4-8 挂规则弹窗</w:t>
      </w:r>
    </w:p>
    <w:p w14:paraId="434F04F7" w14:textId="1773358A" w:rsidR="008D6DD3" w:rsidRDefault="007B5AEF" w:rsidP="007B5AEF">
      <w:pPr>
        <w:spacing w:after="70"/>
        <w:rPr>
          <w:szCs w:val="18"/>
        </w:rPr>
      </w:pPr>
      <w:r>
        <w:rPr>
          <w:b/>
          <w:szCs w:val="18"/>
        </w:rPr>
        <w:t>手动触发</w:t>
      </w:r>
      <w:r w:rsidR="005318D2">
        <w:rPr>
          <w:szCs w:val="18"/>
        </w:rPr>
        <w:t>：</w:t>
      </w:r>
    </w:p>
    <w:p w14:paraId="6B4A48FA" w14:textId="45454406" w:rsidR="007B5AEF" w:rsidRDefault="007B5AEF" w:rsidP="007B5AEF">
      <w:pPr>
        <w:spacing w:after="70"/>
      </w:pPr>
      <w:r>
        <w:rPr>
          <w:szCs w:val="18"/>
        </w:rPr>
        <w:t>挂上的邮件点「手动触发」→ 确认弹窗(按该规则建一票对应类型任务</w:t>
      </w:r>
      <w:r w:rsidR="005318D2">
        <w:rPr>
          <w:szCs w:val="18"/>
        </w:rPr>
        <w:t>，</w:t>
      </w:r>
      <w:r>
        <w:rPr>
          <w:szCs w:val="18"/>
        </w:rPr>
        <w:t>建好后自动开始执行)→ toast 给出任务编号</w:t>
      </w:r>
      <w:r w:rsidR="005318D2">
        <w:rPr>
          <w:szCs w:val="18"/>
        </w:rPr>
        <w:t>，</w:t>
      </w:r>
      <w:r>
        <w:rPr>
          <w:szCs w:val="18"/>
        </w:rPr>
        <w:t>任务列变为可跳转链接。</w:t>
      </w:r>
    </w:p>
    <w:p w14:paraId="1BDEA266" w14:textId="77777777" w:rsidR="007B5AEF" w:rsidRDefault="007B5AEF" w:rsidP="007B5AEF">
      <w:pPr>
        <w:keepNext/>
        <w:spacing w:after="70"/>
        <w:jc w:val="center"/>
      </w:pPr>
      <w:r>
        <w:rPr>
          <w:noProof/>
        </w:rPr>
        <w:drawing>
          <wp:inline distT="0" distB="0" distL="0" distR="0" wp14:anchorId="38F69624" wp14:editId="0379A322">
            <wp:extent cx="5583107" cy="3877157"/>
            <wp:effectExtent l="0" t="0" r="0" b="9525"/>
            <wp:docPr id="55" name="Screenshot 55" descr="图 7.3.4-9 挂规则结果:匹配列变「手动挂规则」,出现「手动触发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-55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589020" cy="3881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8D508" w14:textId="71959A6C" w:rsidR="007B5AEF" w:rsidRDefault="007B5AEF" w:rsidP="007B5AEF">
      <w:pPr>
        <w:spacing w:after="70"/>
        <w:jc w:val="center"/>
      </w:pPr>
      <w:r>
        <w:rPr>
          <w:color w:val="555555"/>
          <w:sz w:val="16"/>
          <w:szCs w:val="16"/>
        </w:rPr>
        <w:t xml:space="preserve">图 </w:t>
      </w:r>
      <w:r w:rsidR="008D6DD3">
        <w:rPr>
          <w:rFonts w:hint="eastAsia"/>
          <w:color w:val="555555"/>
          <w:sz w:val="16"/>
          <w:szCs w:val="16"/>
        </w:rPr>
        <w:t>8</w:t>
      </w:r>
      <w:r>
        <w:rPr>
          <w:color w:val="555555"/>
          <w:sz w:val="16"/>
          <w:szCs w:val="16"/>
        </w:rPr>
        <w:t>.3.4-9 挂规则结果</w:t>
      </w:r>
      <w:r w:rsidR="005318D2">
        <w:rPr>
          <w:color w:val="555555"/>
          <w:sz w:val="16"/>
          <w:szCs w:val="16"/>
        </w:rPr>
        <w:t>：</w:t>
      </w:r>
      <w:r>
        <w:rPr>
          <w:color w:val="555555"/>
          <w:sz w:val="16"/>
          <w:szCs w:val="16"/>
        </w:rPr>
        <w:t>匹配列变「手动挂规则」</w:t>
      </w:r>
      <w:r w:rsidR="005318D2">
        <w:rPr>
          <w:color w:val="555555"/>
          <w:sz w:val="16"/>
          <w:szCs w:val="16"/>
        </w:rPr>
        <w:t>，</w:t>
      </w:r>
      <w:r>
        <w:rPr>
          <w:color w:val="555555"/>
          <w:sz w:val="16"/>
          <w:szCs w:val="16"/>
        </w:rPr>
        <w:t>出现「手动触发」</w:t>
      </w:r>
    </w:p>
    <w:p w14:paraId="38E173AA" w14:textId="77777777" w:rsidR="007B5AEF" w:rsidRDefault="007B5AEF" w:rsidP="007B5AEF">
      <w:pPr>
        <w:keepNext/>
        <w:spacing w:after="70"/>
        <w:jc w:val="center"/>
      </w:pPr>
      <w:r>
        <w:rPr>
          <w:noProof/>
        </w:rPr>
        <w:drawing>
          <wp:inline distT="0" distB="0" distL="0" distR="0" wp14:anchorId="555E808D" wp14:editId="137D9E86">
            <wp:extent cx="5282723" cy="3668558"/>
            <wp:effectExtent l="0" t="0" r="0" b="8255"/>
            <wp:docPr id="56" name="Screenshot 56" descr="图 7.3.4-10 手动触发确认弹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-56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85841" cy="3670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F1FD8" w14:textId="3C26F376" w:rsidR="007B5AEF" w:rsidRDefault="007B5AEF" w:rsidP="007B5AEF">
      <w:pPr>
        <w:spacing w:after="70"/>
        <w:jc w:val="center"/>
      </w:pPr>
      <w:r>
        <w:rPr>
          <w:color w:val="555555"/>
          <w:sz w:val="16"/>
          <w:szCs w:val="16"/>
        </w:rPr>
        <w:t xml:space="preserve">图 </w:t>
      </w:r>
      <w:r w:rsidR="00BA6276">
        <w:rPr>
          <w:rFonts w:hint="eastAsia"/>
          <w:color w:val="555555"/>
          <w:sz w:val="16"/>
          <w:szCs w:val="16"/>
        </w:rPr>
        <w:t>8</w:t>
      </w:r>
      <w:r>
        <w:rPr>
          <w:color w:val="555555"/>
          <w:sz w:val="16"/>
          <w:szCs w:val="16"/>
        </w:rPr>
        <w:t>.3.4-10 手动触发确认弹窗</w:t>
      </w:r>
    </w:p>
    <w:p w14:paraId="11156834" w14:textId="77777777" w:rsidR="007B5AEF" w:rsidRDefault="007B5AEF" w:rsidP="007B5AEF">
      <w:pPr>
        <w:keepNext/>
        <w:spacing w:after="70"/>
        <w:jc w:val="center"/>
      </w:pPr>
      <w:r>
        <w:rPr>
          <w:noProof/>
        </w:rPr>
        <w:drawing>
          <wp:inline distT="0" distB="0" distL="0" distR="0" wp14:anchorId="5083A225" wp14:editId="4BA83443">
            <wp:extent cx="5692484" cy="3953114"/>
            <wp:effectExtent l="0" t="0" r="3810" b="9525"/>
            <wp:docPr id="57" name="Screenshot 57" descr="图 7.3.4-11 手动触发结果:toast + 任务链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-57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699130" cy="3957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B5859" w14:textId="4E1C36FD" w:rsidR="007B5AEF" w:rsidRDefault="007B5AEF" w:rsidP="007B5AEF">
      <w:pPr>
        <w:spacing w:after="70"/>
        <w:jc w:val="center"/>
      </w:pPr>
      <w:r>
        <w:rPr>
          <w:color w:val="555555"/>
          <w:sz w:val="16"/>
          <w:szCs w:val="16"/>
        </w:rPr>
        <w:t xml:space="preserve">图 </w:t>
      </w:r>
      <w:r w:rsidR="00BA6276">
        <w:rPr>
          <w:rFonts w:hint="eastAsia"/>
          <w:color w:val="555555"/>
          <w:sz w:val="16"/>
          <w:szCs w:val="16"/>
        </w:rPr>
        <w:t>8</w:t>
      </w:r>
      <w:r>
        <w:rPr>
          <w:color w:val="555555"/>
          <w:sz w:val="16"/>
          <w:szCs w:val="16"/>
        </w:rPr>
        <w:t>.3.4-11 手动触发结果</w:t>
      </w:r>
      <w:r w:rsidR="005318D2">
        <w:rPr>
          <w:color w:val="555555"/>
          <w:sz w:val="16"/>
          <w:szCs w:val="16"/>
        </w:rPr>
        <w:t>：</w:t>
      </w:r>
      <w:r>
        <w:rPr>
          <w:color w:val="555555"/>
          <w:sz w:val="16"/>
          <w:szCs w:val="16"/>
        </w:rPr>
        <w:t>toast + 任务链接</w:t>
      </w:r>
    </w:p>
    <w:p w14:paraId="4E8936C8" w14:textId="79C15B33" w:rsidR="007B5AEF" w:rsidRDefault="007B5AEF" w:rsidP="007B5AEF">
      <w:pPr>
        <w:spacing w:after="70"/>
      </w:pPr>
      <w:r>
        <w:rPr>
          <w:szCs w:val="18"/>
        </w:rPr>
        <w:t>「已发送的邮件」子签</w:t>
      </w:r>
      <w:r w:rsidR="005318D2">
        <w:rPr>
          <w:szCs w:val="18"/>
        </w:rPr>
        <w:t>：</w:t>
      </w:r>
      <w:r>
        <w:rPr>
          <w:szCs w:val="18"/>
        </w:rPr>
        <w:t>Case5 不发通知邮件</w:t>
      </w:r>
      <w:r w:rsidR="005318D2">
        <w:rPr>
          <w:szCs w:val="18"/>
        </w:rPr>
        <w:t>，</w:t>
      </w:r>
      <w:r>
        <w:rPr>
          <w:szCs w:val="18"/>
        </w:rPr>
        <w:t>恒为空态。</w:t>
      </w:r>
    </w:p>
    <w:p w14:paraId="01077897" w14:textId="77777777" w:rsidR="007B5AEF" w:rsidRDefault="007B5AEF" w:rsidP="007B5AEF">
      <w:pPr>
        <w:keepNext/>
        <w:spacing w:after="70"/>
        <w:jc w:val="center"/>
      </w:pPr>
      <w:r>
        <w:rPr>
          <w:noProof/>
        </w:rPr>
        <w:drawing>
          <wp:inline distT="0" distB="0" distL="0" distR="0" wp14:anchorId="6E962BE3" wp14:editId="10BEFB84">
            <wp:extent cx="5246971" cy="3643730"/>
            <wp:effectExtent l="0" t="0" r="0" b="0"/>
            <wp:docPr id="58" name="Screenshot 58" descr="图 7.3.4-12 已发送邮件空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-58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52623" cy="364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9FBD8" w14:textId="0CB3EFCB" w:rsidR="007B5AEF" w:rsidRDefault="007B5AEF" w:rsidP="007B5AEF">
      <w:pPr>
        <w:spacing w:after="70"/>
        <w:jc w:val="center"/>
      </w:pPr>
      <w:r>
        <w:rPr>
          <w:color w:val="555555"/>
          <w:sz w:val="16"/>
          <w:szCs w:val="16"/>
        </w:rPr>
        <w:t xml:space="preserve">图 </w:t>
      </w:r>
      <w:r w:rsidR="0045415D">
        <w:rPr>
          <w:rFonts w:hint="eastAsia"/>
          <w:color w:val="555555"/>
          <w:sz w:val="16"/>
          <w:szCs w:val="16"/>
        </w:rPr>
        <w:t>8</w:t>
      </w:r>
      <w:r>
        <w:rPr>
          <w:color w:val="555555"/>
          <w:sz w:val="16"/>
          <w:szCs w:val="16"/>
        </w:rPr>
        <w:t>.3.4-12 已发送邮件空态</w:t>
      </w:r>
    </w:p>
    <w:p w14:paraId="13069BFD" w14:textId="4087C5DB" w:rsidR="00CD498A" w:rsidRDefault="00DD21A1" w:rsidP="00FF4BD6">
      <w:pPr>
        <w:pStyle w:val="Heading3"/>
      </w:pPr>
      <w:r>
        <w:t>配置中心</w:t>
      </w:r>
    </w:p>
    <w:p w14:paraId="6834484B" w14:textId="403C3BE4" w:rsidR="006A2A62" w:rsidRDefault="000308E2" w:rsidP="000308E2">
      <w:pPr>
        <w:spacing w:after="70"/>
        <w:rPr>
          <w:szCs w:val="18"/>
        </w:rPr>
      </w:pPr>
      <w:r>
        <w:rPr>
          <w:szCs w:val="18"/>
        </w:rPr>
        <w:t>Case 下拉选「Case 5 · ASN」后分三区</w:t>
      </w:r>
      <w:r w:rsidR="005318D2">
        <w:rPr>
          <w:szCs w:val="18"/>
        </w:rPr>
        <w:t>：</w:t>
      </w:r>
      <w:r>
        <w:rPr>
          <w:b/>
          <w:szCs w:val="18"/>
        </w:rPr>
        <w:t>模板配置 / 映射表配置 / 手工配置表</w:t>
      </w:r>
      <w:r>
        <w:rPr>
          <w:szCs w:val="18"/>
        </w:rPr>
        <w:t>。</w:t>
      </w:r>
    </w:p>
    <w:p w14:paraId="08A264BF" w14:textId="17B2A614" w:rsidR="008A71BC" w:rsidRDefault="000308E2" w:rsidP="000308E2">
      <w:pPr>
        <w:spacing w:after="70"/>
        <w:rPr>
          <w:szCs w:val="18"/>
        </w:rPr>
      </w:pPr>
      <w:r>
        <w:rPr>
          <w:szCs w:val="18"/>
        </w:rPr>
        <w:t>Case5 有两份 DSS 导入模板(两条支线各一</w:t>
      </w:r>
      <w:r w:rsidR="005318D2">
        <w:rPr>
          <w:szCs w:val="18"/>
        </w:rPr>
        <w:t>，</w:t>
      </w:r>
      <w:r>
        <w:rPr>
          <w:szCs w:val="18"/>
        </w:rPr>
        <w:t>列结构相同、Vendor BP 与命名不同)与一份手工配置表(收货记录表)</w:t>
      </w:r>
      <w:r w:rsidR="005318D2">
        <w:rPr>
          <w:szCs w:val="18"/>
        </w:rPr>
        <w:t>；</w:t>
      </w:r>
      <w:r>
        <w:rPr>
          <w:szCs w:val="18"/>
        </w:rPr>
        <w:t>无映射表(空态)。</w:t>
      </w:r>
    </w:p>
    <w:p w14:paraId="33BE2D6A" w14:textId="3DC2A1BF" w:rsidR="000308E2" w:rsidRDefault="000308E2" w:rsidP="000308E2">
      <w:pPr>
        <w:spacing w:after="70"/>
      </w:pPr>
      <w:r>
        <w:rPr>
          <w:szCs w:val="18"/>
        </w:rPr>
        <w:t>诊断仪大表与 Case 4 合并维护</w:t>
      </w:r>
      <w:r w:rsidR="005318D2">
        <w:rPr>
          <w:szCs w:val="18"/>
        </w:rPr>
        <w:t>，</w:t>
      </w:r>
      <w:r>
        <w:rPr>
          <w:szCs w:val="18"/>
        </w:rPr>
        <w:t>不在 Case5 配置区重复列出。</w:t>
      </w:r>
    </w:p>
    <w:p w14:paraId="21E10098" w14:textId="77777777" w:rsidR="000308E2" w:rsidRDefault="000308E2" w:rsidP="000308E2">
      <w:pPr>
        <w:keepNext/>
        <w:spacing w:after="70"/>
        <w:jc w:val="center"/>
      </w:pPr>
      <w:r>
        <w:rPr>
          <w:noProof/>
        </w:rPr>
        <w:drawing>
          <wp:inline distT="0" distB="0" distL="0" distR="0" wp14:anchorId="2C33D54A" wp14:editId="5B8A4D86">
            <wp:extent cx="6286500" cy="4365625"/>
            <wp:effectExtent l="0" t="0" r="0" b="0"/>
            <wp:docPr id="59" name="Screenshot 59" descr="图 7.3.5-1 配置中心(Case 5):模板 2 行 + 映射表空态 + 手工配置表 1 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-59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08CD4" w14:textId="7F3E9D83" w:rsidR="000308E2" w:rsidRDefault="000308E2" w:rsidP="000308E2">
      <w:pPr>
        <w:spacing w:after="70"/>
        <w:jc w:val="center"/>
      </w:pPr>
      <w:r>
        <w:rPr>
          <w:color w:val="555555"/>
          <w:sz w:val="16"/>
          <w:szCs w:val="16"/>
        </w:rPr>
        <w:t xml:space="preserve">图 </w:t>
      </w:r>
      <w:r w:rsidR="008F5429">
        <w:rPr>
          <w:rFonts w:hint="eastAsia"/>
          <w:color w:val="555555"/>
          <w:sz w:val="16"/>
          <w:szCs w:val="16"/>
        </w:rPr>
        <w:t>8</w:t>
      </w:r>
      <w:r>
        <w:rPr>
          <w:color w:val="555555"/>
          <w:sz w:val="16"/>
          <w:szCs w:val="16"/>
        </w:rPr>
        <w:t>.3.5-1 配置中心(Case 5</w:t>
      </w:r>
    </w:p>
    <w:tbl>
      <w:tblPr>
        <w:tblW w:w="10034" w:type="dxa"/>
        <w:tblInd w:w="7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  <w:tblCellMar>
          <w:top w:w="50" w:type="dxa"/>
          <w:left w:w="75" w:type="dxa"/>
          <w:bottom w:w="50" w:type="dxa"/>
          <w:right w:w="75" w:type="dxa"/>
        </w:tblCellMar>
        <w:tblLook w:val="0000" w:firstRow="0" w:lastRow="0" w:firstColumn="0" w:lastColumn="0" w:noHBand="0" w:noVBand="0"/>
      </w:tblPr>
      <w:tblGrid>
        <w:gridCol w:w="2007"/>
        <w:gridCol w:w="2007"/>
        <w:gridCol w:w="2007"/>
        <w:gridCol w:w="2007"/>
        <w:gridCol w:w="2006"/>
      </w:tblGrid>
      <w:tr w:rsidR="000308E2" w14:paraId="4FD39936" w14:textId="77777777">
        <w:trPr>
          <w:cantSplit/>
          <w:tblHeader/>
        </w:trPr>
        <w:tc>
          <w:tcPr>
            <w:tcW w:w="2007" w:type="dxa"/>
            <w:shd w:val="clear" w:color="auto" w:fill="080808"/>
            <w:vAlign w:val="center"/>
          </w:tcPr>
          <w:p w14:paraId="74877109" w14:textId="77777777" w:rsidR="000308E2" w:rsidRDefault="000308E2">
            <w:pPr>
              <w:spacing w:after="70" w:line="210" w:lineRule="auto"/>
            </w:pPr>
            <w:r>
              <w:rPr>
                <w:b/>
                <w:color w:val="FFFFFF"/>
                <w:sz w:val="16"/>
                <w:szCs w:val="16"/>
              </w:rPr>
              <w:t>#</w:t>
            </w:r>
          </w:p>
        </w:tc>
        <w:tc>
          <w:tcPr>
            <w:tcW w:w="2007" w:type="dxa"/>
            <w:shd w:val="clear" w:color="auto" w:fill="080808"/>
            <w:vAlign w:val="center"/>
          </w:tcPr>
          <w:p w14:paraId="0B08662D" w14:textId="77777777" w:rsidR="000308E2" w:rsidRDefault="000308E2">
            <w:pPr>
              <w:spacing w:after="70" w:line="210" w:lineRule="auto"/>
            </w:pPr>
            <w:r>
              <w:rPr>
                <w:b/>
                <w:color w:val="FFFFFF"/>
                <w:sz w:val="16"/>
                <w:szCs w:val="16"/>
              </w:rPr>
              <w:t>配置项</w:t>
            </w:r>
          </w:p>
        </w:tc>
        <w:tc>
          <w:tcPr>
            <w:tcW w:w="2007" w:type="dxa"/>
            <w:shd w:val="clear" w:color="auto" w:fill="080808"/>
            <w:vAlign w:val="center"/>
          </w:tcPr>
          <w:p w14:paraId="5C448238" w14:textId="77777777" w:rsidR="000308E2" w:rsidRDefault="000308E2">
            <w:pPr>
              <w:spacing w:after="70" w:line="210" w:lineRule="auto"/>
            </w:pPr>
            <w:r>
              <w:rPr>
                <w:b/>
                <w:color w:val="FFFFFF"/>
                <w:sz w:val="16"/>
                <w:szCs w:val="16"/>
              </w:rPr>
              <w:t>关联</w:t>
            </w:r>
          </w:p>
        </w:tc>
        <w:tc>
          <w:tcPr>
            <w:tcW w:w="2007" w:type="dxa"/>
            <w:shd w:val="clear" w:color="auto" w:fill="080808"/>
            <w:vAlign w:val="center"/>
          </w:tcPr>
          <w:p w14:paraId="4B448F2F" w14:textId="77777777" w:rsidR="000308E2" w:rsidRDefault="000308E2">
            <w:pPr>
              <w:spacing w:after="70" w:line="210" w:lineRule="auto"/>
            </w:pPr>
            <w:r>
              <w:rPr>
                <w:b/>
                <w:color w:val="FFFFFF"/>
                <w:sz w:val="16"/>
                <w:szCs w:val="16"/>
              </w:rPr>
              <w:t>口径 / 取值</w:t>
            </w:r>
          </w:p>
        </w:tc>
        <w:tc>
          <w:tcPr>
            <w:tcW w:w="2006" w:type="dxa"/>
            <w:shd w:val="clear" w:color="auto" w:fill="080808"/>
            <w:vAlign w:val="center"/>
          </w:tcPr>
          <w:p w14:paraId="2035ED0C" w14:textId="77777777" w:rsidR="000308E2" w:rsidRDefault="000308E2">
            <w:pPr>
              <w:spacing w:after="70" w:line="210" w:lineRule="auto"/>
            </w:pPr>
            <w:r>
              <w:rPr>
                <w:b/>
                <w:color w:val="FFFFFF"/>
                <w:sz w:val="16"/>
                <w:szCs w:val="16"/>
              </w:rPr>
              <w:t>为什么需要</w:t>
            </w:r>
          </w:p>
        </w:tc>
      </w:tr>
      <w:tr w:rsidR="000308E2" w14:paraId="3A4095EB" w14:textId="77777777">
        <w:trPr>
          <w:cantSplit/>
        </w:trPr>
        <w:tc>
          <w:tcPr>
            <w:tcW w:w="2007" w:type="dxa"/>
            <w:shd w:val="clear" w:color="auto" w:fill="EEEEEE"/>
            <w:vAlign w:val="center"/>
          </w:tcPr>
          <w:p w14:paraId="03A97AC5" w14:textId="77777777" w:rsidR="000308E2" w:rsidRDefault="000308E2">
            <w:pPr>
              <w:spacing w:after="70" w:line="210" w:lineRule="auto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007" w:type="dxa"/>
            <w:shd w:val="clear" w:color="auto" w:fill="EEEEEE"/>
            <w:vAlign w:val="center"/>
          </w:tcPr>
          <w:p w14:paraId="17D79C5A" w14:textId="77777777" w:rsidR="000308E2" w:rsidRDefault="000308E2">
            <w:pPr>
              <w:spacing w:after="70" w:line="210" w:lineRule="auto"/>
            </w:pPr>
            <w:r>
              <w:rPr>
                <w:sz w:val="16"/>
                <w:szCs w:val="16"/>
              </w:rPr>
              <w:t>DSS 导入模板(MBPLAP)</w:t>
            </w:r>
          </w:p>
        </w:tc>
        <w:tc>
          <w:tcPr>
            <w:tcW w:w="2007" w:type="dxa"/>
            <w:shd w:val="clear" w:color="auto" w:fill="EEEEEE"/>
            <w:vAlign w:val="center"/>
          </w:tcPr>
          <w:p w14:paraId="4595F8CB" w14:textId="77777777" w:rsidR="000308E2" w:rsidRDefault="000308E2">
            <w:pPr>
              <w:spacing w:after="70" w:line="210" w:lineRule="auto"/>
            </w:pPr>
            <w:r>
              <w:rPr>
                <w:sz w:val="16"/>
                <w:szCs w:val="16"/>
              </w:rPr>
              <w:t>Case5-MBPLAP</w:t>
            </w:r>
          </w:p>
        </w:tc>
        <w:tc>
          <w:tcPr>
            <w:tcW w:w="2007" w:type="dxa"/>
            <w:shd w:val="clear" w:color="auto" w:fill="EEEEEE"/>
            <w:vAlign w:val="center"/>
          </w:tcPr>
          <w:p w14:paraId="25766441" w14:textId="1D32752C" w:rsidR="000308E2" w:rsidRDefault="000308E2">
            <w:pPr>
              <w:spacing w:after="70" w:line="210" w:lineRule="auto"/>
            </w:pPr>
            <w:r>
              <w:rPr>
                <w:sz w:val="16"/>
                <w:szCs w:val="16"/>
              </w:rPr>
              <w:t>9 列</w:t>
            </w:r>
            <w:r w:rsidR="005318D2">
              <w:rPr>
                <w:sz w:val="16"/>
                <w:szCs w:val="16"/>
              </w:rPr>
              <w:t>；</w:t>
            </w:r>
            <w:r>
              <w:rPr>
                <w:sz w:val="16"/>
                <w:szCs w:val="16"/>
              </w:rPr>
              <w:t>命名 提单号_发票号</w:t>
            </w:r>
          </w:p>
        </w:tc>
        <w:tc>
          <w:tcPr>
            <w:tcW w:w="2006" w:type="dxa"/>
            <w:shd w:val="clear" w:color="auto" w:fill="EEEEEE"/>
            <w:vAlign w:val="center"/>
          </w:tcPr>
          <w:p w14:paraId="49F0E9A7" w14:textId="77777777" w:rsidR="000308E2" w:rsidRDefault="000308E2">
            <w:pPr>
              <w:spacing w:after="70" w:line="210" w:lineRule="auto"/>
            </w:pPr>
            <w:r>
              <w:rPr>
                <w:sz w:val="16"/>
                <w:szCs w:val="16"/>
              </w:rPr>
              <w:t>MBPLAP 模板生成依据</w:t>
            </w:r>
          </w:p>
        </w:tc>
      </w:tr>
      <w:tr w:rsidR="000308E2" w14:paraId="07E413D8" w14:textId="77777777">
        <w:trPr>
          <w:cantSplit/>
        </w:trPr>
        <w:tc>
          <w:tcPr>
            <w:tcW w:w="2007" w:type="dxa"/>
            <w:shd w:val="clear" w:color="auto" w:fill="FFFFFF"/>
            <w:vAlign w:val="center"/>
          </w:tcPr>
          <w:p w14:paraId="5AC42193" w14:textId="77777777" w:rsidR="000308E2" w:rsidRDefault="000308E2">
            <w:pPr>
              <w:spacing w:after="70" w:line="210" w:lineRule="auto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007" w:type="dxa"/>
            <w:shd w:val="clear" w:color="auto" w:fill="FFFFFF"/>
            <w:vAlign w:val="center"/>
          </w:tcPr>
          <w:p w14:paraId="3148F000" w14:textId="77777777" w:rsidR="000308E2" w:rsidRDefault="000308E2">
            <w:pPr>
              <w:spacing w:after="70" w:line="210" w:lineRule="auto"/>
            </w:pPr>
            <w:r>
              <w:rPr>
                <w:sz w:val="16"/>
                <w:szCs w:val="16"/>
              </w:rPr>
              <w:t>DSS 导入模板(XEntry)</w:t>
            </w:r>
          </w:p>
        </w:tc>
        <w:tc>
          <w:tcPr>
            <w:tcW w:w="2007" w:type="dxa"/>
            <w:shd w:val="clear" w:color="auto" w:fill="FFFFFF"/>
            <w:vAlign w:val="center"/>
          </w:tcPr>
          <w:p w14:paraId="562C038B" w14:textId="77777777" w:rsidR="000308E2" w:rsidRDefault="000308E2">
            <w:pPr>
              <w:spacing w:after="70" w:line="210" w:lineRule="auto"/>
            </w:pPr>
            <w:r>
              <w:rPr>
                <w:sz w:val="16"/>
                <w:szCs w:val="16"/>
              </w:rPr>
              <w:t>Case5-XEntry</w:t>
            </w:r>
          </w:p>
        </w:tc>
        <w:tc>
          <w:tcPr>
            <w:tcW w:w="2007" w:type="dxa"/>
            <w:shd w:val="clear" w:color="auto" w:fill="FFFFFF"/>
            <w:vAlign w:val="center"/>
          </w:tcPr>
          <w:p w14:paraId="7190D9A3" w14:textId="4A384EE3" w:rsidR="000308E2" w:rsidRDefault="000308E2">
            <w:pPr>
              <w:spacing w:after="70" w:line="210" w:lineRule="auto"/>
            </w:pPr>
            <w:r>
              <w:rPr>
                <w:sz w:val="16"/>
                <w:szCs w:val="16"/>
              </w:rPr>
              <w:t>9 列</w:t>
            </w:r>
            <w:r w:rsidR="005318D2">
              <w:rPr>
                <w:sz w:val="16"/>
                <w:szCs w:val="16"/>
              </w:rPr>
              <w:t>；</w:t>
            </w:r>
            <w:r>
              <w:rPr>
                <w:sz w:val="16"/>
                <w:szCs w:val="16"/>
              </w:rPr>
              <w:t>命名 PN_日期</w:t>
            </w:r>
          </w:p>
        </w:tc>
        <w:tc>
          <w:tcPr>
            <w:tcW w:w="2006" w:type="dxa"/>
            <w:shd w:val="clear" w:color="auto" w:fill="FFFFFF"/>
            <w:vAlign w:val="center"/>
          </w:tcPr>
          <w:p w14:paraId="5CFA42DE" w14:textId="77777777" w:rsidR="000308E2" w:rsidRDefault="000308E2">
            <w:pPr>
              <w:spacing w:after="70" w:line="210" w:lineRule="auto"/>
            </w:pPr>
            <w:r>
              <w:rPr>
                <w:sz w:val="16"/>
                <w:szCs w:val="16"/>
              </w:rPr>
              <w:t>X-entry 模板生成依据</w:t>
            </w:r>
          </w:p>
        </w:tc>
      </w:tr>
      <w:tr w:rsidR="000308E2" w14:paraId="27792688" w14:textId="77777777">
        <w:trPr>
          <w:cantSplit/>
        </w:trPr>
        <w:tc>
          <w:tcPr>
            <w:tcW w:w="2007" w:type="dxa"/>
            <w:shd w:val="clear" w:color="auto" w:fill="EEEEEE"/>
            <w:vAlign w:val="center"/>
          </w:tcPr>
          <w:p w14:paraId="53DA0D19" w14:textId="77777777" w:rsidR="000308E2" w:rsidRDefault="000308E2">
            <w:pPr>
              <w:spacing w:after="70" w:line="210" w:lineRule="auto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007" w:type="dxa"/>
            <w:shd w:val="clear" w:color="auto" w:fill="EEEEEE"/>
            <w:vAlign w:val="center"/>
          </w:tcPr>
          <w:p w14:paraId="6F356ACB" w14:textId="77777777" w:rsidR="000308E2" w:rsidRDefault="000308E2">
            <w:pPr>
              <w:spacing w:after="70" w:line="210" w:lineRule="auto"/>
            </w:pPr>
            <w:r>
              <w:rPr>
                <w:sz w:val="16"/>
                <w:szCs w:val="16"/>
              </w:rPr>
              <w:t>收货记录表(手工配置表)</w:t>
            </w:r>
          </w:p>
        </w:tc>
        <w:tc>
          <w:tcPr>
            <w:tcW w:w="2007" w:type="dxa"/>
            <w:shd w:val="clear" w:color="auto" w:fill="EEEEEE"/>
            <w:vAlign w:val="center"/>
          </w:tcPr>
          <w:p w14:paraId="6F4EF178" w14:textId="77777777" w:rsidR="000308E2" w:rsidRDefault="000308E2">
            <w:pPr>
              <w:spacing w:after="70" w:line="210" w:lineRule="auto"/>
            </w:pPr>
            <w:r>
              <w:rPr>
                <w:sz w:val="16"/>
                <w:szCs w:val="16"/>
              </w:rPr>
              <w:t>Case5-XEntry</w:t>
            </w:r>
          </w:p>
        </w:tc>
        <w:tc>
          <w:tcPr>
            <w:tcW w:w="2007" w:type="dxa"/>
            <w:shd w:val="clear" w:color="auto" w:fill="EEEEEE"/>
            <w:vAlign w:val="center"/>
          </w:tcPr>
          <w:p w14:paraId="42926F05" w14:textId="50DA082A" w:rsidR="000308E2" w:rsidRDefault="000308E2">
            <w:pPr>
              <w:spacing w:after="70" w:line="210" w:lineRule="auto"/>
            </w:pPr>
            <w:r>
              <w:rPr>
                <w:sz w:val="16"/>
                <w:szCs w:val="16"/>
              </w:rPr>
              <w:t>9 列(PO No. / Part No. / ID No. / AWB No. / Process Date / Qty from 大表 / Item No. / PO QTY / 待收货QTY)</w:t>
            </w:r>
            <w:r w:rsidR="005318D2">
              <w:rPr>
                <w:sz w:val="16"/>
                <w:szCs w:val="16"/>
              </w:rPr>
              <w:t>；</w:t>
            </w:r>
            <w:r>
              <w:rPr>
                <w:sz w:val="16"/>
                <w:szCs w:val="16"/>
              </w:rPr>
              <w:t>X-entry 每票按 Item 写入</w:t>
            </w:r>
            <w:r w:rsidR="005318D2">
              <w:rPr>
                <w:sz w:val="16"/>
                <w:szCs w:val="16"/>
              </w:rPr>
              <w:t>；</w:t>
            </w:r>
            <w:r>
              <w:rPr>
                <w:sz w:val="16"/>
                <w:szCs w:val="16"/>
              </w:rPr>
              <w:t>手工收货下载后补录再上传新版本</w:t>
            </w:r>
          </w:p>
        </w:tc>
        <w:tc>
          <w:tcPr>
            <w:tcW w:w="2006" w:type="dxa"/>
            <w:shd w:val="clear" w:color="auto" w:fill="EEEEEE"/>
            <w:vAlign w:val="center"/>
          </w:tcPr>
          <w:p w14:paraId="06B9F859" w14:textId="77777777" w:rsidR="000308E2" w:rsidRDefault="000308E2">
            <w:pPr>
              <w:spacing w:after="70" w:line="210" w:lineRule="auto"/>
            </w:pPr>
            <w:r>
              <w:rPr>
                <w:sz w:val="16"/>
                <w:szCs w:val="16"/>
              </w:rPr>
              <w:t>自动 + 手工收货的统一台账载体</w:t>
            </w:r>
          </w:p>
        </w:tc>
      </w:tr>
    </w:tbl>
    <w:p w14:paraId="6DC7EBB9" w14:textId="77777777" w:rsidR="000308E2" w:rsidRDefault="000308E2" w:rsidP="000308E2">
      <w:pPr>
        <w:spacing w:after="70"/>
      </w:pPr>
    </w:p>
    <w:p w14:paraId="6965FDDC" w14:textId="60226A82" w:rsidR="00505768" w:rsidRDefault="000308E2" w:rsidP="000308E2">
      <w:pPr>
        <w:spacing w:after="70"/>
        <w:rPr>
          <w:szCs w:val="18"/>
        </w:rPr>
      </w:pPr>
      <w:r>
        <w:rPr>
          <w:b/>
          <w:szCs w:val="18"/>
        </w:rPr>
        <w:t>模板行操作</w:t>
      </w:r>
      <w:r w:rsidR="005318D2">
        <w:rPr>
          <w:szCs w:val="18"/>
        </w:rPr>
        <w:t>：</w:t>
      </w:r>
    </w:p>
    <w:p w14:paraId="3C98A812" w14:textId="6C0C804C" w:rsidR="00505768" w:rsidRPr="001E13B6" w:rsidRDefault="000308E2" w:rsidP="001E13B6">
      <w:pPr>
        <w:pStyle w:val="ListParagraph"/>
        <w:numPr>
          <w:ilvl w:val="0"/>
          <w:numId w:val="34"/>
        </w:numPr>
        <w:spacing w:after="70"/>
        <w:rPr>
          <w:szCs w:val="18"/>
        </w:rPr>
      </w:pPr>
      <w:r w:rsidRPr="001E13B6">
        <w:rPr>
          <w:szCs w:val="18"/>
        </w:rPr>
        <w:t>查看</w:t>
      </w:r>
      <w:r w:rsidR="00505768" w:rsidRPr="001E13B6">
        <w:rPr>
          <w:rFonts w:hint="eastAsia"/>
          <w:szCs w:val="18"/>
        </w:rPr>
        <w:t>：</w:t>
      </w:r>
      <w:r w:rsidRPr="001E13B6">
        <w:rPr>
          <w:szCs w:val="18"/>
        </w:rPr>
        <w:t>抽屉展示当前文件 / 所属线路 / 版本 / 用途 / 列结构)/ 上传(校验扩展名 .xlsx、非空</w:t>
      </w:r>
      <w:r w:rsidR="005318D2">
        <w:rPr>
          <w:szCs w:val="18"/>
        </w:rPr>
        <w:t>，</w:t>
      </w:r>
      <w:r w:rsidRPr="001E13B6">
        <w:rPr>
          <w:szCs w:val="18"/>
        </w:rPr>
        <w:t>成功后版本 +1、状态变「已替换」</w:t>
      </w:r>
    </w:p>
    <w:p w14:paraId="29AAFA84" w14:textId="3FC12A29" w:rsidR="000308E2" w:rsidRDefault="000308E2" w:rsidP="001E13B6">
      <w:pPr>
        <w:pStyle w:val="ListParagraph"/>
        <w:numPr>
          <w:ilvl w:val="0"/>
          <w:numId w:val="34"/>
        </w:numPr>
        <w:spacing w:after="70"/>
      </w:pPr>
      <w:r w:rsidRPr="001E13B6">
        <w:rPr>
          <w:szCs w:val="18"/>
        </w:rPr>
        <w:t>删除</w:t>
      </w:r>
      <w:r w:rsidR="005318D2">
        <w:rPr>
          <w:rFonts w:hint="eastAsia"/>
          <w:szCs w:val="18"/>
        </w:rPr>
        <w:t>：</w:t>
      </w:r>
      <w:r w:rsidRPr="001E13B6">
        <w:rPr>
          <w:szCs w:val="18"/>
        </w:rPr>
        <w:t>二次确认</w:t>
      </w:r>
      <w:r w:rsidR="005318D2">
        <w:rPr>
          <w:szCs w:val="18"/>
        </w:rPr>
        <w:t>，</w:t>
      </w:r>
      <w:r w:rsidRPr="001E13B6">
        <w:rPr>
          <w:szCs w:val="18"/>
        </w:rPr>
        <w:t>删除后流程取值失去依据。</w:t>
      </w:r>
    </w:p>
    <w:p w14:paraId="1F59596B" w14:textId="77777777" w:rsidR="000308E2" w:rsidRDefault="000308E2" w:rsidP="000308E2">
      <w:pPr>
        <w:keepNext/>
        <w:spacing w:after="70"/>
        <w:jc w:val="center"/>
      </w:pPr>
      <w:r>
        <w:rPr>
          <w:noProof/>
        </w:rPr>
        <w:drawing>
          <wp:inline distT="0" distB="0" distL="0" distR="0" wp14:anchorId="63CCFF1F" wp14:editId="1344449E">
            <wp:extent cx="5252644" cy="3647670"/>
            <wp:effectExtent l="0" t="0" r="5715" b="0"/>
            <wp:docPr id="60" name="Screenshot 60" descr="图 7.3.5-2 模板「查看」抽屉:9 列列结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-60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60983" cy="3653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831F1" w14:textId="142B5B75" w:rsidR="000308E2" w:rsidRDefault="000308E2" w:rsidP="000308E2">
      <w:pPr>
        <w:spacing w:after="70"/>
        <w:jc w:val="center"/>
      </w:pPr>
      <w:r>
        <w:rPr>
          <w:color w:val="555555"/>
          <w:sz w:val="16"/>
          <w:szCs w:val="16"/>
        </w:rPr>
        <w:t xml:space="preserve">图 </w:t>
      </w:r>
      <w:r w:rsidR="00505768">
        <w:rPr>
          <w:rFonts w:hint="eastAsia"/>
          <w:color w:val="555555"/>
          <w:sz w:val="16"/>
          <w:szCs w:val="16"/>
        </w:rPr>
        <w:t>8</w:t>
      </w:r>
      <w:r>
        <w:rPr>
          <w:color w:val="555555"/>
          <w:sz w:val="16"/>
          <w:szCs w:val="16"/>
        </w:rPr>
        <w:t>.3.5-2 模板「查看」抽屉</w:t>
      </w:r>
    </w:p>
    <w:p w14:paraId="3830BCBF" w14:textId="77777777" w:rsidR="000308E2" w:rsidRDefault="000308E2" w:rsidP="000308E2">
      <w:pPr>
        <w:keepNext/>
        <w:spacing w:after="70"/>
        <w:jc w:val="center"/>
      </w:pPr>
      <w:r>
        <w:rPr>
          <w:noProof/>
        </w:rPr>
        <w:drawing>
          <wp:inline distT="0" distB="0" distL="0" distR="0" wp14:anchorId="7E82D0DB" wp14:editId="1A3CA967">
            <wp:extent cx="5435077" cy="3774359"/>
            <wp:effectExtent l="0" t="0" r="0" b="0"/>
            <wp:docPr id="61" name="Screenshot 61" descr="图 7.3.5-3 模板上传成功:版本 v2、状态「已替换」+ toa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-61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439828" cy="3777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5CF31" w14:textId="183136E4" w:rsidR="000308E2" w:rsidRDefault="000308E2" w:rsidP="000308E2">
      <w:pPr>
        <w:spacing w:after="70"/>
        <w:jc w:val="center"/>
      </w:pPr>
      <w:r>
        <w:rPr>
          <w:color w:val="555555"/>
          <w:sz w:val="16"/>
          <w:szCs w:val="16"/>
        </w:rPr>
        <w:t xml:space="preserve">图 </w:t>
      </w:r>
      <w:r w:rsidR="00D46B77">
        <w:rPr>
          <w:rFonts w:hint="eastAsia"/>
          <w:color w:val="555555"/>
          <w:sz w:val="16"/>
          <w:szCs w:val="16"/>
        </w:rPr>
        <w:t>8</w:t>
      </w:r>
      <w:r>
        <w:rPr>
          <w:color w:val="555555"/>
          <w:sz w:val="16"/>
          <w:szCs w:val="16"/>
        </w:rPr>
        <w:t>.3.5-3 模板上传成功</w:t>
      </w:r>
    </w:p>
    <w:p w14:paraId="7FAA628A" w14:textId="77777777" w:rsidR="000308E2" w:rsidRDefault="000308E2" w:rsidP="000308E2">
      <w:pPr>
        <w:keepNext/>
        <w:spacing w:after="70"/>
        <w:jc w:val="center"/>
      </w:pPr>
      <w:r>
        <w:rPr>
          <w:noProof/>
        </w:rPr>
        <w:drawing>
          <wp:inline distT="0" distB="0" distL="0" distR="0" wp14:anchorId="5ECCD696" wp14:editId="286BDA84">
            <wp:extent cx="4798881" cy="3332556"/>
            <wp:effectExtent l="0" t="0" r="1905" b="1270"/>
            <wp:docPr id="62" name="Screenshot 62" descr="图 7.3.5-4 删除配置项二次确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-62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812558" cy="3342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33CDF" w14:textId="22C88C26" w:rsidR="000308E2" w:rsidRDefault="000308E2" w:rsidP="000308E2">
      <w:pPr>
        <w:spacing w:after="70"/>
        <w:jc w:val="center"/>
      </w:pPr>
      <w:r>
        <w:rPr>
          <w:color w:val="555555"/>
          <w:sz w:val="16"/>
          <w:szCs w:val="16"/>
        </w:rPr>
        <w:t xml:space="preserve">图 </w:t>
      </w:r>
      <w:r w:rsidR="00D46B77">
        <w:rPr>
          <w:rFonts w:hint="eastAsia"/>
          <w:color w:val="555555"/>
          <w:sz w:val="16"/>
          <w:szCs w:val="16"/>
        </w:rPr>
        <w:t>8</w:t>
      </w:r>
      <w:r>
        <w:rPr>
          <w:color w:val="555555"/>
          <w:sz w:val="16"/>
          <w:szCs w:val="16"/>
        </w:rPr>
        <w:t>.3.5-4 删除配置项二次确认</w:t>
      </w:r>
    </w:p>
    <w:p w14:paraId="4FA4B8B3" w14:textId="44A2D022" w:rsidR="001E13B6" w:rsidRDefault="000308E2" w:rsidP="000308E2">
      <w:pPr>
        <w:spacing w:after="70"/>
        <w:rPr>
          <w:szCs w:val="18"/>
        </w:rPr>
      </w:pPr>
      <w:r>
        <w:rPr>
          <w:b/>
          <w:szCs w:val="18"/>
        </w:rPr>
        <w:t>手工配置表行操作</w:t>
      </w:r>
      <w:r w:rsidR="005318D2">
        <w:rPr>
          <w:szCs w:val="18"/>
        </w:rPr>
        <w:t>：</w:t>
      </w:r>
    </w:p>
    <w:p w14:paraId="6A76FB4D" w14:textId="5F04C4D6" w:rsidR="001E13B6" w:rsidRPr="0085295F" w:rsidRDefault="000308E2" w:rsidP="0085295F">
      <w:pPr>
        <w:pStyle w:val="ListParagraph"/>
        <w:numPr>
          <w:ilvl w:val="0"/>
          <w:numId w:val="35"/>
        </w:numPr>
        <w:spacing w:after="70"/>
        <w:rPr>
          <w:szCs w:val="18"/>
        </w:rPr>
      </w:pPr>
      <w:r w:rsidRPr="0085295F">
        <w:rPr>
          <w:szCs w:val="18"/>
        </w:rPr>
        <w:t>上传新版本</w:t>
      </w:r>
      <w:r w:rsidR="005318D2">
        <w:rPr>
          <w:rFonts w:hint="eastAsia"/>
          <w:szCs w:val="18"/>
        </w:rPr>
        <w:t>：</w:t>
      </w:r>
      <w:r w:rsidRPr="0085295F">
        <w:rPr>
          <w:szCs w:val="18"/>
        </w:rPr>
        <w:t>版本号 +1</w:t>
      </w:r>
      <w:r w:rsidR="005318D2">
        <w:rPr>
          <w:szCs w:val="18"/>
        </w:rPr>
        <w:t>，</w:t>
      </w:r>
      <w:r w:rsidRPr="0085295F">
        <w:rPr>
          <w:szCs w:val="18"/>
        </w:rPr>
        <w:t>最新版本生效</w:t>
      </w:r>
      <w:r w:rsidR="005318D2">
        <w:rPr>
          <w:szCs w:val="18"/>
        </w:rPr>
        <w:t>，</w:t>
      </w:r>
      <w:r w:rsidRPr="0085295F">
        <w:rPr>
          <w:szCs w:val="18"/>
        </w:rPr>
        <w:t>旧版本保留可下载</w:t>
      </w:r>
    </w:p>
    <w:p w14:paraId="47820F91" w14:textId="639C1440" w:rsidR="001E13B6" w:rsidRPr="0085295F" w:rsidRDefault="000308E2" w:rsidP="0085295F">
      <w:pPr>
        <w:pStyle w:val="ListParagraph"/>
        <w:numPr>
          <w:ilvl w:val="0"/>
          <w:numId w:val="35"/>
        </w:numPr>
        <w:spacing w:after="70"/>
        <w:rPr>
          <w:szCs w:val="18"/>
        </w:rPr>
      </w:pPr>
      <w:r w:rsidRPr="0085295F">
        <w:rPr>
          <w:szCs w:val="18"/>
        </w:rPr>
        <w:t>下载</w:t>
      </w:r>
    </w:p>
    <w:p w14:paraId="199310DA" w14:textId="04D33A3F" w:rsidR="000308E2" w:rsidRDefault="000308E2" w:rsidP="0085295F">
      <w:pPr>
        <w:pStyle w:val="ListParagraph"/>
        <w:numPr>
          <w:ilvl w:val="0"/>
          <w:numId w:val="35"/>
        </w:numPr>
        <w:spacing w:after="70"/>
      </w:pPr>
      <w:r w:rsidRPr="0085295F">
        <w:rPr>
          <w:szCs w:val="18"/>
        </w:rPr>
        <w:t>点行打开详情抽屉</w:t>
      </w:r>
      <w:r w:rsidR="005318D2">
        <w:rPr>
          <w:szCs w:val="18"/>
        </w:rPr>
        <w:t>：</w:t>
      </w:r>
      <w:r w:rsidRPr="0085295F">
        <w:rPr>
          <w:szCs w:val="18"/>
        </w:rPr>
        <w:t>全部版本列表(生效中标记)+ 列结构</w:t>
      </w:r>
      <w:r w:rsidR="005318D2">
        <w:rPr>
          <w:szCs w:val="18"/>
        </w:rPr>
        <w:t>；</w:t>
      </w:r>
      <w:r w:rsidRPr="0085295F">
        <w:rPr>
          <w:szCs w:val="18"/>
        </w:rPr>
        <w:t>上传的表头须与列结构完全一致</w:t>
      </w:r>
      <w:r w:rsidR="005318D2">
        <w:rPr>
          <w:szCs w:val="18"/>
        </w:rPr>
        <w:t>，</w:t>
      </w:r>
      <w:r w:rsidRPr="0085295F">
        <w:rPr>
          <w:szCs w:val="18"/>
        </w:rPr>
        <w:t>否则拒绝。</w:t>
      </w:r>
    </w:p>
    <w:p w14:paraId="39FA4CDE" w14:textId="77777777" w:rsidR="000308E2" w:rsidRDefault="000308E2" w:rsidP="000308E2">
      <w:pPr>
        <w:keepNext/>
        <w:spacing w:after="70"/>
        <w:jc w:val="center"/>
      </w:pPr>
      <w:r>
        <w:rPr>
          <w:noProof/>
        </w:rPr>
        <w:drawing>
          <wp:inline distT="0" distB="0" distL="0" distR="0" wp14:anchorId="0BDC6EA7" wp14:editId="7C1265F1">
            <wp:extent cx="5137169" cy="3567478"/>
            <wp:effectExtent l="0" t="0" r="6350" b="0"/>
            <wp:docPr id="63" name="Screenshot 63" descr="图 7.3.5-5 收货记录表详情抽屉:版本 v1 生效中 + 9 列列结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-63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140827" cy="3570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3BA09" w14:textId="30239CD5" w:rsidR="000308E2" w:rsidRDefault="000308E2" w:rsidP="000308E2">
      <w:pPr>
        <w:spacing w:after="70"/>
        <w:jc w:val="center"/>
      </w:pPr>
      <w:r>
        <w:rPr>
          <w:color w:val="555555"/>
          <w:sz w:val="16"/>
          <w:szCs w:val="16"/>
        </w:rPr>
        <w:t xml:space="preserve">图 </w:t>
      </w:r>
      <w:r w:rsidR="00336FED">
        <w:rPr>
          <w:rFonts w:hint="eastAsia"/>
          <w:color w:val="555555"/>
          <w:sz w:val="16"/>
          <w:szCs w:val="16"/>
        </w:rPr>
        <w:t>8</w:t>
      </w:r>
      <w:r>
        <w:rPr>
          <w:color w:val="555555"/>
          <w:sz w:val="16"/>
          <w:szCs w:val="16"/>
        </w:rPr>
        <w:t>.3.5-5 收货记录表详情抽屉</w:t>
      </w:r>
    </w:p>
    <w:p w14:paraId="56E4DFDB" w14:textId="77777777" w:rsidR="000308E2" w:rsidRDefault="000308E2" w:rsidP="000308E2">
      <w:pPr>
        <w:keepNext/>
        <w:spacing w:after="70"/>
        <w:jc w:val="center"/>
      </w:pPr>
      <w:r>
        <w:rPr>
          <w:noProof/>
        </w:rPr>
        <w:drawing>
          <wp:inline distT="0" distB="0" distL="0" distR="0" wp14:anchorId="31BF40B3" wp14:editId="1121E06E">
            <wp:extent cx="6286500" cy="4365625"/>
            <wp:effectExtent l="0" t="0" r="0" b="0"/>
            <wp:docPr id="64" name="Screenshot 64" descr="图 7.3.5-6 收货记录表上传新版本:toast「已上传为 v2,后续任务使用新版本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-64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CC6AD" w14:textId="3FE78E79" w:rsidR="000308E2" w:rsidRDefault="000308E2" w:rsidP="000308E2">
      <w:pPr>
        <w:spacing w:after="70"/>
        <w:jc w:val="center"/>
      </w:pPr>
      <w:r>
        <w:rPr>
          <w:color w:val="555555"/>
          <w:sz w:val="16"/>
          <w:szCs w:val="16"/>
        </w:rPr>
        <w:t xml:space="preserve">图 </w:t>
      </w:r>
      <w:r w:rsidR="005B17E6">
        <w:rPr>
          <w:rFonts w:hint="eastAsia"/>
          <w:color w:val="555555"/>
          <w:sz w:val="16"/>
          <w:szCs w:val="16"/>
        </w:rPr>
        <w:t>8</w:t>
      </w:r>
      <w:r>
        <w:rPr>
          <w:color w:val="555555"/>
          <w:sz w:val="16"/>
          <w:szCs w:val="16"/>
        </w:rPr>
        <w:t>.3.5-6 收货记录表上传新版本</w:t>
      </w:r>
    </w:p>
    <w:p w14:paraId="32B8CC45" w14:textId="3EFA0A82" w:rsidR="0045415D" w:rsidRPr="0045415D" w:rsidRDefault="000308E2" w:rsidP="005B17E6">
      <w:pPr>
        <w:spacing w:after="70"/>
      </w:pPr>
      <w:r>
        <w:rPr>
          <w:b/>
          <w:szCs w:val="18"/>
        </w:rPr>
        <w:t>生效语义(业务规则)</w:t>
      </w:r>
      <w:r w:rsidR="005318D2">
        <w:rPr>
          <w:szCs w:val="18"/>
        </w:rPr>
        <w:t>：</w:t>
      </w:r>
      <w:r>
        <w:rPr>
          <w:szCs w:val="18"/>
        </w:rPr>
        <w:t>配置版本在 Run 启动时固化快照</w:t>
      </w:r>
      <w:r w:rsidR="005318D2">
        <w:rPr>
          <w:szCs w:val="18"/>
        </w:rPr>
        <w:t>，</w:t>
      </w:r>
      <w:r>
        <w:rPr>
          <w:szCs w:val="18"/>
        </w:rPr>
        <w:t>执行中 Run 不受影响</w:t>
      </w:r>
      <w:r w:rsidR="005318D2">
        <w:rPr>
          <w:szCs w:val="18"/>
        </w:rPr>
        <w:t>；</w:t>
      </w:r>
      <w:r>
        <w:rPr>
          <w:szCs w:val="18"/>
        </w:rPr>
        <w:t>新版本对之后新建的 Run 生效。</w:t>
      </w:r>
    </w:p>
    <w:p w14:paraId="2576CADD" w14:textId="60063EFB" w:rsidR="00CD498A" w:rsidRDefault="00DD21A1" w:rsidP="00FF4BD6">
      <w:pPr>
        <w:pStyle w:val="Heading3"/>
      </w:pPr>
      <w:r>
        <w:t xml:space="preserve">SharePoint </w:t>
      </w:r>
    </w:p>
    <w:p w14:paraId="1E2A4F73" w14:textId="21C1F816" w:rsidR="00B05505" w:rsidRDefault="00B05505" w:rsidP="002878E7">
      <w:pPr>
        <w:spacing w:after="70"/>
      </w:pPr>
      <w:r>
        <w:rPr>
          <w:szCs w:val="18"/>
        </w:rPr>
        <w:t>侧栏「Share Point」打开存档公盘(点击 Portal「Share Point」将直接跳转到存档文件夹")。</w:t>
      </w:r>
    </w:p>
    <w:p w14:paraId="5836B25D" w14:textId="06B422D5" w:rsidR="00B05505" w:rsidRDefault="00B05505" w:rsidP="00B05505">
      <w:pPr>
        <w:spacing w:after="70"/>
      </w:pPr>
      <w:r>
        <w:rPr>
          <w:szCs w:val="18"/>
        </w:rPr>
        <w:t>仅归档已完成票的产出</w:t>
      </w:r>
      <w:r w:rsidR="00871824">
        <w:rPr>
          <w:rFonts w:hint="eastAsia"/>
          <w:szCs w:val="18"/>
        </w:rPr>
        <w:t>。</w:t>
      </w:r>
    </w:p>
    <w:p w14:paraId="45656D7B" w14:textId="77777777" w:rsidR="00B05505" w:rsidRDefault="00B05505" w:rsidP="00B05505">
      <w:pPr>
        <w:keepNext/>
        <w:spacing w:after="70"/>
        <w:jc w:val="center"/>
      </w:pPr>
      <w:r>
        <w:rPr>
          <w:noProof/>
        </w:rPr>
        <w:drawing>
          <wp:inline distT="0" distB="0" distL="0" distR="0" wp14:anchorId="1DC6DD76" wp14:editId="7B77D4AA">
            <wp:extent cx="5474678" cy="3801860"/>
            <wp:effectExtent l="0" t="0" r="0" b="8255"/>
            <wp:docPr id="65" name="Screenshot 65" descr="图 7.3.6-1 Share Point 根目录:按 Case 分文件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-65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475783" cy="3802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5DD66" w14:textId="47A8E8E5" w:rsidR="00B05505" w:rsidRDefault="00B05505" w:rsidP="00B05505">
      <w:pPr>
        <w:spacing w:after="70"/>
        <w:jc w:val="center"/>
      </w:pPr>
      <w:r>
        <w:rPr>
          <w:color w:val="555555"/>
          <w:sz w:val="16"/>
          <w:szCs w:val="16"/>
        </w:rPr>
        <w:t xml:space="preserve">图 </w:t>
      </w:r>
      <w:r w:rsidR="00633E5B">
        <w:rPr>
          <w:rFonts w:hint="eastAsia"/>
          <w:color w:val="555555"/>
          <w:sz w:val="16"/>
          <w:szCs w:val="16"/>
        </w:rPr>
        <w:t>8</w:t>
      </w:r>
      <w:r>
        <w:rPr>
          <w:color w:val="555555"/>
          <w:sz w:val="16"/>
          <w:szCs w:val="16"/>
        </w:rPr>
        <w:t>.3.6-1 Share Point 根目录</w:t>
      </w:r>
    </w:p>
    <w:p w14:paraId="4AAB8A77" w14:textId="77777777" w:rsidR="00B05505" w:rsidRDefault="00B05505" w:rsidP="00B05505">
      <w:pPr>
        <w:keepNext/>
        <w:spacing w:after="70"/>
        <w:jc w:val="center"/>
      </w:pPr>
      <w:r>
        <w:rPr>
          <w:noProof/>
        </w:rPr>
        <w:drawing>
          <wp:inline distT="0" distB="0" distL="0" distR="0" wp14:anchorId="10DEB3E6" wp14:editId="19AD6604">
            <wp:extent cx="5959790" cy="4138743"/>
            <wp:effectExtent l="0" t="0" r="3175" b="0"/>
            <wp:docPr id="66" name="Screenshot 66" descr="图 7.3.6-2 Case5 文件夹:MBPLAP / X-entry + 诊断仪大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-66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62546" cy="4140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BCD19" w14:textId="6D30EDB6" w:rsidR="00B05505" w:rsidRDefault="00B05505" w:rsidP="00B05505">
      <w:pPr>
        <w:spacing w:after="70"/>
        <w:jc w:val="center"/>
      </w:pPr>
      <w:r>
        <w:rPr>
          <w:color w:val="555555"/>
          <w:sz w:val="16"/>
          <w:szCs w:val="16"/>
        </w:rPr>
        <w:t xml:space="preserve">图 </w:t>
      </w:r>
      <w:r w:rsidR="00633E5B">
        <w:rPr>
          <w:rFonts w:hint="eastAsia"/>
          <w:color w:val="555555"/>
          <w:sz w:val="16"/>
          <w:szCs w:val="16"/>
        </w:rPr>
        <w:t>8</w:t>
      </w:r>
      <w:r>
        <w:rPr>
          <w:color w:val="555555"/>
          <w:sz w:val="16"/>
          <w:szCs w:val="16"/>
        </w:rPr>
        <w:t>.3.6-2 Case5 文件夹</w:t>
      </w:r>
    </w:p>
    <w:p w14:paraId="3E281811" w14:textId="77777777" w:rsidR="00B05505" w:rsidRDefault="00B05505" w:rsidP="00B05505">
      <w:pPr>
        <w:keepNext/>
        <w:spacing w:after="70"/>
        <w:jc w:val="center"/>
      </w:pPr>
      <w:r>
        <w:rPr>
          <w:noProof/>
        </w:rPr>
        <w:drawing>
          <wp:inline distT="0" distB="0" distL="0" distR="0" wp14:anchorId="308BBA7A" wp14:editId="7AC5CB83">
            <wp:extent cx="5846488" cy="4060061"/>
            <wp:effectExtent l="0" t="0" r="1905" b="0"/>
            <wp:docPr id="67" name="Screenshot 67" descr="图 7.3.6-3 MBPLAP 批次目录:模板文件 PKLA01579315_1100035825.xls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-67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849256" cy="4061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011CE" w14:textId="074592FA" w:rsidR="00B05505" w:rsidRDefault="00B05505" w:rsidP="00B05505">
      <w:pPr>
        <w:spacing w:after="70"/>
        <w:jc w:val="center"/>
      </w:pPr>
      <w:r>
        <w:rPr>
          <w:color w:val="555555"/>
          <w:sz w:val="16"/>
          <w:szCs w:val="16"/>
        </w:rPr>
        <w:t xml:space="preserve">图 </w:t>
      </w:r>
      <w:r w:rsidR="004A6899">
        <w:rPr>
          <w:rFonts w:hint="eastAsia"/>
          <w:color w:val="555555"/>
          <w:sz w:val="16"/>
          <w:szCs w:val="16"/>
        </w:rPr>
        <w:t>8</w:t>
      </w:r>
      <w:r>
        <w:rPr>
          <w:color w:val="555555"/>
          <w:sz w:val="16"/>
          <w:szCs w:val="16"/>
        </w:rPr>
        <w:t>.3.6-3 MBPLAP 批次目录</w:t>
      </w:r>
    </w:p>
    <w:p w14:paraId="0627C635" w14:textId="77777777" w:rsidR="00B05505" w:rsidRDefault="00B05505" w:rsidP="00B05505">
      <w:pPr>
        <w:keepNext/>
        <w:spacing w:after="70"/>
        <w:jc w:val="center"/>
      </w:pPr>
      <w:r>
        <w:rPr>
          <w:noProof/>
        </w:rPr>
        <w:drawing>
          <wp:inline distT="0" distB="0" distL="0" distR="0" wp14:anchorId="1FB7A31B" wp14:editId="08698D9C">
            <wp:extent cx="5750235" cy="3993219"/>
            <wp:effectExtent l="0" t="0" r="3175" b="7620"/>
            <wp:docPr id="68" name="Screenshot 68" descr="图 7.3.6-4 X-entry 批次目录:模板 + 进口发票 + 报关代理附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-68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51685" cy="3994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BA5D6" w14:textId="13242876" w:rsidR="00B05505" w:rsidRDefault="00B05505" w:rsidP="00B05505">
      <w:pPr>
        <w:spacing w:after="70"/>
        <w:jc w:val="center"/>
      </w:pPr>
      <w:r>
        <w:rPr>
          <w:color w:val="555555"/>
          <w:sz w:val="16"/>
          <w:szCs w:val="16"/>
        </w:rPr>
        <w:t xml:space="preserve">图 </w:t>
      </w:r>
      <w:r w:rsidR="004A6899">
        <w:rPr>
          <w:rFonts w:hint="eastAsia"/>
          <w:color w:val="555555"/>
          <w:sz w:val="16"/>
          <w:szCs w:val="16"/>
        </w:rPr>
        <w:t>8</w:t>
      </w:r>
      <w:r>
        <w:rPr>
          <w:color w:val="555555"/>
          <w:sz w:val="16"/>
          <w:szCs w:val="16"/>
        </w:rPr>
        <w:t>.3.6-4 X-entry 批次目录</w:t>
      </w:r>
    </w:p>
    <w:p w14:paraId="7B44AEE2" w14:textId="41BEB444" w:rsidR="0086610B" w:rsidRPr="0086610B" w:rsidRDefault="00B05505" w:rsidP="00B05505">
      <w:pPr>
        <w:spacing w:after="70"/>
        <w:rPr>
          <w:b/>
          <w:bCs/>
          <w:szCs w:val="18"/>
        </w:rPr>
      </w:pPr>
      <w:r w:rsidRPr="0086610B">
        <w:rPr>
          <w:b/>
          <w:bCs/>
          <w:szCs w:val="18"/>
        </w:rPr>
        <w:t>页面操作</w:t>
      </w:r>
      <w:r w:rsidR="005318D2">
        <w:rPr>
          <w:b/>
          <w:bCs/>
          <w:szCs w:val="18"/>
        </w:rPr>
        <w:t>：</w:t>
      </w:r>
    </w:p>
    <w:p w14:paraId="7145E0A0" w14:textId="1692D363" w:rsidR="00B05505" w:rsidRDefault="00B05505" w:rsidP="00B05505">
      <w:pPr>
        <w:spacing w:after="70"/>
      </w:pPr>
      <w:r>
        <w:rPr>
          <w:szCs w:val="18"/>
        </w:rPr>
        <w:t>面包屑逐级进退(支持浏览器前进后退)、顶部搜索本库、右侧「筛选当前文件夹」</w:t>
      </w:r>
      <w:r w:rsidR="005318D2">
        <w:rPr>
          <w:szCs w:val="18"/>
        </w:rPr>
        <w:t>；</w:t>
      </w:r>
      <w:r>
        <w:rPr>
          <w:szCs w:val="18"/>
        </w:rPr>
        <w:t>点文件打开右侧详情窗格。</w:t>
      </w:r>
    </w:p>
    <w:p w14:paraId="20C74AD2" w14:textId="77777777" w:rsidR="00B05505" w:rsidRDefault="00B05505" w:rsidP="00B05505">
      <w:pPr>
        <w:keepNext/>
        <w:spacing w:after="70"/>
        <w:jc w:val="center"/>
      </w:pPr>
      <w:r>
        <w:rPr>
          <w:noProof/>
        </w:rPr>
        <w:drawing>
          <wp:inline distT="0" distB="0" distL="0" distR="0" wp14:anchorId="04801B06" wp14:editId="41995CD1">
            <wp:extent cx="6286500" cy="4365625"/>
            <wp:effectExtent l="0" t="0" r="0" b="0"/>
            <wp:docPr id="69" name="Screenshot 69" descr="图 7.3.6-5 文件详情窗格(进口发票 524241793610.pdf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-69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E14F6" w14:textId="0E18F674" w:rsidR="00B05505" w:rsidRDefault="00B05505" w:rsidP="00B05505">
      <w:pPr>
        <w:spacing w:after="70"/>
        <w:jc w:val="center"/>
      </w:pPr>
      <w:r>
        <w:rPr>
          <w:color w:val="555555"/>
          <w:sz w:val="16"/>
          <w:szCs w:val="16"/>
        </w:rPr>
        <w:t xml:space="preserve">图 </w:t>
      </w:r>
      <w:r w:rsidR="002C7E9C">
        <w:rPr>
          <w:rFonts w:hint="eastAsia"/>
          <w:color w:val="555555"/>
          <w:sz w:val="16"/>
          <w:szCs w:val="16"/>
        </w:rPr>
        <w:t>8</w:t>
      </w:r>
      <w:r>
        <w:rPr>
          <w:color w:val="555555"/>
          <w:sz w:val="16"/>
          <w:szCs w:val="16"/>
        </w:rPr>
        <w:t>.3.6-5 文件详情窗格</w:t>
      </w:r>
    </w:p>
    <w:p w14:paraId="362215AC" w14:textId="4C928499" w:rsidR="00CD498A" w:rsidRDefault="00DD21A1" w:rsidP="00FF4BD6">
      <w:pPr>
        <w:pStyle w:val="Heading3"/>
      </w:pPr>
      <w:r>
        <w:t>平台能力引用</w:t>
      </w:r>
    </w:p>
    <w:p w14:paraId="6683BFC6" w14:textId="123CEBF3" w:rsidR="00C07835" w:rsidRDefault="00C07835" w:rsidP="00C07835">
      <w:pPr>
        <w:spacing w:after="70"/>
      </w:pPr>
      <w:r>
        <w:rPr>
          <w:szCs w:val="18"/>
        </w:rPr>
        <w:t>顶栏信封进入(有未读显示红点)。任务异常自动生成站内提醒</w:t>
      </w:r>
      <w:r w:rsidR="005318D2">
        <w:rPr>
          <w:szCs w:val="18"/>
        </w:rPr>
        <w:t>；</w:t>
      </w:r>
      <w:r>
        <w:rPr>
          <w:szCs w:val="18"/>
        </w:rPr>
        <w:t>Case5 种子场景两条</w:t>
      </w:r>
      <w:r w:rsidR="005318D2">
        <w:rPr>
          <w:szCs w:val="18"/>
        </w:rPr>
        <w:t>：</w:t>
      </w:r>
      <w:r>
        <w:rPr>
          <w:szCs w:val="18"/>
        </w:rPr>
        <w:t>未找到进口发票、录入 ID No.。点击提醒置为已读并跳转对应任务详情</w:t>
      </w:r>
      <w:r w:rsidR="005318D2">
        <w:rPr>
          <w:szCs w:val="18"/>
        </w:rPr>
        <w:t>；</w:t>
      </w:r>
      <w:r>
        <w:rPr>
          <w:szCs w:val="18"/>
        </w:rPr>
        <w:t>「全部已读」一键处理。</w:t>
      </w:r>
    </w:p>
    <w:p w14:paraId="6760ECF6" w14:textId="77777777" w:rsidR="00C07835" w:rsidRDefault="00C07835" w:rsidP="00C07835">
      <w:pPr>
        <w:keepNext/>
        <w:spacing w:after="70"/>
        <w:jc w:val="center"/>
      </w:pPr>
      <w:r>
        <w:rPr>
          <w:noProof/>
        </w:rPr>
        <w:drawing>
          <wp:inline distT="0" distB="0" distL="0" distR="0" wp14:anchorId="6A68B731" wp14:editId="0647687C">
            <wp:extent cx="5593653" cy="3884481"/>
            <wp:effectExtent l="0" t="0" r="7620" b="1905"/>
            <wp:docPr id="70" name="Screenshot 70" descr="图 7.3.7-1 提醒中心:两条 Case5 待人工处理提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-70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605301" cy="389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F9800" w14:textId="3BD3D023" w:rsidR="00C07835" w:rsidRDefault="00C07835" w:rsidP="00C07835">
      <w:pPr>
        <w:spacing w:after="70"/>
        <w:jc w:val="center"/>
      </w:pPr>
      <w:r>
        <w:rPr>
          <w:color w:val="555555"/>
          <w:sz w:val="16"/>
          <w:szCs w:val="16"/>
        </w:rPr>
        <w:t xml:space="preserve">图 </w:t>
      </w:r>
      <w:r>
        <w:rPr>
          <w:rFonts w:hint="eastAsia"/>
          <w:color w:val="555555"/>
          <w:sz w:val="16"/>
          <w:szCs w:val="16"/>
        </w:rPr>
        <w:t>8</w:t>
      </w:r>
      <w:r>
        <w:rPr>
          <w:color w:val="555555"/>
          <w:sz w:val="16"/>
          <w:szCs w:val="16"/>
        </w:rPr>
        <w:t>.3.7-1 提醒中心</w:t>
      </w:r>
    </w:p>
    <w:p w14:paraId="3026EA6E" w14:textId="77777777" w:rsidR="00C07835" w:rsidRDefault="00C07835" w:rsidP="00C07835">
      <w:pPr>
        <w:keepNext/>
        <w:spacing w:after="70"/>
        <w:jc w:val="center"/>
      </w:pPr>
      <w:r>
        <w:rPr>
          <w:noProof/>
        </w:rPr>
        <w:drawing>
          <wp:inline distT="0" distB="0" distL="0" distR="0" wp14:anchorId="584CDC22" wp14:editId="1CBFE8EE">
            <wp:extent cx="5791487" cy="4021866"/>
            <wp:effectExtent l="0" t="0" r="0" b="0"/>
            <wp:docPr id="71" name="Screenshot 71" descr="图 7.3.7-2 「全部已读」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-71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99811" cy="402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2969D" w14:textId="7074ABC7" w:rsidR="00CD498A" w:rsidRDefault="00C07835" w:rsidP="00C07835">
      <w:pPr>
        <w:spacing w:after="70"/>
        <w:jc w:val="center"/>
      </w:pPr>
      <w:r>
        <w:rPr>
          <w:color w:val="555555"/>
          <w:sz w:val="16"/>
          <w:szCs w:val="16"/>
        </w:rPr>
        <w:t xml:space="preserve">图 </w:t>
      </w:r>
      <w:r>
        <w:rPr>
          <w:rFonts w:hint="eastAsia"/>
          <w:color w:val="555555"/>
          <w:sz w:val="16"/>
          <w:szCs w:val="16"/>
        </w:rPr>
        <w:t>8</w:t>
      </w:r>
      <w:r>
        <w:rPr>
          <w:color w:val="555555"/>
          <w:sz w:val="16"/>
          <w:szCs w:val="16"/>
        </w:rPr>
        <w:t>.3.7-2 「全部已读」结果</w:t>
      </w:r>
    </w:p>
    <w:p w14:paraId="3851A020" w14:textId="75E8760D" w:rsidR="00CD498A" w:rsidRDefault="00DD21A1" w:rsidP="00283AE8">
      <w:pPr>
        <w:pStyle w:val="Heading2"/>
      </w:pPr>
      <w:r>
        <w:t>节点实现规格</w:t>
      </w:r>
    </w:p>
    <w:p w14:paraId="526268D5" w14:textId="77777777" w:rsidR="006802E8" w:rsidRPr="006802E8" w:rsidRDefault="006802E8" w:rsidP="00E96717">
      <w:pPr>
        <w:pStyle w:val="ListParagraph"/>
        <w:numPr>
          <w:ilvl w:val="1"/>
          <w:numId w:val="9"/>
        </w:numPr>
        <w:spacing w:before="180" w:after="100"/>
        <w:outlineLvl w:val="2"/>
        <w:rPr>
          <w:b/>
          <w:bCs/>
          <w:vanish/>
          <w:color w:val="000000" w:themeColor="text1"/>
          <w:sz w:val="23"/>
          <w:szCs w:val="23"/>
        </w:rPr>
      </w:pPr>
    </w:p>
    <w:p w14:paraId="6BBC91BE" w14:textId="77777777" w:rsidR="007277A8" w:rsidRPr="007277A8" w:rsidRDefault="007277A8" w:rsidP="00E96717">
      <w:pPr>
        <w:pStyle w:val="ListParagraph"/>
        <w:numPr>
          <w:ilvl w:val="1"/>
          <w:numId w:val="22"/>
        </w:numPr>
        <w:spacing w:before="180" w:after="100"/>
        <w:outlineLvl w:val="2"/>
        <w:rPr>
          <w:b/>
          <w:bCs/>
          <w:vanish/>
          <w:color w:val="000000" w:themeColor="text1"/>
          <w:sz w:val="23"/>
          <w:szCs w:val="23"/>
        </w:rPr>
      </w:pPr>
    </w:p>
    <w:p w14:paraId="6BB4C6F5" w14:textId="7FFA43D1" w:rsidR="00CD498A" w:rsidRDefault="00DD21A1" w:rsidP="007277A8">
      <w:pPr>
        <w:pStyle w:val="Heading3"/>
      </w:pPr>
      <w:r>
        <w:t>票与任务的创建时机</w:t>
      </w:r>
    </w:p>
    <w:p w14:paraId="6E3D5604" w14:textId="77777777" w:rsidR="00EC1130" w:rsidRDefault="00EC1130" w:rsidP="00EC1130">
      <w:pPr>
        <w:pStyle w:val="ListParagraph"/>
        <w:numPr>
          <w:ilvl w:val="0"/>
          <w:numId w:val="5"/>
        </w:numPr>
      </w:pPr>
      <w:r w:rsidRPr="002542FF">
        <w:rPr>
          <w:rFonts w:hint="eastAsia"/>
          <w:b/>
          <w:bCs/>
        </w:rPr>
        <w:t>MBPLAP：</w:t>
      </w:r>
      <w:r>
        <w:rPr>
          <w:rFonts w:hint="eastAsia"/>
        </w:rPr>
        <w:t>Task 创建时机 = 预报导出登记即建：节点 1 每归集出一个分单号（去重后）即创建 Task+R#1；当日无数据 → 批次台账记录「当日无数据」，不产生 Task，批次成功终态。</w:t>
      </w:r>
    </w:p>
    <w:p w14:paraId="4219B8A3" w14:textId="0F8FB1DC" w:rsidR="00EC1130" w:rsidRDefault="00EC1130" w:rsidP="00EC1130">
      <w:pPr>
        <w:pStyle w:val="ListParagraph"/>
        <w:numPr>
          <w:ilvl w:val="0"/>
          <w:numId w:val="5"/>
        </w:numPr>
      </w:pPr>
      <w:r w:rsidRPr="002542FF">
        <w:rPr>
          <w:rFonts w:hint="eastAsia"/>
          <w:b/>
          <w:bCs/>
        </w:rPr>
        <w:t>X-entry：</w:t>
      </w:r>
      <w:r>
        <w:rPr>
          <w:rFonts w:hint="eastAsia"/>
        </w:rPr>
        <w:t>Task 创建时机 = 送货邮件收单即建：节点 1 命中即创建 Task+R#1（票 = AWB No.）；PO 邮件仅归并不建票；PO 判定 / 等齐只是状态闸口，不是建票条件——阻断票同样有 Task，状态 = 待上传，在任务中心"待人工处理"chip 可见可处置。</w:t>
      </w:r>
    </w:p>
    <w:p w14:paraId="6FCD0F51" w14:textId="4B3044EC" w:rsidR="00EC1130" w:rsidRDefault="00EC1130" w:rsidP="00EC1130">
      <w:pPr>
        <w:pStyle w:val="ListParagraph"/>
        <w:numPr>
          <w:ilvl w:val="0"/>
          <w:numId w:val="5"/>
        </w:numPr>
      </w:pPr>
      <w:r>
        <w:rPr>
          <w:rFonts w:hint="eastAsia"/>
        </w:rPr>
        <w:t>一个</w:t>
      </w:r>
      <w:r>
        <w:t xml:space="preserve"> Run 内节点严格按序执行；任一节点失败 → Run = FAILED，可从最近检查点续跑；节点级重跑 = 从选中节点重跑后续链。</w:t>
      </w:r>
    </w:p>
    <w:p w14:paraId="3C80551A" w14:textId="55274863" w:rsidR="00CD498A" w:rsidRDefault="00DD21A1" w:rsidP="00FF4BD6">
      <w:pPr>
        <w:pStyle w:val="Heading3"/>
      </w:pPr>
      <w:r>
        <w:t>节点规格表(MBPLAP 支线)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683"/>
        <w:gridCol w:w="1433"/>
        <w:gridCol w:w="2663"/>
        <w:gridCol w:w="1312"/>
        <w:gridCol w:w="850"/>
        <w:gridCol w:w="2075"/>
      </w:tblGrid>
      <w:tr w:rsidR="000E4628" w:rsidRPr="000E4628" w14:paraId="7D514B13" w14:textId="77777777" w:rsidTr="00E43C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09E97F" w14:textId="77777777" w:rsidR="000E4628" w:rsidRPr="00E43C78" w:rsidRDefault="000E4628" w:rsidP="00BD0C5E">
            <w:pPr>
              <w:rPr>
                <w:sz w:val="16"/>
                <w:szCs w:val="16"/>
              </w:rPr>
            </w:pPr>
            <w:r w:rsidRPr="00E43C78">
              <w:rPr>
                <w:sz w:val="16"/>
                <w:szCs w:val="16"/>
              </w:rPr>
              <w:t>节点</w:t>
            </w:r>
          </w:p>
        </w:tc>
        <w:tc>
          <w:tcPr>
            <w:tcW w:w="1433" w:type="dxa"/>
            <w:hideMark/>
          </w:tcPr>
          <w:p w14:paraId="0B4F7033" w14:textId="77777777" w:rsidR="000E4628" w:rsidRPr="00E43C78" w:rsidRDefault="000E4628" w:rsidP="000E46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43C78">
              <w:rPr>
                <w:sz w:val="16"/>
                <w:szCs w:val="16"/>
              </w:rPr>
              <w:t>输入</w:t>
            </w:r>
          </w:p>
        </w:tc>
        <w:tc>
          <w:tcPr>
            <w:tcW w:w="2663" w:type="dxa"/>
            <w:hideMark/>
          </w:tcPr>
          <w:p w14:paraId="01901DD0" w14:textId="77777777" w:rsidR="000E4628" w:rsidRPr="00E43C78" w:rsidRDefault="000E4628" w:rsidP="000E46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43C78">
              <w:rPr>
                <w:sz w:val="16"/>
                <w:szCs w:val="16"/>
              </w:rPr>
              <w:t>子步骤</w:t>
            </w:r>
          </w:p>
        </w:tc>
        <w:tc>
          <w:tcPr>
            <w:tcW w:w="1312" w:type="dxa"/>
            <w:hideMark/>
          </w:tcPr>
          <w:p w14:paraId="10D45A68" w14:textId="77777777" w:rsidR="000E4628" w:rsidRPr="00E43C78" w:rsidRDefault="000E4628" w:rsidP="000E46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43C78">
              <w:rPr>
                <w:sz w:val="16"/>
                <w:szCs w:val="16"/>
              </w:rPr>
              <w:t>输出</w:t>
            </w:r>
          </w:p>
        </w:tc>
        <w:tc>
          <w:tcPr>
            <w:tcW w:w="850" w:type="dxa"/>
            <w:hideMark/>
          </w:tcPr>
          <w:p w14:paraId="3D9CF0D8" w14:textId="77777777" w:rsidR="000E4628" w:rsidRPr="00E43C78" w:rsidRDefault="000E4628" w:rsidP="000E46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43C78">
              <w:rPr>
                <w:sz w:val="16"/>
                <w:szCs w:val="16"/>
              </w:rPr>
              <w:t>检查点</w:t>
            </w:r>
          </w:p>
        </w:tc>
        <w:tc>
          <w:tcPr>
            <w:tcW w:w="2075" w:type="dxa"/>
            <w:hideMark/>
          </w:tcPr>
          <w:p w14:paraId="48D06220" w14:textId="77777777" w:rsidR="000E4628" w:rsidRPr="00E43C78" w:rsidRDefault="000E4628" w:rsidP="000E46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43C78">
              <w:rPr>
                <w:sz w:val="16"/>
                <w:szCs w:val="16"/>
              </w:rPr>
              <w:t>失败处理</w:t>
            </w:r>
          </w:p>
        </w:tc>
      </w:tr>
      <w:tr w:rsidR="000E4628" w:rsidRPr="000E4628" w14:paraId="1B62AED8" w14:textId="77777777" w:rsidTr="00E43C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BA15DC" w14:textId="77777777" w:rsidR="000E4628" w:rsidRPr="00E43C78" w:rsidRDefault="000E4628" w:rsidP="00BD0C5E">
            <w:pPr>
              <w:rPr>
                <w:sz w:val="16"/>
                <w:szCs w:val="16"/>
              </w:rPr>
            </w:pPr>
            <w:r w:rsidRPr="00E43C78">
              <w:rPr>
                <w:sz w:val="16"/>
                <w:szCs w:val="16"/>
              </w:rPr>
              <w:t>P1</w:t>
            </w:r>
          </w:p>
          <w:p w14:paraId="27E55970" w14:textId="77777777" w:rsidR="000E4628" w:rsidRPr="00E43C78" w:rsidRDefault="000E4628" w:rsidP="00BD0C5E">
            <w:pPr>
              <w:rPr>
                <w:sz w:val="16"/>
                <w:szCs w:val="16"/>
              </w:rPr>
            </w:pPr>
            <w:r w:rsidRPr="00E43C78">
              <w:rPr>
                <w:sz w:val="16"/>
                <w:szCs w:val="16"/>
              </w:rPr>
              <w:t>从 IES 导出预报清单</w:t>
            </w:r>
          </w:p>
        </w:tc>
        <w:tc>
          <w:tcPr>
            <w:tcW w:w="1433" w:type="dxa"/>
            <w:hideMark/>
          </w:tcPr>
          <w:p w14:paraId="24A4E03A" w14:textId="340C7D1A" w:rsidR="000E4628" w:rsidRPr="00E43C78" w:rsidRDefault="000E4628" w:rsidP="000E46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43C78">
              <w:rPr>
                <w:sz w:val="16"/>
                <w:szCs w:val="16"/>
              </w:rPr>
              <w:t>调度触发（12</w:t>
            </w:r>
            <w:r w:rsidR="005318D2">
              <w:rPr>
                <w:sz w:val="16"/>
                <w:szCs w:val="16"/>
              </w:rPr>
              <w:t>：</w:t>
            </w:r>
            <w:r w:rsidRPr="00E43C78">
              <w:rPr>
                <w:sz w:val="16"/>
                <w:szCs w:val="16"/>
              </w:rPr>
              <w:t>00/17</w:t>
            </w:r>
            <w:r w:rsidR="005318D2">
              <w:rPr>
                <w:sz w:val="16"/>
                <w:szCs w:val="16"/>
              </w:rPr>
              <w:t>：</w:t>
            </w:r>
            <w:r w:rsidRPr="00E43C78">
              <w:rPr>
                <w:sz w:val="16"/>
                <w:szCs w:val="16"/>
              </w:rPr>
              <w:t>00，携带 BatchId）；手动批量重提交队列</w:t>
            </w:r>
          </w:p>
        </w:tc>
        <w:tc>
          <w:tcPr>
            <w:tcW w:w="2663" w:type="dxa"/>
            <w:hideMark/>
          </w:tcPr>
          <w:p w14:paraId="643ACFEF" w14:textId="77777777" w:rsidR="000E4628" w:rsidRPr="00E43C78" w:rsidRDefault="000E4628" w:rsidP="000E46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43C78">
              <w:rPr>
                <w:sz w:val="16"/>
                <w:szCs w:val="16"/>
              </w:rPr>
              <w:t>1.1 读取手动批量队列并入，按分单号去重</w:t>
            </w:r>
          </w:p>
          <w:p w14:paraId="3F47ECE0" w14:textId="77777777" w:rsidR="000E4628" w:rsidRPr="00E43C78" w:rsidRDefault="000E4628" w:rsidP="000E46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43C78">
              <w:rPr>
                <w:sz w:val="16"/>
                <w:szCs w:val="16"/>
              </w:rPr>
              <w:t>1.2 IES + 批量导出进口预报（Supplier=MBPLAP，Pre-alert creation = 当日）</w:t>
            </w:r>
          </w:p>
          <w:p w14:paraId="45571A2D" w14:textId="2B2E648C" w:rsidR="000E4628" w:rsidRPr="00E43C78" w:rsidRDefault="000E4628" w:rsidP="000E46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43C78">
              <w:rPr>
                <w:sz w:val="16"/>
                <w:szCs w:val="16"/>
              </w:rPr>
              <w:t>1.3 17</w:t>
            </w:r>
            <w:r w:rsidR="005318D2">
              <w:rPr>
                <w:sz w:val="16"/>
                <w:szCs w:val="16"/>
              </w:rPr>
              <w:t>：</w:t>
            </w:r>
            <w:r w:rsidRPr="00E43C78">
              <w:rPr>
                <w:sz w:val="16"/>
                <w:szCs w:val="16"/>
              </w:rPr>
              <w:t>00 窗口剔除 12</w:t>
            </w:r>
            <w:r w:rsidR="005318D2">
              <w:rPr>
                <w:sz w:val="16"/>
                <w:szCs w:val="16"/>
              </w:rPr>
              <w:t>：</w:t>
            </w:r>
            <w:r w:rsidRPr="00E43C78">
              <w:rPr>
                <w:sz w:val="16"/>
                <w:szCs w:val="16"/>
              </w:rPr>
              <w:t>00 已成功分单号</w:t>
            </w:r>
          </w:p>
          <w:p w14:paraId="39941128" w14:textId="77777777" w:rsidR="000E4628" w:rsidRPr="00E43C78" w:rsidRDefault="000E4628" w:rsidP="000E46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43C78">
              <w:rPr>
                <w:sz w:val="16"/>
                <w:szCs w:val="16"/>
              </w:rPr>
              <w:t>1.4 对 HAWB No. 去重</w:t>
            </w:r>
          </w:p>
          <w:p w14:paraId="0062F916" w14:textId="77777777" w:rsidR="000E4628" w:rsidRPr="00E43C78" w:rsidRDefault="000E4628" w:rsidP="000E46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43C78">
              <w:rPr>
                <w:sz w:val="16"/>
                <w:szCs w:val="16"/>
              </w:rPr>
              <w:t>1.5 逐分单号创建 Task+R#1</w:t>
            </w:r>
          </w:p>
        </w:tc>
        <w:tc>
          <w:tcPr>
            <w:tcW w:w="1312" w:type="dxa"/>
            <w:hideMark/>
          </w:tcPr>
          <w:p w14:paraId="6FFA7464" w14:textId="77777777" w:rsidR="000E4628" w:rsidRPr="00E43C78" w:rsidRDefault="000E4628" w:rsidP="000E46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43C78">
              <w:rPr>
                <w:sz w:val="16"/>
                <w:szCs w:val="16"/>
              </w:rPr>
              <w:t>1. 进口预报.xlsx（预报清单 Excel）</w:t>
            </w:r>
          </w:p>
          <w:p w14:paraId="76501165" w14:textId="77777777" w:rsidR="000E4628" w:rsidRPr="00E43C78" w:rsidRDefault="000E4628" w:rsidP="000E46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43C78">
              <w:rPr>
                <w:sz w:val="16"/>
                <w:szCs w:val="16"/>
              </w:rPr>
              <w:t>2. 屏幕 / 页面截图证据</w:t>
            </w:r>
          </w:p>
          <w:p w14:paraId="78B83BA9" w14:textId="77777777" w:rsidR="000E4628" w:rsidRPr="00E43C78" w:rsidRDefault="000E4628" w:rsidP="000E46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43C78">
              <w:rPr>
                <w:sz w:val="16"/>
                <w:szCs w:val="16"/>
              </w:rPr>
              <w:t>3.Task 清单</w:t>
            </w:r>
          </w:p>
        </w:tc>
        <w:tc>
          <w:tcPr>
            <w:tcW w:w="850" w:type="dxa"/>
            <w:hideMark/>
          </w:tcPr>
          <w:p w14:paraId="4ED5B8DB" w14:textId="77777777" w:rsidR="000E4628" w:rsidRPr="00E43C78" w:rsidRDefault="000E4628" w:rsidP="000E46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43C78">
              <w:rPr>
                <w:sz w:val="16"/>
                <w:szCs w:val="16"/>
              </w:rPr>
              <w:t>CP1 预报清单文件落盘，支持断点续导</w:t>
            </w:r>
          </w:p>
        </w:tc>
        <w:tc>
          <w:tcPr>
            <w:tcW w:w="2075" w:type="dxa"/>
            <w:hideMark/>
          </w:tcPr>
          <w:p w14:paraId="78218A23" w14:textId="77777777" w:rsidR="000E4628" w:rsidRPr="00E43C78" w:rsidRDefault="000E4628" w:rsidP="000E46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43C78">
              <w:rPr>
                <w:sz w:val="16"/>
                <w:szCs w:val="16"/>
              </w:rPr>
              <w:t>1.IES 不可达：按配置指数退避重试；重试失败→标记 FAILED + 调度告警</w:t>
            </w:r>
          </w:p>
          <w:p w14:paraId="39BD6617" w14:textId="77777777" w:rsidR="000E4628" w:rsidRPr="00E43C78" w:rsidRDefault="000E4628" w:rsidP="000E46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43C78">
              <w:rPr>
                <w:sz w:val="16"/>
                <w:szCs w:val="16"/>
              </w:rPr>
              <w:t>2. 导出为空：台账登记「当日无数据」，批次置为成功终态</w:t>
            </w:r>
          </w:p>
          <w:p w14:paraId="3202401F" w14:textId="77777777" w:rsidR="000E4628" w:rsidRPr="00E43C78" w:rsidRDefault="000E4628" w:rsidP="000E46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43C78">
              <w:rPr>
                <w:sz w:val="16"/>
                <w:szCs w:val="16"/>
              </w:rPr>
              <w:t>3. 单票建票冲突（任务已在执行中）：跳过该票、计数留存，不阻断整个批次</w:t>
            </w:r>
          </w:p>
        </w:tc>
      </w:tr>
      <w:tr w:rsidR="000E4628" w:rsidRPr="000E4628" w14:paraId="469C4CCA" w14:textId="77777777" w:rsidTr="00E43C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DA562F" w14:textId="77777777" w:rsidR="000E4628" w:rsidRPr="00E43C78" w:rsidRDefault="000E4628" w:rsidP="00BD0C5E">
            <w:pPr>
              <w:rPr>
                <w:sz w:val="16"/>
                <w:szCs w:val="16"/>
              </w:rPr>
            </w:pPr>
            <w:r w:rsidRPr="00E43C78">
              <w:rPr>
                <w:sz w:val="16"/>
                <w:szCs w:val="16"/>
              </w:rPr>
              <w:t>P2</w:t>
            </w:r>
          </w:p>
          <w:p w14:paraId="5A290803" w14:textId="77777777" w:rsidR="000E4628" w:rsidRPr="00E43C78" w:rsidRDefault="000E4628" w:rsidP="00BD0C5E">
            <w:pPr>
              <w:rPr>
                <w:sz w:val="16"/>
                <w:szCs w:val="16"/>
              </w:rPr>
            </w:pPr>
            <w:r w:rsidRPr="00E43C78">
              <w:rPr>
                <w:sz w:val="16"/>
                <w:szCs w:val="16"/>
              </w:rPr>
              <w:t>从 IES 导出发票信息（解析节点）</w:t>
            </w:r>
          </w:p>
        </w:tc>
        <w:tc>
          <w:tcPr>
            <w:tcW w:w="1433" w:type="dxa"/>
            <w:hideMark/>
          </w:tcPr>
          <w:p w14:paraId="73254B1B" w14:textId="77777777" w:rsidR="000E4628" w:rsidRPr="00E43C78" w:rsidRDefault="000E4628" w:rsidP="000E46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43C78">
              <w:rPr>
                <w:sz w:val="16"/>
                <w:szCs w:val="16"/>
              </w:rPr>
              <w:t>P1 输出的分单号清单</w:t>
            </w:r>
          </w:p>
        </w:tc>
        <w:tc>
          <w:tcPr>
            <w:tcW w:w="2663" w:type="dxa"/>
            <w:hideMark/>
          </w:tcPr>
          <w:p w14:paraId="78BF39D9" w14:textId="77777777" w:rsidR="000E4628" w:rsidRPr="00E43C78" w:rsidRDefault="000E4628" w:rsidP="000E46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43C78">
              <w:rPr>
                <w:sz w:val="16"/>
                <w:szCs w:val="16"/>
              </w:rPr>
              <w:t>2.1 将 HAWB 批量粘贴至 IES + 发票信息查询</w:t>
            </w:r>
          </w:p>
          <w:p w14:paraId="5B1B4187" w14:textId="77777777" w:rsidR="000E4628" w:rsidRPr="00E43C78" w:rsidRDefault="000E4628" w:rsidP="000E46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43C78">
              <w:rPr>
                <w:sz w:val="16"/>
                <w:szCs w:val="16"/>
              </w:rPr>
              <w:t>2.2 按 PN 级别模板全量导出</w:t>
            </w:r>
          </w:p>
          <w:p w14:paraId="3FADB016" w14:textId="77777777" w:rsidR="000E4628" w:rsidRPr="00E43C78" w:rsidRDefault="000E4628" w:rsidP="000E46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43C78">
              <w:rPr>
                <w:sz w:val="16"/>
                <w:szCs w:val="16"/>
              </w:rPr>
              <w:t>2.3 校验导出列结构（A/M/H/AE/Z，优先匹配列名，兜底匹配列号）</w:t>
            </w:r>
          </w:p>
          <w:p w14:paraId="0548FFE2" w14:textId="77777777" w:rsidR="000E4628" w:rsidRPr="00E43C78" w:rsidRDefault="000E4628" w:rsidP="000E46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43C78">
              <w:rPr>
                <w:sz w:val="16"/>
                <w:szCs w:val="16"/>
              </w:rPr>
              <w:t>2.4 字段面板登记当前识别值（9 个业务字段 + HAWB/BL NO.）</w:t>
            </w:r>
          </w:p>
        </w:tc>
        <w:tc>
          <w:tcPr>
            <w:tcW w:w="1312" w:type="dxa"/>
            <w:hideMark/>
          </w:tcPr>
          <w:p w14:paraId="5C8D23F1" w14:textId="77777777" w:rsidR="000E4628" w:rsidRPr="00E43C78" w:rsidRDefault="000E4628" w:rsidP="000E46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43C78">
              <w:rPr>
                <w:sz w:val="16"/>
                <w:szCs w:val="16"/>
              </w:rPr>
              <w:t>1.parts.xlsx（发票导出清单）</w:t>
            </w:r>
          </w:p>
          <w:p w14:paraId="2DA8C026" w14:textId="77777777" w:rsidR="000E4628" w:rsidRPr="00E43C78" w:rsidRDefault="000E4628" w:rsidP="000E46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43C78">
              <w:rPr>
                <w:sz w:val="16"/>
                <w:szCs w:val="16"/>
              </w:rPr>
              <w:t>2. 字段面板当前识别数据</w:t>
            </w:r>
          </w:p>
        </w:tc>
        <w:tc>
          <w:tcPr>
            <w:tcW w:w="850" w:type="dxa"/>
            <w:hideMark/>
          </w:tcPr>
          <w:p w14:paraId="3DE0455A" w14:textId="77777777" w:rsidR="000E4628" w:rsidRPr="00E43C78" w:rsidRDefault="000E4628" w:rsidP="000E46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43C78">
              <w:rPr>
                <w:sz w:val="16"/>
                <w:szCs w:val="16"/>
              </w:rPr>
              <w:t>CP2 发票清单文件落盘</w:t>
            </w:r>
          </w:p>
        </w:tc>
        <w:tc>
          <w:tcPr>
            <w:tcW w:w="2075" w:type="dxa"/>
            <w:hideMark/>
          </w:tcPr>
          <w:p w14:paraId="5FD1557A" w14:textId="77777777" w:rsidR="000E4628" w:rsidRPr="00E43C78" w:rsidRDefault="000E4628" w:rsidP="000E46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43C78">
              <w:rPr>
                <w:sz w:val="16"/>
                <w:szCs w:val="16"/>
              </w:rPr>
              <w:t>1. 导出失败 / 超时：标记 FAILED，支持从当前检查点续跑</w:t>
            </w:r>
          </w:p>
          <w:p w14:paraId="7CC9039B" w14:textId="77777777" w:rsidR="000E4628" w:rsidRPr="00E43C78" w:rsidRDefault="000E4628" w:rsidP="000E46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43C78">
              <w:rPr>
                <w:sz w:val="16"/>
                <w:szCs w:val="16"/>
              </w:rPr>
              <w:t>2. 列结构发生变更：直接 FAILED 并转人工处理，严禁自动臆造补齐字段</w:t>
            </w:r>
          </w:p>
        </w:tc>
      </w:tr>
      <w:tr w:rsidR="000E4628" w:rsidRPr="000E4628" w14:paraId="166B4E67" w14:textId="77777777" w:rsidTr="00E43C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3AC868" w14:textId="77777777" w:rsidR="000E4628" w:rsidRPr="00E43C78" w:rsidRDefault="000E4628" w:rsidP="00BD0C5E">
            <w:pPr>
              <w:rPr>
                <w:sz w:val="16"/>
                <w:szCs w:val="16"/>
              </w:rPr>
            </w:pPr>
            <w:r w:rsidRPr="00E43C78">
              <w:rPr>
                <w:sz w:val="16"/>
                <w:szCs w:val="16"/>
              </w:rPr>
              <w:t>P3</w:t>
            </w:r>
          </w:p>
          <w:p w14:paraId="6B27349D" w14:textId="77777777" w:rsidR="000E4628" w:rsidRPr="00E43C78" w:rsidRDefault="000E4628" w:rsidP="00BD0C5E">
            <w:pPr>
              <w:rPr>
                <w:sz w:val="16"/>
                <w:szCs w:val="16"/>
              </w:rPr>
            </w:pPr>
            <w:r w:rsidRPr="00E43C78">
              <w:rPr>
                <w:sz w:val="16"/>
                <w:szCs w:val="16"/>
              </w:rPr>
              <w:t>填入 DSS 导入模板</w:t>
            </w:r>
          </w:p>
        </w:tc>
        <w:tc>
          <w:tcPr>
            <w:tcW w:w="1433" w:type="dxa"/>
            <w:hideMark/>
          </w:tcPr>
          <w:p w14:paraId="5A1A6E88" w14:textId="77777777" w:rsidR="000E4628" w:rsidRPr="00E43C78" w:rsidRDefault="000E4628" w:rsidP="000E46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43C78">
              <w:rPr>
                <w:sz w:val="16"/>
                <w:szCs w:val="16"/>
              </w:rPr>
              <w:t>1.P2 发票清单</w:t>
            </w:r>
          </w:p>
          <w:p w14:paraId="430F4F37" w14:textId="77777777" w:rsidR="000E4628" w:rsidRPr="00E43C78" w:rsidRDefault="000E4628" w:rsidP="000E46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43C78">
              <w:rPr>
                <w:sz w:val="16"/>
                <w:szCs w:val="16"/>
              </w:rPr>
              <w:t>2.DSS 导入模板快照</w:t>
            </w:r>
          </w:p>
        </w:tc>
        <w:tc>
          <w:tcPr>
            <w:tcW w:w="2663" w:type="dxa"/>
            <w:hideMark/>
          </w:tcPr>
          <w:p w14:paraId="3D5EDBD4" w14:textId="77777777" w:rsidR="000E4628" w:rsidRPr="00E43C78" w:rsidRDefault="000E4628" w:rsidP="000E46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43C78">
              <w:rPr>
                <w:sz w:val="16"/>
                <w:szCs w:val="16"/>
              </w:rPr>
              <w:t>3.1 合并键：发票号 + Order No.+Part No.，对 AE 列 Qty 求和汇总</w:t>
            </w:r>
          </w:p>
          <w:p w14:paraId="7B242E9A" w14:textId="77777777" w:rsidR="000E4628" w:rsidRPr="00E43C78" w:rsidRDefault="000E4628" w:rsidP="000E46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43C78">
              <w:rPr>
                <w:sz w:val="16"/>
                <w:szCs w:val="16"/>
              </w:rPr>
              <w:t>3.2 9 字段映射规则：Order No. 缺失行写入 Remark、不阻塞流程；PO Item 置空 = EDI 方案；ETA=Pre-alert creation+1 个自然日</w:t>
            </w:r>
          </w:p>
          <w:p w14:paraId="361CBAF0" w14:textId="77777777" w:rsidR="000E4628" w:rsidRPr="00E43C78" w:rsidRDefault="000E4628" w:rsidP="000E46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43C78">
              <w:rPr>
                <w:sz w:val="16"/>
                <w:szCs w:val="16"/>
              </w:rPr>
              <w:t>3.3 逐票生成文件：提单号_发票号.xlsx</w:t>
            </w:r>
          </w:p>
          <w:p w14:paraId="073C5FBC" w14:textId="77777777" w:rsidR="000E4628" w:rsidRPr="00E43C78" w:rsidRDefault="000E4628" w:rsidP="000E46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43C78">
              <w:rPr>
                <w:sz w:val="16"/>
                <w:szCs w:val="16"/>
              </w:rPr>
              <w:t>3.4 发布至 Portal，提供下载入口</w:t>
            </w:r>
          </w:p>
          <w:p w14:paraId="32315AE8" w14:textId="77777777" w:rsidR="000E4628" w:rsidRPr="00E43C78" w:rsidRDefault="000E4628" w:rsidP="000E46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43C78">
              <w:rPr>
                <w:sz w:val="16"/>
                <w:szCs w:val="16"/>
              </w:rPr>
              <w:t>3.5 归档至路径：MBPLAP&lt;YYYYMMDD_HHmm&gt;</w:t>
            </w:r>
          </w:p>
          <w:p w14:paraId="2A79452F" w14:textId="77777777" w:rsidR="000E4628" w:rsidRPr="00E43C78" w:rsidRDefault="000E4628" w:rsidP="000E46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43C78">
              <w:rPr>
                <w:sz w:val="16"/>
                <w:szCs w:val="16"/>
              </w:rPr>
              <w:t>3.6 批次台账登记 + 终态判定：全部正常 = SUCCEEDED；存在 Remark 行 = 成功 + 异常摘要可见</w:t>
            </w:r>
          </w:p>
        </w:tc>
        <w:tc>
          <w:tcPr>
            <w:tcW w:w="1312" w:type="dxa"/>
            <w:hideMark/>
          </w:tcPr>
          <w:p w14:paraId="095FD9D2" w14:textId="77777777" w:rsidR="000E4628" w:rsidRPr="00E43C78" w:rsidRDefault="000E4628" w:rsidP="000E46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43C78">
              <w:rPr>
                <w:sz w:val="16"/>
                <w:szCs w:val="16"/>
              </w:rPr>
              <w:t>1.DSS 导入模板文件</w:t>
            </w:r>
          </w:p>
          <w:p w14:paraId="3D33F42D" w14:textId="77777777" w:rsidR="000E4628" w:rsidRPr="00E43C78" w:rsidRDefault="000E4628" w:rsidP="000E46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43C78">
              <w:rPr>
                <w:sz w:val="16"/>
                <w:szCs w:val="16"/>
              </w:rPr>
              <w:t>2. 文件操作证据</w:t>
            </w:r>
          </w:p>
          <w:p w14:paraId="0D2B469B" w14:textId="77777777" w:rsidR="000E4628" w:rsidRPr="00E43C78" w:rsidRDefault="000E4628" w:rsidP="000E46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43C78">
              <w:rPr>
                <w:sz w:val="16"/>
                <w:szCs w:val="16"/>
              </w:rPr>
              <w:t>3. 归档压缩包</w:t>
            </w:r>
          </w:p>
          <w:p w14:paraId="50405D22" w14:textId="77777777" w:rsidR="000E4628" w:rsidRPr="00E43C78" w:rsidRDefault="000E4628" w:rsidP="000E46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43C78">
              <w:rPr>
                <w:sz w:val="16"/>
                <w:szCs w:val="16"/>
              </w:rPr>
              <w:t>4. 批次运行台账</w:t>
            </w:r>
          </w:p>
        </w:tc>
        <w:tc>
          <w:tcPr>
            <w:tcW w:w="850" w:type="dxa"/>
            <w:hideMark/>
          </w:tcPr>
          <w:p w14:paraId="5041BD5D" w14:textId="77777777" w:rsidR="000E4628" w:rsidRPr="00E43C78" w:rsidRDefault="000E4628" w:rsidP="000E46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43C78">
              <w:rPr>
                <w:sz w:val="16"/>
                <w:szCs w:val="16"/>
              </w:rPr>
              <w:t>CP3 模板文件生成完成</w:t>
            </w:r>
          </w:p>
          <w:p w14:paraId="050A74BA" w14:textId="77777777" w:rsidR="000E4628" w:rsidRPr="00E43C78" w:rsidRDefault="000E4628" w:rsidP="000E46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43C78">
              <w:rPr>
                <w:sz w:val="16"/>
                <w:szCs w:val="16"/>
              </w:rPr>
              <w:t>CP4 归档任务完成</w:t>
            </w:r>
          </w:p>
        </w:tc>
        <w:tc>
          <w:tcPr>
            <w:tcW w:w="2075" w:type="dxa"/>
            <w:hideMark/>
          </w:tcPr>
          <w:p w14:paraId="7D2CB22C" w14:textId="77777777" w:rsidR="000E4628" w:rsidRPr="00E43C78" w:rsidRDefault="000E4628" w:rsidP="000E46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43C78">
              <w:rPr>
                <w:sz w:val="16"/>
                <w:szCs w:val="16"/>
              </w:rPr>
              <w:t>1. 合并结果为空：登记异常，转入人工处理</w:t>
            </w:r>
          </w:p>
          <w:p w14:paraId="36BC4170" w14:textId="29C2AEF9" w:rsidR="000E4628" w:rsidRPr="00E43C78" w:rsidRDefault="000E4628" w:rsidP="000E46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43C78">
              <w:rPr>
                <w:sz w:val="16"/>
                <w:szCs w:val="16"/>
              </w:rPr>
              <w:t>2. 同批次重跑出现文件命名冲突：直接覆盖同名文件</w:t>
            </w:r>
          </w:p>
          <w:p w14:paraId="6F273E7A" w14:textId="77777777" w:rsidR="000E4628" w:rsidRPr="00E43C78" w:rsidRDefault="000E4628" w:rsidP="000E46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43C78">
              <w:rPr>
                <w:sz w:val="16"/>
                <w:szCs w:val="16"/>
              </w:rPr>
              <w:t>3. 文件生成失败：标记 FAILED，支持断点续跑</w:t>
            </w:r>
          </w:p>
          <w:p w14:paraId="4F94B186" w14:textId="2CBF56A2" w:rsidR="000E4628" w:rsidRPr="00E43C78" w:rsidRDefault="000E4628" w:rsidP="000E46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43C78">
              <w:rPr>
                <w:sz w:val="16"/>
                <w:szCs w:val="16"/>
              </w:rPr>
              <w:t>4. 归档目录不可达：工单入队重试 + 发送告警；已发布至 Portal 的文件不受影响</w:t>
            </w:r>
          </w:p>
        </w:tc>
      </w:tr>
    </w:tbl>
    <w:p w14:paraId="7B2A8079" w14:textId="77777777" w:rsidR="00CD498A" w:rsidRDefault="00CD498A"/>
    <w:p w14:paraId="288F920D" w14:textId="46B2D1CC" w:rsidR="00CD498A" w:rsidRDefault="00DD21A1" w:rsidP="00FF4BD6">
      <w:pPr>
        <w:pStyle w:val="Heading3"/>
      </w:pPr>
      <w:r>
        <w:t>节点规格表(X-entry 支线)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665"/>
        <w:gridCol w:w="942"/>
        <w:gridCol w:w="3491"/>
        <w:gridCol w:w="1333"/>
        <w:gridCol w:w="742"/>
        <w:gridCol w:w="1843"/>
      </w:tblGrid>
      <w:tr w:rsidR="002776DC" w:rsidRPr="00C36613" w14:paraId="0FBA4B28" w14:textId="77777777" w:rsidTr="00C366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74F612" w14:textId="77777777" w:rsidR="002776DC" w:rsidRPr="00C36613" w:rsidRDefault="002776DC" w:rsidP="002776DC">
            <w:pPr>
              <w:rPr>
                <w:sz w:val="16"/>
                <w:szCs w:val="16"/>
              </w:rPr>
            </w:pPr>
            <w:r w:rsidRPr="00C36613">
              <w:rPr>
                <w:sz w:val="16"/>
                <w:szCs w:val="16"/>
              </w:rPr>
              <w:t>节点</w:t>
            </w:r>
          </w:p>
        </w:tc>
        <w:tc>
          <w:tcPr>
            <w:tcW w:w="0" w:type="auto"/>
            <w:hideMark/>
          </w:tcPr>
          <w:p w14:paraId="0910C6DE" w14:textId="77777777" w:rsidR="002776DC" w:rsidRPr="00C36613" w:rsidRDefault="002776DC" w:rsidP="002776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36613">
              <w:rPr>
                <w:sz w:val="16"/>
                <w:szCs w:val="16"/>
              </w:rPr>
              <w:t>输入</w:t>
            </w:r>
          </w:p>
        </w:tc>
        <w:tc>
          <w:tcPr>
            <w:tcW w:w="0" w:type="auto"/>
            <w:hideMark/>
          </w:tcPr>
          <w:p w14:paraId="63A9DA35" w14:textId="77777777" w:rsidR="002776DC" w:rsidRPr="00C36613" w:rsidRDefault="002776DC" w:rsidP="002776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36613">
              <w:rPr>
                <w:sz w:val="16"/>
                <w:szCs w:val="16"/>
              </w:rPr>
              <w:t>子步骤</w:t>
            </w:r>
          </w:p>
        </w:tc>
        <w:tc>
          <w:tcPr>
            <w:tcW w:w="0" w:type="auto"/>
            <w:hideMark/>
          </w:tcPr>
          <w:p w14:paraId="06251FDD" w14:textId="77777777" w:rsidR="002776DC" w:rsidRPr="00C36613" w:rsidRDefault="002776DC" w:rsidP="002776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36613">
              <w:rPr>
                <w:sz w:val="16"/>
                <w:szCs w:val="16"/>
              </w:rPr>
              <w:t>输出</w:t>
            </w:r>
          </w:p>
        </w:tc>
        <w:tc>
          <w:tcPr>
            <w:tcW w:w="0" w:type="auto"/>
            <w:hideMark/>
          </w:tcPr>
          <w:p w14:paraId="59441762" w14:textId="77777777" w:rsidR="002776DC" w:rsidRPr="00C36613" w:rsidRDefault="002776DC" w:rsidP="002776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36613">
              <w:rPr>
                <w:sz w:val="16"/>
                <w:szCs w:val="16"/>
              </w:rPr>
              <w:t>检查点</w:t>
            </w:r>
          </w:p>
        </w:tc>
        <w:tc>
          <w:tcPr>
            <w:tcW w:w="0" w:type="auto"/>
            <w:hideMark/>
          </w:tcPr>
          <w:p w14:paraId="2441E9FD" w14:textId="77777777" w:rsidR="002776DC" w:rsidRPr="00C36613" w:rsidRDefault="002776DC" w:rsidP="002776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36613">
              <w:rPr>
                <w:sz w:val="16"/>
                <w:szCs w:val="16"/>
              </w:rPr>
              <w:t>失败处理</w:t>
            </w:r>
          </w:p>
        </w:tc>
      </w:tr>
      <w:tr w:rsidR="002776DC" w:rsidRPr="00C36613" w14:paraId="41C67EC2" w14:textId="77777777" w:rsidTr="00C366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E1F281" w14:textId="77777777" w:rsidR="002776DC" w:rsidRPr="00C36613" w:rsidRDefault="002776DC" w:rsidP="002776DC">
            <w:pPr>
              <w:rPr>
                <w:sz w:val="16"/>
                <w:szCs w:val="16"/>
              </w:rPr>
            </w:pPr>
            <w:r w:rsidRPr="00C36613">
              <w:rPr>
                <w:sz w:val="16"/>
                <w:szCs w:val="16"/>
              </w:rPr>
              <w:t>P1 捕捉报关代理邮件</w:t>
            </w:r>
          </w:p>
        </w:tc>
        <w:tc>
          <w:tcPr>
            <w:tcW w:w="0" w:type="auto"/>
            <w:hideMark/>
          </w:tcPr>
          <w:p w14:paraId="0F2128D1" w14:textId="785A4B01" w:rsidR="002776DC" w:rsidRPr="00C36613" w:rsidRDefault="002776DC" w:rsidP="002776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36613">
              <w:rPr>
                <w:sz w:val="16"/>
                <w:szCs w:val="16"/>
              </w:rPr>
              <w:t>1. 公邮监听</w:t>
            </w:r>
          </w:p>
          <w:p w14:paraId="06278769" w14:textId="77777777" w:rsidR="002776DC" w:rsidRPr="00C36613" w:rsidRDefault="002776DC" w:rsidP="002776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36613">
              <w:rPr>
                <w:sz w:val="16"/>
                <w:szCs w:val="16"/>
              </w:rPr>
              <w:t>2. 诊断仪大表快照</w:t>
            </w:r>
          </w:p>
        </w:tc>
        <w:tc>
          <w:tcPr>
            <w:tcW w:w="0" w:type="auto"/>
            <w:hideMark/>
          </w:tcPr>
          <w:p w14:paraId="35828470" w14:textId="77777777" w:rsidR="002776DC" w:rsidRPr="00C36613" w:rsidRDefault="002776DC" w:rsidP="002776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36613">
              <w:rPr>
                <w:sz w:val="16"/>
                <w:szCs w:val="16"/>
              </w:rPr>
              <w:t>1.1 过滤送货邮件：发件人@</w:t>
            </w:r>
            <w:hyperlink r:id="rId97" w:tgtFrame="_blank" w:tooltip="autolink" w:history="1">
              <w:r w:rsidRPr="00C36613">
                <w:rPr>
                  <w:rStyle w:val="Hyperlink"/>
                  <w:sz w:val="16"/>
                  <w:szCs w:val="16"/>
                </w:rPr>
                <w:t>bjfcl.com</w:t>
              </w:r>
            </w:hyperlink>
            <w:r w:rsidRPr="00C36613">
              <w:rPr>
                <w:sz w:val="16"/>
                <w:szCs w:val="16"/>
              </w:rPr>
              <w:t xml:space="preserve"> + 标题含「快件签收单」+ 带 pod 附件；解析附件提取运单号 AWB</w:t>
            </w:r>
          </w:p>
          <w:p w14:paraId="6B1F867D" w14:textId="3AFC6065" w:rsidR="002776DC" w:rsidRPr="00C36613" w:rsidRDefault="002776DC" w:rsidP="002776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36613">
              <w:rPr>
                <w:sz w:val="16"/>
                <w:szCs w:val="16"/>
              </w:rPr>
              <w:t>1.2 附件存入暂存台账，主键 = AWB</w:t>
            </w:r>
          </w:p>
          <w:p w14:paraId="33776664" w14:textId="77777777" w:rsidR="002776DC" w:rsidRPr="00C36613" w:rsidRDefault="002776DC" w:rsidP="002776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36613">
              <w:rPr>
                <w:sz w:val="16"/>
                <w:szCs w:val="16"/>
              </w:rPr>
              <w:t>1.3 收单成功即创建 Task+R#1</w:t>
            </w:r>
          </w:p>
          <w:p w14:paraId="069FE346" w14:textId="77777777" w:rsidR="002776DC" w:rsidRPr="00C36613" w:rsidRDefault="002776DC" w:rsidP="002776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36613">
              <w:rPr>
                <w:sz w:val="16"/>
                <w:szCs w:val="16"/>
              </w:rPr>
              <w:t>1.4 凭 AWB 查询诊断仪大表：PN (D 列)、多行 QTY (F 列) 求和、ID No.(J 列，全行一致)</w:t>
            </w:r>
          </w:p>
          <w:p w14:paraId="3EDE98D8" w14:textId="77777777" w:rsidR="002776DC" w:rsidRPr="00C36613" w:rsidRDefault="002776DC" w:rsidP="002776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36613">
              <w:rPr>
                <w:sz w:val="16"/>
                <w:szCs w:val="16"/>
              </w:rPr>
              <w:t>1.5 IMS PO 邮件按 PO 号归并登记，不单独建任务</w:t>
            </w:r>
          </w:p>
        </w:tc>
        <w:tc>
          <w:tcPr>
            <w:tcW w:w="0" w:type="auto"/>
            <w:hideMark/>
          </w:tcPr>
          <w:p w14:paraId="7C9A7AF2" w14:textId="77777777" w:rsidR="002776DC" w:rsidRPr="00C36613" w:rsidRDefault="002776DC" w:rsidP="002776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36613">
              <w:rPr>
                <w:sz w:val="16"/>
                <w:szCs w:val="16"/>
              </w:rPr>
              <w:t>1.Task+R#1 工单</w:t>
            </w:r>
          </w:p>
          <w:p w14:paraId="4D6B8602" w14:textId="77777777" w:rsidR="002776DC" w:rsidRPr="00C36613" w:rsidRDefault="002776DC" w:rsidP="002776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36613">
              <w:rPr>
                <w:sz w:val="16"/>
                <w:szCs w:val="16"/>
              </w:rPr>
              <w:t>2. 证据文件：.msg 邮件原件、快件签收单 xlsx、大表快照</w:t>
            </w:r>
          </w:p>
          <w:p w14:paraId="3100CA60" w14:textId="77777777" w:rsidR="002776DC" w:rsidRPr="00C36613" w:rsidRDefault="002776DC" w:rsidP="002776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36613">
              <w:rPr>
                <w:sz w:val="16"/>
                <w:szCs w:val="16"/>
              </w:rPr>
              <w:t>3. 大表查询结果数据集</w:t>
            </w:r>
          </w:p>
        </w:tc>
        <w:tc>
          <w:tcPr>
            <w:tcW w:w="0" w:type="auto"/>
            <w:hideMark/>
          </w:tcPr>
          <w:p w14:paraId="0660A1F1" w14:textId="77777777" w:rsidR="002776DC" w:rsidRPr="00C36613" w:rsidRDefault="002776DC" w:rsidP="002776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36613">
              <w:rPr>
                <w:sz w:val="16"/>
                <w:szCs w:val="16"/>
              </w:rPr>
              <w:t>CP1 已处理邮件清单落地（防重复消费）</w:t>
            </w:r>
          </w:p>
          <w:p w14:paraId="44313E97" w14:textId="77777777" w:rsidR="002776DC" w:rsidRPr="00C36613" w:rsidRDefault="002776DC" w:rsidP="002776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36613">
              <w:rPr>
                <w:sz w:val="16"/>
                <w:szCs w:val="16"/>
              </w:rPr>
              <w:t>CP2 大表查询结果落盘</w:t>
            </w:r>
          </w:p>
        </w:tc>
        <w:tc>
          <w:tcPr>
            <w:tcW w:w="0" w:type="auto"/>
            <w:hideMark/>
          </w:tcPr>
          <w:p w14:paraId="303B0EDB" w14:textId="77777777" w:rsidR="002776DC" w:rsidRPr="00C36613" w:rsidRDefault="002776DC" w:rsidP="002776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36613">
              <w:rPr>
                <w:sz w:val="16"/>
                <w:szCs w:val="16"/>
              </w:rPr>
              <w:t>1. 公邮连接失败：自动重试；重试失败→标记 FAILED + 调度告警</w:t>
            </w:r>
          </w:p>
          <w:p w14:paraId="64B5C5E4" w14:textId="77777777" w:rsidR="002776DC" w:rsidRPr="00C36613" w:rsidRDefault="002776DC" w:rsidP="002776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36613">
              <w:rPr>
                <w:sz w:val="16"/>
                <w:szCs w:val="16"/>
              </w:rPr>
              <w:t>2. 附件无法解析 AWB：登记异常转人工，不阻断其他邮件</w:t>
            </w:r>
          </w:p>
          <w:p w14:paraId="2C75AFF8" w14:textId="1B6F3BBB" w:rsidR="002776DC" w:rsidRPr="00C36613" w:rsidRDefault="002776DC" w:rsidP="002776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36613">
              <w:rPr>
                <w:sz w:val="16"/>
                <w:szCs w:val="16"/>
              </w:rPr>
              <w:t>3. 诊断仪大表未就绪</w:t>
            </w:r>
            <w:r w:rsidR="00C36613">
              <w:rPr>
                <w:rFonts w:hint="eastAsia"/>
                <w:sz w:val="16"/>
                <w:szCs w:val="16"/>
              </w:rPr>
              <w:t>：</w:t>
            </w:r>
            <w:r w:rsidRPr="00C36613">
              <w:rPr>
                <w:sz w:val="16"/>
                <w:szCs w:val="16"/>
              </w:rPr>
              <w:t>工单转人工</w:t>
            </w:r>
          </w:p>
          <w:p w14:paraId="39EC8566" w14:textId="77777777" w:rsidR="002776DC" w:rsidRPr="00C36613" w:rsidRDefault="002776DC" w:rsidP="002776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36613">
              <w:rPr>
                <w:sz w:val="16"/>
                <w:szCs w:val="16"/>
              </w:rPr>
              <w:t>4.AWB 无匹配数据：FAILED 转人工，提示核对大表版本</w:t>
            </w:r>
          </w:p>
        </w:tc>
      </w:tr>
      <w:tr w:rsidR="002776DC" w:rsidRPr="00C36613" w14:paraId="18E098C9" w14:textId="77777777" w:rsidTr="00C366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F9B71C" w14:textId="77777777" w:rsidR="002776DC" w:rsidRPr="00C36613" w:rsidRDefault="002776DC" w:rsidP="002776DC">
            <w:pPr>
              <w:rPr>
                <w:sz w:val="16"/>
                <w:szCs w:val="16"/>
              </w:rPr>
            </w:pPr>
            <w:r w:rsidRPr="00C36613">
              <w:rPr>
                <w:sz w:val="16"/>
                <w:szCs w:val="16"/>
              </w:rPr>
              <w:t>P2 捕捉 PO 邮件（解析节点）</w:t>
            </w:r>
          </w:p>
        </w:tc>
        <w:tc>
          <w:tcPr>
            <w:tcW w:w="0" w:type="auto"/>
            <w:hideMark/>
          </w:tcPr>
          <w:p w14:paraId="64F296D2" w14:textId="77777777" w:rsidR="002776DC" w:rsidRPr="00C36613" w:rsidRDefault="002776DC" w:rsidP="00277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36613">
              <w:rPr>
                <w:sz w:val="16"/>
                <w:szCs w:val="16"/>
              </w:rPr>
              <w:t>1.P1 输出的 ID No.</w:t>
            </w:r>
          </w:p>
          <w:p w14:paraId="4990D4A0" w14:textId="77777777" w:rsidR="002776DC" w:rsidRPr="00C36613" w:rsidRDefault="002776DC" w:rsidP="00277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36613">
              <w:rPr>
                <w:sz w:val="16"/>
                <w:szCs w:val="16"/>
              </w:rPr>
              <w:t>2. 诊断仪大表快照</w:t>
            </w:r>
          </w:p>
          <w:p w14:paraId="5439CBE6" w14:textId="77777777" w:rsidR="002776DC" w:rsidRPr="00C36613" w:rsidRDefault="002776DC" w:rsidP="00277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36613">
              <w:rPr>
                <w:sz w:val="16"/>
                <w:szCs w:val="16"/>
              </w:rPr>
              <w:t>3. 已归并 PO 邮件</w:t>
            </w:r>
          </w:p>
        </w:tc>
        <w:tc>
          <w:tcPr>
            <w:tcW w:w="0" w:type="auto"/>
            <w:hideMark/>
          </w:tcPr>
          <w:p w14:paraId="48502539" w14:textId="77777777" w:rsidR="002776DC" w:rsidRPr="00C36613" w:rsidRDefault="002776DC" w:rsidP="00277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36613">
              <w:rPr>
                <w:sz w:val="16"/>
                <w:szCs w:val="16"/>
              </w:rPr>
              <w:t>2.1 用 ID No. 反查大表 M 列灰色区 MBPTS PO 号</w:t>
            </w:r>
          </w:p>
          <w:p w14:paraId="45B0E069" w14:textId="62DDD0FF" w:rsidR="002776DC" w:rsidRPr="001B7519" w:rsidRDefault="002776DC" w:rsidP="00277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36613">
              <w:rPr>
                <w:sz w:val="16"/>
                <w:szCs w:val="16"/>
              </w:rPr>
              <w:t>2.2 PO 为空：硬阻断，节点置 WAIT_INPUT，缺少 ID No.；站内消息提醒；人工录入 ID No.（4~8 位数字校验，不可覆盖原值），下次运行从本节点续跑</w:t>
            </w:r>
            <w:r w:rsidR="001B7519">
              <w:rPr>
                <w:rFonts w:hint="eastAsia"/>
                <w:sz w:val="16"/>
                <w:szCs w:val="16"/>
              </w:rPr>
              <w:t>或手动立即重跑</w:t>
            </w:r>
          </w:p>
          <w:p w14:paraId="2D9DFAC8" w14:textId="3922BA48" w:rsidR="002776DC" w:rsidRPr="00C36613" w:rsidRDefault="002776DC" w:rsidP="00277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36613">
              <w:rPr>
                <w:sz w:val="16"/>
                <w:szCs w:val="16"/>
              </w:rPr>
              <w:t>2.3 按 PO 号检索 IMS PO 邮件；邮件未到→WAIT_INPUT，等待齐套后续跑</w:t>
            </w:r>
          </w:p>
          <w:p w14:paraId="20AA8DF2" w14:textId="77777777" w:rsidR="002776DC" w:rsidRPr="00C36613" w:rsidRDefault="002776DC" w:rsidP="00277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36613">
              <w:rPr>
                <w:sz w:val="16"/>
                <w:szCs w:val="16"/>
              </w:rPr>
              <w:t>2.4 邮件齐套后，OCR 识别 SPM 截屏，输出 Item Number 清单，一 ITEM 一 SN 一行</w:t>
            </w:r>
          </w:p>
        </w:tc>
        <w:tc>
          <w:tcPr>
            <w:tcW w:w="0" w:type="auto"/>
            <w:hideMark/>
          </w:tcPr>
          <w:p w14:paraId="4A1434BC" w14:textId="77777777" w:rsidR="002776DC" w:rsidRPr="00C36613" w:rsidRDefault="002776DC" w:rsidP="00277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36613">
              <w:rPr>
                <w:sz w:val="16"/>
                <w:szCs w:val="16"/>
              </w:rPr>
              <w:t>1.PO 取值 + 阻断挂起记录</w:t>
            </w:r>
          </w:p>
          <w:p w14:paraId="0437F681" w14:textId="77777777" w:rsidR="002776DC" w:rsidRPr="00C36613" w:rsidRDefault="002776DC" w:rsidP="00277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36613">
              <w:rPr>
                <w:sz w:val="16"/>
                <w:szCs w:val="16"/>
              </w:rPr>
              <w:t>2.PO 邮件原始证据</w:t>
            </w:r>
          </w:p>
          <w:p w14:paraId="71F85D0C" w14:textId="77777777" w:rsidR="002776DC" w:rsidRPr="00C36613" w:rsidRDefault="002776DC" w:rsidP="00277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36613">
              <w:rPr>
                <w:sz w:val="16"/>
                <w:szCs w:val="16"/>
              </w:rPr>
              <w:t>3.OCR 识别 Item 清单</w:t>
            </w:r>
          </w:p>
          <w:p w14:paraId="60167950" w14:textId="77777777" w:rsidR="002776DC" w:rsidRPr="00C36613" w:rsidRDefault="002776DC" w:rsidP="00277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36613">
              <w:rPr>
                <w:sz w:val="16"/>
                <w:szCs w:val="16"/>
              </w:rPr>
              <w:t>4. 字段面板识别快照</w:t>
            </w:r>
          </w:p>
        </w:tc>
        <w:tc>
          <w:tcPr>
            <w:tcW w:w="0" w:type="auto"/>
            <w:hideMark/>
          </w:tcPr>
          <w:p w14:paraId="5938D7E4" w14:textId="77777777" w:rsidR="002776DC" w:rsidRPr="00C36613" w:rsidRDefault="002776DC" w:rsidP="00277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36613">
              <w:rPr>
                <w:sz w:val="16"/>
                <w:szCs w:val="16"/>
              </w:rPr>
              <w:t>CP3 PO 判定完成</w:t>
            </w:r>
          </w:p>
          <w:p w14:paraId="74BF19E5" w14:textId="77777777" w:rsidR="002776DC" w:rsidRPr="00C36613" w:rsidRDefault="002776DC" w:rsidP="00277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36613">
              <w:rPr>
                <w:sz w:val="16"/>
                <w:szCs w:val="16"/>
              </w:rPr>
              <w:t>CP4 Item 清单文件落盘</w:t>
            </w:r>
          </w:p>
        </w:tc>
        <w:tc>
          <w:tcPr>
            <w:tcW w:w="0" w:type="auto"/>
            <w:hideMark/>
          </w:tcPr>
          <w:p w14:paraId="62515EC0" w14:textId="77777777" w:rsidR="002776DC" w:rsidRPr="00C36613" w:rsidRDefault="002776DC" w:rsidP="00277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36613">
              <w:rPr>
                <w:sz w:val="16"/>
                <w:szCs w:val="16"/>
              </w:rPr>
              <w:t>1. 节点阻断属于正常挂起，不算任务失败，等待人工补齐后续跑</w:t>
            </w:r>
          </w:p>
          <w:p w14:paraId="66ACCFA1" w14:textId="77777777" w:rsidR="002776DC" w:rsidRPr="00C36613" w:rsidRDefault="002776DC" w:rsidP="00277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36613">
              <w:rPr>
                <w:sz w:val="16"/>
                <w:szCs w:val="16"/>
              </w:rPr>
              <w:t>2.OCR 识别失败、Item 列无法读取：标记 DIFF_PENDING，在行内手动修正并留痕</w:t>
            </w:r>
          </w:p>
          <w:p w14:paraId="0EA63233" w14:textId="77777777" w:rsidR="002776DC" w:rsidRPr="00C36613" w:rsidRDefault="002776DC" w:rsidP="00277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36613">
              <w:rPr>
                <w:sz w:val="16"/>
                <w:szCs w:val="16"/>
              </w:rPr>
              <w:t>3. 邮件存在但 PO 号不匹配：异常登记，转入人工核对</w:t>
            </w:r>
          </w:p>
        </w:tc>
      </w:tr>
      <w:tr w:rsidR="002776DC" w:rsidRPr="00C36613" w14:paraId="14262750" w14:textId="77777777" w:rsidTr="00C366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520AB7" w14:textId="77777777" w:rsidR="002776DC" w:rsidRPr="00C36613" w:rsidRDefault="002776DC" w:rsidP="002776DC">
            <w:pPr>
              <w:rPr>
                <w:sz w:val="16"/>
                <w:szCs w:val="16"/>
              </w:rPr>
            </w:pPr>
            <w:r w:rsidRPr="00C36613">
              <w:rPr>
                <w:sz w:val="16"/>
                <w:szCs w:val="16"/>
              </w:rPr>
              <w:t>P3 填入 DSS 导入模板</w:t>
            </w:r>
          </w:p>
        </w:tc>
        <w:tc>
          <w:tcPr>
            <w:tcW w:w="0" w:type="auto"/>
            <w:hideMark/>
          </w:tcPr>
          <w:p w14:paraId="15721B6C" w14:textId="77777777" w:rsidR="002776DC" w:rsidRPr="00C36613" w:rsidRDefault="002776DC" w:rsidP="002776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36613">
              <w:rPr>
                <w:sz w:val="16"/>
                <w:szCs w:val="16"/>
              </w:rPr>
              <w:t>1.P1+P2 全部产出物</w:t>
            </w:r>
          </w:p>
          <w:p w14:paraId="5592CB56" w14:textId="77777777" w:rsidR="002776DC" w:rsidRPr="00C36613" w:rsidRDefault="002776DC" w:rsidP="002776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36613">
              <w:rPr>
                <w:sz w:val="16"/>
                <w:szCs w:val="16"/>
              </w:rPr>
              <w:t>2.DSS 模板快照</w:t>
            </w:r>
          </w:p>
        </w:tc>
        <w:tc>
          <w:tcPr>
            <w:tcW w:w="0" w:type="auto"/>
            <w:hideMark/>
          </w:tcPr>
          <w:p w14:paraId="7B8F788E" w14:textId="2944BAA0" w:rsidR="002776DC" w:rsidRPr="00C36613" w:rsidRDefault="002776DC" w:rsidP="002776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36613">
              <w:rPr>
                <w:sz w:val="16"/>
                <w:szCs w:val="16"/>
              </w:rPr>
              <w:t>3.1 用 AWB 检索公邮进口发票邮件，提取 PDF 附件；读取 ASN Number（Our delivery note No.）、Shipment Date（Document date）；取不到发票→WAIT_INPUT，缺少 invoice；引导上传PDF，补传后整单重跑</w:t>
            </w:r>
          </w:p>
          <w:p w14:paraId="4A10E961" w14:textId="4CB84D16" w:rsidR="002776DC" w:rsidRPr="00C36613" w:rsidRDefault="002776DC" w:rsidP="002776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36613">
              <w:rPr>
                <w:sz w:val="16"/>
                <w:szCs w:val="16"/>
              </w:rPr>
              <w:t>3.2 多 Item 拆分：顺次收货拆行，从首行 Item 开始按剩余数量消耗</w:t>
            </w:r>
          </w:p>
          <w:p w14:paraId="05D60994" w14:textId="55723156" w:rsidR="002776DC" w:rsidRPr="00C36613" w:rsidRDefault="002776DC" w:rsidP="002776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36613">
              <w:rPr>
                <w:sz w:val="16"/>
                <w:szCs w:val="16"/>
              </w:rPr>
              <w:t>3.3 9 字段映射：Vendor BP=191110260、Unit=PC、ETA=Fullcome 邮件日期 + 1 自然日</w:t>
            </w:r>
          </w:p>
          <w:p w14:paraId="7F3A3659" w14:textId="77777777" w:rsidR="002776DC" w:rsidRPr="00C36613" w:rsidRDefault="002776DC" w:rsidP="002776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36613">
              <w:rPr>
                <w:sz w:val="16"/>
                <w:szCs w:val="16"/>
              </w:rPr>
              <w:t>3.4 生成文件：PN_日期.xlsx</w:t>
            </w:r>
          </w:p>
          <w:p w14:paraId="7743EE63" w14:textId="77777777" w:rsidR="002776DC" w:rsidRPr="00C36613" w:rsidRDefault="002776DC" w:rsidP="002776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36613">
              <w:rPr>
                <w:sz w:val="16"/>
                <w:szCs w:val="16"/>
              </w:rPr>
              <w:t>3.5 发布至 Portal 提供下载</w:t>
            </w:r>
          </w:p>
        </w:tc>
        <w:tc>
          <w:tcPr>
            <w:tcW w:w="0" w:type="auto"/>
            <w:hideMark/>
          </w:tcPr>
          <w:p w14:paraId="041D4820" w14:textId="77777777" w:rsidR="002776DC" w:rsidRPr="00C36613" w:rsidRDefault="002776DC" w:rsidP="002776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36613">
              <w:rPr>
                <w:sz w:val="16"/>
                <w:szCs w:val="16"/>
              </w:rPr>
              <w:t>1.DSS 导入模板 Excel</w:t>
            </w:r>
          </w:p>
          <w:p w14:paraId="7264A659" w14:textId="77777777" w:rsidR="002776DC" w:rsidRPr="00C36613" w:rsidRDefault="002776DC" w:rsidP="002776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36613">
              <w:rPr>
                <w:sz w:val="16"/>
                <w:szCs w:val="16"/>
              </w:rPr>
              <w:t>2. 收货明细记录表（订购 / 已收 / 剩余 + 逐行消耗明细）</w:t>
            </w:r>
          </w:p>
          <w:p w14:paraId="1A4EA36A" w14:textId="77777777" w:rsidR="002776DC" w:rsidRPr="00C36613" w:rsidRDefault="002776DC" w:rsidP="002776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36613">
              <w:rPr>
                <w:sz w:val="16"/>
                <w:szCs w:val="16"/>
              </w:rPr>
              <w:t>3. 全套文件证据</w:t>
            </w:r>
          </w:p>
        </w:tc>
        <w:tc>
          <w:tcPr>
            <w:tcW w:w="0" w:type="auto"/>
            <w:hideMark/>
          </w:tcPr>
          <w:p w14:paraId="55DFCF61" w14:textId="77777777" w:rsidR="002776DC" w:rsidRPr="00C36613" w:rsidRDefault="002776DC" w:rsidP="002776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36613">
              <w:rPr>
                <w:sz w:val="16"/>
                <w:szCs w:val="16"/>
              </w:rPr>
              <w:t>CP5 发票信息落盘</w:t>
            </w:r>
          </w:p>
          <w:p w14:paraId="0623AD16" w14:textId="77777777" w:rsidR="002776DC" w:rsidRPr="00C36613" w:rsidRDefault="002776DC" w:rsidP="002776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36613">
              <w:rPr>
                <w:sz w:val="16"/>
                <w:szCs w:val="16"/>
              </w:rPr>
              <w:t>CP6 模板文件生成完成</w:t>
            </w:r>
          </w:p>
        </w:tc>
        <w:tc>
          <w:tcPr>
            <w:tcW w:w="0" w:type="auto"/>
            <w:hideMark/>
          </w:tcPr>
          <w:p w14:paraId="21B3C73D" w14:textId="77777777" w:rsidR="002776DC" w:rsidRPr="00C36613" w:rsidRDefault="002776DC" w:rsidP="002776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36613">
              <w:rPr>
                <w:sz w:val="16"/>
                <w:szCs w:val="16"/>
              </w:rPr>
              <w:t>1. 发票检索 / 提取失败：触发 4243402 工单，从当前检查点续跑</w:t>
            </w:r>
          </w:p>
          <w:p w14:paraId="08EF2304" w14:textId="3DAE9FD8" w:rsidR="002776DC" w:rsidRPr="00C36613" w:rsidRDefault="002776DC" w:rsidP="002776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36613">
              <w:rPr>
                <w:sz w:val="16"/>
                <w:szCs w:val="16"/>
              </w:rPr>
              <w:t>2. 数量勾稽异常（邮件 Qty＜大表汇总值）：行内写入 Remark，转人工复核</w:t>
            </w:r>
          </w:p>
          <w:p w14:paraId="591EF83D" w14:textId="77777777" w:rsidR="002776DC" w:rsidRPr="00C36613" w:rsidRDefault="002776DC" w:rsidP="002776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36613">
              <w:rPr>
                <w:sz w:val="16"/>
                <w:szCs w:val="16"/>
              </w:rPr>
              <w:t>3. 模板生成异常：标记 FAILED，支持断点续跑</w:t>
            </w:r>
          </w:p>
        </w:tc>
      </w:tr>
      <w:tr w:rsidR="002776DC" w:rsidRPr="00C36613" w14:paraId="1E0AED65" w14:textId="77777777" w:rsidTr="00C366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BED1CD" w14:textId="77777777" w:rsidR="002776DC" w:rsidRPr="00C36613" w:rsidRDefault="002776DC" w:rsidP="002776DC">
            <w:pPr>
              <w:rPr>
                <w:sz w:val="16"/>
                <w:szCs w:val="16"/>
              </w:rPr>
            </w:pPr>
            <w:r w:rsidRPr="00C36613">
              <w:rPr>
                <w:sz w:val="16"/>
                <w:szCs w:val="16"/>
              </w:rPr>
              <w:t>P4 填入收货记录表</w:t>
            </w:r>
          </w:p>
        </w:tc>
        <w:tc>
          <w:tcPr>
            <w:tcW w:w="0" w:type="auto"/>
            <w:hideMark/>
          </w:tcPr>
          <w:p w14:paraId="31835F9E" w14:textId="77777777" w:rsidR="002776DC" w:rsidRPr="00C36613" w:rsidRDefault="002776DC" w:rsidP="00277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36613">
              <w:rPr>
                <w:sz w:val="16"/>
                <w:szCs w:val="16"/>
              </w:rPr>
              <w:t>1.P3 生成的模板行</w:t>
            </w:r>
          </w:p>
          <w:p w14:paraId="17F80871" w14:textId="77777777" w:rsidR="002776DC" w:rsidRPr="00C36613" w:rsidRDefault="002776DC" w:rsidP="00277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36613">
              <w:rPr>
                <w:sz w:val="16"/>
                <w:szCs w:val="16"/>
              </w:rPr>
              <w:t>2. 原始附件暂存文件</w:t>
            </w:r>
          </w:p>
          <w:p w14:paraId="21689AF0" w14:textId="77777777" w:rsidR="002776DC" w:rsidRPr="00C36613" w:rsidRDefault="002776DC" w:rsidP="00277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36613">
              <w:rPr>
                <w:sz w:val="16"/>
                <w:szCs w:val="16"/>
              </w:rPr>
              <w:t>3. 配置中心收货记录表快照</w:t>
            </w:r>
          </w:p>
        </w:tc>
        <w:tc>
          <w:tcPr>
            <w:tcW w:w="0" w:type="auto"/>
            <w:hideMark/>
          </w:tcPr>
          <w:p w14:paraId="450CB264" w14:textId="77777777" w:rsidR="002776DC" w:rsidRPr="00C36613" w:rsidRDefault="002776DC" w:rsidP="00277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36613">
              <w:rPr>
                <w:sz w:val="16"/>
                <w:szCs w:val="16"/>
              </w:rPr>
              <w:t>4.1 写入 9 列收货记录：PO No./Part No./ID No./AWB No./Process Date / 大表 QTY/Item No./PO QTY / 待收货 QTY；待收货 = PO 总量−累计已收（含本次）</w:t>
            </w:r>
          </w:p>
          <w:p w14:paraId="132491EE" w14:textId="77777777" w:rsidR="002776DC" w:rsidRPr="00C36613" w:rsidRDefault="002776DC" w:rsidP="00277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36613">
              <w:rPr>
                <w:sz w:val="16"/>
                <w:szCs w:val="16"/>
              </w:rPr>
              <w:t>4.2 归档路径：X-entry&lt;YYYYMMDD_HHmm&gt;，保留模板、发票 PDF、报关附件原名</w:t>
            </w:r>
          </w:p>
          <w:p w14:paraId="7CFF04A4" w14:textId="77777777" w:rsidR="002776DC" w:rsidRPr="00C36613" w:rsidRDefault="002776DC" w:rsidP="00277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36613">
              <w:rPr>
                <w:sz w:val="16"/>
                <w:szCs w:val="16"/>
              </w:rPr>
              <w:t>4.3 按 AWB+PO+Item 唯一键去重写入收货记录，来源标记 rpa</w:t>
            </w:r>
          </w:p>
          <w:p w14:paraId="5E61F5B9" w14:textId="77777777" w:rsidR="002776DC" w:rsidRPr="00C36613" w:rsidRDefault="002776DC" w:rsidP="00277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36613">
              <w:rPr>
                <w:sz w:val="16"/>
                <w:szCs w:val="16"/>
              </w:rPr>
              <w:t>4.4 台账由 pending 更新为 processed，终态 SUCCEEDED</w:t>
            </w:r>
          </w:p>
        </w:tc>
        <w:tc>
          <w:tcPr>
            <w:tcW w:w="0" w:type="auto"/>
            <w:hideMark/>
          </w:tcPr>
          <w:p w14:paraId="6F1C94A5" w14:textId="77777777" w:rsidR="002776DC" w:rsidRPr="00C36613" w:rsidRDefault="002776DC" w:rsidP="00277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36613">
              <w:rPr>
                <w:sz w:val="16"/>
                <w:szCs w:val="16"/>
              </w:rPr>
              <w:t>1. 归档压缩包（全套原始文件）</w:t>
            </w:r>
          </w:p>
          <w:p w14:paraId="367F60FF" w14:textId="77777777" w:rsidR="002776DC" w:rsidRPr="00C36613" w:rsidRDefault="002776DC" w:rsidP="00277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36613">
              <w:rPr>
                <w:sz w:val="16"/>
                <w:szCs w:val="16"/>
              </w:rPr>
              <w:t>2. 新增收货记录行</w:t>
            </w:r>
          </w:p>
          <w:p w14:paraId="4FB8F592" w14:textId="77777777" w:rsidR="002776DC" w:rsidRPr="00C36613" w:rsidRDefault="002776DC" w:rsidP="00277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36613">
              <w:rPr>
                <w:sz w:val="16"/>
                <w:szCs w:val="16"/>
              </w:rPr>
              <w:t>3. 文件操作日志证据</w:t>
            </w:r>
          </w:p>
        </w:tc>
        <w:tc>
          <w:tcPr>
            <w:tcW w:w="0" w:type="auto"/>
            <w:hideMark/>
          </w:tcPr>
          <w:p w14:paraId="05B1C134" w14:textId="77777777" w:rsidR="002776DC" w:rsidRPr="00C36613" w:rsidRDefault="002776DC" w:rsidP="00277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36613">
              <w:rPr>
                <w:sz w:val="16"/>
                <w:szCs w:val="16"/>
              </w:rPr>
              <w:t>CP7 归档包落地完成</w:t>
            </w:r>
          </w:p>
        </w:tc>
        <w:tc>
          <w:tcPr>
            <w:tcW w:w="0" w:type="auto"/>
            <w:hideMark/>
          </w:tcPr>
          <w:p w14:paraId="0F4D8F3B" w14:textId="77777777" w:rsidR="002776DC" w:rsidRPr="00C36613" w:rsidRDefault="002776DC" w:rsidP="00277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36613">
              <w:rPr>
                <w:sz w:val="16"/>
                <w:szCs w:val="16"/>
              </w:rPr>
              <w:t>1. 归档目录不可访问：4243403 工单入队重试 + 告警；Portal 已发布文件不受影响</w:t>
            </w:r>
          </w:p>
          <w:p w14:paraId="2D7C8BC6" w14:textId="77777777" w:rsidR="002776DC" w:rsidRPr="00C36613" w:rsidRDefault="002776DC" w:rsidP="00277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36613">
              <w:rPr>
                <w:sz w:val="16"/>
                <w:szCs w:val="16"/>
              </w:rPr>
              <w:t>2. 收货记录写入失败：自动重试，不阻断已完成的文件发布</w:t>
            </w:r>
          </w:p>
        </w:tc>
      </w:tr>
    </w:tbl>
    <w:p w14:paraId="70B14E56" w14:textId="77777777" w:rsidR="00CD498A" w:rsidRDefault="00CD498A"/>
    <w:p w14:paraId="5D172643" w14:textId="1D8AADD0" w:rsidR="00CD498A" w:rsidRDefault="00DD21A1" w:rsidP="00FF4BD6">
      <w:pPr>
        <w:pStyle w:val="Heading3"/>
      </w:pPr>
      <w:r>
        <w:t>节点间闸口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998"/>
        <w:gridCol w:w="1773"/>
        <w:gridCol w:w="2221"/>
        <w:gridCol w:w="4024"/>
      </w:tblGrid>
      <w:tr w:rsidR="009E7240" w:rsidRPr="009E7240" w14:paraId="6F17C889" w14:textId="77777777" w:rsidTr="009E72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09029E" w14:textId="77777777" w:rsidR="009E7240" w:rsidRPr="00D22142" w:rsidRDefault="009E7240" w:rsidP="009E7240">
            <w:pPr>
              <w:rPr>
                <w:sz w:val="16"/>
                <w:szCs w:val="16"/>
              </w:rPr>
            </w:pPr>
            <w:r w:rsidRPr="00D22142">
              <w:rPr>
                <w:sz w:val="16"/>
                <w:szCs w:val="16"/>
              </w:rPr>
              <w:t>闸口</w:t>
            </w:r>
          </w:p>
        </w:tc>
        <w:tc>
          <w:tcPr>
            <w:tcW w:w="0" w:type="auto"/>
            <w:hideMark/>
          </w:tcPr>
          <w:p w14:paraId="56B634F3" w14:textId="77777777" w:rsidR="009E7240" w:rsidRPr="00D22142" w:rsidRDefault="009E7240" w:rsidP="009E72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22142">
              <w:rPr>
                <w:sz w:val="16"/>
                <w:szCs w:val="16"/>
              </w:rPr>
              <w:t>位置</w:t>
            </w:r>
          </w:p>
        </w:tc>
        <w:tc>
          <w:tcPr>
            <w:tcW w:w="0" w:type="auto"/>
            <w:hideMark/>
          </w:tcPr>
          <w:p w14:paraId="271A280B" w14:textId="77777777" w:rsidR="009E7240" w:rsidRPr="00D22142" w:rsidRDefault="009E7240" w:rsidP="009E72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22142">
              <w:rPr>
                <w:sz w:val="16"/>
                <w:szCs w:val="16"/>
              </w:rPr>
              <w:t>判断规则</w:t>
            </w:r>
          </w:p>
        </w:tc>
        <w:tc>
          <w:tcPr>
            <w:tcW w:w="0" w:type="auto"/>
            <w:hideMark/>
          </w:tcPr>
          <w:p w14:paraId="317EF8B3" w14:textId="77777777" w:rsidR="009E7240" w:rsidRPr="00D22142" w:rsidRDefault="009E7240" w:rsidP="009E72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22142">
              <w:rPr>
                <w:sz w:val="16"/>
                <w:szCs w:val="16"/>
              </w:rPr>
              <w:t>不放行后果</w:t>
            </w:r>
          </w:p>
        </w:tc>
      </w:tr>
      <w:tr w:rsidR="009E7240" w:rsidRPr="009E7240" w14:paraId="79FD1911" w14:textId="77777777" w:rsidTr="009E72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7523FB" w14:textId="77777777" w:rsidR="009E7240" w:rsidRPr="00D22142" w:rsidRDefault="009E7240" w:rsidP="009E7240">
            <w:pPr>
              <w:rPr>
                <w:sz w:val="16"/>
                <w:szCs w:val="16"/>
              </w:rPr>
            </w:pPr>
            <w:r w:rsidRPr="00D22142">
              <w:rPr>
                <w:sz w:val="16"/>
                <w:szCs w:val="16"/>
              </w:rPr>
              <w:t>G1 数据就绪闸口</w:t>
            </w:r>
          </w:p>
        </w:tc>
        <w:tc>
          <w:tcPr>
            <w:tcW w:w="0" w:type="auto"/>
            <w:hideMark/>
          </w:tcPr>
          <w:p w14:paraId="6EF249E5" w14:textId="77777777" w:rsidR="009E7240" w:rsidRPr="00D22142" w:rsidRDefault="009E7240" w:rsidP="009E72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22142">
              <w:rPr>
                <w:sz w:val="16"/>
                <w:szCs w:val="16"/>
              </w:rPr>
              <w:t>MBPLAP：P2→P3</w:t>
            </w:r>
          </w:p>
          <w:p w14:paraId="6009BDD1" w14:textId="77777777" w:rsidR="009E7240" w:rsidRPr="00D22142" w:rsidRDefault="009E7240" w:rsidP="009E72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22142">
              <w:rPr>
                <w:sz w:val="16"/>
                <w:szCs w:val="16"/>
              </w:rPr>
              <w:t>X-entry：P1→P2</w:t>
            </w:r>
          </w:p>
        </w:tc>
        <w:tc>
          <w:tcPr>
            <w:tcW w:w="0" w:type="auto"/>
            <w:hideMark/>
          </w:tcPr>
          <w:p w14:paraId="70C3DCDB" w14:textId="77777777" w:rsidR="009E7240" w:rsidRPr="00D22142" w:rsidRDefault="009E7240" w:rsidP="009E72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22142">
              <w:rPr>
                <w:sz w:val="16"/>
                <w:szCs w:val="16"/>
              </w:rPr>
              <w:t xml:space="preserve">MBPLAP：发票导出非空 </w:t>
            </w:r>
            <w:r w:rsidRPr="00D22142">
              <w:rPr>
                <w:b/>
                <w:bCs/>
                <w:sz w:val="16"/>
                <w:szCs w:val="16"/>
              </w:rPr>
              <w:t>且</w:t>
            </w:r>
            <w:r w:rsidRPr="00D22142">
              <w:rPr>
                <w:sz w:val="16"/>
                <w:szCs w:val="16"/>
              </w:rPr>
              <w:t xml:space="preserve"> 列结构校验通过</w:t>
            </w:r>
          </w:p>
          <w:p w14:paraId="24FCA6E9" w14:textId="77777777" w:rsidR="009E7240" w:rsidRPr="00D22142" w:rsidRDefault="009E7240" w:rsidP="009E72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22142">
              <w:rPr>
                <w:sz w:val="16"/>
                <w:szCs w:val="16"/>
              </w:rPr>
              <w:t xml:space="preserve">X-entry：大表 AWB 命中 </w:t>
            </w:r>
            <w:r w:rsidRPr="00D22142">
              <w:rPr>
                <w:b/>
                <w:bCs/>
                <w:sz w:val="16"/>
                <w:szCs w:val="16"/>
              </w:rPr>
              <w:t>且</w:t>
            </w:r>
            <w:r w:rsidRPr="00D22142">
              <w:rPr>
                <w:sz w:val="16"/>
                <w:szCs w:val="16"/>
              </w:rPr>
              <w:t xml:space="preserve"> PN/QTY/ID No. 齐备</w:t>
            </w:r>
          </w:p>
        </w:tc>
        <w:tc>
          <w:tcPr>
            <w:tcW w:w="0" w:type="auto"/>
            <w:hideMark/>
          </w:tcPr>
          <w:p w14:paraId="0B9BFB1C" w14:textId="77777777" w:rsidR="009E7240" w:rsidRPr="00D22142" w:rsidRDefault="009E7240" w:rsidP="009E72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22142">
              <w:rPr>
                <w:sz w:val="16"/>
                <w:szCs w:val="16"/>
              </w:rPr>
              <w:t>FAILED 转人工；禁止自动补数据；X-entry 场景提示核查大表版本</w:t>
            </w:r>
          </w:p>
        </w:tc>
      </w:tr>
      <w:tr w:rsidR="009E7240" w:rsidRPr="009E7240" w14:paraId="77CA2041" w14:textId="77777777" w:rsidTr="009E72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B78E58" w14:textId="77777777" w:rsidR="009E7240" w:rsidRPr="00D22142" w:rsidRDefault="009E7240" w:rsidP="009E7240">
            <w:pPr>
              <w:rPr>
                <w:sz w:val="16"/>
                <w:szCs w:val="16"/>
              </w:rPr>
            </w:pPr>
            <w:r w:rsidRPr="00D22142">
              <w:rPr>
                <w:sz w:val="16"/>
                <w:szCs w:val="16"/>
              </w:rPr>
              <w:t>G2 业务闸口（阻断 / 等齐闸口）</w:t>
            </w:r>
          </w:p>
        </w:tc>
        <w:tc>
          <w:tcPr>
            <w:tcW w:w="0" w:type="auto"/>
            <w:hideMark/>
          </w:tcPr>
          <w:p w14:paraId="05DCB8D6" w14:textId="77777777" w:rsidR="009E7240" w:rsidRPr="00D22142" w:rsidRDefault="009E7240" w:rsidP="009E72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22142">
              <w:rPr>
                <w:sz w:val="16"/>
                <w:szCs w:val="16"/>
              </w:rPr>
              <w:t>X-entry P2（PO 判定、PO 邮件到齐）、P3（发票获取）</w:t>
            </w:r>
          </w:p>
        </w:tc>
        <w:tc>
          <w:tcPr>
            <w:tcW w:w="0" w:type="auto"/>
            <w:hideMark/>
          </w:tcPr>
          <w:p w14:paraId="7FABAEBF" w14:textId="77777777" w:rsidR="009E7240" w:rsidRPr="00D22142" w:rsidRDefault="009E7240" w:rsidP="009E72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22142">
              <w:rPr>
                <w:sz w:val="16"/>
                <w:szCs w:val="16"/>
              </w:rPr>
              <w:t>PO 非空、PO 邮件已到齐、发票邮件可获取</w:t>
            </w:r>
          </w:p>
        </w:tc>
        <w:tc>
          <w:tcPr>
            <w:tcW w:w="0" w:type="auto"/>
            <w:hideMark/>
          </w:tcPr>
          <w:p w14:paraId="785BE0C0" w14:textId="77777777" w:rsidR="009E7240" w:rsidRPr="00D22142" w:rsidRDefault="009E7240" w:rsidP="009E72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22142">
              <w:rPr>
                <w:sz w:val="16"/>
                <w:szCs w:val="16"/>
              </w:rPr>
              <w:t>状态置 Run=WAIT_INPUT，标记缺项（need=idno /po_mail/invoice），任务挂起并推送提醒；人工补齐后：补录 ID No.→节点内续跑；补传发票→整单重跑</w:t>
            </w:r>
          </w:p>
        </w:tc>
      </w:tr>
      <w:tr w:rsidR="009E7240" w:rsidRPr="009E7240" w14:paraId="02CF5253" w14:textId="77777777" w:rsidTr="009E72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445D38" w14:textId="77777777" w:rsidR="009E7240" w:rsidRPr="00D22142" w:rsidRDefault="009E7240" w:rsidP="009E7240">
            <w:pPr>
              <w:rPr>
                <w:sz w:val="16"/>
                <w:szCs w:val="16"/>
              </w:rPr>
            </w:pPr>
            <w:r w:rsidRPr="00D22142">
              <w:rPr>
                <w:sz w:val="16"/>
                <w:szCs w:val="16"/>
              </w:rPr>
              <w:t>G3 模板质量闸口</w:t>
            </w:r>
          </w:p>
        </w:tc>
        <w:tc>
          <w:tcPr>
            <w:tcW w:w="0" w:type="auto"/>
            <w:hideMark/>
          </w:tcPr>
          <w:p w14:paraId="79B8EDB4" w14:textId="77777777" w:rsidR="009E7240" w:rsidRPr="00D22142" w:rsidRDefault="009E7240" w:rsidP="009E72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22142">
              <w:rPr>
                <w:sz w:val="16"/>
                <w:szCs w:val="16"/>
              </w:rPr>
              <w:t>MBPLAP P3 内部；X-entry P3→P4</w:t>
            </w:r>
          </w:p>
        </w:tc>
        <w:tc>
          <w:tcPr>
            <w:tcW w:w="0" w:type="auto"/>
            <w:hideMark/>
          </w:tcPr>
          <w:p w14:paraId="468413B7" w14:textId="77777777" w:rsidR="009E7240" w:rsidRPr="00D22142" w:rsidRDefault="009E7240" w:rsidP="009E72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22142">
              <w:rPr>
                <w:sz w:val="16"/>
                <w:szCs w:val="16"/>
              </w:rPr>
              <w:t>9 字段必填校验（PO Item 按支线规则允许为空）、合并结果非空、数量勾稽无异常</w:t>
            </w:r>
          </w:p>
        </w:tc>
        <w:tc>
          <w:tcPr>
            <w:tcW w:w="0" w:type="auto"/>
            <w:hideMark/>
          </w:tcPr>
          <w:p w14:paraId="53F5411A" w14:textId="77777777" w:rsidR="009E7240" w:rsidRPr="00D22142" w:rsidRDefault="009E7240" w:rsidP="009E72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22142">
              <w:rPr>
                <w:sz w:val="16"/>
                <w:szCs w:val="16"/>
              </w:rPr>
              <w:t>识别差异 / 写入 Remark，支持人工在线修正字段，状态 DIFF_PENDING；兜底类无法自动修复异常，转人工处理</w:t>
            </w:r>
          </w:p>
        </w:tc>
      </w:tr>
    </w:tbl>
    <w:p w14:paraId="3B4AB2F2" w14:textId="366C2A17" w:rsidR="00CD498A" w:rsidRDefault="00DD21A1" w:rsidP="00283AE8">
      <w:pPr>
        <w:pStyle w:val="Heading2"/>
      </w:pPr>
      <w:r>
        <w:t>性能与数据量级预期</w:t>
      </w:r>
    </w:p>
    <w:p w14:paraId="388730B3" w14:textId="77777777" w:rsidR="006802E8" w:rsidRPr="006802E8" w:rsidRDefault="006802E8" w:rsidP="00E96717">
      <w:pPr>
        <w:pStyle w:val="ListParagraph"/>
        <w:numPr>
          <w:ilvl w:val="1"/>
          <w:numId w:val="9"/>
        </w:numPr>
        <w:spacing w:before="180" w:after="100"/>
        <w:outlineLvl w:val="2"/>
        <w:rPr>
          <w:b/>
          <w:bCs/>
          <w:vanish/>
          <w:color w:val="000000" w:themeColor="text1"/>
          <w:sz w:val="23"/>
          <w:szCs w:val="23"/>
        </w:rPr>
      </w:pPr>
    </w:p>
    <w:p w14:paraId="7B97DE6B" w14:textId="77777777" w:rsidR="007277A8" w:rsidRPr="007277A8" w:rsidRDefault="007277A8" w:rsidP="00E96717">
      <w:pPr>
        <w:pStyle w:val="ListParagraph"/>
        <w:numPr>
          <w:ilvl w:val="1"/>
          <w:numId w:val="22"/>
        </w:numPr>
        <w:spacing w:before="180" w:after="100"/>
        <w:outlineLvl w:val="2"/>
        <w:rPr>
          <w:b/>
          <w:bCs/>
          <w:vanish/>
          <w:color w:val="000000" w:themeColor="text1"/>
          <w:sz w:val="23"/>
          <w:szCs w:val="23"/>
        </w:rPr>
      </w:pPr>
    </w:p>
    <w:p w14:paraId="45B59BED" w14:textId="50E57457" w:rsidR="00CD498A" w:rsidRDefault="00DD21A1" w:rsidP="007277A8">
      <w:pPr>
        <w:pStyle w:val="Heading3"/>
      </w:pPr>
      <w:r>
        <w:t>业务数据量级基线</w:t>
      </w:r>
    </w:p>
    <w:tbl>
      <w:tblPr>
        <w:tblStyle w:val="GridTable4-Accent1"/>
        <w:tblW w:w="9026" w:type="dxa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6"/>
      </w:tblGrid>
      <w:tr w:rsidR="00CD498A" w14:paraId="53C026B1" w14:textId="77777777" w:rsidTr="00C606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632BA897" w14:textId="77777777" w:rsidR="00CD498A" w:rsidRDefault="00DD21A1">
            <w:r>
              <w:rPr>
                <w:sz w:val="16"/>
                <w:szCs w:val="16"/>
              </w:rPr>
              <w:t>对象</w:t>
            </w:r>
          </w:p>
        </w:tc>
        <w:tc>
          <w:tcPr>
            <w:tcW w:w="1805" w:type="dxa"/>
          </w:tcPr>
          <w:p w14:paraId="1CEF8C5D" w14:textId="77777777" w:rsidR="00CD498A" w:rsidRDefault="00DD21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单票量级</w:t>
            </w:r>
          </w:p>
        </w:tc>
        <w:tc>
          <w:tcPr>
            <w:tcW w:w="1805" w:type="dxa"/>
          </w:tcPr>
          <w:p w14:paraId="2CE887A8" w14:textId="2A1A3E9E" w:rsidR="00CD498A" w:rsidRDefault="00DD21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日量级</w:t>
            </w:r>
          </w:p>
        </w:tc>
        <w:tc>
          <w:tcPr>
            <w:tcW w:w="1805" w:type="dxa"/>
          </w:tcPr>
          <w:p w14:paraId="6FA8F086" w14:textId="6B896B2A" w:rsidR="00CD498A" w:rsidRDefault="00DD21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年累计</w:t>
            </w:r>
          </w:p>
        </w:tc>
        <w:tc>
          <w:tcPr>
            <w:tcW w:w="1806" w:type="dxa"/>
          </w:tcPr>
          <w:p w14:paraId="3F20433C" w14:textId="77777777" w:rsidR="00CD498A" w:rsidRDefault="00DD21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依据</w:t>
            </w:r>
          </w:p>
        </w:tc>
      </w:tr>
      <w:tr w:rsidR="00CD498A" w14:paraId="279375CC" w14:textId="77777777" w:rsidTr="00C606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0D994299" w14:textId="77777777" w:rsidR="00CD498A" w:rsidRDefault="00DD21A1">
            <w:r>
              <w:rPr>
                <w:sz w:val="16"/>
                <w:szCs w:val="16"/>
              </w:rPr>
              <w:t>MBPLAP 票(分单号)</w:t>
            </w:r>
          </w:p>
        </w:tc>
        <w:tc>
          <w:tcPr>
            <w:tcW w:w="1805" w:type="dxa"/>
          </w:tcPr>
          <w:p w14:paraId="4B9CA972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5" w:type="dxa"/>
          </w:tcPr>
          <w:p w14:paraId="541D474A" w14:textId="3A64F020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sz w:val="16"/>
                <w:szCs w:val="16"/>
              </w:rPr>
              <w:t>20 票/日</w:t>
            </w:r>
            <w:r w:rsidR="005318D2">
              <w:rPr>
                <w:b/>
                <w:bCs/>
                <w:sz w:val="16"/>
                <w:szCs w:val="16"/>
              </w:rPr>
              <w:t>，</w:t>
            </w:r>
            <w:r>
              <w:rPr>
                <w:b/>
                <w:bCs/>
                <w:sz w:val="16"/>
                <w:szCs w:val="16"/>
              </w:rPr>
              <w:t>峰值 60 票/日</w:t>
            </w:r>
          </w:p>
        </w:tc>
        <w:tc>
          <w:tcPr>
            <w:tcW w:w="1805" w:type="dxa"/>
          </w:tcPr>
          <w:p w14:paraId="0244C9AA" w14:textId="125A7532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~7</w:t>
            </w:r>
            <w:r w:rsidR="005318D2">
              <w:rPr>
                <w:sz w:val="16"/>
                <w:szCs w:val="16"/>
              </w:rPr>
              <w:t>，</w:t>
            </w:r>
            <w:r>
              <w:rPr>
                <w:sz w:val="16"/>
                <w:szCs w:val="16"/>
              </w:rPr>
              <w:t>300 票(峰值 ~21</w:t>
            </w:r>
            <w:r w:rsidR="005318D2">
              <w:rPr>
                <w:sz w:val="16"/>
                <w:szCs w:val="16"/>
              </w:rPr>
              <w:t>，</w:t>
            </w:r>
            <w:r>
              <w:rPr>
                <w:sz w:val="16"/>
                <w:szCs w:val="16"/>
              </w:rPr>
              <w:t>900)</w:t>
            </w:r>
          </w:p>
        </w:tc>
        <w:tc>
          <w:tcPr>
            <w:tcW w:w="1806" w:type="dxa"/>
          </w:tcPr>
          <w:p w14:paraId="23F921D4" w14:textId="6E3EE2B4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每日两窗定时</w:t>
            </w:r>
            <w:r w:rsidR="005318D2">
              <w:rPr>
                <w:sz w:val="16"/>
                <w:szCs w:val="16"/>
              </w:rPr>
              <w:t>，</w:t>
            </w:r>
            <w:r>
              <w:rPr>
                <w:sz w:val="16"/>
                <w:szCs w:val="16"/>
              </w:rPr>
              <w:t>量级待业务提供</w:t>
            </w:r>
          </w:p>
        </w:tc>
      </w:tr>
      <w:tr w:rsidR="00CD498A" w14:paraId="0A1B1E73" w14:textId="77777777" w:rsidTr="00C606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5F1ACAEE" w14:textId="77777777" w:rsidR="00CD498A" w:rsidRDefault="00DD21A1">
            <w:r>
              <w:rPr>
                <w:sz w:val="16"/>
                <w:szCs w:val="16"/>
              </w:rPr>
              <w:t>X-entry 票(AWB)</w:t>
            </w:r>
          </w:p>
        </w:tc>
        <w:tc>
          <w:tcPr>
            <w:tcW w:w="1805" w:type="dxa"/>
          </w:tcPr>
          <w:p w14:paraId="21E7F2AA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5" w:type="dxa"/>
          </w:tcPr>
          <w:p w14:paraId="5A55344E" w14:textId="7F5D3C9E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sz w:val="16"/>
                <w:szCs w:val="16"/>
              </w:rPr>
              <w:t>10 票/日</w:t>
            </w:r>
            <w:r w:rsidR="005318D2">
              <w:rPr>
                <w:b/>
                <w:bCs/>
                <w:sz w:val="16"/>
                <w:szCs w:val="16"/>
              </w:rPr>
              <w:t>，</w:t>
            </w:r>
            <w:r>
              <w:rPr>
                <w:b/>
                <w:bCs/>
                <w:sz w:val="16"/>
                <w:szCs w:val="16"/>
              </w:rPr>
              <w:t>峰值 30 票/日</w:t>
            </w:r>
          </w:p>
        </w:tc>
        <w:tc>
          <w:tcPr>
            <w:tcW w:w="1805" w:type="dxa"/>
          </w:tcPr>
          <w:p w14:paraId="11C4784B" w14:textId="032ED47D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~3</w:t>
            </w:r>
            <w:r w:rsidR="005318D2">
              <w:rPr>
                <w:sz w:val="16"/>
                <w:szCs w:val="16"/>
              </w:rPr>
              <w:t>，</w:t>
            </w:r>
            <w:r>
              <w:rPr>
                <w:sz w:val="16"/>
                <w:szCs w:val="16"/>
              </w:rPr>
              <w:t>650 票</w:t>
            </w:r>
          </w:p>
        </w:tc>
        <w:tc>
          <w:tcPr>
            <w:tcW w:w="1806" w:type="dxa"/>
          </w:tcPr>
          <w:p w14:paraId="39479490" w14:textId="5E4A5F3B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邮件触发</w:t>
            </w:r>
            <w:r w:rsidR="005318D2">
              <w:rPr>
                <w:sz w:val="16"/>
                <w:szCs w:val="16"/>
              </w:rPr>
              <w:t>，</w:t>
            </w:r>
            <w:r>
              <w:rPr>
                <w:sz w:val="16"/>
                <w:szCs w:val="16"/>
              </w:rPr>
              <w:t>量级待业务提供</w:t>
            </w:r>
          </w:p>
        </w:tc>
      </w:tr>
      <w:tr w:rsidR="00CD498A" w14:paraId="712C356E" w14:textId="77777777" w:rsidTr="00C606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4D6BD5DA" w14:textId="77777777" w:rsidR="00CD498A" w:rsidRDefault="00DD21A1">
            <w:r>
              <w:rPr>
                <w:sz w:val="16"/>
                <w:szCs w:val="16"/>
              </w:rPr>
              <w:t>收单邮件(X-entry)</w:t>
            </w:r>
          </w:p>
        </w:tc>
        <w:tc>
          <w:tcPr>
            <w:tcW w:w="1805" w:type="dxa"/>
          </w:tcPr>
          <w:p w14:paraId="3CF7EF40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2 封/票(送货+PO 邮件)</w:t>
            </w:r>
          </w:p>
        </w:tc>
        <w:tc>
          <w:tcPr>
            <w:tcW w:w="1805" w:type="dxa"/>
          </w:tcPr>
          <w:p w14:paraId="0EA2490A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~20 封</w:t>
            </w:r>
          </w:p>
        </w:tc>
        <w:tc>
          <w:tcPr>
            <w:tcW w:w="1805" w:type="dxa"/>
          </w:tcPr>
          <w:p w14:paraId="02D8AF7F" w14:textId="00947BC1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~7</w:t>
            </w:r>
            <w:r w:rsidR="005318D2">
              <w:rPr>
                <w:sz w:val="16"/>
                <w:szCs w:val="16"/>
              </w:rPr>
              <w:t>，</w:t>
            </w:r>
            <w:r>
              <w:rPr>
                <w:sz w:val="16"/>
                <w:szCs w:val="16"/>
              </w:rPr>
              <w:t>300 封</w:t>
            </w:r>
          </w:p>
        </w:tc>
        <w:tc>
          <w:tcPr>
            <w:tcW w:w="1806" w:type="dxa"/>
          </w:tcPr>
          <w:p w14:paraId="4DD14AB7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R-XE 两条规则</w:t>
            </w:r>
          </w:p>
        </w:tc>
      </w:tr>
      <w:tr w:rsidR="00CD498A" w14:paraId="5A512F8F" w14:textId="77777777" w:rsidTr="00C606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480AC3D5" w14:textId="77777777" w:rsidR="00CD498A" w:rsidRDefault="00DD21A1">
            <w:r>
              <w:rPr>
                <w:sz w:val="16"/>
                <w:szCs w:val="16"/>
              </w:rPr>
              <w:t>暂存附件</w:t>
            </w:r>
          </w:p>
        </w:tc>
        <w:tc>
          <w:tcPr>
            <w:tcW w:w="1805" w:type="dxa"/>
          </w:tcPr>
          <w:p w14:paraId="60079A6B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pod Excel 1 个 + SPM 截屏 1~n 张 + 发票 PDF 1 个</w:t>
            </w:r>
          </w:p>
        </w:tc>
        <w:tc>
          <w:tcPr>
            <w:tcW w:w="1805" w:type="dxa"/>
          </w:tcPr>
          <w:p w14:paraId="1EBBE51F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~50 个文件</w:t>
            </w:r>
          </w:p>
        </w:tc>
        <w:tc>
          <w:tcPr>
            <w:tcW w:w="1805" w:type="dxa"/>
          </w:tcPr>
          <w:p w14:paraId="29519F78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6" w:type="dxa"/>
          </w:tcPr>
          <w:p w14:paraId="3B5F83D4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R2.3 附件角色</w:t>
            </w:r>
          </w:p>
        </w:tc>
      </w:tr>
      <w:tr w:rsidR="00CD498A" w14:paraId="070DE7C1" w14:textId="77777777" w:rsidTr="00C606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779A6F17" w14:textId="77777777" w:rsidR="00CD498A" w:rsidRDefault="00DD21A1">
            <w:r>
              <w:rPr>
                <w:sz w:val="16"/>
                <w:szCs w:val="16"/>
              </w:rPr>
              <w:t>诊断仪大表</w:t>
            </w:r>
          </w:p>
        </w:tc>
        <w:tc>
          <w:tcPr>
            <w:tcW w:w="1805" w:type="dxa"/>
          </w:tcPr>
          <w:p w14:paraId="7AA4C601" w14:textId="3643D6B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sz w:val="16"/>
                <w:szCs w:val="16"/>
              </w:rPr>
              <w:t>10 万行级</w:t>
            </w:r>
          </w:p>
        </w:tc>
        <w:tc>
          <w:tcPr>
            <w:tcW w:w="1805" w:type="dxa"/>
          </w:tcPr>
          <w:p w14:paraId="1E4D0FEC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全量查询按 AWB 索引</w:t>
            </w:r>
          </w:p>
        </w:tc>
        <w:tc>
          <w:tcPr>
            <w:tcW w:w="1805" w:type="dxa"/>
          </w:tcPr>
          <w:p w14:paraId="0D689872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业务定期整表替换</w:t>
            </w:r>
          </w:p>
        </w:tc>
        <w:tc>
          <w:tcPr>
            <w:tcW w:w="1806" w:type="dxa"/>
          </w:tcPr>
          <w:p w14:paraId="00ACFA60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Star D orders 维度表</w:t>
            </w:r>
          </w:p>
        </w:tc>
      </w:tr>
      <w:tr w:rsidR="00CD498A" w14:paraId="7A2E02E9" w14:textId="77777777" w:rsidTr="00C606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3B809767" w14:textId="77777777" w:rsidR="00CD498A" w:rsidRDefault="00DD21A1">
            <w:r>
              <w:rPr>
                <w:sz w:val="16"/>
                <w:szCs w:val="16"/>
              </w:rPr>
              <w:t>IES 导出(MBPLAP)</w:t>
            </w:r>
          </w:p>
        </w:tc>
        <w:tc>
          <w:tcPr>
            <w:tcW w:w="1805" w:type="dxa"/>
          </w:tcPr>
          <w:p w14:paraId="4F3D29EA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预报清单 1 份 + 发票清单 1 份(批量)</w:t>
            </w:r>
          </w:p>
        </w:tc>
        <w:tc>
          <w:tcPr>
            <w:tcW w:w="1805" w:type="dxa"/>
          </w:tcPr>
          <w:p w14:paraId="787DCFEB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2 份/窗口 ×2 窗口</w:t>
            </w:r>
          </w:p>
        </w:tc>
        <w:tc>
          <w:tcPr>
            <w:tcW w:w="1805" w:type="dxa"/>
          </w:tcPr>
          <w:p w14:paraId="0D9E6961" w14:textId="7F5107C0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~1</w:t>
            </w:r>
            <w:r w:rsidR="005318D2">
              <w:rPr>
                <w:sz w:val="16"/>
                <w:szCs w:val="16"/>
              </w:rPr>
              <w:t>，</w:t>
            </w:r>
            <w:r>
              <w:rPr>
                <w:sz w:val="16"/>
                <w:szCs w:val="16"/>
              </w:rPr>
              <w:t>460 份</w:t>
            </w:r>
          </w:p>
        </w:tc>
        <w:tc>
          <w:tcPr>
            <w:tcW w:w="1806" w:type="dxa"/>
          </w:tcPr>
          <w:p w14:paraId="113D5D39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R3.4</w:t>
            </w:r>
          </w:p>
        </w:tc>
      </w:tr>
      <w:tr w:rsidR="00CD498A" w14:paraId="4E94FA66" w14:textId="77777777" w:rsidTr="00C606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52328F1E" w14:textId="77777777" w:rsidR="00CD498A" w:rsidRDefault="00DD21A1">
            <w:r>
              <w:rPr>
                <w:sz w:val="16"/>
                <w:szCs w:val="16"/>
              </w:rPr>
              <w:t>识别/映射字段(FieldResult)</w:t>
            </w:r>
          </w:p>
        </w:tc>
        <w:tc>
          <w:tcPr>
            <w:tcW w:w="1805" w:type="dxa"/>
          </w:tcPr>
          <w:p w14:paraId="78A95015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9 字段+过程字段 ~15 项/票</w:t>
            </w:r>
          </w:p>
        </w:tc>
        <w:tc>
          <w:tcPr>
            <w:tcW w:w="1805" w:type="dxa"/>
          </w:tcPr>
          <w:p w14:paraId="12721BD6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~450 条</w:t>
            </w:r>
          </w:p>
        </w:tc>
        <w:tc>
          <w:tcPr>
            <w:tcW w:w="1805" w:type="dxa"/>
          </w:tcPr>
          <w:p w14:paraId="3EA28AED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~16 万条</w:t>
            </w:r>
          </w:p>
        </w:tc>
        <w:tc>
          <w:tcPr>
            <w:tcW w:w="1806" w:type="dxa"/>
          </w:tcPr>
          <w:p w14:paraId="7CB88A0C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8.0.1</w:t>
            </w:r>
          </w:p>
        </w:tc>
      </w:tr>
      <w:tr w:rsidR="00CD498A" w14:paraId="4A382F9E" w14:textId="77777777" w:rsidTr="00C606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445707A0" w14:textId="77777777" w:rsidR="00CD498A" w:rsidRDefault="00DD21A1">
            <w:r>
              <w:rPr>
                <w:sz w:val="16"/>
                <w:szCs w:val="16"/>
              </w:rPr>
              <w:t>归档存储</w:t>
            </w:r>
          </w:p>
        </w:tc>
        <w:tc>
          <w:tcPr>
            <w:tcW w:w="1805" w:type="dxa"/>
          </w:tcPr>
          <w:p w14:paraId="59CC6688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模板 ~50KB + 原件 1~5MB/票</w:t>
            </w:r>
          </w:p>
        </w:tc>
        <w:tc>
          <w:tcPr>
            <w:tcW w:w="1805" w:type="dxa"/>
          </w:tcPr>
          <w:p w14:paraId="11864E58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~150 MB/日</w:t>
            </w:r>
          </w:p>
        </w:tc>
        <w:tc>
          <w:tcPr>
            <w:tcW w:w="1805" w:type="dxa"/>
          </w:tcPr>
          <w:p w14:paraId="68783EC3" w14:textId="4A62F1DC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sz w:val="16"/>
                <w:szCs w:val="16"/>
              </w:rPr>
              <w:t>~40 GB/年</w:t>
            </w:r>
          </w:p>
        </w:tc>
        <w:tc>
          <w:tcPr>
            <w:tcW w:w="1806" w:type="dxa"/>
          </w:tcPr>
          <w:p w14:paraId="680CB2E7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票据 PDF/截屏体积经验值</w:t>
            </w:r>
          </w:p>
        </w:tc>
      </w:tr>
      <w:tr w:rsidR="00CD498A" w14:paraId="1A84D0C5" w14:textId="77777777" w:rsidTr="00C606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6887A939" w14:textId="77777777" w:rsidR="00CD498A" w:rsidRDefault="00DD21A1">
            <w:r>
              <w:rPr>
                <w:sz w:val="16"/>
                <w:szCs w:val="16"/>
              </w:rPr>
              <w:t>站内提醒</w:t>
            </w:r>
          </w:p>
        </w:tc>
        <w:tc>
          <w:tcPr>
            <w:tcW w:w="1805" w:type="dxa"/>
          </w:tcPr>
          <w:p w14:paraId="3773CDF8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1~3 条/票(异常票)</w:t>
            </w:r>
          </w:p>
        </w:tc>
        <w:tc>
          <w:tcPr>
            <w:tcW w:w="1805" w:type="dxa"/>
          </w:tcPr>
          <w:p w14:paraId="70B169E6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~30 条</w:t>
            </w:r>
          </w:p>
        </w:tc>
        <w:tc>
          <w:tcPr>
            <w:tcW w:w="1805" w:type="dxa"/>
          </w:tcPr>
          <w:p w14:paraId="61388F58" w14:textId="2C5769FB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~11</w:t>
            </w:r>
            <w:r w:rsidR="005318D2">
              <w:rPr>
                <w:sz w:val="16"/>
                <w:szCs w:val="16"/>
              </w:rPr>
              <w:t>，</w:t>
            </w:r>
            <w:r>
              <w:rPr>
                <w:sz w:val="16"/>
                <w:szCs w:val="16"/>
              </w:rPr>
              <w:t>000 条</w:t>
            </w:r>
          </w:p>
        </w:tc>
        <w:tc>
          <w:tcPr>
            <w:tcW w:w="1806" w:type="dxa"/>
          </w:tcPr>
          <w:p w14:paraId="51E0074C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7.3.8 提醒模板</w:t>
            </w:r>
          </w:p>
        </w:tc>
      </w:tr>
      <w:tr w:rsidR="00CD498A" w14:paraId="4B665C9F" w14:textId="77777777" w:rsidTr="00C606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7449C717" w14:textId="77777777" w:rsidR="00CD498A" w:rsidRDefault="00DD21A1">
            <w:r>
              <w:rPr>
                <w:sz w:val="16"/>
                <w:szCs w:val="16"/>
              </w:rPr>
              <w:t>任务中心列表</w:t>
            </w:r>
          </w:p>
        </w:tc>
        <w:tc>
          <w:tcPr>
            <w:tcW w:w="1805" w:type="dxa"/>
          </w:tcPr>
          <w:p w14:paraId="4D67C008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5" w:type="dxa"/>
          </w:tcPr>
          <w:p w14:paraId="203EC45B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5" w:type="dxa"/>
          </w:tcPr>
          <w:p w14:paraId="22FF9B8C" w14:textId="282B1B43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年 ~1.1 万行(含历史)</w:t>
            </w:r>
            <w:r w:rsidR="005318D2">
              <w:rPr>
                <w:sz w:val="16"/>
                <w:szCs w:val="16"/>
              </w:rPr>
              <w:t>，</w:t>
            </w:r>
            <w:r>
              <w:rPr>
                <w:sz w:val="16"/>
                <w:szCs w:val="16"/>
              </w:rPr>
              <w:t>三年 ~3 万行</w:t>
            </w:r>
          </w:p>
        </w:tc>
        <w:tc>
          <w:tcPr>
            <w:tcW w:w="1806" w:type="dxa"/>
          </w:tcPr>
          <w:p w14:paraId="42FEFE16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列表分页设计前提</w:t>
            </w:r>
          </w:p>
        </w:tc>
      </w:tr>
    </w:tbl>
    <w:p w14:paraId="30FC164E" w14:textId="77777777" w:rsidR="00CD498A" w:rsidRDefault="00CD498A"/>
    <w:p w14:paraId="51F0804F" w14:textId="7661CD3D" w:rsidR="00CD498A" w:rsidRDefault="00DD21A1" w:rsidP="00FF4BD6">
      <w:pPr>
        <w:pStyle w:val="Heading3"/>
      </w:pPr>
      <w:r>
        <w:t xml:space="preserve"> 页面性能预期</w:t>
      </w:r>
    </w:p>
    <w:tbl>
      <w:tblPr>
        <w:tblStyle w:val="GridTable4-Accent1"/>
        <w:tblW w:w="9026" w:type="dxa"/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CD498A" w14:paraId="68A540C4" w14:textId="77777777" w:rsidTr="00513D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14:paraId="1277259A" w14:textId="77777777" w:rsidR="00CD498A" w:rsidRDefault="00DD21A1">
            <w:r>
              <w:rPr>
                <w:sz w:val="16"/>
                <w:szCs w:val="16"/>
              </w:rPr>
              <w:t>页面/操作</w:t>
            </w:r>
          </w:p>
        </w:tc>
        <w:tc>
          <w:tcPr>
            <w:tcW w:w="3008" w:type="dxa"/>
          </w:tcPr>
          <w:p w14:paraId="7FEA42AF" w14:textId="77777777" w:rsidR="00CD498A" w:rsidRDefault="00DD21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性能指标</w:t>
            </w:r>
          </w:p>
        </w:tc>
        <w:tc>
          <w:tcPr>
            <w:tcW w:w="3010" w:type="dxa"/>
          </w:tcPr>
          <w:p w14:paraId="590D2730" w14:textId="77777777" w:rsidR="00CD498A" w:rsidRDefault="00DD21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数据规模前提</w:t>
            </w:r>
          </w:p>
        </w:tc>
      </w:tr>
      <w:tr w:rsidR="00CD498A" w14:paraId="3C61F753" w14:textId="77777777" w:rsidTr="00513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14:paraId="26B2815C" w14:textId="77777777" w:rsidR="00CD498A" w:rsidRDefault="00DD21A1">
            <w:r>
              <w:rPr>
                <w:sz w:val="16"/>
                <w:szCs w:val="16"/>
              </w:rPr>
              <w:t>工作台统计卡加载</w:t>
            </w:r>
          </w:p>
        </w:tc>
        <w:tc>
          <w:tcPr>
            <w:tcW w:w="3008" w:type="dxa"/>
          </w:tcPr>
          <w:p w14:paraId="29197E51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≤2s</w:t>
            </w:r>
          </w:p>
        </w:tc>
        <w:tc>
          <w:tcPr>
            <w:tcW w:w="3010" w:type="dxa"/>
          </w:tcPr>
          <w:p w14:paraId="520F9F60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单 Case 年累计 1.1 万票</w:t>
            </w:r>
          </w:p>
        </w:tc>
      </w:tr>
      <w:tr w:rsidR="00CD498A" w14:paraId="6E3A7AC5" w14:textId="77777777" w:rsidTr="00513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14:paraId="1559EFA4" w14:textId="77777777" w:rsidR="00CD498A" w:rsidRDefault="00DD21A1">
            <w:r>
              <w:rPr>
                <w:sz w:val="16"/>
                <w:szCs w:val="16"/>
              </w:rPr>
              <w:t>任务中心列表(含 4 项筛选+搜索)</w:t>
            </w:r>
          </w:p>
        </w:tc>
        <w:tc>
          <w:tcPr>
            <w:tcW w:w="3008" w:type="dxa"/>
          </w:tcPr>
          <w:p w14:paraId="364B1ACE" w14:textId="56BF4304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首屏 ≤2s</w:t>
            </w:r>
            <w:r w:rsidR="005318D2">
              <w:rPr>
                <w:sz w:val="16"/>
                <w:szCs w:val="16"/>
              </w:rPr>
              <w:t>，</w:t>
            </w:r>
            <w:r>
              <w:rPr>
                <w:sz w:val="16"/>
                <w:szCs w:val="16"/>
              </w:rPr>
              <w:t>翻页 ≤1s</w:t>
            </w:r>
          </w:p>
        </w:tc>
        <w:tc>
          <w:tcPr>
            <w:tcW w:w="3010" w:type="dxa"/>
          </w:tcPr>
          <w:p w14:paraId="7A501B76" w14:textId="4134318D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1.1 万行</w:t>
            </w:r>
            <w:r w:rsidR="005318D2">
              <w:rPr>
                <w:sz w:val="16"/>
                <w:szCs w:val="16"/>
              </w:rPr>
              <w:t>，</w:t>
            </w:r>
            <w:r>
              <w:rPr>
                <w:sz w:val="16"/>
                <w:szCs w:val="16"/>
              </w:rPr>
              <w:t>20 条/页</w:t>
            </w:r>
            <w:r w:rsidR="005318D2">
              <w:rPr>
                <w:sz w:val="16"/>
                <w:szCs w:val="16"/>
              </w:rPr>
              <w:t>；</w:t>
            </w:r>
            <w:r>
              <w:rPr>
                <w:sz w:val="16"/>
                <w:szCs w:val="16"/>
              </w:rPr>
              <w:t>票号搜索走索引</w:t>
            </w:r>
          </w:p>
        </w:tc>
      </w:tr>
      <w:tr w:rsidR="00CD498A" w14:paraId="6FFC2F40" w14:textId="77777777" w:rsidTr="00513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14:paraId="5484CFFA" w14:textId="77777777" w:rsidR="00CD498A" w:rsidRDefault="00DD21A1">
            <w:r>
              <w:rPr>
                <w:sz w:val="16"/>
                <w:szCs w:val="16"/>
              </w:rPr>
              <w:t>任务中心导出 CSV</w:t>
            </w:r>
          </w:p>
        </w:tc>
        <w:tc>
          <w:tcPr>
            <w:tcW w:w="3008" w:type="dxa"/>
          </w:tcPr>
          <w:p w14:paraId="062B7FC4" w14:textId="49D9AA9B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≤1 万行 ≤30s</w:t>
            </w:r>
            <w:r w:rsidR="005318D2">
              <w:rPr>
                <w:sz w:val="16"/>
                <w:szCs w:val="16"/>
              </w:rPr>
              <w:t>；</w:t>
            </w:r>
            <w:r>
              <w:rPr>
                <w:sz w:val="16"/>
                <w:szCs w:val="16"/>
              </w:rPr>
              <w:t>超限转异步生成+提醒下载</w:t>
            </w:r>
          </w:p>
        </w:tc>
        <w:tc>
          <w:tcPr>
            <w:tcW w:w="3010" w:type="dxa"/>
          </w:tcPr>
          <w:p w14:paraId="4DD142CA" w14:textId="334AA7D2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IO</w:t>
            </w:r>
            <w:r w:rsidR="005318D2">
              <w:rPr>
                <w:sz w:val="16"/>
                <w:szCs w:val="16"/>
              </w:rPr>
              <w:t>，</w:t>
            </w:r>
            <w:r>
              <w:rPr>
                <w:sz w:val="16"/>
                <w:szCs w:val="16"/>
              </w:rPr>
              <w:t>当前筛选生效</w:t>
            </w:r>
          </w:p>
        </w:tc>
      </w:tr>
      <w:tr w:rsidR="00CD498A" w14:paraId="33A22BDE" w14:textId="77777777" w:rsidTr="00513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14:paraId="38AD8B5C" w14:textId="59A04282" w:rsidR="00CD498A" w:rsidRDefault="00DD21A1">
            <w:r>
              <w:rPr>
                <w:sz w:val="16"/>
                <w:szCs w:val="16"/>
              </w:rPr>
              <w:t>任务详情加载</w:t>
            </w:r>
          </w:p>
        </w:tc>
        <w:tc>
          <w:tcPr>
            <w:tcW w:w="3008" w:type="dxa"/>
          </w:tcPr>
          <w:p w14:paraId="74C80B7B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≤3s</w:t>
            </w:r>
          </w:p>
        </w:tc>
        <w:tc>
          <w:tcPr>
            <w:tcW w:w="3010" w:type="dxa"/>
          </w:tcPr>
          <w:p w14:paraId="396D5D54" w14:textId="08BE7DFE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单票字段 ≤数十行</w:t>
            </w:r>
            <w:r w:rsidR="005318D2">
              <w:rPr>
                <w:sz w:val="16"/>
                <w:szCs w:val="16"/>
              </w:rPr>
              <w:t>，</w:t>
            </w:r>
            <w:r>
              <w:rPr>
                <w:sz w:val="16"/>
                <w:szCs w:val="16"/>
              </w:rPr>
              <w:t>证据 ≤50 条</w:t>
            </w:r>
          </w:p>
        </w:tc>
      </w:tr>
      <w:tr w:rsidR="00CD498A" w14:paraId="44A43071" w14:textId="77777777" w:rsidTr="00513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14:paraId="6F79C102" w14:textId="2ADF5556" w:rsidR="00CD498A" w:rsidRDefault="00DD21A1">
            <w:r>
              <w:rPr>
                <w:sz w:val="16"/>
                <w:szCs w:val="16"/>
              </w:rPr>
              <w:t>原文预览</w:t>
            </w:r>
          </w:p>
        </w:tc>
        <w:tc>
          <w:tcPr>
            <w:tcW w:w="3008" w:type="dxa"/>
          </w:tcPr>
          <w:p w14:paraId="2CEE5001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≤2s/页</w:t>
            </w:r>
          </w:p>
        </w:tc>
        <w:tc>
          <w:tcPr>
            <w:tcW w:w="3010" w:type="dxa"/>
          </w:tcPr>
          <w:p w14:paraId="4D800DF4" w14:textId="4A98FA13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大表不整表加载</w:t>
            </w:r>
            <w:r w:rsidR="005318D2">
              <w:rPr>
                <w:sz w:val="16"/>
                <w:szCs w:val="16"/>
              </w:rPr>
              <w:t>，</w:t>
            </w:r>
            <w:r>
              <w:rPr>
                <w:sz w:val="16"/>
                <w:szCs w:val="16"/>
              </w:rPr>
              <w:t>按 AWB 筛选区域渲染</w:t>
            </w:r>
          </w:p>
        </w:tc>
      </w:tr>
      <w:tr w:rsidR="00CD498A" w14:paraId="642D4DF3" w14:textId="77777777" w:rsidTr="00513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14:paraId="69E340FB" w14:textId="77777777" w:rsidR="00CD498A" w:rsidRDefault="00DD21A1">
            <w:r>
              <w:rPr>
                <w:sz w:val="16"/>
                <w:szCs w:val="16"/>
              </w:rPr>
              <w:t>字段修正/补录保存(留痕)</w:t>
            </w:r>
          </w:p>
        </w:tc>
        <w:tc>
          <w:tcPr>
            <w:tcW w:w="3008" w:type="dxa"/>
          </w:tcPr>
          <w:p w14:paraId="4E40C688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≤1s</w:t>
            </w:r>
          </w:p>
        </w:tc>
        <w:tc>
          <w:tcPr>
            <w:tcW w:w="3010" w:type="dxa"/>
          </w:tcPr>
          <w:p w14:paraId="260D3815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行级写</w:t>
            </w:r>
          </w:p>
        </w:tc>
      </w:tr>
      <w:tr w:rsidR="00CD498A" w14:paraId="48BF27CE" w14:textId="77777777" w:rsidTr="00513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14:paraId="391458B1" w14:textId="77777777" w:rsidR="00CD498A" w:rsidRDefault="00DD21A1">
            <w:r>
              <w:rPr>
                <w:sz w:val="16"/>
                <w:szCs w:val="16"/>
              </w:rPr>
              <w:t>补传发票上传</w:t>
            </w:r>
          </w:p>
        </w:tc>
        <w:tc>
          <w:tcPr>
            <w:tcW w:w="3008" w:type="dxa"/>
          </w:tcPr>
          <w:p w14:paraId="5C9B49FA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≤20MB 文件 ≤30s 完成校验入库</w:t>
            </w:r>
          </w:p>
        </w:tc>
        <w:tc>
          <w:tcPr>
            <w:tcW w:w="3010" w:type="dxa"/>
          </w:tcPr>
          <w:p w14:paraId="4C71E731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单槽位</w:t>
            </w:r>
          </w:p>
        </w:tc>
      </w:tr>
      <w:tr w:rsidR="00CD498A" w14:paraId="0AFE0693" w14:textId="77777777" w:rsidTr="00513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14:paraId="6866DDFA" w14:textId="77777777" w:rsidR="00CD498A" w:rsidRDefault="00DD21A1">
            <w:r>
              <w:rPr>
                <w:sz w:val="16"/>
                <w:szCs w:val="16"/>
              </w:rPr>
              <w:t>收货记录查询(PO/PN 搜索)</w:t>
            </w:r>
          </w:p>
        </w:tc>
        <w:tc>
          <w:tcPr>
            <w:tcW w:w="3008" w:type="dxa"/>
          </w:tcPr>
          <w:p w14:paraId="4D5EBF59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≤2s</w:t>
            </w:r>
          </w:p>
        </w:tc>
        <w:tc>
          <w:tcPr>
            <w:tcW w:w="3010" w:type="dxa"/>
          </w:tcPr>
          <w:p w14:paraId="46DF9904" w14:textId="095F725B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收货记录年 ~5 万行</w:t>
            </w:r>
          </w:p>
        </w:tc>
      </w:tr>
      <w:tr w:rsidR="00CD498A" w14:paraId="6D7BE770" w14:textId="77777777" w:rsidTr="00513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14:paraId="4E4ED9E4" w14:textId="14958B91" w:rsidR="00CD498A" w:rsidRDefault="00DD21A1">
            <w:r>
              <w:rPr>
                <w:sz w:val="16"/>
                <w:szCs w:val="16"/>
              </w:rPr>
              <w:t>规则</w:t>
            </w:r>
          </w:p>
        </w:tc>
        <w:tc>
          <w:tcPr>
            <w:tcW w:w="3008" w:type="dxa"/>
          </w:tcPr>
          <w:p w14:paraId="4209EB47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≤10s/样本邮件</w:t>
            </w:r>
          </w:p>
        </w:tc>
        <w:tc>
          <w:tcPr>
            <w:tcW w:w="3010" w:type="dxa"/>
          </w:tcPr>
          <w:p w14:paraId="1193C868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单封真实匹配</w:t>
            </w:r>
          </w:p>
        </w:tc>
      </w:tr>
      <w:tr w:rsidR="00CD498A" w14:paraId="63CE0822" w14:textId="77777777" w:rsidTr="00513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14:paraId="456AB397" w14:textId="77777777" w:rsidR="00CD498A" w:rsidRDefault="00DD21A1">
            <w:r>
              <w:rPr>
                <w:sz w:val="16"/>
                <w:szCs w:val="16"/>
              </w:rPr>
              <w:t>诊断仪大表上传与版本切换</w:t>
            </w:r>
          </w:p>
        </w:tc>
        <w:tc>
          <w:tcPr>
            <w:tcW w:w="3008" w:type="dxa"/>
          </w:tcPr>
          <w:p w14:paraId="29788418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10 万行 ≤60s 完成校验生效</w:t>
            </w:r>
          </w:p>
        </w:tc>
        <w:tc>
          <w:tcPr>
            <w:tcW w:w="3010" w:type="dxa"/>
          </w:tcPr>
          <w:p w14:paraId="0F705733" w14:textId="4C958318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整表替换</w:t>
            </w:r>
            <w:r w:rsidR="005318D2">
              <w:rPr>
                <w:sz w:val="16"/>
                <w:szCs w:val="16"/>
              </w:rPr>
              <w:t>，</w:t>
            </w:r>
            <w:r>
              <w:rPr>
                <w:sz w:val="16"/>
                <w:szCs w:val="16"/>
              </w:rPr>
              <w:t>Run 快照语义</w:t>
            </w:r>
          </w:p>
        </w:tc>
      </w:tr>
    </w:tbl>
    <w:p w14:paraId="0B3FBAD4" w14:textId="210B901A" w:rsidR="00CD498A" w:rsidRDefault="00DD21A1" w:rsidP="00FF4BD6">
      <w:pPr>
        <w:pStyle w:val="Heading3"/>
      </w:pPr>
      <w:r>
        <w:t>节点耗时预算与窗口预算</w:t>
      </w:r>
    </w:p>
    <w:p w14:paraId="3E0D3771" w14:textId="3F132DBC" w:rsidR="00CD498A" w:rsidRDefault="00DD21A1">
      <w:pPr>
        <w:spacing w:after="80"/>
      </w:pPr>
      <w:r>
        <w:rPr>
          <w:b/>
          <w:bCs/>
        </w:rPr>
        <w:t>MBPLAP(峰值 60 票/日</w:t>
      </w:r>
      <w:r w:rsidR="005318D2">
        <w:rPr>
          <w:b/>
          <w:bCs/>
        </w:rPr>
        <w:t>，</w:t>
      </w:r>
      <w:r>
        <w:rPr>
          <w:b/>
          <w:bCs/>
        </w:rPr>
        <w:t>两窗口均摊 30 票/窗口)</w:t>
      </w:r>
      <w:r w:rsidR="005318D2">
        <w:t>：</w:t>
      </w:r>
    </w:p>
    <w:tbl>
      <w:tblPr>
        <w:tblStyle w:val="GridTable4-Accent1"/>
        <w:tblW w:w="9026" w:type="dxa"/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CD498A" w14:paraId="30ADD5F3" w14:textId="77777777" w:rsidTr="00513D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14:paraId="1C14C671" w14:textId="77777777" w:rsidR="00CD498A" w:rsidRDefault="00DD21A1">
            <w:r>
              <w:rPr>
                <w:sz w:val="16"/>
                <w:szCs w:val="16"/>
              </w:rPr>
              <w:t>节点</w:t>
            </w:r>
          </w:p>
        </w:tc>
        <w:tc>
          <w:tcPr>
            <w:tcW w:w="3008" w:type="dxa"/>
          </w:tcPr>
          <w:p w14:paraId="640D8F1A" w14:textId="77777777" w:rsidR="00CD498A" w:rsidRDefault="00DD21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耗时预算</w:t>
            </w:r>
          </w:p>
        </w:tc>
        <w:tc>
          <w:tcPr>
            <w:tcW w:w="3010" w:type="dxa"/>
          </w:tcPr>
          <w:p w14:paraId="7737BF2B" w14:textId="77777777" w:rsidR="00CD498A" w:rsidRDefault="00DD21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说明</w:t>
            </w:r>
          </w:p>
        </w:tc>
      </w:tr>
      <w:tr w:rsidR="00CD498A" w14:paraId="04C532E7" w14:textId="77777777" w:rsidTr="00513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14:paraId="17F59289" w14:textId="77777777" w:rsidR="00CD498A" w:rsidRDefault="00DD21A1">
            <w:r>
              <w:rPr>
                <w:sz w:val="16"/>
                <w:szCs w:val="16"/>
              </w:rPr>
              <w:t>N1 预报导出(IES)</w:t>
            </w:r>
          </w:p>
        </w:tc>
        <w:tc>
          <w:tcPr>
            <w:tcW w:w="3008" w:type="dxa"/>
          </w:tcPr>
          <w:p w14:paraId="430361A5" w14:textId="05C77E1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≤15 分钟/窗口(批量</w:t>
            </w:r>
            <w:r w:rsidR="005318D2">
              <w:rPr>
                <w:sz w:val="16"/>
                <w:szCs w:val="16"/>
              </w:rPr>
              <w:t>，</w:t>
            </w:r>
            <w:r>
              <w:rPr>
                <w:sz w:val="16"/>
                <w:szCs w:val="16"/>
              </w:rPr>
              <w:t>非按票)</w:t>
            </w:r>
          </w:p>
        </w:tc>
        <w:tc>
          <w:tcPr>
            <w:tcW w:w="3010" w:type="dxa"/>
          </w:tcPr>
          <w:p w14:paraId="73C5C28B" w14:textId="50445D79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RPA 口径</w:t>
            </w:r>
            <w:r w:rsidR="005318D2">
              <w:rPr>
                <w:sz w:val="16"/>
                <w:szCs w:val="16"/>
              </w:rPr>
              <w:t>：</w:t>
            </w:r>
            <w:r>
              <w:rPr>
                <w:sz w:val="16"/>
                <w:szCs w:val="16"/>
              </w:rPr>
              <w:t>登录→筛选→导出</w:t>
            </w:r>
          </w:p>
        </w:tc>
      </w:tr>
      <w:tr w:rsidR="00CD498A" w14:paraId="44DB75F0" w14:textId="77777777" w:rsidTr="00513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14:paraId="1C3E8AAE" w14:textId="77777777" w:rsidR="00CD498A" w:rsidRDefault="00DD21A1">
            <w:r>
              <w:rPr>
                <w:sz w:val="16"/>
                <w:szCs w:val="16"/>
              </w:rPr>
              <w:t>N2 归集建票</w:t>
            </w:r>
          </w:p>
        </w:tc>
        <w:tc>
          <w:tcPr>
            <w:tcW w:w="3008" w:type="dxa"/>
          </w:tcPr>
          <w:p w14:paraId="265B08FC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≤1 分钟</w:t>
            </w:r>
          </w:p>
        </w:tc>
        <w:tc>
          <w:tcPr>
            <w:tcW w:w="3010" w:type="dxa"/>
          </w:tcPr>
          <w:p w14:paraId="0D7461E0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纯计算</w:t>
            </w:r>
          </w:p>
        </w:tc>
      </w:tr>
      <w:tr w:rsidR="00CD498A" w14:paraId="23224402" w14:textId="77777777" w:rsidTr="00513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14:paraId="32484E6E" w14:textId="77777777" w:rsidR="00CD498A" w:rsidRDefault="00DD21A1">
            <w:r>
              <w:rPr>
                <w:sz w:val="16"/>
                <w:szCs w:val="16"/>
              </w:rPr>
              <w:t>N3 发票 PN 级导出(IES)</w:t>
            </w:r>
          </w:p>
        </w:tc>
        <w:tc>
          <w:tcPr>
            <w:tcW w:w="3008" w:type="dxa"/>
          </w:tcPr>
          <w:p w14:paraId="1AF5AE6D" w14:textId="7220FF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sz w:val="16"/>
                <w:szCs w:val="16"/>
              </w:rPr>
              <w:t>≤30 分钟/窗口</w:t>
            </w:r>
            <w:r>
              <w:rPr>
                <w:sz w:val="16"/>
                <w:szCs w:val="16"/>
              </w:rPr>
              <w:t>(RPA 口径</w:t>
            </w:r>
            <w:r w:rsidR="005318D2">
              <w:rPr>
                <w:sz w:val="16"/>
                <w:szCs w:val="16"/>
              </w:rPr>
              <w:t>：</w:t>
            </w:r>
            <w:r>
              <w:rPr>
                <w:sz w:val="16"/>
                <w:szCs w:val="16"/>
              </w:rPr>
              <w:t>批量粘贴→导出)</w:t>
            </w:r>
          </w:p>
        </w:tc>
        <w:tc>
          <w:tcPr>
            <w:tcW w:w="3010" w:type="dxa"/>
          </w:tcPr>
          <w:p w14:paraId="5E31449E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本支线 IES 交互主耗时点</w:t>
            </w:r>
          </w:p>
        </w:tc>
      </w:tr>
      <w:tr w:rsidR="00CD498A" w14:paraId="5AC4647C" w14:textId="77777777" w:rsidTr="00513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14:paraId="7497B5B3" w14:textId="77777777" w:rsidR="00CD498A" w:rsidRDefault="00DD21A1">
            <w:r>
              <w:rPr>
                <w:sz w:val="16"/>
                <w:szCs w:val="16"/>
              </w:rPr>
              <w:t>N4 合并加总+模板</w:t>
            </w:r>
          </w:p>
        </w:tc>
        <w:tc>
          <w:tcPr>
            <w:tcW w:w="3008" w:type="dxa"/>
          </w:tcPr>
          <w:p w14:paraId="7B227DF9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≤10 秒/票</w:t>
            </w:r>
          </w:p>
        </w:tc>
        <w:tc>
          <w:tcPr>
            <w:tcW w:w="3010" w:type="dxa"/>
          </w:tcPr>
          <w:p w14:paraId="7547B3AA" w14:textId="2672D29A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纯计算</w:t>
            </w:r>
            <w:r w:rsidR="005318D2">
              <w:rPr>
                <w:sz w:val="16"/>
                <w:szCs w:val="16"/>
              </w:rPr>
              <w:t>，</w:t>
            </w:r>
            <w:r>
              <w:rPr>
                <w:sz w:val="16"/>
                <w:szCs w:val="16"/>
              </w:rPr>
              <w:t>60 票 ≈ 10 分钟</w:t>
            </w:r>
          </w:p>
        </w:tc>
      </w:tr>
      <w:tr w:rsidR="00CD498A" w14:paraId="20F13186" w14:textId="77777777" w:rsidTr="00513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14:paraId="3B4FE042" w14:textId="77777777" w:rsidR="00CD498A" w:rsidRDefault="00DD21A1">
            <w:r>
              <w:rPr>
                <w:sz w:val="16"/>
                <w:szCs w:val="16"/>
              </w:rPr>
              <w:t>N5/N6 发布+归档</w:t>
            </w:r>
          </w:p>
        </w:tc>
        <w:tc>
          <w:tcPr>
            <w:tcW w:w="3008" w:type="dxa"/>
          </w:tcPr>
          <w:p w14:paraId="025B1D72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≤1 分钟/票</w:t>
            </w:r>
          </w:p>
        </w:tc>
        <w:tc>
          <w:tcPr>
            <w:tcW w:w="3010" w:type="dxa"/>
          </w:tcPr>
          <w:p w14:paraId="7C854D3E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文件生成+归档写入+台账</w:t>
            </w:r>
          </w:p>
        </w:tc>
      </w:tr>
    </w:tbl>
    <w:p w14:paraId="0D62234A" w14:textId="40E959C8" w:rsidR="00CD498A" w:rsidRDefault="00DD21A1">
      <w:pPr>
        <w:spacing w:after="80"/>
      </w:pPr>
      <w:r>
        <w:rPr>
          <w:b/>
          <w:bCs/>
        </w:rPr>
        <w:t>X-entry(峰值 30 票/日)</w:t>
      </w:r>
      <w:r w:rsidR="005318D2">
        <w:t>：</w:t>
      </w:r>
    </w:p>
    <w:tbl>
      <w:tblPr>
        <w:tblStyle w:val="GridTable4-Accent1"/>
        <w:tblW w:w="9026" w:type="dxa"/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CD498A" w14:paraId="7DB72CEB" w14:textId="77777777" w:rsidTr="00513D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14:paraId="08F07F57" w14:textId="77777777" w:rsidR="00CD498A" w:rsidRDefault="00DD21A1">
            <w:r>
              <w:rPr>
                <w:sz w:val="16"/>
                <w:szCs w:val="16"/>
              </w:rPr>
              <w:t>节点</w:t>
            </w:r>
          </w:p>
        </w:tc>
        <w:tc>
          <w:tcPr>
            <w:tcW w:w="3008" w:type="dxa"/>
          </w:tcPr>
          <w:p w14:paraId="0D51DB97" w14:textId="77777777" w:rsidR="00CD498A" w:rsidRDefault="00DD21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单票耗时预算</w:t>
            </w:r>
          </w:p>
        </w:tc>
        <w:tc>
          <w:tcPr>
            <w:tcW w:w="3010" w:type="dxa"/>
          </w:tcPr>
          <w:p w14:paraId="1861DF10" w14:textId="77777777" w:rsidR="00CD498A" w:rsidRDefault="00DD21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说明</w:t>
            </w:r>
          </w:p>
        </w:tc>
      </w:tr>
      <w:tr w:rsidR="00CD498A" w14:paraId="4CF1D0E6" w14:textId="77777777" w:rsidTr="00513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14:paraId="774337D7" w14:textId="77777777" w:rsidR="00CD498A" w:rsidRDefault="00DD21A1">
            <w:r>
              <w:rPr>
                <w:sz w:val="16"/>
                <w:szCs w:val="16"/>
              </w:rPr>
              <w:t>N1 收单</w:t>
            </w:r>
          </w:p>
        </w:tc>
        <w:tc>
          <w:tcPr>
            <w:tcW w:w="3008" w:type="dxa"/>
          </w:tcPr>
          <w:p w14:paraId="68C238B3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分钟级(非按票)</w:t>
            </w:r>
          </w:p>
        </w:tc>
        <w:tc>
          <w:tcPr>
            <w:tcW w:w="3010" w:type="dxa"/>
          </w:tcPr>
          <w:p w14:paraId="7E062622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邮件监听常驻</w:t>
            </w:r>
          </w:p>
        </w:tc>
      </w:tr>
      <w:tr w:rsidR="00CD498A" w14:paraId="395FE923" w14:textId="77777777" w:rsidTr="00513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14:paraId="73E7ECC8" w14:textId="77777777" w:rsidR="00CD498A" w:rsidRDefault="00DD21A1">
            <w:r>
              <w:rPr>
                <w:sz w:val="16"/>
                <w:szCs w:val="16"/>
              </w:rPr>
              <w:t>N2 大表查询</w:t>
            </w:r>
          </w:p>
        </w:tc>
        <w:tc>
          <w:tcPr>
            <w:tcW w:w="3008" w:type="dxa"/>
          </w:tcPr>
          <w:p w14:paraId="23739DB5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≤10 秒/票</w:t>
            </w:r>
          </w:p>
        </w:tc>
        <w:tc>
          <w:tcPr>
            <w:tcW w:w="3010" w:type="dxa"/>
          </w:tcPr>
          <w:p w14:paraId="2575F5B5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10 万行索引查询</w:t>
            </w:r>
          </w:p>
        </w:tc>
      </w:tr>
      <w:tr w:rsidR="00CD498A" w14:paraId="6C1F07D0" w14:textId="77777777" w:rsidTr="00513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14:paraId="2F7FA906" w14:textId="77777777" w:rsidR="00CD498A" w:rsidRDefault="00DD21A1">
            <w:r>
              <w:rPr>
                <w:sz w:val="16"/>
                <w:szCs w:val="16"/>
              </w:rPr>
              <w:t>N3/N4/N5 PO 判定+邮件搜索+发票查询</w:t>
            </w:r>
          </w:p>
        </w:tc>
        <w:tc>
          <w:tcPr>
            <w:tcW w:w="3008" w:type="dxa"/>
          </w:tcPr>
          <w:p w14:paraId="4F8425B1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≤1 分钟/票</w:t>
            </w:r>
          </w:p>
        </w:tc>
        <w:tc>
          <w:tcPr>
            <w:tcW w:w="3010" w:type="dxa"/>
          </w:tcPr>
          <w:p w14:paraId="1BA6E154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搜索+OCR 截屏</w:t>
            </w:r>
          </w:p>
        </w:tc>
      </w:tr>
      <w:tr w:rsidR="00CD498A" w14:paraId="476BC0E3" w14:textId="77777777" w:rsidTr="00513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14:paraId="7D7BAE85" w14:textId="77777777" w:rsidR="00CD498A" w:rsidRDefault="00DD21A1">
            <w:r>
              <w:rPr>
                <w:sz w:val="16"/>
                <w:szCs w:val="16"/>
              </w:rPr>
              <w:t>N6 拆行+模板</w:t>
            </w:r>
          </w:p>
        </w:tc>
        <w:tc>
          <w:tcPr>
            <w:tcW w:w="3008" w:type="dxa"/>
          </w:tcPr>
          <w:p w14:paraId="0CE31D2E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≤10 秒/票</w:t>
            </w:r>
          </w:p>
        </w:tc>
        <w:tc>
          <w:tcPr>
            <w:tcW w:w="3010" w:type="dxa"/>
          </w:tcPr>
          <w:p w14:paraId="7FE320BC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纯计算+文件生成</w:t>
            </w:r>
          </w:p>
        </w:tc>
      </w:tr>
      <w:tr w:rsidR="00CD498A" w14:paraId="1B3B5D02" w14:textId="77777777" w:rsidTr="00513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14:paraId="0BD39039" w14:textId="77777777" w:rsidR="00CD498A" w:rsidRDefault="00DD21A1">
            <w:r>
              <w:rPr>
                <w:sz w:val="16"/>
                <w:szCs w:val="16"/>
              </w:rPr>
              <w:t>N7 归档+收货登记</w:t>
            </w:r>
          </w:p>
        </w:tc>
        <w:tc>
          <w:tcPr>
            <w:tcW w:w="3008" w:type="dxa"/>
          </w:tcPr>
          <w:p w14:paraId="4E508052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≤30 秒/票</w:t>
            </w:r>
          </w:p>
        </w:tc>
        <w:tc>
          <w:tcPr>
            <w:tcW w:w="3010" w:type="dxa"/>
          </w:tcPr>
          <w:p w14:paraId="0157AAAD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文件写入+行登记</w:t>
            </w:r>
          </w:p>
        </w:tc>
      </w:tr>
    </w:tbl>
    <w:p w14:paraId="491EFCF0" w14:textId="68CBF828" w:rsidR="00CD498A" w:rsidRDefault="00DD21A1" w:rsidP="00FF4BD6">
      <w:pPr>
        <w:pStyle w:val="Heading3"/>
      </w:pPr>
      <w:r>
        <w:t>超限与降级策略</w:t>
      </w:r>
    </w:p>
    <w:tbl>
      <w:tblPr>
        <w:tblStyle w:val="GridTable4-Accent1"/>
        <w:tblW w:w="9026" w:type="dxa"/>
        <w:tblLook w:val="04A0" w:firstRow="1" w:lastRow="0" w:firstColumn="1" w:lastColumn="0" w:noHBand="0" w:noVBand="1"/>
      </w:tblPr>
      <w:tblGrid>
        <w:gridCol w:w="4513"/>
        <w:gridCol w:w="4513"/>
      </w:tblGrid>
      <w:tr w:rsidR="00CD498A" w14:paraId="62ABC26C" w14:textId="77777777" w:rsidTr="00513D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44DA4C8B" w14:textId="77777777" w:rsidR="00CD498A" w:rsidRDefault="00DD21A1">
            <w:r>
              <w:rPr>
                <w:sz w:val="16"/>
                <w:szCs w:val="16"/>
              </w:rPr>
              <w:t>场景</w:t>
            </w:r>
          </w:p>
        </w:tc>
        <w:tc>
          <w:tcPr>
            <w:tcW w:w="4513" w:type="dxa"/>
          </w:tcPr>
          <w:p w14:paraId="05B743AC" w14:textId="77777777" w:rsidR="00CD498A" w:rsidRDefault="00DD21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策略</w:t>
            </w:r>
          </w:p>
        </w:tc>
      </w:tr>
      <w:tr w:rsidR="00CD498A" w14:paraId="41B5B925" w14:textId="77777777" w:rsidTr="00513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724E9820" w14:textId="77777777" w:rsidR="00CD498A" w:rsidRDefault="00DD21A1">
            <w:r>
              <w:rPr>
                <w:sz w:val="16"/>
                <w:szCs w:val="16"/>
              </w:rPr>
              <w:t>日票量超峰值假设</w:t>
            </w:r>
          </w:p>
        </w:tc>
        <w:tc>
          <w:tcPr>
            <w:tcW w:w="4513" w:type="dxa"/>
          </w:tcPr>
          <w:p w14:paraId="4C2EFD3C" w14:textId="57DBB279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MBPLAP 按票切片执行+进度可视(任务中心"执行中"计数)</w:t>
            </w:r>
            <w:r w:rsidR="005318D2">
              <w:rPr>
                <w:sz w:val="16"/>
                <w:szCs w:val="16"/>
              </w:rPr>
              <w:t>；</w:t>
            </w:r>
            <w:r>
              <w:rPr>
                <w:sz w:val="16"/>
                <w:szCs w:val="16"/>
              </w:rPr>
              <w:t>不阻断</w:t>
            </w:r>
            <w:r w:rsidR="005318D2">
              <w:rPr>
                <w:sz w:val="16"/>
                <w:szCs w:val="16"/>
              </w:rPr>
              <w:t>，</w:t>
            </w:r>
            <w:r>
              <w:rPr>
                <w:sz w:val="16"/>
                <w:szCs w:val="16"/>
              </w:rPr>
              <w:t>告警提示评估 IES 接口</w:t>
            </w:r>
          </w:p>
        </w:tc>
      </w:tr>
      <w:tr w:rsidR="00CD498A" w14:paraId="3DC30295" w14:textId="77777777" w:rsidTr="00513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738C8BD1" w14:textId="77777777" w:rsidR="00CD498A" w:rsidRDefault="00DD21A1">
            <w:r>
              <w:rPr>
                <w:sz w:val="16"/>
                <w:szCs w:val="16"/>
              </w:rPr>
              <w:t>大表上传延迟/版本滞后</w:t>
            </w:r>
          </w:p>
        </w:tc>
        <w:tc>
          <w:tcPr>
            <w:tcW w:w="4513" w:type="dxa"/>
          </w:tcPr>
          <w:p w14:paraId="71DCC6C9" w14:textId="0D9F71DE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N2 AWB 未命中票 FAILED 转人工并提示"检查大表更新时间"</w:t>
            </w:r>
            <w:r w:rsidR="005318D2">
              <w:rPr>
                <w:sz w:val="16"/>
                <w:szCs w:val="16"/>
              </w:rPr>
              <w:t>；</w:t>
            </w:r>
            <w:r>
              <w:rPr>
                <w:sz w:val="16"/>
                <w:szCs w:val="16"/>
              </w:rPr>
              <w:t>大表版本在详情页可见(快照版本号)</w:t>
            </w:r>
          </w:p>
        </w:tc>
      </w:tr>
      <w:tr w:rsidR="00CD498A" w14:paraId="193DF2D0" w14:textId="77777777" w:rsidTr="00513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7D46E7D1" w14:textId="77777777" w:rsidR="00CD498A" w:rsidRDefault="00DD21A1">
            <w:r>
              <w:rPr>
                <w:sz w:val="16"/>
                <w:szCs w:val="16"/>
              </w:rPr>
              <w:t>IES 会话失效/限流</w:t>
            </w:r>
          </w:p>
        </w:tc>
        <w:tc>
          <w:tcPr>
            <w:tcW w:w="4513" w:type="dxa"/>
          </w:tcPr>
          <w:p w14:paraId="24382707" w14:textId="051A6F56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N1/N3 检查点挂起重试</w:t>
            </w:r>
            <w:r w:rsidR="005318D2">
              <w:rPr>
                <w:sz w:val="16"/>
                <w:szCs w:val="16"/>
              </w:rPr>
              <w:t>；</w:t>
            </w:r>
            <w:r>
              <w:rPr>
                <w:sz w:val="16"/>
                <w:szCs w:val="16"/>
              </w:rPr>
              <w:t>并发会话数做配置项</w:t>
            </w:r>
            <w:r w:rsidR="005318D2">
              <w:rPr>
                <w:sz w:val="16"/>
                <w:szCs w:val="16"/>
              </w:rPr>
              <w:t>，</w:t>
            </w:r>
            <w:r>
              <w:rPr>
                <w:sz w:val="16"/>
                <w:szCs w:val="16"/>
              </w:rPr>
              <w:t>不超 IES 允许上限</w:t>
            </w:r>
          </w:p>
        </w:tc>
      </w:tr>
      <w:tr w:rsidR="00CD498A" w14:paraId="7C1E4FDB" w14:textId="77777777" w:rsidTr="00513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7898E309" w14:textId="77777777" w:rsidR="00CD498A" w:rsidRDefault="00DD21A1">
            <w:r>
              <w:rPr>
                <w:sz w:val="16"/>
                <w:szCs w:val="16"/>
              </w:rPr>
              <w:t>列表/导出超阈值</w:t>
            </w:r>
          </w:p>
        </w:tc>
        <w:tc>
          <w:tcPr>
            <w:tcW w:w="4513" w:type="dxa"/>
          </w:tcPr>
          <w:p w14:paraId="1C4AC96E" w14:textId="158BD39B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列表强制分页</w:t>
            </w:r>
            <w:r w:rsidR="005318D2">
              <w:rPr>
                <w:sz w:val="16"/>
                <w:szCs w:val="16"/>
              </w:rPr>
              <w:t>；</w:t>
            </w:r>
            <w:r>
              <w:rPr>
                <w:sz w:val="16"/>
                <w:szCs w:val="16"/>
              </w:rPr>
              <w:t>导出 &gt;1 万行转异步</w:t>
            </w:r>
          </w:p>
        </w:tc>
      </w:tr>
      <w:tr w:rsidR="00CD498A" w14:paraId="0B266C01" w14:textId="77777777" w:rsidTr="00513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31EA8F07" w14:textId="77777777" w:rsidR="00CD498A" w:rsidRDefault="00DD21A1">
            <w:r>
              <w:rPr>
                <w:sz w:val="16"/>
                <w:szCs w:val="16"/>
              </w:rPr>
              <w:t>归档存储增长</w:t>
            </w:r>
          </w:p>
        </w:tc>
        <w:tc>
          <w:tcPr>
            <w:tcW w:w="4513" w:type="dxa"/>
          </w:tcPr>
          <w:p w14:paraId="0E7DCCCC" w14:textId="61121C60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每年 ~40 GB</w:t>
            </w:r>
            <w:r w:rsidR="005318D2">
              <w:rPr>
                <w:sz w:val="16"/>
                <w:szCs w:val="16"/>
              </w:rPr>
              <w:t>；</w:t>
            </w:r>
            <w:r>
              <w:rPr>
                <w:sz w:val="16"/>
                <w:szCs w:val="16"/>
              </w:rPr>
              <w:t>归档根容量监控纳入治理运营台</w:t>
            </w:r>
            <w:r w:rsidR="005318D2">
              <w:rPr>
                <w:sz w:val="16"/>
                <w:szCs w:val="16"/>
              </w:rPr>
              <w:t>，</w:t>
            </w:r>
            <w:r>
              <w:rPr>
                <w:sz w:val="16"/>
                <w:szCs w:val="16"/>
              </w:rPr>
              <w:t>超 80% 告警配置维护者</w:t>
            </w:r>
          </w:p>
        </w:tc>
      </w:tr>
      <w:tr w:rsidR="00CD498A" w14:paraId="4B3BDFB7" w14:textId="77777777" w:rsidTr="00513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5C0A1730" w14:textId="77777777" w:rsidR="00CD498A" w:rsidRDefault="00DD21A1">
            <w:r>
              <w:rPr>
                <w:sz w:val="16"/>
                <w:szCs w:val="16"/>
              </w:rPr>
              <w:t>收货记录增长</w:t>
            </w:r>
          </w:p>
        </w:tc>
        <w:tc>
          <w:tcPr>
            <w:tcW w:w="4513" w:type="dxa"/>
          </w:tcPr>
          <w:p w14:paraId="0A286874" w14:textId="7D6811A5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按 PO+PN 索引</w:t>
            </w:r>
            <w:r w:rsidR="005318D2">
              <w:rPr>
                <w:sz w:val="16"/>
                <w:szCs w:val="16"/>
              </w:rPr>
              <w:t>；</w:t>
            </w:r>
            <w:r>
              <w:rPr>
                <w:sz w:val="16"/>
                <w:szCs w:val="16"/>
              </w:rPr>
              <w:t>查询强制带筛选条件</w:t>
            </w:r>
            <w:r w:rsidR="005318D2">
              <w:rPr>
                <w:sz w:val="16"/>
                <w:szCs w:val="16"/>
              </w:rPr>
              <w:t>，</w:t>
            </w:r>
            <w:r>
              <w:rPr>
                <w:sz w:val="16"/>
                <w:szCs w:val="16"/>
              </w:rPr>
              <w:t>禁全量拉取</w:t>
            </w:r>
          </w:p>
        </w:tc>
      </w:tr>
    </w:tbl>
    <w:p w14:paraId="27205F4D" w14:textId="77777777" w:rsidR="00655E66" w:rsidRDefault="00655E66">
      <w:pPr>
        <w:rPr>
          <w:b/>
          <w:bCs/>
          <w:sz w:val="30"/>
          <w:szCs w:val="30"/>
        </w:rPr>
      </w:pPr>
      <w:r>
        <w:rPr>
          <w:rFonts w:hint="eastAsia"/>
        </w:rPr>
        <w:br w:type="page"/>
      </w:r>
    </w:p>
    <w:p w14:paraId="26ED6B62" w14:textId="6FA38A0D" w:rsidR="00CD498A" w:rsidRDefault="00DD21A1" w:rsidP="00655E66">
      <w:pPr>
        <w:pStyle w:val="Heading1"/>
      </w:pPr>
      <w:r>
        <w:t>数据需求</w:t>
      </w:r>
    </w:p>
    <w:p w14:paraId="443E6CC7" w14:textId="77777777" w:rsidR="00447308" w:rsidRPr="00447308" w:rsidRDefault="00447308" w:rsidP="00E96717">
      <w:pPr>
        <w:pStyle w:val="ListParagraph"/>
        <w:numPr>
          <w:ilvl w:val="0"/>
          <w:numId w:val="8"/>
        </w:numPr>
        <w:spacing w:before="220" w:after="120"/>
        <w:outlineLvl w:val="1"/>
        <w:rPr>
          <w:b/>
          <w:bCs/>
          <w:vanish/>
          <w:color w:val="000000" w:themeColor="text1"/>
          <w:sz w:val="26"/>
          <w:szCs w:val="26"/>
        </w:rPr>
      </w:pPr>
    </w:p>
    <w:p w14:paraId="7D3D44C5" w14:textId="4481D7BE" w:rsidR="00CD498A" w:rsidRDefault="00DD21A1" w:rsidP="00447308">
      <w:pPr>
        <w:pStyle w:val="Heading2"/>
      </w:pPr>
      <w:r>
        <w:t>字段级设计</w:t>
      </w:r>
    </w:p>
    <w:p w14:paraId="6D0145C0" w14:textId="77777777" w:rsidR="00447308" w:rsidRPr="00447308" w:rsidRDefault="00447308" w:rsidP="00E96717">
      <w:pPr>
        <w:pStyle w:val="ListParagraph"/>
        <w:numPr>
          <w:ilvl w:val="0"/>
          <w:numId w:val="9"/>
        </w:numPr>
        <w:spacing w:before="180" w:after="100"/>
        <w:outlineLvl w:val="2"/>
        <w:rPr>
          <w:b/>
          <w:bCs/>
          <w:vanish/>
          <w:color w:val="000000" w:themeColor="text1"/>
          <w:sz w:val="23"/>
          <w:szCs w:val="23"/>
        </w:rPr>
      </w:pPr>
    </w:p>
    <w:p w14:paraId="2BA65652" w14:textId="77777777" w:rsidR="00447308" w:rsidRPr="00447308" w:rsidRDefault="00447308" w:rsidP="00E96717">
      <w:pPr>
        <w:pStyle w:val="ListParagraph"/>
        <w:numPr>
          <w:ilvl w:val="1"/>
          <w:numId w:val="9"/>
        </w:numPr>
        <w:spacing w:before="180" w:after="100"/>
        <w:outlineLvl w:val="2"/>
        <w:rPr>
          <w:b/>
          <w:bCs/>
          <w:vanish/>
          <w:color w:val="000000" w:themeColor="text1"/>
          <w:sz w:val="23"/>
          <w:szCs w:val="23"/>
        </w:rPr>
      </w:pPr>
    </w:p>
    <w:p w14:paraId="1816887D" w14:textId="77777777" w:rsidR="007277A8" w:rsidRPr="007277A8" w:rsidRDefault="007277A8" w:rsidP="00E96717">
      <w:pPr>
        <w:pStyle w:val="ListParagraph"/>
        <w:numPr>
          <w:ilvl w:val="0"/>
          <w:numId w:val="22"/>
        </w:numPr>
        <w:spacing w:before="180" w:after="100"/>
        <w:outlineLvl w:val="2"/>
        <w:rPr>
          <w:b/>
          <w:bCs/>
          <w:vanish/>
          <w:color w:val="000000" w:themeColor="text1"/>
          <w:sz w:val="23"/>
          <w:szCs w:val="23"/>
        </w:rPr>
      </w:pPr>
    </w:p>
    <w:p w14:paraId="234BBC8C" w14:textId="77777777" w:rsidR="007277A8" w:rsidRPr="007277A8" w:rsidRDefault="007277A8" w:rsidP="00E96717">
      <w:pPr>
        <w:pStyle w:val="ListParagraph"/>
        <w:numPr>
          <w:ilvl w:val="1"/>
          <w:numId w:val="22"/>
        </w:numPr>
        <w:spacing w:before="180" w:after="100"/>
        <w:outlineLvl w:val="2"/>
        <w:rPr>
          <w:b/>
          <w:bCs/>
          <w:vanish/>
          <w:color w:val="000000" w:themeColor="text1"/>
          <w:sz w:val="23"/>
          <w:szCs w:val="23"/>
        </w:rPr>
      </w:pPr>
    </w:p>
    <w:p w14:paraId="178916CB" w14:textId="369AD99A" w:rsidR="00CD498A" w:rsidRDefault="00DD21A1" w:rsidP="007277A8">
      <w:pPr>
        <w:pStyle w:val="Heading3"/>
      </w:pPr>
      <w:r>
        <w:t>DSS 导入模板字段</w:t>
      </w:r>
    </w:p>
    <w:tbl>
      <w:tblPr>
        <w:tblStyle w:val="GridTable4-Accent1"/>
        <w:tblW w:w="9026" w:type="dxa"/>
        <w:tblLook w:val="04A0" w:firstRow="1" w:lastRow="0" w:firstColumn="1" w:lastColumn="0" w:noHBand="0" w:noVBand="1"/>
      </w:tblPr>
      <w:tblGrid>
        <w:gridCol w:w="805"/>
        <w:gridCol w:w="1205"/>
        <w:gridCol w:w="793"/>
        <w:gridCol w:w="793"/>
        <w:gridCol w:w="1664"/>
        <w:gridCol w:w="793"/>
        <w:gridCol w:w="1109"/>
        <w:gridCol w:w="987"/>
        <w:gridCol w:w="877"/>
      </w:tblGrid>
      <w:tr w:rsidR="00CD498A" w14:paraId="7C01D506" w14:textId="77777777" w:rsidTr="006550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7C986A16" w14:textId="77777777" w:rsidR="00CD498A" w:rsidRDefault="00DD21A1">
            <w:r>
              <w:rPr>
                <w:sz w:val="14"/>
                <w:szCs w:val="14"/>
              </w:rPr>
              <w:t>#</w:t>
            </w:r>
          </w:p>
        </w:tc>
        <w:tc>
          <w:tcPr>
            <w:tcW w:w="1205" w:type="dxa"/>
          </w:tcPr>
          <w:p w14:paraId="7E2ADA8E" w14:textId="77777777" w:rsidR="00CD498A" w:rsidRDefault="00DD21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  <w:szCs w:val="14"/>
              </w:rPr>
              <w:t>字段</w:t>
            </w:r>
          </w:p>
        </w:tc>
        <w:tc>
          <w:tcPr>
            <w:tcW w:w="793" w:type="dxa"/>
          </w:tcPr>
          <w:p w14:paraId="4D0F7C09" w14:textId="77777777" w:rsidR="00CD498A" w:rsidRDefault="00DD21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  <w:szCs w:val="14"/>
              </w:rPr>
              <w:t>类型</w:t>
            </w:r>
          </w:p>
        </w:tc>
        <w:tc>
          <w:tcPr>
            <w:tcW w:w="793" w:type="dxa"/>
          </w:tcPr>
          <w:p w14:paraId="6616483F" w14:textId="77777777" w:rsidR="00CD498A" w:rsidRDefault="00DD21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  <w:szCs w:val="14"/>
              </w:rPr>
              <w:t>必填</w:t>
            </w:r>
          </w:p>
        </w:tc>
        <w:tc>
          <w:tcPr>
            <w:tcW w:w="1664" w:type="dxa"/>
          </w:tcPr>
          <w:p w14:paraId="7FDE9710" w14:textId="4D5AC29C" w:rsidR="00CD498A" w:rsidRDefault="00DD21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3A5051C">
              <w:rPr>
                <w:sz w:val="14"/>
                <w:szCs w:val="14"/>
              </w:rPr>
              <w:t>来源</w:t>
            </w:r>
          </w:p>
        </w:tc>
        <w:tc>
          <w:tcPr>
            <w:tcW w:w="793" w:type="dxa"/>
          </w:tcPr>
          <w:p w14:paraId="19563C86" w14:textId="77777777" w:rsidR="00CD498A" w:rsidRDefault="00DD21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  <w:szCs w:val="14"/>
              </w:rPr>
              <w:t>可编辑</w:t>
            </w:r>
          </w:p>
        </w:tc>
        <w:tc>
          <w:tcPr>
            <w:tcW w:w="1109" w:type="dxa"/>
          </w:tcPr>
          <w:p w14:paraId="1C5C8FF6" w14:textId="77777777" w:rsidR="00CD498A" w:rsidRDefault="00DD21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  <w:szCs w:val="14"/>
              </w:rPr>
              <w:t>取值/校验</w:t>
            </w:r>
          </w:p>
        </w:tc>
        <w:tc>
          <w:tcPr>
            <w:tcW w:w="987" w:type="dxa"/>
          </w:tcPr>
          <w:p w14:paraId="260B9B72" w14:textId="366A99D1" w:rsidR="00CD498A" w:rsidRDefault="00DD21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  <w:szCs w:val="14"/>
              </w:rPr>
              <w:t>业务原因</w:t>
            </w:r>
          </w:p>
        </w:tc>
        <w:tc>
          <w:tcPr>
            <w:tcW w:w="877" w:type="dxa"/>
          </w:tcPr>
          <w:p w14:paraId="26573E68" w14:textId="572EB88B" w:rsidR="00CD498A" w:rsidRDefault="00DD21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  <w:szCs w:val="14"/>
              </w:rPr>
              <w:t>影响</w:t>
            </w:r>
          </w:p>
        </w:tc>
      </w:tr>
      <w:tr w:rsidR="00CD498A" w14:paraId="5C2B4B19" w14:textId="77777777" w:rsidTr="006550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6D563EB0" w14:textId="77777777" w:rsidR="00CD498A" w:rsidRDefault="00DD21A1">
            <w:r>
              <w:rPr>
                <w:sz w:val="14"/>
                <w:szCs w:val="14"/>
              </w:rPr>
              <w:t>F-01</w:t>
            </w:r>
          </w:p>
        </w:tc>
        <w:tc>
          <w:tcPr>
            <w:tcW w:w="1205" w:type="dxa"/>
          </w:tcPr>
          <w:p w14:paraId="20AFDB5A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  <w:szCs w:val="14"/>
              </w:rPr>
              <w:t>ASN Number</w:t>
            </w:r>
          </w:p>
        </w:tc>
        <w:tc>
          <w:tcPr>
            <w:tcW w:w="793" w:type="dxa"/>
          </w:tcPr>
          <w:p w14:paraId="157ED773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  <w:szCs w:val="14"/>
              </w:rPr>
              <w:t>文本</w:t>
            </w:r>
          </w:p>
        </w:tc>
        <w:tc>
          <w:tcPr>
            <w:tcW w:w="793" w:type="dxa"/>
          </w:tcPr>
          <w:p w14:paraId="3E1C22C1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  <w:szCs w:val="14"/>
              </w:rPr>
              <w:t>是</w:t>
            </w:r>
          </w:p>
        </w:tc>
        <w:tc>
          <w:tcPr>
            <w:tcW w:w="1664" w:type="dxa"/>
          </w:tcPr>
          <w:p w14:paraId="000A5E26" w14:textId="773C6208" w:rsidR="00CD498A" w:rsidRDefault="51EAE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72D307E4">
              <w:rPr>
                <w:sz w:val="14"/>
                <w:szCs w:val="14"/>
              </w:rPr>
              <w:t>MBPLAP</w:t>
            </w:r>
            <w:r w:rsidR="005318D2">
              <w:rPr>
                <w:sz w:val="14"/>
                <w:szCs w:val="14"/>
              </w:rPr>
              <w:t>：</w:t>
            </w:r>
            <w:r w:rsidRPr="72D307E4">
              <w:rPr>
                <w:sz w:val="14"/>
                <w:szCs w:val="14"/>
              </w:rPr>
              <w:t xml:space="preserve">发票导出 A 列 Invoice No. </w:t>
            </w:r>
            <w:r w:rsidR="20852690" w:rsidRPr="72D307E4">
              <w:rPr>
                <w:sz w:val="14"/>
                <w:szCs w:val="14"/>
              </w:rPr>
              <w:t>；</w:t>
            </w:r>
          </w:p>
          <w:p w14:paraId="586E26FF" w14:textId="5D156B54" w:rsidR="00CD498A" w:rsidRDefault="51EAE270" w:rsidP="72D307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72D307E4">
              <w:rPr>
                <w:sz w:val="14"/>
                <w:szCs w:val="14"/>
              </w:rPr>
              <w:t>X-entry</w:t>
            </w:r>
            <w:r w:rsidR="005318D2">
              <w:rPr>
                <w:sz w:val="14"/>
                <w:szCs w:val="14"/>
              </w:rPr>
              <w:t>：</w:t>
            </w:r>
            <w:r w:rsidRPr="72D307E4">
              <w:rPr>
                <w:sz w:val="14"/>
                <w:szCs w:val="14"/>
              </w:rPr>
              <w:t>进口发票 Our delivery note number</w:t>
            </w:r>
          </w:p>
        </w:tc>
        <w:tc>
          <w:tcPr>
            <w:tcW w:w="793" w:type="dxa"/>
          </w:tcPr>
          <w:p w14:paraId="14DAD929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</w:p>
        </w:tc>
        <w:tc>
          <w:tcPr>
            <w:tcW w:w="1109" w:type="dxa"/>
          </w:tcPr>
          <w:p w14:paraId="2AC9A92D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  <w:szCs w:val="14"/>
              </w:rPr>
              <w:t>非空</w:t>
            </w:r>
          </w:p>
        </w:tc>
        <w:tc>
          <w:tcPr>
            <w:tcW w:w="987" w:type="dxa"/>
          </w:tcPr>
          <w:p w14:paraId="156BEE6E" w14:textId="080D7194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  <w:szCs w:val="14"/>
              </w:rPr>
              <w:t>ASN 单号</w:t>
            </w:r>
            <w:r w:rsidR="005318D2">
              <w:rPr>
                <w:sz w:val="14"/>
                <w:szCs w:val="14"/>
              </w:rPr>
              <w:t>，</w:t>
            </w:r>
            <w:r>
              <w:rPr>
                <w:sz w:val="14"/>
                <w:szCs w:val="14"/>
              </w:rPr>
              <w:t>DSS 创建主键</w:t>
            </w:r>
            <w:r w:rsidR="005318D2">
              <w:rPr>
                <w:sz w:val="14"/>
                <w:szCs w:val="14"/>
              </w:rPr>
              <w:t>；</w:t>
            </w:r>
            <w:r>
              <w:rPr>
                <w:sz w:val="14"/>
                <w:szCs w:val="14"/>
              </w:rPr>
              <w:t>MBPLAP 同时用于模板命名(发票号段)</w:t>
            </w:r>
          </w:p>
        </w:tc>
        <w:tc>
          <w:tcPr>
            <w:tcW w:w="877" w:type="dxa"/>
          </w:tcPr>
          <w:p w14:paraId="68A6A596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  <w:szCs w:val="14"/>
              </w:rPr>
              <w:t>模板内容、文件命名(R7.1)</w:t>
            </w:r>
          </w:p>
        </w:tc>
      </w:tr>
      <w:tr w:rsidR="00CD498A" w14:paraId="7BB4CF93" w14:textId="77777777" w:rsidTr="006550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03ECF599" w14:textId="77777777" w:rsidR="00CD498A" w:rsidRDefault="00DD21A1">
            <w:r>
              <w:rPr>
                <w:sz w:val="14"/>
                <w:szCs w:val="14"/>
              </w:rPr>
              <w:t>F-02</w:t>
            </w:r>
          </w:p>
        </w:tc>
        <w:tc>
          <w:tcPr>
            <w:tcW w:w="1205" w:type="dxa"/>
          </w:tcPr>
          <w:p w14:paraId="34969732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  <w:szCs w:val="14"/>
              </w:rPr>
              <w:t>Vendor BP Number</w:t>
            </w:r>
          </w:p>
        </w:tc>
        <w:tc>
          <w:tcPr>
            <w:tcW w:w="793" w:type="dxa"/>
          </w:tcPr>
          <w:p w14:paraId="10331DE0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  <w:szCs w:val="14"/>
              </w:rPr>
              <w:t>文本</w:t>
            </w:r>
          </w:p>
        </w:tc>
        <w:tc>
          <w:tcPr>
            <w:tcW w:w="793" w:type="dxa"/>
          </w:tcPr>
          <w:p w14:paraId="140DE382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  <w:szCs w:val="14"/>
              </w:rPr>
              <w:t>是</w:t>
            </w:r>
          </w:p>
        </w:tc>
        <w:tc>
          <w:tcPr>
            <w:tcW w:w="1664" w:type="dxa"/>
          </w:tcPr>
          <w:p w14:paraId="510B2BBD" w14:textId="7801229C" w:rsidR="00CD498A" w:rsidRDefault="51EAE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2D307E4">
              <w:rPr>
                <w:sz w:val="14"/>
                <w:szCs w:val="14"/>
              </w:rPr>
              <w:t>固定值配置</w:t>
            </w:r>
            <w:r w:rsidR="005318D2">
              <w:rPr>
                <w:sz w:val="14"/>
                <w:szCs w:val="14"/>
              </w:rPr>
              <w:t>：</w:t>
            </w:r>
          </w:p>
          <w:p w14:paraId="505A55CB" w14:textId="61CF65F8" w:rsidR="00CD498A" w:rsidRDefault="51EAE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2D307E4">
              <w:rPr>
                <w:sz w:val="14"/>
                <w:szCs w:val="14"/>
              </w:rPr>
              <w:t>MBPLAP=</w:t>
            </w:r>
            <w:r w:rsidRPr="72D307E4">
              <w:rPr>
                <w:b/>
                <w:bCs/>
                <w:sz w:val="14"/>
                <w:szCs w:val="14"/>
              </w:rPr>
              <w:t>191110510</w:t>
            </w:r>
            <w:r w:rsidRPr="72D307E4">
              <w:rPr>
                <w:sz w:val="14"/>
                <w:szCs w:val="14"/>
              </w:rPr>
              <w:t xml:space="preserve"> </w:t>
            </w:r>
          </w:p>
          <w:p w14:paraId="73DDB07D" w14:textId="49920C7E" w:rsidR="00CD498A" w:rsidRDefault="51EAE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2D307E4">
              <w:rPr>
                <w:sz w:val="14"/>
                <w:szCs w:val="14"/>
              </w:rPr>
              <w:t>X-entry=</w:t>
            </w:r>
            <w:r w:rsidRPr="72D307E4">
              <w:rPr>
                <w:b/>
                <w:bCs/>
                <w:sz w:val="14"/>
                <w:szCs w:val="14"/>
              </w:rPr>
              <w:t>191110260</w:t>
            </w:r>
          </w:p>
        </w:tc>
        <w:tc>
          <w:tcPr>
            <w:tcW w:w="793" w:type="dxa"/>
          </w:tcPr>
          <w:p w14:paraId="1AC8A971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✗</w:t>
            </w:r>
          </w:p>
        </w:tc>
        <w:tc>
          <w:tcPr>
            <w:tcW w:w="1109" w:type="dxa"/>
          </w:tcPr>
          <w:p w14:paraId="1F191B9C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  <w:szCs w:val="14"/>
              </w:rPr>
              <w:t>配置值域</w:t>
            </w:r>
          </w:p>
        </w:tc>
        <w:tc>
          <w:tcPr>
            <w:tcW w:w="987" w:type="dxa"/>
          </w:tcPr>
          <w:p w14:paraId="2144F50F" w14:textId="2F84D054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  <w:szCs w:val="14"/>
              </w:rPr>
              <w:t>供应商标识</w:t>
            </w:r>
            <w:r w:rsidR="005318D2">
              <w:rPr>
                <w:sz w:val="14"/>
                <w:szCs w:val="14"/>
              </w:rPr>
              <w:t>；</w:t>
            </w:r>
            <w:r>
              <w:rPr>
                <w:sz w:val="14"/>
                <w:szCs w:val="14"/>
              </w:rPr>
              <w:t>变更走配置中心不发版</w:t>
            </w:r>
          </w:p>
        </w:tc>
        <w:tc>
          <w:tcPr>
            <w:tcW w:w="877" w:type="dxa"/>
          </w:tcPr>
          <w:p w14:paraId="6D79FB91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  <w:szCs w:val="14"/>
              </w:rPr>
              <w:t>模板内容</w:t>
            </w:r>
          </w:p>
        </w:tc>
      </w:tr>
      <w:tr w:rsidR="00CD498A" w14:paraId="6165A7C4" w14:textId="77777777" w:rsidTr="006550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628C3BCD" w14:textId="77777777" w:rsidR="00CD498A" w:rsidRDefault="00DD21A1">
            <w:r>
              <w:rPr>
                <w:sz w:val="14"/>
                <w:szCs w:val="14"/>
              </w:rPr>
              <w:t>F-03</w:t>
            </w:r>
          </w:p>
        </w:tc>
        <w:tc>
          <w:tcPr>
            <w:tcW w:w="1205" w:type="dxa"/>
          </w:tcPr>
          <w:p w14:paraId="38DF1BFD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  <w:szCs w:val="14"/>
              </w:rPr>
              <w:t>Delivery date(Shipment Date)</w:t>
            </w:r>
          </w:p>
        </w:tc>
        <w:tc>
          <w:tcPr>
            <w:tcW w:w="793" w:type="dxa"/>
          </w:tcPr>
          <w:p w14:paraId="62417DB1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  <w:szCs w:val="14"/>
              </w:rPr>
              <w:t>日期</w:t>
            </w:r>
          </w:p>
        </w:tc>
        <w:tc>
          <w:tcPr>
            <w:tcW w:w="793" w:type="dxa"/>
          </w:tcPr>
          <w:p w14:paraId="057FE5C4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  <w:szCs w:val="14"/>
              </w:rPr>
              <w:t>是</w:t>
            </w:r>
          </w:p>
        </w:tc>
        <w:tc>
          <w:tcPr>
            <w:tcW w:w="1664" w:type="dxa"/>
          </w:tcPr>
          <w:p w14:paraId="5C474A53" w14:textId="4B8BCA92" w:rsidR="00CD498A" w:rsidRDefault="51EAE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72D307E4">
              <w:rPr>
                <w:sz w:val="14"/>
                <w:szCs w:val="14"/>
              </w:rPr>
              <w:t>MBPLAP</w:t>
            </w:r>
            <w:r w:rsidR="005318D2">
              <w:rPr>
                <w:sz w:val="14"/>
                <w:szCs w:val="14"/>
              </w:rPr>
              <w:t>：</w:t>
            </w:r>
            <w:r w:rsidRPr="72D307E4">
              <w:rPr>
                <w:sz w:val="14"/>
                <w:szCs w:val="14"/>
              </w:rPr>
              <w:t>发票导出 M 列 Invoice date</w:t>
            </w:r>
          </w:p>
          <w:p w14:paraId="169E4A5A" w14:textId="5AF24266" w:rsidR="00CD498A" w:rsidRDefault="51EAE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72D307E4">
              <w:rPr>
                <w:sz w:val="14"/>
                <w:szCs w:val="14"/>
              </w:rPr>
              <w:t>X-entry</w:t>
            </w:r>
            <w:r w:rsidR="005318D2">
              <w:rPr>
                <w:sz w:val="14"/>
                <w:szCs w:val="14"/>
              </w:rPr>
              <w:t>：</w:t>
            </w:r>
            <w:r w:rsidRPr="72D307E4">
              <w:rPr>
                <w:sz w:val="14"/>
                <w:szCs w:val="14"/>
              </w:rPr>
              <w:t>进口发票 Document date</w:t>
            </w:r>
          </w:p>
        </w:tc>
        <w:tc>
          <w:tcPr>
            <w:tcW w:w="793" w:type="dxa"/>
          </w:tcPr>
          <w:p w14:paraId="5197105F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</w:p>
        </w:tc>
        <w:tc>
          <w:tcPr>
            <w:tcW w:w="1109" w:type="dxa"/>
          </w:tcPr>
          <w:p w14:paraId="2B5BF6C3" w14:textId="46E95391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  <w:szCs w:val="14"/>
              </w:rPr>
              <w:t>日期</w:t>
            </w:r>
            <w:r w:rsidR="005318D2">
              <w:rPr>
                <w:sz w:val="14"/>
                <w:szCs w:val="14"/>
              </w:rPr>
              <w:t>；</w:t>
            </w:r>
            <w:r>
              <w:rPr>
                <w:sz w:val="14"/>
                <w:szCs w:val="14"/>
              </w:rPr>
              <w:t>展示 YYYY.MM.DD</w:t>
            </w:r>
          </w:p>
        </w:tc>
        <w:tc>
          <w:tcPr>
            <w:tcW w:w="987" w:type="dxa"/>
          </w:tcPr>
          <w:p w14:paraId="0216600D" w14:textId="6632F8B0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  <w:szCs w:val="14"/>
              </w:rPr>
              <w:t>发货/交单日</w:t>
            </w:r>
            <w:r w:rsidR="005318D2">
              <w:rPr>
                <w:sz w:val="14"/>
                <w:szCs w:val="14"/>
              </w:rPr>
              <w:t>，</w:t>
            </w:r>
            <w:r>
              <w:rPr>
                <w:sz w:val="14"/>
                <w:szCs w:val="14"/>
              </w:rPr>
              <w:t>DSS 必填</w:t>
            </w:r>
          </w:p>
        </w:tc>
        <w:tc>
          <w:tcPr>
            <w:tcW w:w="877" w:type="dxa"/>
          </w:tcPr>
          <w:p w14:paraId="2F6F7198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  <w:szCs w:val="14"/>
              </w:rPr>
              <w:t>模板内容</w:t>
            </w:r>
          </w:p>
        </w:tc>
      </w:tr>
      <w:tr w:rsidR="00CD498A" w14:paraId="1791663C" w14:textId="77777777" w:rsidTr="006550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13E1E8FE" w14:textId="77777777" w:rsidR="00CD498A" w:rsidRDefault="00DD21A1">
            <w:r>
              <w:rPr>
                <w:sz w:val="14"/>
                <w:szCs w:val="14"/>
              </w:rPr>
              <w:t>F-04</w:t>
            </w:r>
          </w:p>
        </w:tc>
        <w:tc>
          <w:tcPr>
            <w:tcW w:w="1205" w:type="dxa"/>
          </w:tcPr>
          <w:p w14:paraId="5CB40322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  <w:szCs w:val="14"/>
              </w:rPr>
              <w:t>SPM Part Number</w:t>
            </w:r>
          </w:p>
        </w:tc>
        <w:tc>
          <w:tcPr>
            <w:tcW w:w="793" w:type="dxa"/>
          </w:tcPr>
          <w:p w14:paraId="00E9054C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  <w:szCs w:val="14"/>
              </w:rPr>
              <w:t>文本</w:t>
            </w:r>
          </w:p>
        </w:tc>
        <w:tc>
          <w:tcPr>
            <w:tcW w:w="793" w:type="dxa"/>
          </w:tcPr>
          <w:p w14:paraId="067CF534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  <w:szCs w:val="14"/>
              </w:rPr>
              <w:t>是</w:t>
            </w:r>
          </w:p>
        </w:tc>
        <w:tc>
          <w:tcPr>
            <w:tcW w:w="1664" w:type="dxa"/>
          </w:tcPr>
          <w:p w14:paraId="61114CC2" w14:textId="2385A1CE" w:rsidR="00CD498A" w:rsidRDefault="51EAE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2D307E4">
              <w:rPr>
                <w:sz w:val="14"/>
                <w:szCs w:val="14"/>
              </w:rPr>
              <w:t>MBPLAP</w:t>
            </w:r>
            <w:r w:rsidR="005318D2">
              <w:rPr>
                <w:sz w:val="14"/>
                <w:szCs w:val="14"/>
              </w:rPr>
              <w:t>：</w:t>
            </w:r>
            <w:r w:rsidRPr="72D307E4">
              <w:rPr>
                <w:sz w:val="14"/>
                <w:szCs w:val="14"/>
              </w:rPr>
              <w:t xml:space="preserve">发票导出 H 列 Part Number </w:t>
            </w:r>
            <w:r w:rsidR="7D874C8A" w:rsidRPr="72D307E4">
              <w:rPr>
                <w:sz w:val="14"/>
                <w:szCs w:val="14"/>
              </w:rPr>
              <w:t>；</w:t>
            </w:r>
          </w:p>
          <w:p w14:paraId="02D76F0A" w14:textId="1D2D588E" w:rsidR="00CD498A" w:rsidRDefault="51EAE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2D307E4">
              <w:rPr>
                <w:sz w:val="14"/>
                <w:szCs w:val="14"/>
              </w:rPr>
              <w:t>X-entry</w:t>
            </w:r>
            <w:r w:rsidR="005318D2">
              <w:rPr>
                <w:sz w:val="14"/>
                <w:szCs w:val="14"/>
              </w:rPr>
              <w:t>：</w:t>
            </w:r>
            <w:r w:rsidRPr="72D307E4">
              <w:rPr>
                <w:sz w:val="14"/>
                <w:szCs w:val="14"/>
              </w:rPr>
              <w:t xml:space="preserve">诊断仪大表 </w:t>
            </w:r>
            <w:r w:rsidR="38893431" w:rsidRPr="72D307E4">
              <w:rPr>
                <w:sz w:val="14"/>
                <w:szCs w:val="14"/>
              </w:rPr>
              <w:t>M</w:t>
            </w:r>
            <w:r w:rsidRPr="72D307E4">
              <w:rPr>
                <w:sz w:val="14"/>
                <w:szCs w:val="14"/>
              </w:rPr>
              <w:t xml:space="preserve"> 列</w:t>
            </w:r>
            <w:r w:rsidR="109ABA37" w:rsidRPr="72D307E4">
              <w:rPr>
                <w:sz w:val="14"/>
                <w:szCs w:val="14"/>
              </w:rPr>
              <w:t>“DPTS PO”</w:t>
            </w:r>
            <w:r w:rsidR="5848FBF1" w:rsidRPr="72D307E4">
              <w:rPr>
                <w:sz w:val="14"/>
                <w:szCs w:val="14"/>
              </w:rPr>
              <w:t>或</w:t>
            </w:r>
            <w:r w:rsidR="2FE1CC92" w:rsidRPr="72D307E4">
              <w:rPr>
                <w:sz w:val="14"/>
                <w:szCs w:val="14"/>
              </w:rPr>
              <w:t>PO邮件的PO号</w:t>
            </w:r>
          </w:p>
        </w:tc>
        <w:tc>
          <w:tcPr>
            <w:tcW w:w="793" w:type="dxa"/>
          </w:tcPr>
          <w:p w14:paraId="1DCB7283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</w:p>
        </w:tc>
        <w:tc>
          <w:tcPr>
            <w:tcW w:w="1109" w:type="dxa"/>
          </w:tcPr>
          <w:p w14:paraId="20F4D5AD" w14:textId="75412733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  <w:szCs w:val="14"/>
              </w:rPr>
              <w:t>非空</w:t>
            </w:r>
            <w:r w:rsidR="005318D2">
              <w:rPr>
                <w:sz w:val="14"/>
                <w:szCs w:val="14"/>
              </w:rPr>
              <w:t>；</w:t>
            </w:r>
            <w:r>
              <w:rPr>
                <w:sz w:val="14"/>
                <w:szCs w:val="14"/>
              </w:rPr>
              <w:t>DSS 侧转换 SPM PN 格式</w:t>
            </w:r>
          </w:p>
        </w:tc>
        <w:tc>
          <w:tcPr>
            <w:tcW w:w="987" w:type="dxa"/>
          </w:tcPr>
          <w:p w14:paraId="6BB60AD6" w14:textId="43D685CC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  <w:szCs w:val="14"/>
              </w:rPr>
              <w:t>收货零件标识</w:t>
            </w:r>
            <w:r w:rsidR="005318D2">
              <w:rPr>
                <w:sz w:val="14"/>
                <w:szCs w:val="14"/>
              </w:rPr>
              <w:t>；</w:t>
            </w:r>
            <w:r>
              <w:rPr>
                <w:sz w:val="14"/>
                <w:szCs w:val="14"/>
              </w:rPr>
              <w:t>顺次收货的 Material 锚点(R6)</w:t>
            </w:r>
          </w:p>
        </w:tc>
        <w:tc>
          <w:tcPr>
            <w:tcW w:w="877" w:type="dxa"/>
          </w:tcPr>
          <w:p w14:paraId="41CAAE66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  <w:szCs w:val="14"/>
              </w:rPr>
              <w:t>模板内容、拆行分组</w:t>
            </w:r>
          </w:p>
        </w:tc>
      </w:tr>
      <w:tr w:rsidR="00CD498A" w14:paraId="3B50E2CD" w14:textId="77777777" w:rsidTr="006550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400BC3D8" w14:textId="77777777" w:rsidR="00CD498A" w:rsidRDefault="00DD21A1">
            <w:r>
              <w:rPr>
                <w:sz w:val="14"/>
                <w:szCs w:val="14"/>
              </w:rPr>
              <w:t>F-05</w:t>
            </w:r>
          </w:p>
        </w:tc>
        <w:tc>
          <w:tcPr>
            <w:tcW w:w="1205" w:type="dxa"/>
          </w:tcPr>
          <w:p w14:paraId="1E650A37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  <w:szCs w:val="14"/>
              </w:rPr>
              <w:t>Quantity</w:t>
            </w:r>
          </w:p>
        </w:tc>
        <w:tc>
          <w:tcPr>
            <w:tcW w:w="793" w:type="dxa"/>
          </w:tcPr>
          <w:p w14:paraId="2545A42B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  <w:szCs w:val="14"/>
              </w:rPr>
              <w:t>数值</w:t>
            </w:r>
          </w:p>
        </w:tc>
        <w:tc>
          <w:tcPr>
            <w:tcW w:w="793" w:type="dxa"/>
          </w:tcPr>
          <w:p w14:paraId="7BB7C455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  <w:szCs w:val="14"/>
              </w:rPr>
              <w:t>是</w:t>
            </w:r>
          </w:p>
        </w:tc>
        <w:tc>
          <w:tcPr>
            <w:tcW w:w="1664" w:type="dxa"/>
          </w:tcPr>
          <w:p w14:paraId="53F3F25B" w14:textId="0AC1504C" w:rsidR="00CD498A" w:rsidRDefault="51EAE270" w:rsidP="72D307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72D307E4">
              <w:rPr>
                <w:sz w:val="14"/>
                <w:szCs w:val="14"/>
              </w:rPr>
              <w:t>MBPLAP</w:t>
            </w:r>
            <w:r w:rsidR="005318D2">
              <w:rPr>
                <w:sz w:val="14"/>
                <w:szCs w:val="14"/>
              </w:rPr>
              <w:t>：</w:t>
            </w:r>
            <w:r w:rsidRPr="72D307E4">
              <w:rPr>
                <w:sz w:val="14"/>
                <w:szCs w:val="14"/>
              </w:rPr>
              <w:t>发票导出 AE 列</w:t>
            </w:r>
            <w:r w:rsidR="44877276" w:rsidRPr="72D307E4">
              <w:rPr>
                <w:sz w:val="14"/>
                <w:szCs w:val="14"/>
              </w:rPr>
              <w:t>“Quantity”</w:t>
            </w:r>
            <w:r w:rsidRPr="72D307E4">
              <w:rPr>
                <w:b/>
                <w:bCs/>
                <w:sz w:val="14"/>
                <w:szCs w:val="14"/>
              </w:rPr>
              <w:t>按合并键</w:t>
            </w:r>
            <w:r w:rsidR="5E692472" w:rsidRPr="72D307E4">
              <w:rPr>
                <w:b/>
                <w:bCs/>
                <w:sz w:val="14"/>
                <w:szCs w:val="14"/>
              </w:rPr>
              <w:t>(F-15)</w:t>
            </w:r>
            <w:r w:rsidRPr="72D307E4">
              <w:rPr>
                <w:b/>
                <w:bCs/>
                <w:sz w:val="14"/>
                <w:szCs w:val="14"/>
              </w:rPr>
              <w:t>加总</w:t>
            </w:r>
            <w:r w:rsidRPr="72D307E4">
              <w:rPr>
                <w:sz w:val="14"/>
                <w:szCs w:val="14"/>
              </w:rPr>
              <w:t xml:space="preserve"> / X-entry</w:t>
            </w:r>
            <w:r w:rsidR="005318D2">
              <w:rPr>
                <w:sz w:val="14"/>
                <w:szCs w:val="14"/>
              </w:rPr>
              <w:t>：</w:t>
            </w:r>
            <w:r w:rsidRPr="72D307E4">
              <w:rPr>
                <w:sz w:val="14"/>
                <w:szCs w:val="14"/>
              </w:rPr>
              <w:t>大表 F 列</w:t>
            </w:r>
            <w:r w:rsidR="1B51114B" w:rsidRPr="72D307E4">
              <w:rPr>
                <w:sz w:val="14"/>
                <w:szCs w:val="14"/>
              </w:rPr>
              <w:t>“Qty”</w:t>
            </w:r>
            <w:r w:rsidRPr="72D307E4">
              <w:rPr>
                <w:b/>
                <w:bCs/>
                <w:sz w:val="14"/>
                <w:szCs w:val="14"/>
              </w:rPr>
              <w:t>多行加总</w:t>
            </w:r>
            <w:r w:rsidRPr="72D307E4">
              <w:rPr>
                <w:sz w:val="14"/>
                <w:szCs w:val="14"/>
              </w:rPr>
              <w:t xml:space="preserve">后按 </w:t>
            </w:r>
            <w:r w:rsidR="7B8F88B8" w:rsidRPr="72D307E4">
              <w:rPr>
                <w:sz w:val="14"/>
                <w:szCs w:val="14"/>
              </w:rPr>
              <w:t>ITEM</w:t>
            </w:r>
            <w:r w:rsidRPr="72D307E4">
              <w:rPr>
                <w:sz w:val="14"/>
                <w:szCs w:val="14"/>
              </w:rPr>
              <w:t xml:space="preserve"> </w:t>
            </w:r>
            <w:r w:rsidR="375750E2" w:rsidRPr="72D307E4">
              <w:rPr>
                <w:sz w:val="14"/>
                <w:szCs w:val="14"/>
              </w:rPr>
              <w:t>NO</w:t>
            </w:r>
            <w:r w:rsidRPr="72D307E4">
              <w:rPr>
                <w:sz w:val="14"/>
                <w:szCs w:val="14"/>
              </w:rPr>
              <w:t>拆分</w:t>
            </w:r>
          </w:p>
        </w:tc>
        <w:tc>
          <w:tcPr>
            <w:tcW w:w="793" w:type="dxa"/>
          </w:tcPr>
          <w:p w14:paraId="50A5621A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</w:p>
        </w:tc>
        <w:tc>
          <w:tcPr>
            <w:tcW w:w="1109" w:type="dxa"/>
          </w:tcPr>
          <w:p w14:paraId="73B15F80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  <w:szCs w:val="14"/>
              </w:rPr>
              <w:t>≥1 整数</w:t>
            </w:r>
          </w:p>
        </w:tc>
        <w:tc>
          <w:tcPr>
            <w:tcW w:w="987" w:type="dxa"/>
          </w:tcPr>
          <w:p w14:paraId="76A9AC74" w14:textId="4795C930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  <w:szCs w:val="14"/>
              </w:rPr>
              <w:t>收货数量</w:t>
            </w:r>
            <w:r w:rsidR="005318D2">
              <w:rPr>
                <w:sz w:val="14"/>
                <w:szCs w:val="14"/>
              </w:rPr>
              <w:t>；</w:t>
            </w:r>
            <w:r>
              <w:rPr>
                <w:sz w:val="14"/>
                <w:szCs w:val="14"/>
              </w:rPr>
              <w:t>人工最易算错的字段</w:t>
            </w:r>
            <w:r w:rsidR="005318D2">
              <w:rPr>
                <w:sz w:val="14"/>
                <w:szCs w:val="14"/>
              </w:rPr>
              <w:t>，</w:t>
            </w:r>
            <w:r>
              <w:rPr>
                <w:sz w:val="14"/>
                <w:szCs w:val="14"/>
              </w:rPr>
              <w:t>系统自动化的核心价值</w:t>
            </w:r>
          </w:p>
        </w:tc>
        <w:tc>
          <w:tcPr>
            <w:tcW w:w="877" w:type="dxa"/>
          </w:tcPr>
          <w:p w14:paraId="6649E130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  <w:szCs w:val="14"/>
              </w:rPr>
              <w:t>模板行数(拆行)、收货记录</w:t>
            </w:r>
          </w:p>
        </w:tc>
      </w:tr>
      <w:tr w:rsidR="00CD498A" w14:paraId="1B999CC9" w14:textId="77777777" w:rsidTr="006550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2919AFAF" w14:textId="77777777" w:rsidR="00CD498A" w:rsidRDefault="00DD21A1">
            <w:r>
              <w:rPr>
                <w:sz w:val="14"/>
                <w:szCs w:val="14"/>
              </w:rPr>
              <w:t>F-06</w:t>
            </w:r>
          </w:p>
        </w:tc>
        <w:tc>
          <w:tcPr>
            <w:tcW w:w="1205" w:type="dxa"/>
          </w:tcPr>
          <w:p w14:paraId="5975A4EA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  <w:szCs w:val="14"/>
              </w:rPr>
              <w:t>Unit</w:t>
            </w:r>
          </w:p>
        </w:tc>
        <w:tc>
          <w:tcPr>
            <w:tcW w:w="793" w:type="dxa"/>
          </w:tcPr>
          <w:p w14:paraId="114484C5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  <w:szCs w:val="14"/>
              </w:rPr>
              <w:t>文本</w:t>
            </w:r>
          </w:p>
        </w:tc>
        <w:tc>
          <w:tcPr>
            <w:tcW w:w="793" w:type="dxa"/>
          </w:tcPr>
          <w:p w14:paraId="0CA6324A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  <w:szCs w:val="14"/>
              </w:rPr>
              <w:t>是</w:t>
            </w:r>
          </w:p>
        </w:tc>
        <w:tc>
          <w:tcPr>
            <w:tcW w:w="1664" w:type="dxa"/>
          </w:tcPr>
          <w:p w14:paraId="5EE4079D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  <w:szCs w:val="14"/>
              </w:rPr>
              <w:t>固定值 PC</w:t>
            </w:r>
          </w:p>
        </w:tc>
        <w:tc>
          <w:tcPr>
            <w:tcW w:w="793" w:type="dxa"/>
          </w:tcPr>
          <w:p w14:paraId="6D04FDDB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✗</w:t>
            </w:r>
          </w:p>
        </w:tc>
        <w:tc>
          <w:tcPr>
            <w:tcW w:w="1109" w:type="dxa"/>
          </w:tcPr>
          <w:p w14:paraId="738BA301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  <w:szCs w:val="14"/>
              </w:rPr>
              <w:t>PC</w:t>
            </w:r>
          </w:p>
        </w:tc>
        <w:tc>
          <w:tcPr>
            <w:tcW w:w="987" w:type="dxa"/>
          </w:tcPr>
          <w:p w14:paraId="4EF965A8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  <w:szCs w:val="14"/>
              </w:rPr>
              <w:t>计量单位</w:t>
            </w:r>
          </w:p>
        </w:tc>
        <w:tc>
          <w:tcPr>
            <w:tcW w:w="877" w:type="dxa"/>
          </w:tcPr>
          <w:p w14:paraId="50BDC774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  <w:szCs w:val="14"/>
              </w:rPr>
              <w:t>模板内容</w:t>
            </w:r>
          </w:p>
        </w:tc>
      </w:tr>
      <w:tr w:rsidR="00CD498A" w14:paraId="0B22210A" w14:textId="77777777" w:rsidTr="006550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6F209738" w14:textId="77777777" w:rsidR="00CD498A" w:rsidRDefault="00DD21A1">
            <w:r>
              <w:rPr>
                <w:sz w:val="14"/>
                <w:szCs w:val="14"/>
              </w:rPr>
              <w:t>F-07</w:t>
            </w:r>
          </w:p>
        </w:tc>
        <w:tc>
          <w:tcPr>
            <w:tcW w:w="1205" w:type="dxa"/>
          </w:tcPr>
          <w:p w14:paraId="50563521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  <w:szCs w:val="14"/>
              </w:rPr>
              <w:t>SPM PO Number</w:t>
            </w:r>
          </w:p>
        </w:tc>
        <w:tc>
          <w:tcPr>
            <w:tcW w:w="793" w:type="dxa"/>
          </w:tcPr>
          <w:p w14:paraId="16412183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  <w:szCs w:val="14"/>
              </w:rPr>
              <w:t>文本</w:t>
            </w:r>
          </w:p>
        </w:tc>
        <w:tc>
          <w:tcPr>
            <w:tcW w:w="793" w:type="dxa"/>
          </w:tcPr>
          <w:p w14:paraId="5BAF4EFE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  <w:szCs w:val="14"/>
              </w:rPr>
              <w:t>是</w:t>
            </w:r>
          </w:p>
        </w:tc>
        <w:tc>
          <w:tcPr>
            <w:tcW w:w="1664" w:type="dxa"/>
          </w:tcPr>
          <w:p w14:paraId="6F764D26" w14:textId="62B24766" w:rsidR="00CD498A" w:rsidRDefault="51EAE270" w:rsidP="72D307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72D307E4">
              <w:rPr>
                <w:sz w:val="14"/>
                <w:szCs w:val="14"/>
              </w:rPr>
              <w:t>MBPLAP</w:t>
            </w:r>
            <w:r w:rsidR="005318D2">
              <w:rPr>
                <w:sz w:val="14"/>
                <w:szCs w:val="14"/>
              </w:rPr>
              <w:t>：</w:t>
            </w:r>
            <w:r w:rsidRPr="72D307E4">
              <w:rPr>
                <w:sz w:val="14"/>
                <w:szCs w:val="14"/>
              </w:rPr>
              <w:t>发票导出 Z 列 Order No.(缺失记 Remark 不阻塞) / X-entry</w:t>
            </w:r>
            <w:r w:rsidR="005318D2">
              <w:rPr>
                <w:sz w:val="14"/>
                <w:szCs w:val="14"/>
              </w:rPr>
              <w:t>：</w:t>
            </w:r>
            <w:r w:rsidRPr="72D307E4">
              <w:rPr>
                <w:sz w:val="14"/>
                <w:szCs w:val="14"/>
              </w:rPr>
              <w:t>PO 邮件</w:t>
            </w:r>
            <w:r w:rsidR="265C47F4" w:rsidRPr="72D307E4">
              <w:rPr>
                <w:sz w:val="14"/>
                <w:szCs w:val="14"/>
              </w:rPr>
              <w:t>中的PO号</w:t>
            </w:r>
            <w:r w:rsidRPr="72D307E4">
              <w:rPr>
                <w:sz w:val="14"/>
                <w:szCs w:val="14"/>
              </w:rPr>
              <w:t>或大表 M 列</w:t>
            </w:r>
            <w:r w:rsidR="6507A181" w:rsidRPr="72D307E4">
              <w:rPr>
                <w:sz w:val="14"/>
                <w:szCs w:val="14"/>
              </w:rPr>
              <w:t>“DPTS PO“</w:t>
            </w:r>
          </w:p>
        </w:tc>
        <w:tc>
          <w:tcPr>
            <w:tcW w:w="793" w:type="dxa"/>
          </w:tcPr>
          <w:p w14:paraId="287A93B5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</w:p>
        </w:tc>
        <w:tc>
          <w:tcPr>
            <w:tcW w:w="1109" w:type="dxa"/>
          </w:tcPr>
          <w:p w14:paraId="0181459F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  <w:szCs w:val="14"/>
              </w:rPr>
              <w:t>非空(MBPLAP 允许空+Remark)</w:t>
            </w:r>
          </w:p>
        </w:tc>
        <w:tc>
          <w:tcPr>
            <w:tcW w:w="987" w:type="dxa"/>
          </w:tcPr>
          <w:p w14:paraId="5758A772" w14:textId="29AE403D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  <w:szCs w:val="14"/>
              </w:rPr>
              <w:t>收货归属订单</w:t>
            </w:r>
            <w:r w:rsidR="005318D2">
              <w:rPr>
                <w:sz w:val="14"/>
                <w:szCs w:val="14"/>
              </w:rPr>
              <w:t>；</w:t>
            </w:r>
            <w:r>
              <w:rPr>
                <w:sz w:val="14"/>
                <w:szCs w:val="14"/>
              </w:rPr>
              <w:t>X-entry 硬阻断判定对象(R4.1)</w:t>
            </w:r>
          </w:p>
        </w:tc>
        <w:tc>
          <w:tcPr>
            <w:tcW w:w="877" w:type="dxa"/>
          </w:tcPr>
          <w:p w14:paraId="7F1CB394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  <w:szCs w:val="14"/>
              </w:rPr>
              <w:t>模板内容、收货记录汇总键</w:t>
            </w:r>
          </w:p>
        </w:tc>
      </w:tr>
      <w:tr w:rsidR="00CD498A" w14:paraId="1054ABC6" w14:textId="77777777" w:rsidTr="006550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375A423E" w14:textId="77777777" w:rsidR="00CD498A" w:rsidRDefault="00DD21A1">
            <w:r>
              <w:rPr>
                <w:sz w:val="14"/>
                <w:szCs w:val="14"/>
              </w:rPr>
              <w:t>F-08</w:t>
            </w:r>
          </w:p>
        </w:tc>
        <w:tc>
          <w:tcPr>
            <w:tcW w:w="1205" w:type="dxa"/>
          </w:tcPr>
          <w:p w14:paraId="1CAC148D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  <w:szCs w:val="14"/>
              </w:rPr>
              <w:t>SPM PO Item Number</w:t>
            </w:r>
          </w:p>
        </w:tc>
        <w:tc>
          <w:tcPr>
            <w:tcW w:w="793" w:type="dxa"/>
          </w:tcPr>
          <w:p w14:paraId="109D1867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  <w:szCs w:val="14"/>
              </w:rPr>
              <w:t>文本</w:t>
            </w:r>
          </w:p>
        </w:tc>
        <w:tc>
          <w:tcPr>
            <w:tcW w:w="793" w:type="dxa"/>
          </w:tcPr>
          <w:p w14:paraId="75BDDD37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  <w:szCs w:val="14"/>
              </w:rPr>
              <w:t>支线规则</w:t>
            </w:r>
          </w:p>
        </w:tc>
        <w:tc>
          <w:tcPr>
            <w:tcW w:w="1664" w:type="dxa"/>
          </w:tcPr>
          <w:p w14:paraId="0FDC70DB" w14:textId="4BC154FB" w:rsidR="00CD498A" w:rsidRDefault="51EAE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2D307E4">
              <w:rPr>
                <w:sz w:val="14"/>
                <w:szCs w:val="14"/>
              </w:rPr>
              <w:t>MBPLAP</w:t>
            </w:r>
            <w:r w:rsidR="005318D2">
              <w:rPr>
                <w:sz w:val="14"/>
                <w:szCs w:val="14"/>
              </w:rPr>
              <w:t>：</w:t>
            </w:r>
            <w:r w:rsidR="5CCAF8BF" w:rsidRPr="72D307E4">
              <w:rPr>
                <w:sz w:val="14"/>
                <w:szCs w:val="14"/>
              </w:rPr>
              <w:t>发票导出信息无可</w:t>
            </w:r>
            <w:r w:rsidRPr="72D307E4">
              <w:rPr>
                <w:b/>
                <w:bCs/>
                <w:sz w:val="14"/>
                <w:szCs w:val="14"/>
              </w:rPr>
              <w:t>置空</w:t>
            </w:r>
            <w:r w:rsidRPr="72D307E4">
              <w:rPr>
                <w:sz w:val="14"/>
                <w:szCs w:val="14"/>
              </w:rPr>
              <w:t xml:space="preserve"> / X-entry</w:t>
            </w:r>
            <w:r w:rsidR="005318D2">
              <w:rPr>
                <w:sz w:val="14"/>
                <w:szCs w:val="14"/>
              </w:rPr>
              <w:t>：</w:t>
            </w:r>
            <w:r w:rsidRPr="72D307E4">
              <w:rPr>
                <w:sz w:val="14"/>
                <w:szCs w:val="14"/>
              </w:rPr>
              <w:t xml:space="preserve">SPM 截屏 Item Number 列(一 </w:t>
            </w:r>
            <w:r w:rsidR="5130E8AF" w:rsidRPr="72D307E4">
              <w:rPr>
                <w:sz w:val="14"/>
                <w:szCs w:val="14"/>
              </w:rPr>
              <w:t>个</w:t>
            </w:r>
            <w:r w:rsidRPr="72D307E4">
              <w:rPr>
                <w:sz w:val="14"/>
                <w:szCs w:val="14"/>
              </w:rPr>
              <w:t>ITEM</w:t>
            </w:r>
            <w:r w:rsidR="45F6FEAF" w:rsidRPr="72D307E4">
              <w:rPr>
                <w:sz w:val="14"/>
                <w:szCs w:val="14"/>
              </w:rPr>
              <w:t>、</w:t>
            </w:r>
            <w:r w:rsidRPr="72D307E4">
              <w:rPr>
                <w:sz w:val="14"/>
                <w:szCs w:val="14"/>
              </w:rPr>
              <w:t xml:space="preserve"> </w:t>
            </w:r>
            <w:r w:rsidR="67D02772" w:rsidRPr="72D307E4">
              <w:rPr>
                <w:sz w:val="14"/>
                <w:szCs w:val="14"/>
              </w:rPr>
              <w:t>一个</w:t>
            </w:r>
            <w:r w:rsidRPr="72D307E4">
              <w:rPr>
                <w:sz w:val="14"/>
                <w:szCs w:val="14"/>
              </w:rPr>
              <w:t>SN</w:t>
            </w:r>
            <w:r w:rsidR="27B05B15" w:rsidRPr="72D307E4">
              <w:rPr>
                <w:sz w:val="14"/>
                <w:szCs w:val="14"/>
              </w:rPr>
              <w:t>为</w:t>
            </w:r>
            <w:r w:rsidRPr="72D307E4">
              <w:rPr>
                <w:sz w:val="14"/>
                <w:szCs w:val="14"/>
              </w:rPr>
              <w:t>一行)</w:t>
            </w:r>
          </w:p>
        </w:tc>
        <w:tc>
          <w:tcPr>
            <w:tcW w:w="793" w:type="dxa"/>
          </w:tcPr>
          <w:p w14:paraId="16E24E5D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</w:p>
        </w:tc>
        <w:tc>
          <w:tcPr>
            <w:tcW w:w="1109" w:type="dxa"/>
          </w:tcPr>
          <w:p w14:paraId="02E5003C" w14:textId="50592B03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  <w:szCs w:val="14"/>
              </w:rPr>
              <w:t>MBPLAP 恒空(展示"置空(EDI)")</w:t>
            </w:r>
            <w:r w:rsidR="005318D2">
              <w:rPr>
                <w:sz w:val="14"/>
                <w:szCs w:val="14"/>
              </w:rPr>
              <w:t>；</w:t>
            </w:r>
            <w:r>
              <w:rPr>
                <w:sz w:val="14"/>
                <w:szCs w:val="14"/>
              </w:rPr>
              <w:t>X-entry 非空</w:t>
            </w:r>
          </w:p>
        </w:tc>
        <w:tc>
          <w:tcPr>
            <w:tcW w:w="987" w:type="dxa"/>
          </w:tcPr>
          <w:p w14:paraId="2646A4FC" w14:textId="6BB51119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  <w:szCs w:val="14"/>
              </w:rPr>
              <w:t>订单行级收货</w:t>
            </w:r>
            <w:r w:rsidR="005318D2">
              <w:rPr>
                <w:sz w:val="14"/>
                <w:szCs w:val="14"/>
              </w:rPr>
              <w:t>；</w:t>
            </w:r>
            <w:r>
              <w:rPr>
                <w:sz w:val="14"/>
                <w:szCs w:val="14"/>
              </w:rPr>
              <w:t>X-entry 顺次收货的行载体</w:t>
            </w:r>
          </w:p>
        </w:tc>
        <w:tc>
          <w:tcPr>
            <w:tcW w:w="877" w:type="dxa"/>
          </w:tcPr>
          <w:p w14:paraId="7F34314F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  <w:szCs w:val="14"/>
              </w:rPr>
              <w:t>模板行数、收货记录 Item 维度</w:t>
            </w:r>
          </w:p>
        </w:tc>
      </w:tr>
      <w:tr w:rsidR="00CD498A" w14:paraId="6D264B3A" w14:textId="77777777" w:rsidTr="006550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1B4E7903" w14:textId="77777777" w:rsidR="00CD498A" w:rsidRDefault="00DD21A1">
            <w:r>
              <w:rPr>
                <w:sz w:val="14"/>
                <w:szCs w:val="14"/>
              </w:rPr>
              <w:t>F-09</w:t>
            </w:r>
          </w:p>
        </w:tc>
        <w:tc>
          <w:tcPr>
            <w:tcW w:w="1205" w:type="dxa"/>
          </w:tcPr>
          <w:p w14:paraId="2C8536C4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  <w:szCs w:val="14"/>
              </w:rPr>
              <w:t>ETA date</w:t>
            </w:r>
          </w:p>
        </w:tc>
        <w:tc>
          <w:tcPr>
            <w:tcW w:w="793" w:type="dxa"/>
          </w:tcPr>
          <w:p w14:paraId="0D92CC68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  <w:szCs w:val="14"/>
              </w:rPr>
              <w:t>日期</w:t>
            </w:r>
          </w:p>
        </w:tc>
        <w:tc>
          <w:tcPr>
            <w:tcW w:w="793" w:type="dxa"/>
          </w:tcPr>
          <w:p w14:paraId="53B86508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  <w:szCs w:val="14"/>
              </w:rPr>
              <w:t>是</w:t>
            </w:r>
          </w:p>
        </w:tc>
        <w:tc>
          <w:tcPr>
            <w:tcW w:w="1664" w:type="dxa"/>
          </w:tcPr>
          <w:p w14:paraId="6408C709" w14:textId="3D9C09CC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  <w:szCs w:val="14"/>
              </w:rPr>
              <w:t>MBPLAP</w:t>
            </w:r>
            <w:r w:rsidR="005318D2">
              <w:rPr>
                <w:sz w:val="14"/>
                <w:szCs w:val="14"/>
              </w:rPr>
              <w:t>：</w:t>
            </w:r>
            <w:r>
              <w:rPr>
                <w:sz w:val="14"/>
                <w:szCs w:val="14"/>
              </w:rPr>
              <w:t xml:space="preserve">Pre-alert creation </w:t>
            </w:r>
            <w:r>
              <w:rPr>
                <w:b/>
                <w:bCs/>
                <w:sz w:val="14"/>
                <w:szCs w:val="14"/>
              </w:rPr>
              <w:t>+1 自然日</w:t>
            </w:r>
            <w:r>
              <w:rPr>
                <w:sz w:val="14"/>
                <w:szCs w:val="14"/>
              </w:rPr>
              <w:t xml:space="preserve"> / X-entry</w:t>
            </w:r>
            <w:r w:rsidR="005318D2">
              <w:rPr>
                <w:sz w:val="14"/>
                <w:szCs w:val="14"/>
              </w:rPr>
              <w:t>：</w:t>
            </w:r>
            <w:r>
              <w:rPr>
                <w:sz w:val="14"/>
                <w:szCs w:val="14"/>
              </w:rPr>
              <w:t xml:space="preserve">Fullcome 邮件日期 </w:t>
            </w:r>
            <w:r>
              <w:rPr>
                <w:b/>
                <w:bCs/>
                <w:sz w:val="14"/>
                <w:szCs w:val="14"/>
              </w:rPr>
              <w:t>+1 自然日</w:t>
            </w:r>
          </w:p>
        </w:tc>
        <w:tc>
          <w:tcPr>
            <w:tcW w:w="793" w:type="dxa"/>
          </w:tcPr>
          <w:p w14:paraId="3FC88A06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</w:p>
        </w:tc>
        <w:tc>
          <w:tcPr>
            <w:tcW w:w="1109" w:type="dxa"/>
          </w:tcPr>
          <w:p w14:paraId="0B63D549" w14:textId="20D00FC0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  <w:szCs w:val="14"/>
              </w:rPr>
              <w:t>日期</w:t>
            </w:r>
            <w:r w:rsidR="005318D2">
              <w:rPr>
                <w:sz w:val="14"/>
                <w:szCs w:val="14"/>
              </w:rPr>
              <w:t>，</w:t>
            </w:r>
            <w:r>
              <w:rPr>
                <w:sz w:val="14"/>
                <w:szCs w:val="14"/>
              </w:rPr>
              <w:t>自然日推算</w:t>
            </w:r>
          </w:p>
        </w:tc>
        <w:tc>
          <w:tcPr>
            <w:tcW w:w="987" w:type="dxa"/>
          </w:tcPr>
          <w:p w14:paraId="0FFA017A" w14:textId="35C9A259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  <w:szCs w:val="14"/>
              </w:rPr>
              <w:t>预计到港日</w:t>
            </w:r>
            <w:r w:rsidR="005318D2">
              <w:rPr>
                <w:sz w:val="14"/>
                <w:szCs w:val="14"/>
              </w:rPr>
              <w:t>，</w:t>
            </w:r>
            <w:r>
              <w:rPr>
                <w:sz w:val="14"/>
                <w:szCs w:val="14"/>
              </w:rPr>
              <w:t>DSS 必填</w:t>
            </w:r>
          </w:p>
        </w:tc>
        <w:tc>
          <w:tcPr>
            <w:tcW w:w="877" w:type="dxa"/>
          </w:tcPr>
          <w:p w14:paraId="05176264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  <w:szCs w:val="14"/>
              </w:rPr>
              <w:t>模板内容</w:t>
            </w:r>
          </w:p>
        </w:tc>
      </w:tr>
    </w:tbl>
    <w:p w14:paraId="7120D30C" w14:textId="77777777" w:rsidR="00CD498A" w:rsidRDefault="00CD498A"/>
    <w:p w14:paraId="134D719E" w14:textId="331E41AD" w:rsidR="00CD498A" w:rsidRDefault="00DD21A1">
      <w:pPr>
        <w:spacing w:after="80"/>
      </w:pPr>
      <w:r>
        <w:rPr>
          <w:b/>
          <w:bCs/>
        </w:rPr>
        <w:t>过程字段(不入模板</w:t>
      </w:r>
      <w:r w:rsidR="005318D2">
        <w:rPr>
          <w:b/>
          <w:bCs/>
        </w:rPr>
        <w:t>，</w:t>
      </w:r>
      <w:r>
        <w:rPr>
          <w:b/>
          <w:bCs/>
        </w:rPr>
        <w:t>详情页展示/判定用)</w:t>
      </w:r>
      <w:r w:rsidR="005318D2">
        <w:t>：</w:t>
      </w:r>
    </w:p>
    <w:tbl>
      <w:tblPr>
        <w:tblStyle w:val="GridTable4-Accent1"/>
        <w:tblW w:w="9026" w:type="dxa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6"/>
      </w:tblGrid>
      <w:tr w:rsidR="00CD498A" w14:paraId="101ADC6A" w14:textId="77777777" w:rsidTr="00513D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1D0C706D" w14:textId="77777777" w:rsidR="00CD498A" w:rsidRDefault="00DD21A1">
            <w:r>
              <w:rPr>
                <w:sz w:val="16"/>
                <w:szCs w:val="16"/>
              </w:rPr>
              <w:t>#</w:t>
            </w:r>
          </w:p>
        </w:tc>
        <w:tc>
          <w:tcPr>
            <w:tcW w:w="1805" w:type="dxa"/>
          </w:tcPr>
          <w:p w14:paraId="0141B7A7" w14:textId="77777777" w:rsidR="00CD498A" w:rsidRDefault="00DD21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字段</w:t>
            </w:r>
          </w:p>
        </w:tc>
        <w:tc>
          <w:tcPr>
            <w:tcW w:w="1805" w:type="dxa"/>
          </w:tcPr>
          <w:p w14:paraId="512F4208" w14:textId="77777777" w:rsidR="00CD498A" w:rsidRDefault="00DD21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支线</w:t>
            </w:r>
          </w:p>
        </w:tc>
        <w:tc>
          <w:tcPr>
            <w:tcW w:w="1805" w:type="dxa"/>
          </w:tcPr>
          <w:p w14:paraId="1D0507DF" w14:textId="77777777" w:rsidR="00CD498A" w:rsidRDefault="00DD21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来源</w:t>
            </w:r>
          </w:p>
        </w:tc>
        <w:tc>
          <w:tcPr>
            <w:tcW w:w="1806" w:type="dxa"/>
          </w:tcPr>
          <w:p w14:paraId="650BC895" w14:textId="77777777" w:rsidR="00CD498A" w:rsidRDefault="00DD21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用途</w:t>
            </w:r>
          </w:p>
        </w:tc>
      </w:tr>
      <w:tr w:rsidR="00CD498A" w14:paraId="32684AF4" w14:textId="77777777" w:rsidTr="00513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718691A4" w14:textId="77777777" w:rsidR="00CD498A" w:rsidRDefault="00DD21A1">
            <w:r>
              <w:rPr>
                <w:sz w:val="16"/>
                <w:szCs w:val="16"/>
              </w:rPr>
              <w:t>F-10</w:t>
            </w:r>
          </w:p>
        </w:tc>
        <w:tc>
          <w:tcPr>
            <w:tcW w:w="1805" w:type="dxa"/>
          </w:tcPr>
          <w:p w14:paraId="528E3730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分单号(HAWB/BL No.)</w:t>
            </w:r>
          </w:p>
        </w:tc>
        <w:tc>
          <w:tcPr>
            <w:tcW w:w="1805" w:type="dxa"/>
          </w:tcPr>
          <w:p w14:paraId="34E81AF5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MBPLAP</w:t>
            </w:r>
          </w:p>
        </w:tc>
        <w:tc>
          <w:tcPr>
            <w:tcW w:w="1805" w:type="dxa"/>
          </w:tcPr>
          <w:p w14:paraId="475EFFC5" w14:textId="1BB683E5" w:rsidR="00CD498A" w:rsidRDefault="51EAE270" w:rsidP="72D307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72D307E4">
              <w:rPr>
                <w:sz w:val="16"/>
                <w:szCs w:val="16"/>
              </w:rPr>
              <w:t>预报清单</w:t>
            </w:r>
            <w:r w:rsidR="5DB89569" w:rsidRPr="72D307E4">
              <w:rPr>
                <w:sz w:val="16"/>
                <w:szCs w:val="16"/>
              </w:rPr>
              <w:t>C列“HAWB/BL No.”</w:t>
            </w:r>
          </w:p>
        </w:tc>
        <w:tc>
          <w:tcPr>
            <w:tcW w:w="1806" w:type="dxa"/>
          </w:tcPr>
          <w:p w14:paraId="22870F72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票粒度主键、去重键、模板命名(提单号段)</w:t>
            </w:r>
          </w:p>
        </w:tc>
      </w:tr>
      <w:tr w:rsidR="00CD498A" w14:paraId="3969008F" w14:textId="77777777" w:rsidTr="00513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66103181" w14:textId="77777777" w:rsidR="00CD498A" w:rsidRDefault="00DD21A1">
            <w:r>
              <w:rPr>
                <w:sz w:val="16"/>
                <w:szCs w:val="16"/>
              </w:rPr>
              <w:t>F-11</w:t>
            </w:r>
          </w:p>
        </w:tc>
        <w:tc>
          <w:tcPr>
            <w:tcW w:w="1805" w:type="dxa"/>
          </w:tcPr>
          <w:p w14:paraId="16480AEA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运单号(AWB No.)</w:t>
            </w:r>
          </w:p>
        </w:tc>
        <w:tc>
          <w:tcPr>
            <w:tcW w:w="1805" w:type="dxa"/>
          </w:tcPr>
          <w:p w14:paraId="64D77FCF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X-entry</w:t>
            </w:r>
          </w:p>
        </w:tc>
        <w:tc>
          <w:tcPr>
            <w:tcW w:w="1805" w:type="dxa"/>
          </w:tcPr>
          <w:p w14:paraId="3A4F0902" w14:textId="4C4D1E4D" w:rsidR="00CD498A" w:rsidRDefault="51EAE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2D307E4">
              <w:rPr>
                <w:sz w:val="16"/>
                <w:szCs w:val="16"/>
              </w:rPr>
              <w:t>送货邮件附件</w:t>
            </w:r>
            <w:r w:rsidR="4A857FBC" w:rsidRPr="72D307E4">
              <w:rPr>
                <w:sz w:val="16"/>
                <w:szCs w:val="16"/>
              </w:rPr>
              <w:t>分单号</w:t>
            </w:r>
          </w:p>
        </w:tc>
        <w:tc>
          <w:tcPr>
            <w:tcW w:w="1806" w:type="dxa"/>
          </w:tcPr>
          <w:p w14:paraId="05195F48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票粒度主键、大表查询键(N 列)、发票查询键</w:t>
            </w:r>
          </w:p>
        </w:tc>
      </w:tr>
      <w:tr w:rsidR="00CD498A" w14:paraId="08ACF7EA" w14:textId="77777777" w:rsidTr="00513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0C4738A8" w14:textId="77777777" w:rsidR="00CD498A" w:rsidRDefault="00DD21A1">
            <w:r>
              <w:rPr>
                <w:sz w:val="16"/>
                <w:szCs w:val="16"/>
              </w:rPr>
              <w:t>F-12</w:t>
            </w:r>
          </w:p>
        </w:tc>
        <w:tc>
          <w:tcPr>
            <w:tcW w:w="1805" w:type="dxa"/>
          </w:tcPr>
          <w:p w14:paraId="23553C2E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ID No.</w:t>
            </w:r>
          </w:p>
        </w:tc>
        <w:tc>
          <w:tcPr>
            <w:tcW w:w="1805" w:type="dxa"/>
          </w:tcPr>
          <w:p w14:paraId="17F27E90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X-entry</w:t>
            </w:r>
          </w:p>
        </w:tc>
        <w:tc>
          <w:tcPr>
            <w:tcW w:w="1805" w:type="dxa"/>
          </w:tcPr>
          <w:p w14:paraId="4CEE2996" w14:textId="5AAE994C" w:rsidR="00CD498A" w:rsidRDefault="51EAE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72D307E4">
              <w:rPr>
                <w:sz w:val="16"/>
                <w:szCs w:val="16"/>
              </w:rPr>
              <w:t>大表 J 列</w:t>
            </w:r>
            <w:r w:rsidR="042D84B7" w:rsidRPr="72D307E4">
              <w:rPr>
                <w:sz w:val="16"/>
                <w:szCs w:val="16"/>
              </w:rPr>
              <w:t>”ID No.“</w:t>
            </w:r>
            <w:r w:rsidR="005318D2">
              <w:rPr>
                <w:sz w:val="16"/>
                <w:szCs w:val="16"/>
              </w:rPr>
              <w:t>；</w:t>
            </w:r>
            <w:r w:rsidRPr="72D307E4">
              <w:rPr>
                <w:b/>
                <w:bCs/>
                <w:sz w:val="16"/>
                <w:szCs w:val="16"/>
              </w:rPr>
              <w:t>可人工补录(R4.2)</w:t>
            </w:r>
          </w:p>
        </w:tc>
        <w:tc>
          <w:tcPr>
            <w:tcW w:w="1806" w:type="dxa"/>
          </w:tcPr>
          <w:p w14:paraId="67BE4013" w14:textId="4DF3ECB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反查 MBPTS PO 的键</w:t>
            </w:r>
            <w:r w:rsidR="005318D2">
              <w:rPr>
                <w:sz w:val="16"/>
                <w:szCs w:val="16"/>
              </w:rPr>
              <w:t>；</w:t>
            </w:r>
            <w:r>
              <w:rPr>
                <w:sz w:val="16"/>
                <w:szCs w:val="16"/>
              </w:rPr>
              <w:t>硬阻断恢复载体</w:t>
            </w:r>
          </w:p>
        </w:tc>
      </w:tr>
      <w:tr w:rsidR="00CD498A" w14:paraId="41DD479B" w14:textId="77777777" w:rsidTr="00513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6EAF8BC5" w14:textId="77777777" w:rsidR="00CD498A" w:rsidRDefault="00DD21A1">
            <w:r>
              <w:rPr>
                <w:sz w:val="16"/>
                <w:szCs w:val="16"/>
              </w:rPr>
              <w:t>F-13</w:t>
            </w:r>
          </w:p>
        </w:tc>
        <w:tc>
          <w:tcPr>
            <w:tcW w:w="1805" w:type="dxa"/>
          </w:tcPr>
          <w:p w14:paraId="5F91F482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Pre-alert creation</w:t>
            </w:r>
          </w:p>
        </w:tc>
        <w:tc>
          <w:tcPr>
            <w:tcW w:w="1805" w:type="dxa"/>
          </w:tcPr>
          <w:p w14:paraId="7D5E0773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MBPLAP</w:t>
            </w:r>
          </w:p>
        </w:tc>
        <w:tc>
          <w:tcPr>
            <w:tcW w:w="1805" w:type="dxa"/>
          </w:tcPr>
          <w:p w14:paraId="1B50BA05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预报清单</w:t>
            </w:r>
          </w:p>
        </w:tc>
        <w:tc>
          <w:tcPr>
            <w:tcW w:w="1806" w:type="dxa"/>
          </w:tcPr>
          <w:p w14:paraId="02FD1362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触发筛选条件、ETA 计算基准、手动批量筛选维度</w:t>
            </w:r>
          </w:p>
        </w:tc>
      </w:tr>
      <w:tr w:rsidR="00CD498A" w14:paraId="68390562" w14:textId="77777777" w:rsidTr="00513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6110D735" w14:textId="77777777" w:rsidR="00CD498A" w:rsidRDefault="00DD21A1">
            <w:r>
              <w:rPr>
                <w:sz w:val="16"/>
                <w:szCs w:val="16"/>
              </w:rPr>
              <w:t>F-14</w:t>
            </w:r>
          </w:p>
        </w:tc>
        <w:tc>
          <w:tcPr>
            <w:tcW w:w="1805" w:type="dxa"/>
          </w:tcPr>
          <w:p w14:paraId="5E1CEB30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邮件 Quantity</w:t>
            </w:r>
          </w:p>
        </w:tc>
        <w:tc>
          <w:tcPr>
            <w:tcW w:w="1805" w:type="dxa"/>
          </w:tcPr>
          <w:p w14:paraId="16776F99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X-entry</w:t>
            </w:r>
          </w:p>
        </w:tc>
        <w:tc>
          <w:tcPr>
            <w:tcW w:w="1805" w:type="dxa"/>
          </w:tcPr>
          <w:p w14:paraId="7F010E47" w14:textId="142A942B" w:rsidR="00CD498A" w:rsidRDefault="51EAE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72D307E4">
              <w:rPr>
                <w:sz w:val="16"/>
                <w:szCs w:val="16"/>
              </w:rPr>
              <w:t>送货邮件</w:t>
            </w:r>
            <w:r w:rsidR="34A86A11" w:rsidRPr="72D307E4">
              <w:rPr>
                <w:sz w:val="16"/>
                <w:szCs w:val="16"/>
              </w:rPr>
              <w:t>“毛重”</w:t>
            </w:r>
          </w:p>
        </w:tc>
        <w:tc>
          <w:tcPr>
            <w:tcW w:w="1806" w:type="dxa"/>
          </w:tcPr>
          <w:p w14:paraId="668DC7DB" w14:textId="35414C02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与大表 QTY 加总的勾稽参照(R6.3</w:t>
            </w:r>
            <w:r w:rsidR="005318D2">
              <w:rPr>
                <w:sz w:val="16"/>
                <w:szCs w:val="16"/>
              </w:rPr>
              <w:t>，</w:t>
            </w:r>
            <w:r>
              <w:rPr>
                <w:sz w:val="16"/>
                <w:szCs w:val="16"/>
              </w:rPr>
              <w:t>不校验仅兜底)</w:t>
            </w:r>
          </w:p>
        </w:tc>
      </w:tr>
      <w:tr w:rsidR="00CD498A" w14:paraId="1816674E" w14:textId="77777777" w:rsidTr="00513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6E905EDC" w14:textId="77777777" w:rsidR="00CD498A" w:rsidRDefault="00DD21A1">
            <w:r>
              <w:rPr>
                <w:sz w:val="16"/>
                <w:szCs w:val="16"/>
              </w:rPr>
              <w:t>F-15</w:t>
            </w:r>
          </w:p>
        </w:tc>
        <w:tc>
          <w:tcPr>
            <w:tcW w:w="1805" w:type="dxa"/>
          </w:tcPr>
          <w:p w14:paraId="33940B18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合并键(发票号+Order No.+Part No.)</w:t>
            </w:r>
          </w:p>
        </w:tc>
        <w:tc>
          <w:tcPr>
            <w:tcW w:w="1805" w:type="dxa"/>
          </w:tcPr>
          <w:p w14:paraId="517A6438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MBPLAP</w:t>
            </w:r>
          </w:p>
        </w:tc>
        <w:tc>
          <w:tcPr>
            <w:tcW w:w="1805" w:type="dxa"/>
          </w:tcPr>
          <w:p w14:paraId="5F63A3A4" w14:textId="0ED9A687" w:rsidR="00CD498A" w:rsidRDefault="51EAE270" w:rsidP="72D307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72D307E4">
              <w:rPr>
                <w:sz w:val="16"/>
                <w:szCs w:val="16"/>
              </w:rPr>
              <w:t>发票导出 A</w:t>
            </w:r>
            <w:r w:rsidR="5CC4EB5C" w:rsidRPr="72D307E4">
              <w:rPr>
                <w:sz w:val="16"/>
                <w:szCs w:val="16"/>
              </w:rPr>
              <w:t>列</w:t>
            </w:r>
            <w:r w:rsidR="513FD7A7" w:rsidRPr="72D307E4">
              <w:rPr>
                <w:sz w:val="16"/>
                <w:szCs w:val="16"/>
              </w:rPr>
              <w:t>发票号</w:t>
            </w:r>
            <w:r w:rsidRPr="72D307E4">
              <w:rPr>
                <w:sz w:val="16"/>
                <w:szCs w:val="16"/>
              </w:rPr>
              <w:t>/Z</w:t>
            </w:r>
            <w:r w:rsidR="5BC4D262" w:rsidRPr="72D307E4">
              <w:rPr>
                <w:sz w:val="16"/>
                <w:szCs w:val="16"/>
              </w:rPr>
              <w:t>列</w:t>
            </w:r>
            <w:r w:rsidR="67A83153" w:rsidRPr="72D307E4">
              <w:rPr>
                <w:sz w:val="16"/>
                <w:szCs w:val="16"/>
              </w:rPr>
              <w:t>”Order NO.”</w:t>
            </w:r>
            <w:r w:rsidRPr="72D307E4">
              <w:rPr>
                <w:sz w:val="16"/>
                <w:szCs w:val="16"/>
              </w:rPr>
              <w:t>/H 列</w:t>
            </w:r>
            <w:r w:rsidR="71BE80FA" w:rsidRPr="72D307E4">
              <w:rPr>
                <w:sz w:val="16"/>
                <w:szCs w:val="16"/>
              </w:rPr>
              <w:t>”Part No.”</w:t>
            </w:r>
          </w:p>
        </w:tc>
        <w:tc>
          <w:tcPr>
            <w:tcW w:w="1806" w:type="dxa"/>
          </w:tcPr>
          <w:p w14:paraId="0C89A89E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Qty 合并加总分组键(R5.1)</w:t>
            </w:r>
          </w:p>
        </w:tc>
      </w:tr>
    </w:tbl>
    <w:p w14:paraId="2E85CDC4" w14:textId="77777777" w:rsidR="00CD498A" w:rsidRDefault="00CD498A"/>
    <w:p w14:paraId="5E33950B" w14:textId="3192E648" w:rsidR="00CD498A" w:rsidRDefault="00DD21A1">
      <w:pPr>
        <w:spacing w:after="80"/>
      </w:pPr>
      <w:r>
        <w:rPr>
          <w:b/>
          <w:bCs/>
        </w:rPr>
        <w:t>字段间依赖关系</w:t>
      </w:r>
      <w:r w:rsidR="005318D2">
        <w:t>：</w:t>
      </w:r>
    </w:p>
    <w:p w14:paraId="7BE9B3B7" w14:textId="6F7051AF" w:rsidR="00CD498A" w:rsidRDefault="00DD21A1" w:rsidP="00E96717">
      <w:pPr>
        <w:pStyle w:val="ListParagraph"/>
        <w:numPr>
          <w:ilvl w:val="0"/>
          <w:numId w:val="5"/>
        </w:numPr>
      </w:pPr>
      <w:r>
        <w:t>F-12 → F-07</w:t>
      </w:r>
      <w:r w:rsidR="005318D2">
        <w:t>：</w:t>
      </w:r>
      <w:r>
        <w:t>补录 ID No. → 新 Run 按新 ID No. 重查 M 列 PO。</w:t>
      </w:r>
    </w:p>
    <w:p w14:paraId="4FA062D3" w14:textId="514C108C" w:rsidR="00CD498A" w:rsidRDefault="00DD21A1" w:rsidP="00E96717">
      <w:pPr>
        <w:pStyle w:val="ListParagraph"/>
        <w:numPr>
          <w:ilvl w:val="0"/>
          <w:numId w:val="5"/>
        </w:numPr>
      </w:pPr>
      <w:r>
        <w:t>F-07 空(X-entry)→ G2 阻断(待上传/idno)</w:t>
      </w:r>
      <w:r w:rsidR="005318D2">
        <w:t>；</w:t>
      </w:r>
      <w:r>
        <w:t>F-07 缺失(MBPLAP)→ Remark 不阻塞。</w:t>
      </w:r>
    </w:p>
    <w:p w14:paraId="56FC0F7E" w14:textId="24C5F314" w:rsidR="00CD498A" w:rsidRDefault="00DD21A1" w:rsidP="00E96717">
      <w:pPr>
        <w:pStyle w:val="ListParagraph"/>
        <w:numPr>
          <w:ilvl w:val="0"/>
          <w:numId w:val="5"/>
        </w:numPr>
      </w:pPr>
      <w:r>
        <w:t>F-04+F-08 → F-05 拆分</w:t>
      </w:r>
      <w:r w:rsidR="005318D2">
        <w:t>：</w:t>
      </w:r>
      <w:r>
        <w:t>同 Material 多 Item 时 F-05 按顺次收货拆到各行。</w:t>
      </w:r>
    </w:p>
    <w:p w14:paraId="1EEB429F" w14:textId="1546DDC2" w:rsidR="00CD498A" w:rsidRDefault="00DD21A1" w:rsidP="00E96717">
      <w:pPr>
        <w:pStyle w:val="ListParagraph"/>
        <w:numPr>
          <w:ilvl w:val="0"/>
          <w:numId w:val="5"/>
        </w:numPr>
      </w:pPr>
      <w:r>
        <w:t>F-11 → F-01/F-03</w:t>
      </w:r>
      <w:r w:rsidR="005318D2">
        <w:t>：</w:t>
      </w:r>
      <w:r>
        <w:t>发票补传后新 Run 重取 ASN/Shipment Date。</w:t>
      </w:r>
    </w:p>
    <w:p w14:paraId="42678C2D" w14:textId="66B11CC1" w:rsidR="00CD498A" w:rsidRDefault="00DD21A1" w:rsidP="00FF4BD6">
      <w:pPr>
        <w:pStyle w:val="Heading3"/>
      </w:pPr>
      <w:r>
        <w:t>MBPLAP 源数据映射明细</w:t>
      </w:r>
    </w:p>
    <w:tbl>
      <w:tblPr>
        <w:tblStyle w:val="GridTable4-Accent1"/>
        <w:tblW w:w="9026" w:type="dxa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6"/>
      </w:tblGrid>
      <w:tr w:rsidR="00CD498A" w14:paraId="3376CDC1" w14:textId="77777777" w:rsidTr="00513D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19797FF4" w14:textId="77777777" w:rsidR="00CD498A" w:rsidRDefault="00DD21A1">
            <w:r>
              <w:rPr>
                <w:sz w:val="16"/>
                <w:szCs w:val="16"/>
              </w:rPr>
              <w:t>导出</w:t>
            </w:r>
          </w:p>
        </w:tc>
        <w:tc>
          <w:tcPr>
            <w:tcW w:w="1805" w:type="dxa"/>
          </w:tcPr>
          <w:p w14:paraId="652E72CE" w14:textId="77777777" w:rsidR="00CD498A" w:rsidRDefault="00DD21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列</w:t>
            </w:r>
          </w:p>
        </w:tc>
        <w:tc>
          <w:tcPr>
            <w:tcW w:w="1805" w:type="dxa"/>
          </w:tcPr>
          <w:p w14:paraId="41F72765" w14:textId="77777777" w:rsidR="00CD498A" w:rsidRDefault="00DD21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字段</w:t>
            </w:r>
          </w:p>
        </w:tc>
        <w:tc>
          <w:tcPr>
            <w:tcW w:w="1805" w:type="dxa"/>
          </w:tcPr>
          <w:p w14:paraId="41AF305F" w14:textId="77777777" w:rsidR="00CD498A" w:rsidRDefault="00DD21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用途</w:t>
            </w:r>
          </w:p>
        </w:tc>
        <w:tc>
          <w:tcPr>
            <w:tcW w:w="1806" w:type="dxa"/>
          </w:tcPr>
          <w:p w14:paraId="78DF8ED1" w14:textId="77777777" w:rsidR="00CD498A" w:rsidRDefault="00DD21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说明</w:t>
            </w:r>
          </w:p>
        </w:tc>
      </w:tr>
      <w:tr w:rsidR="00CD498A" w14:paraId="46A63BEA" w14:textId="77777777" w:rsidTr="00513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6FC03941" w14:textId="77777777" w:rsidR="00CD498A" w:rsidRDefault="00DD21A1">
            <w:r>
              <w:rPr>
                <w:sz w:val="16"/>
                <w:szCs w:val="16"/>
              </w:rPr>
              <w:t>进口预报清单</w:t>
            </w:r>
          </w:p>
        </w:tc>
        <w:tc>
          <w:tcPr>
            <w:tcW w:w="1805" w:type="dxa"/>
          </w:tcPr>
          <w:p w14:paraId="3C617224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HAWB No. 列</w:t>
            </w:r>
          </w:p>
        </w:tc>
        <w:tc>
          <w:tcPr>
            <w:tcW w:w="1805" w:type="dxa"/>
          </w:tcPr>
          <w:p w14:paraId="0164AEEA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F-10 分单号</w:t>
            </w:r>
          </w:p>
        </w:tc>
        <w:tc>
          <w:tcPr>
            <w:tcW w:w="1805" w:type="dxa"/>
          </w:tcPr>
          <w:p w14:paraId="0E9706B3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建票+发票查询输入+模板命名</w:t>
            </w:r>
          </w:p>
        </w:tc>
        <w:tc>
          <w:tcPr>
            <w:tcW w:w="1806" w:type="dxa"/>
          </w:tcPr>
          <w:p w14:paraId="52E8C3A4" w14:textId="17933F5B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筛选</w:t>
            </w:r>
            <w:r w:rsidR="005318D2">
              <w:rPr>
                <w:sz w:val="16"/>
                <w:szCs w:val="16"/>
              </w:rPr>
              <w:t>：</w:t>
            </w:r>
            <w:r>
              <w:rPr>
                <w:sz w:val="16"/>
                <w:szCs w:val="16"/>
              </w:rPr>
              <w:t>Supplier=MBPLAP ∧ Pre-alert creation=当日</w:t>
            </w:r>
          </w:p>
        </w:tc>
      </w:tr>
      <w:tr w:rsidR="00CD498A" w14:paraId="46A3A3EA" w14:textId="77777777" w:rsidTr="00513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72554D2E" w14:textId="77777777" w:rsidR="00CD498A" w:rsidRDefault="00DD21A1">
            <w:r>
              <w:rPr>
                <w:sz w:val="16"/>
                <w:szCs w:val="16"/>
              </w:rPr>
              <w:t>进口预报清单</w:t>
            </w:r>
          </w:p>
        </w:tc>
        <w:tc>
          <w:tcPr>
            <w:tcW w:w="1805" w:type="dxa"/>
          </w:tcPr>
          <w:p w14:paraId="4D7EE15C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Pre-alert creation 列</w:t>
            </w:r>
          </w:p>
        </w:tc>
        <w:tc>
          <w:tcPr>
            <w:tcW w:w="1805" w:type="dxa"/>
          </w:tcPr>
          <w:p w14:paraId="179865CF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F-13</w:t>
            </w:r>
          </w:p>
        </w:tc>
        <w:tc>
          <w:tcPr>
            <w:tcW w:w="1805" w:type="dxa"/>
          </w:tcPr>
          <w:p w14:paraId="4C867271" w14:textId="67E83EE8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ETA=+1 自然日</w:t>
            </w:r>
            <w:r w:rsidR="005318D2">
              <w:rPr>
                <w:sz w:val="16"/>
                <w:szCs w:val="16"/>
              </w:rPr>
              <w:t>；</w:t>
            </w:r>
            <w:r>
              <w:rPr>
                <w:sz w:val="16"/>
                <w:szCs w:val="16"/>
              </w:rPr>
              <w:t>手动批量筛选</w:t>
            </w:r>
          </w:p>
        </w:tc>
        <w:tc>
          <w:tcPr>
            <w:tcW w:w="1806" w:type="dxa"/>
          </w:tcPr>
          <w:p w14:paraId="5CE13463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—</w:t>
            </w:r>
          </w:p>
        </w:tc>
      </w:tr>
      <w:tr w:rsidR="00CD498A" w14:paraId="389DA276" w14:textId="77777777" w:rsidTr="00513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0ED41BB5" w14:textId="77777777" w:rsidR="00CD498A" w:rsidRDefault="00DD21A1">
            <w:r>
              <w:rPr>
                <w:sz w:val="16"/>
                <w:szCs w:val="16"/>
              </w:rPr>
              <w:t>发票导出清单(PN 级)</w:t>
            </w:r>
          </w:p>
        </w:tc>
        <w:tc>
          <w:tcPr>
            <w:tcW w:w="1805" w:type="dxa"/>
          </w:tcPr>
          <w:p w14:paraId="7A379E1B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A 列 Invoice No.</w:t>
            </w:r>
          </w:p>
        </w:tc>
        <w:tc>
          <w:tcPr>
            <w:tcW w:w="1805" w:type="dxa"/>
          </w:tcPr>
          <w:p w14:paraId="42B96A38" w14:textId="5ACB011A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F-01 ASN</w:t>
            </w:r>
            <w:r w:rsidR="005318D2">
              <w:rPr>
                <w:sz w:val="16"/>
                <w:szCs w:val="16"/>
              </w:rPr>
              <w:t>；</w:t>
            </w:r>
            <w:r>
              <w:rPr>
                <w:sz w:val="16"/>
                <w:szCs w:val="16"/>
              </w:rPr>
              <w:t>合并键①</w:t>
            </w:r>
          </w:p>
        </w:tc>
        <w:tc>
          <w:tcPr>
            <w:tcW w:w="1805" w:type="dxa"/>
          </w:tcPr>
          <w:p w14:paraId="5E2CBC49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模板+命名(发票号段)</w:t>
            </w:r>
          </w:p>
        </w:tc>
        <w:tc>
          <w:tcPr>
            <w:tcW w:w="1806" w:type="dxa"/>
          </w:tcPr>
          <w:p w14:paraId="75402378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模板命名「提单号_发票号」=F-10_F-01</w:t>
            </w:r>
          </w:p>
        </w:tc>
      </w:tr>
      <w:tr w:rsidR="00CD498A" w14:paraId="4135DF67" w14:textId="77777777" w:rsidTr="00513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126E6A0D" w14:textId="77777777" w:rsidR="00CD498A" w:rsidRDefault="00DD21A1">
            <w:r>
              <w:rPr>
                <w:sz w:val="16"/>
                <w:szCs w:val="16"/>
              </w:rPr>
              <w:t>发票导出清单</w:t>
            </w:r>
          </w:p>
        </w:tc>
        <w:tc>
          <w:tcPr>
            <w:tcW w:w="1805" w:type="dxa"/>
          </w:tcPr>
          <w:p w14:paraId="30E73EC1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M 列 Invoice date</w:t>
            </w:r>
          </w:p>
        </w:tc>
        <w:tc>
          <w:tcPr>
            <w:tcW w:w="1805" w:type="dxa"/>
          </w:tcPr>
          <w:p w14:paraId="325F3746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F-03 Delivery date</w:t>
            </w:r>
          </w:p>
        </w:tc>
        <w:tc>
          <w:tcPr>
            <w:tcW w:w="1805" w:type="dxa"/>
          </w:tcPr>
          <w:p w14:paraId="09D84503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模板</w:t>
            </w:r>
          </w:p>
        </w:tc>
        <w:tc>
          <w:tcPr>
            <w:tcW w:w="1806" w:type="dxa"/>
          </w:tcPr>
          <w:p w14:paraId="48DC29A1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—</w:t>
            </w:r>
          </w:p>
        </w:tc>
      </w:tr>
      <w:tr w:rsidR="00CD498A" w14:paraId="42FAA3D1" w14:textId="77777777" w:rsidTr="00513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4AC84B0F" w14:textId="77777777" w:rsidR="00CD498A" w:rsidRDefault="00DD21A1">
            <w:r>
              <w:rPr>
                <w:sz w:val="16"/>
                <w:szCs w:val="16"/>
              </w:rPr>
              <w:t>发票导出清单</w:t>
            </w:r>
          </w:p>
        </w:tc>
        <w:tc>
          <w:tcPr>
            <w:tcW w:w="1805" w:type="dxa"/>
          </w:tcPr>
          <w:p w14:paraId="00F453B9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H 列 Part Number</w:t>
            </w:r>
          </w:p>
        </w:tc>
        <w:tc>
          <w:tcPr>
            <w:tcW w:w="1805" w:type="dxa"/>
          </w:tcPr>
          <w:p w14:paraId="383C8872" w14:textId="5964F79D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F-04</w:t>
            </w:r>
            <w:r w:rsidR="005318D2">
              <w:rPr>
                <w:sz w:val="16"/>
                <w:szCs w:val="16"/>
              </w:rPr>
              <w:t>；</w:t>
            </w:r>
            <w:r>
              <w:rPr>
                <w:sz w:val="16"/>
                <w:szCs w:val="16"/>
              </w:rPr>
              <w:t>合并键③</w:t>
            </w:r>
          </w:p>
        </w:tc>
        <w:tc>
          <w:tcPr>
            <w:tcW w:w="1805" w:type="dxa"/>
          </w:tcPr>
          <w:p w14:paraId="054B45A6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模板</w:t>
            </w:r>
          </w:p>
        </w:tc>
        <w:tc>
          <w:tcPr>
            <w:tcW w:w="1806" w:type="dxa"/>
          </w:tcPr>
          <w:p w14:paraId="33BBB424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—</w:t>
            </w:r>
          </w:p>
        </w:tc>
      </w:tr>
      <w:tr w:rsidR="00CD498A" w14:paraId="07BBE30D" w14:textId="77777777" w:rsidTr="00513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246B617E" w14:textId="77777777" w:rsidR="00CD498A" w:rsidRDefault="00DD21A1">
            <w:r>
              <w:rPr>
                <w:sz w:val="16"/>
                <w:szCs w:val="16"/>
              </w:rPr>
              <w:t>发票导出清单</w:t>
            </w:r>
          </w:p>
        </w:tc>
        <w:tc>
          <w:tcPr>
            <w:tcW w:w="1805" w:type="dxa"/>
          </w:tcPr>
          <w:p w14:paraId="4687ED13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AE 列(数量)</w:t>
            </w:r>
          </w:p>
        </w:tc>
        <w:tc>
          <w:tcPr>
            <w:tcW w:w="1805" w:type="dxa"/>
          </w:tcPr>
          <w:p w14:paraId="679EC49F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F-05 Quantity</w:t>
            </w:r>
          </w:p>
        </w:tc>
        <w:tc>
          <w:tcPr>
            <w:tcW w:w="1805" w:type="dxa"/>
          </w:tcPr>
          <w:p w14:paraId="50E9F5FB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按合并键加总</w:t>
            </w:r>
          </w:p>
        </w:tc>
        <w:tc>
          <w:tcPr>
            <w:tcW w:w="1806" w:type="dxa"/>
          </w:tcPr>
          <w:p w14:paraId="3A8E7F71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合并键=A 列+Z 列+H 列</w:t>
            </w:r>
          </w:p>
        </w:tc>
      </w:tr>
      <w:tr w:rsidR="00CD498A" w14:paraId="1EB9BF4A" w14:textId="77777777" w:rsidTr="00513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4E022AC3" w14:textId="77777777" w:rsidR="00CD498A" w:rsidRDefault="00DD21A1">
            <w:r>
              <w:rPr>
                <w:sz w:val="16"/>
                <w:szCs w:val="16"/>
              </w:rPr>
              <w:t>发票导出清单</w:t>
            </w:r>
          </w:p>
        </w:tc>
        <w:tc>
          <w:tcPr>
            <w:tcW w:w="1805" w:type="dxa"/>
          </w:tcPr>
          <w:p w14:paraId="442F47CB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Z 列 Order No.</w:t>
            </w:r>
          </w:p>
        </w:tc>
        <w:tc>
          <w:tcPr>
            <w:tcW w:w="1805" w:type="dxa"/>
          </w:tcPr>
          <w:p w14:paraId="64E1FF20" w14:textId="650C069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F-07 PO</w:t>
            </w:r>
            <w:r w:rsidR="005318D2">
              <w:rPr>
                <w:sz w:val="16"/>
                <w:szCs w:val="16"/>
              </w:rPr>
              <w:t>；</w:t>
            </w:r>
            <w:r>
              <w:rPr>
                <w:sz w:val="16"/>
                <w:szCs w:val="16"/>
              </w:rPr>
              <w:t>合并键②</w:t>
            </w:r>
          </w:p>
        </w:tc>
        <w:tc>
          <w:tcPr>
            <w:tcW w:w="1805" w:type="dxa"/>
          </w:tcPr>
          <w:p w14:paraId="4D055A4C" w14:textId="712A0B1A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模板</w:t>
            </w:r>
            <w:r w:rsidR="005318D2">
              <w:rPr>
                <w:sz w:val="16"/>
                <w:szCs w:val="16"/>
              </w:rPr>
              <w:t>；</w:t>
            </w:r>
            <w:r>
              <w:rPr>
                <w:sz w:val="16"/>
                <w:szCs w:val="16"/>
              </w:rPr>
              <w:t>缺失行记 Remark 不阻塞(US-A01 E2</w:t>
            </w:r>
            <w:r w:rsidR="005318D2">
              <w:rPr>
                <w:sz w:val="16"/>
                <w:szCs w:val="16"/>
              </w:rPr>
              <w:t>，</w:t>
            </w:r>
            <w:r>
              <w:rPr>
                <w:sz w:val="16"/>
                <w:szCs w:val="16"/>
              </w:rPr>
              <w:t>Case 3 补充)</w:t>
            </w:r>
          </w:p>
        </w:tc>
        <w:tc>
          <w:tcPr>
            <w:tcW w:w="1806" w:type="dxa"/>
          </w:tcPr>
          <w:p w14:paraId="6165F01F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—</w:t>
            </w:r>
          </w:p>
        </w:tc>
      </w:tr>
    </w:tbl>
    <w:p w14:paraId="536BA2E8" w14:textId="2D7BB0E4" w:rsidR="00CD498A" w:rsidRDefault="00DD21A1" w:rsidP="00FF4BD6">
      <w:pPr>
        <w:pStyle w:val="Heading3"/>
      </w:pPr>
      <w:r>
        <w:t>X-entry 源数据映射明细</w:t>
      </w:r>
    </w:p>
    <w:tbl>
      <w:tblPr>
        <w:tblStyle w:val="GridTable4-Accent1"/>
        <w:tblW w:w="9026" w:type="dxa"/>
        <w:tblLook w:val="04A0" w:firstRow="1" w:lastRow="0" w:firstColumn="1" w:lastColumn="0" w:noHBand="0" w:noVBand="1"/>
      </w:tblPr>
      <w:tblGrid>
        <w:gridCol w:w="1653"/>
        <w:gridCol w:w="1708"/>
        <w:gridCol w:w="1699"/>
        <w:gridCol w:w="1803"/>
        <w:gridCol w:w="2163"/>
      </w:tblGrid>
      <w:tr w:rsidR="00CD498A" w14:paraId="53D2CB0F" w14:textId="77777777" w:rsidTr="00513D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635570A0" w14:textId="77777777" w:rsidR="00CD498A" w:rsidRDefault="00DD21A1">
            <w:r>
              <w:rPr>
                <w:sz w:val="16"/>
                <w:szCs w:val="16"/>
              </w:rPr>
              <w:t>数据源</w:t>
            </w:r>
          </w:p>
        </w:tc>
        <w:tc>
          <w:tcPr>
            <w:tcW w:w="1805" w:type="dxa"/>
          </w:tcPr>
          <w:p w14:paraId="5FCE9BDD" w14:textId="77777777" w:rsidR="00CD498A" w:rsidRDefault="00DD21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列/位置</w:t>
            </w:r>
          </w:p>
        </w:tc>
        <w:tc>
          <w:tcPr>
            <w:tcW w:w="1805" w:type="dxa"/>
          </w:tcPr>
          <w:p w14:paraId="143E6326" w14:textId="77777777" w:rsidR="00CD498A" w:rsidRDefault="00DD21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字段</w:t>
            </w:r>
          </w:p>
        </w:tc>
        <w:tc>
          <w:tcPr>
            <w:tcW w:w="1805" w:type="dxa"/>
          </w:tcPr>
          <w:p w14:paraId="386E77EE" w14:textId="77777777" w:rsidR="00CD498A" w:rsidRDefault="00DD21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用途</w:t>
            </w:r>
          </w:p>
        </w:tc>
        <w:tc>
          <w:tcPr>
            <w:tcW w:w="1806" w:type="dxa"/>
          </w:tcPr>
          <w:p w14:paraId="00FBB81C" w14:textId="77777777" w:rsidR="00CD498A" w:rsidRDefault="00DD21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说明</w:t>
            </w:r>
          </w:p>
        </w:tc>
      </w:tr>
      <w:tr w:rsidR="00CD498A" w14:paraId="6A5F80B5" w14:textId="77777777" w:rsidTr="00513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58C4E3D4" w14:textId="77777777" w:rsidR="00CD498A" w:rsidRDefault="00DD21A1">
            <w:r>
              <w:rPr>
                <w:sz w:val="16"/>
                <w:szCs w:val="16"/>
              </w:rPr>
              <w:t>诊断仪大表</w:t>
            </w:r>
          </w:p>
        </w:tc>
        <w:tc>
          <w:tcPr>
            <w:tcW w:w="1805" w:type="dxa"/>
          </w:tcPr>
          <w:p w14:paraId="1465181B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N 列 AWB No.</w:t>
            </w:r>
          </w:p>
        </w:tc>
        <w:tc>
          <w:tcPr>
            <w:tcW w:w="1805" w:type="dxa"/>
          </w:tcPr>
          <w:p w14:paraId="055A805B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F-11 查询键</w:t>
            </w:r>
          </w:p>
        </w:tc>
        <w:tc>
          <w:tcPr>
            <w:tcW w:w="1805" w:type="dxa"/>
          </w:tcPr>
          <w:p w14:paraId="7BFACD8A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按 AWB 筛选行</w:t>
            </w:r>
          </w:p>
        </w:tc>
        <w:tc>
          <w:tcPr>
            <w:tcW w:w="1806" w:type="dxa"/>
          </w:tcPr>
          <w:p w14:paraId="5FAC26F5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列名匹配优先(R3.1)</w:t>
            </w:r>
          </w:p>
        </w:tc>
      </w:tr>
      <w:tr w:rsidR="00CD498A" w14:paraId="34A0CB40" w14:textId="77777777" w:rsidTr="00513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6CD99BAF" w14:textId="77777777" w:rsidR="00CD498A" w:rsidRDefault="00DD21A1">
            <w:r>
              <w:rPr>
                <w:sz w:val="16"/>
                <w:szCs w:val="16"/>
              </w:rPr>
              <w:t>诊断仪大表</w:t>
            </w:r>
          </w:p>
        </w:tc>
        <w:tc>
          <w:tcPr>
            <w:tcW w:w="1805" w:type="dxa"/>
          </w:tcPr>
          <w:p w14:paraId="7336730B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D 列 Part No.</w:t>
            </w:r>
          </w:p>
        </w:tc>
        <w:tc>
          <w:tcPr>
            <w:tcW w:w="1805" w:type="dxa"/>
          </w:tcPr>
          <w:p w14:paraId="0AE8718C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F-04 SPM PN</w:t>
            </w:r>
          </w:p>
        </w:tc>
        <w:tc>
          <w:tcPr>
            <w:tcW w:w="1805" w:type="dxa"/>
          </w:tcPr>
          <w:p w14:paraId="1258C7C7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模板</w:t>
            </w:r>
          </w:p>
        </w:tc>
        <w:tc>
          <w:tcPr>
            <w:tcW w:w="1806" w:type="dxa"/>
          </w:tcPr>
          <w:p w14:paraId="72F4CE71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—</w:t>
            </w:r>
          </w:p>
        </w:tc>
      </w:tr>
      <w:tr w:rsidR="00CD498A" w14:paraId="75726ADA" w14:textId="77777777" w:rsidTr="00513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17A21604" w14:textId="77777777" w:rsidR="00CD498A" w:rsidRDefault="00DD21A1">
            <w:r>
              <w:rPr>
                <w:sz w:val="16"/>
                <w:szCs w:val="16"/>
              </w:rPr>
              <w:t>诊断仪大表</w:t>
            </w:r>
          </w:p>
        </w:tc>
        <w:tc>
          <w:tcPr>
            <w:tcW w:w="1805" w:type="dxa"/>
          </w:tcPr>
          <w:p w14:paraId="40336108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F 列 Qty</w:t>
            </w:r>
          </w:p>
        </w:tc>
        <w:tc>
          <w:tcPr>
            <w:tcW w:w="1805" w:type="dxa"/>
          </w:tcPr>
          <w:p w14:paraId="0E1E57FC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F-05 Quantity</w:t>
            </w:r>
          </w:p>
        </w:tc>
        <w:tc>
          <w:tcPr>
            <w:tcW w:w="1805" w:type="dxa"/>
          </w:tcPr>
          <w:p w14:paraId="3D221D7D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sz w:val="16"/>
                <w:szCs w:val="16"/>
              </w:rPr>
              <w:t>多行加总</w:t>
            </w:r>
            <w:r>
              <w:rPr>
                <w:sz w:val="16"/>
                <w:szCs w:val="16"/>
              </w:rPr>
              <w:t>后按 Item 拆分</w:t>
            </w:r>
          </w:p>
        </w:tc>
        <w:tc>
          <w:tcPr>
            <w:tcW w:w="1806" w:type="dxa"/>
          </w:tcPr>
          <w:p w14:paraId="60D20E10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—</w:t>
            </w:r>
          </w:p>
        </w:tc>
      </w:tr>
      <w:tr w:rsidR="00CD498A" w14:paraId="33E958C9" w14:textId="77777777" w:rsidTr="00513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417A34BE" w14:textId="77777777" w:rsidR="00CD498A" w:rsidRDefault="00DD21A1">
            <w:r>
              <w:rPr>
                <w:sz w:val="16"/>
                <w:szCs w:val="16"/>
              </w:rPr>
              <w:t>诊断仪大表</w:t>
            </w:r>
          </w:p>
        </w:tc>
        <w:tc>
          <w:tcPr>
            <w:tcW w:w="1805" w:type="dxa"/>
          </w:tcPr>
          <w:p w14:paraId="08462722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J 列 ID No.</w:t>
            </w:r>
          </w:p>
        </w:tc>
        <w:tc>
          <w:tcPr>
            <w:tcW w:w="1805" w:type="dxa"/>
          </w:tcPr>
          <w:p w14:paraId="0657E91F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F-12</w:t>
            </w:r>
          </w:p>
        </w:tc>
        <w:tc>
          <w:tcPr>
            <w:tcW w:w="1805" w:type="dxa"/>
          </w:tcPr>
          <w:p w14:paraId="7596EC5A" w14:textId="0A321406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反查 PO 的键(各行一致)</w:t>
            </w:r>
            <w:r w:rsidR="005318D2">
              <w:rPr>
                <w:sz w:val="16"/>
                <w:szCs w:val="16"/>
              </w:rPr>
              <w:t>；</w:t>
            </w:r>
            <w:r>
              <w:rPr>
                <w:sz w:val="16"/>
                <w:szCs w:val="16"/>
              </w:rPr>
              <w:t>可人工补录</w:t>
            </w:r>
          </w:p>
        </w:tc>
        <w:tc>
          <w:tcPr>
            <w:tcW w:w="1806" w:type="dxa"/>
          </w:tcPr>
          <w:p w14:paraId="39F62B56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—</w:t>
            </w:r>
          </w:p>
        </w:tc>
      </w:tr>
      <w:tr w:rsidR="00CD498A" w14:paraId="43C8EF5F" w14:textId="77777777" w:rsidTr="00513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19FFE8FE" w14:textId="77777777" w:rsidR="00CD498A" w:rsidRDefault="00DD21A1">
            <w:r>
              <w:rPr>
                <w:sz w:val="16"/>
                <w:szCs w:val="16"/>
              </w:rPr>
              <w:t>诊断仪大表</w:t>
            </w:r>
          </w:p>
        </w:tc>
        <w:tc>
          <w:tcPr>
            <w:tcW w:w="1805" w:type="dxa"/>
          </w:tcPr>
          <w:p w14:paraId="099A272D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灰色区 M 列 MBPTS PO</w:t>
            </w:r>
          </w:p>
        </w:tc>
        <w:tc>
          <w:tcPr>
            <w:tcW w:w="1805" w:type="dxa"/>
          </w:tcPr>
          <w:p w14:paraId="79DDA716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F-07 PO(次优来源)</w:t>
            </w:r>
          </w:p>
        </w:tc>
        <w:tc>
          <w:tcPr>
            <w:tcW w:w="1805" w:type="dxa"/>
          </w:tcPr>
          <w:p w14:paraId="475FEA9B" w14:textId="170E9D81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硬阻断判定</w:t>
            </w:r>
            <w:r w:rsidR="005318D2">
              <w:rPr>
                <w:sz w:val="16"/>
                <w:szCs w:val="16"/>
              </w:rPr>
              <w:t>：</w:t>
            </w:r>
            <w:r>
              <w:rPr>
                <w:sz w:val="16"/>
                <w:szCs w:val="16"/>
              </w:rPr>
              <w:t>空→WAIT_INPUT(R4.1)</w:t>
            </w:r>
          </w:p>
        </w:tc>
        <w:tc>
          <w:tcPr>
            <w:tcW w:w="1806" w:type="dxa"/>
          </w:tcPr>
          <w:p w14:paraId="45B820A3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按 ID No. 反查</w:t>
            </w:r>
          </w:p>
        </w:tc>
      </w:tr>
      <w:tr w:rsidR="00CD498A" w14:paraId="167249C3" w14:textId="77777777" w:rsidTr="00513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0E93E768" w14:textId="77777777" w:rsidR="00CD498A" w:rsidRDefault="00DD21A1">
            <w:r>
              <w:rPr>
                <w:sz w:val="16"/>
                <w:szCs w:val="16"/>
              </w:rPr>
              <w:t>送货邮件</w:t>
            </w:r>
          </w:p>
        </w:tc>
        <w:tc>
          <w:tcPr>
            <w:tcW w:w="1805" w:type="dxa"/>
          </w:tcPr>
          <w:p w14:paraId="5B2136BA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邮件日期</w:t>
            </w:r>
          </w:p>
        </w:tc>
        <w:tc>
          <w:tcPr>
            <w:tcW w:w="1805" w:type="dxa"/>
          </w:tcPr>
          <w:p w14:paraId="243D7562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F-09 ETA 基准</w:t>
            </w:r>
          </w:p>
        </w:tc>
        <w:tc>
          <w:tcPr>
            <w:tcW w:w="1805" w:type="dxa"/>
          </w:tcPr>
          <w:p w14:paraId="64CCF516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ETA=邮件日期+1 自然日</w:t>
            </w:r>
          </w:p>
        </w:tc>
        <w:tc>
          <w:tcPr>
            <w:tcW w:w="1806" w:type="dxa"/>
          </w:tcPr>
          <w:p w14:paraId="25E32795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—</w:t>
            </w:r>
          </w:p>
        </w:tc>
      </w:tr>
      <w:tr w:rsidR="00CD498A" w14:paraId="04AAD91D" w14:textId="77777777" w:rsidTr="00513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39846E05" w14:textId="77777777" w:rsidR="00CD498A" w:rsidRDefault="00DD21A1">
            <w:r>
              <w:rPr>
                <w:sz w:val="16"/>
                <w:szCs w:val="16"/>
              </w:rPr>
              <w:t>送货邮件</w:t>
            </w:r>
          </w:p>
        </w:tc>
        <w:tc>
          <w:tcPr>
            <w:tcW w:w="1805" w:type="dxa"/>
          </w:tcPr>
          <w:p w14:paraId="287D87CA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Quantity</w:t>
            </w:r>
          </w:p>
        </w:tc>
        <w:tc>
          <w:tcPr>
            <w:tcW w:w="1805" w:type="dxa"/>
          </w:tcPr>
          <w:p w14:paraId="72CF1F48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F-14 勾稽参照</w:t>
            </w:r>
          </w:p>
        </w:tc>
        <w:tc>
          <w:tcPr>
            <w:tcW w:w="1805" w:type="dxa"/>
          </w:tcPr>
          <w:p w14:paraId="0EEFF144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与大表加总的关系兜底(R6.3)</w:t>
            </w:r>
          </w:p>
        </w:tc>
        <w:tc>
          <w:tcPr>
            <w:tcW w:w="1806" w:type="dxa"/>
          </w:tcPr>
          <w:p w14:paraId="26076498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不做强制校验(BRD 原注)</w:t>
            </w:r>
          </w:p>
        </w:tc>
      </w:tr>
      <w:tr w:rsidR="00CD498A" w14:paraId="77302D18" w14:textId="77777777" w:rsidTr="00513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2957E25C" w14:textId="77777777" w:rsidR="00CD498A" w:rsidRDefault="00DD21A1">
            <w:r>
              <w:rPr>
                <w:sz w:val="16"/>
                <w:szCs w:val="16"/>
              </w:rPr>
              <w:t>IMS PO 邮件</w:t>
            </w:r>
          </w:p>
        </w:tc>
        <w:tc>
          <w:tcPr>
            <w:tcW w:w="1805" w:type="dxa"/>
          </w:tcPr>
          <w:p w14:paraId="2B93BF6F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主题/正文 PO 号</w:t>
            </w:r>
          </w:p>
        </w:tc>
        <w:tc>
          <w:tcPr>
            <w:tcW w:w="1805" w:type="dxa"/>
          </w:tcPr>
          <w:p w14:paraId="5E23E142" w14:textId="2F2360B9" w:rsidR="00CD498A" w:rsidRDefault="51EAE270" w:rsidP="72D307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72D307E4">
              <w:rPr>
                <w:sz w:val="16"/>
                <w:szCs w:val="16"/>
              </w:rPr>
              <w:t>F-07 PO</w:t>
            </w:r>
          </w:p>
        </w:tc>
        <w:tc>
          <w:tcPr>
            <w:tcW w:w="1805" w:type="dxa"/>
          </w:tcPr>
          <w:p w14:paraId="21859C50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归并+查询键</w:t>
            </w:r>
          </w:p>
        </w:tc>
        <w:tc>
          <w:tcPr>
            <w:tcW w:w="1806" w:type="dxa"/>
          </w:tcPr>
          <w:p w14:paraId="1DCA5BCB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优先于大表 M 列(R5.2)</w:t>
            </w:r>
          </w:p>
        </w:tc>
      </w:tr>
      <w:tr w:rsidR="00CD498A" w14:paraId="351C70DD" w14:textId="77777777" w:rsidTr="00513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0E3EF452" w14:textId="77777777" w:rsidR="00CD498A" w:rsidRDefault="00DD21A1">
            <w:r>
              <w:rPr>
                <w:sz w:val="16"/>
                <w:szCs w:val="16"/>
              </w:rPr>
              <w:t>IMS PO 邮件 SPM 截屏</w:t>
            </w:r>
          </w:p>
        </w:tc>
        <w:tc>
          <w:tcPr>
            <w:tcW w:w="1805" w:type="dxa"/>
          </w:tcPr>
          <w:p w14:paraId="202FB858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Item Number 列</w:t>
            </w:r>
          </w:p>
        </w:tc>
        <w:tc>
          <w:tcPr>
            <w:tcW w:w="1805" w:type="dxa"/>
          </w:tcPr>
          <w:p w14:paraId="61BFD78A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F-08 PO Item</w:t>
            </w:r>
          </w:p>
        </w:tc>
        <w:tc>
          <w:tcPr>
            <w:tcW w:w="1805" w:type="dxa"/>
          </w:tcPr>
          <w:p w14:paraId="17BCC597" w14:textId="5894D6B4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一 ITEM 一 SN 一行</w:t>
            </w:r>
            <w:r w:rsidR="005318D2">
              <w:rPr>
                <w:sz w:val="16"/>
                <w:szCs w:val="16"/>
              </w:rPr>
              <w:t>；</w:t>
            </w:r>
            <w:r>
              <w:rPr>
                <w:sz w:val="16"/>
                <w:szCs w:val="16"/>
              </w:rPr>
              <w:t>顺次收货行载体</w:t>
            </w:r>
          </w:p>
        </w:tc>
        <w:tc>
          <w:tcPr>
            <w:tcW w:w="1806" w:type="dxa"/>
          </w:tcPr>
          <w:p w14:paraId="3FF50061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OCR Schema=spm_screenshot</w:t>
            </w:r>
          </w:p>
        </w:tc>
      </w:tr>
      <w:tr w:rsidR="00CD498A" w14:paraId="4C6711C5" w14:textId="77777777" w:rsidTr="00513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1F22B025" w14:textId="77777777" w:rsidR="00CD498A" w:rsidRDefault="00DD21A1">
            <w:r>
              <w:rPr>
                <w:sz w:val="16"/>
                <w:szCs w:val="16"/>
              </w:rPr>
              <w:t>进口发票(系统库)</w:t>
            </w:r>
          </w:p>
        </w:tc>
        <w:tc>
          <w:tcPr>
            <w:tcW w:w="1805" w:type="dxa"/>
          </w:tcPr>
          <w:p w14:paraId="10CC3776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Our delivery note number</w:t>
            </w:r>
          </w:p>
        </w:tc>
        <w:tc>
          <w:tcPr>
            <w:tcW w:w="1805" w:type="dxa"/>
          </w:tcPr>
          <w:p w14:paraId="0578704E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F-01 ASN</w:t>
            </w:r>
          </w:p>
        </w:tc>
        <w:tc>
          <w:tcPr>
            <w:tcW w:w="1805" w:type="dxa"/>
          </w:tcPr>
          <w:p w14:paraId="787909EB" w14:textId="7D4E785B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按 AWB 查得</w:t>
            </w:r>
            <w:r w:rsidR="005318D2">
              <w:rPr>
                <w:sz w:val="16"/>
                <w:szCs w:val="16"/>
              </w:rPr>
              <w:t>；</w:t>
            </w:r>
            <w:r>
              <w:rPr>
                <w:sz w:val="16"/>
                <w:szCs w:val="16"/>
              </w:rPr>
              <w:t>缺失→补传(R4.3)</w:t>
            </w:r>
          </w:p>
        </w:tc>
        <w:tc>
          <w:tcPr>
            <w:tcW w:w="1806" w:type="dxa"/>
          </w:tcPr>
          <w:p w14:paraId="567E754E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—</w:t>
            </w:r>
          </w:p>
        </w:tc>
      </w:tr>
      <w:tr w:rsidR="00CD498A" w14:paraId="547ABD62" w14:textId="77777777" w:rsidTr="00513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292183A4" w14:textId="77777777" w:rsidR="00CD498A" w:rsidRDefault="00DD21A1">
            <w:r>
              <w:rPr>
                <w:sz w:val="16"/>
                <w:szCs w:val="16"/>
              </w:rPr>
              <w:t>进口发票(系统库)</w:t>
            </w:r>
          </w:p>
        </w:tc>
        <w:tc>
          <w:tcPr>
            <w:tcW w:w="1805" w:type="dxa"/>
          </w:tcPr>
          <w:p w14:paraId="05C3F297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Document date</w:t>
            </w:r>
          </w:p>
        </w:tc>
        <w:tc>
          <w:tcPr>
            <w:tcW w:w="1805" w:type="dxa"/>
          </w:tcPr>
          <w:p w14:paraId="493E2D52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F-03 Shipment Date</w:t>
            </w:r>
          </w:p>
        </w:tc>
        <w:tc>
          <w:tcPr>
            <w:tcW w:w="1805" w:type="dxa"/>
          </w:tcPr>
          <w:p w14:paraId="715D91E8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模板</w:t>
            </w:r>
          </w:p>
        </w:tc>
        <w:tc>
          <w:tcPr>
            <w:tcW w:w="1806" w:type="dxa"/>
          </w:tcPr>
          <w:p w14:paraId="2DB3596F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—</w:t>
            </w:r>
          </w:p>
        </w:tc>
      </w:tr>
    </w:tbl>
    <w:p w14:paraId="03C02C13" w14:textId="77777777" w:rsidR="00CD498A" w:rsidRDefault="00CD498A"/>
    <w:p w14:paraId="603329A1" w14:textId="2642F11E" w:rsidR="51E6E472" w:rsidRDefault="0D76AA55" w:rsidP="00283AE8">
      <w:pPr>
        <w:pStyle w:val="Heading2"/>
      </w:pPr>
      <w:r>
        <w:t>数据流转时序图</w:t>
      </w:r>
    </w:p>
    <w:p w14:paraId="798F556C" w14:textId="77777777" w:rsidR="0062604D" w:rsidRPr="0062604D" w:rsidRDefault="0062604D" w:rsidP="00E96717">
      <w:pPr>
        <w:pStyle w:val="ListParagraph"/>
        <w:numPr>
          <w:ilvl w:val="1"/>
          <w:numId w:val="9"/>
        </w:numPr>
        <w:spacing w:before="180" w:after="100"/>
        <w:outlineLvl w:val="2"/>
        <w:rPr>
          <w:b/>
          <w:bCs/>
          <w:vanish/>
          <w:color w:val="000000" w:themeColor="text1"/>
          <w:sz w:val="23"/>
          <w:szCs w:val="23"/>
        </w:rPr>
      </w:pPr>
    </w:p>
    <w:p w14:paraId="79B156C6" w14:textId="77777777" w:rsidR="0062604D" w:rsidRPr="0062604D" w:rsidRDefault="0062604D" w:rsidP="00E96717">
      <w:pPr>
        <w:pStyle w:val="ListParagraph"/>
        <w:numPr>
          <w:ilvl w:val="1"/>
          <w:numId w:val="9"/>
        </w:numPr>
        <w:spacing w:before="180" w:after="100"/>
        <w:outlineLvl w:val="2"/>
        <w:rPr>
          <w:b/>
          <w:bCs/>
          <w:vanish/>
          <w:color w:val="000000" w:themeColor="text1"/>
          <w:sz w:val="23"/>
          <w:szCs w:val="23"/>
        </w:rPr>
      </w:pPr>
    </w:p>
    <w:p w14:paraId="26AD742E" w14:textId="77777777" w:rsidR="007277A8" w:rsidRPr="007277A8" w:rsidRDefault="007277A8" w:rsidP="00E96717">
      <w:pPr>
        <w:pStyle w:val="ListParagraph"/>
        <w:numPr>
          <w:ilvl w:val="1"/>
          <w:numId w:val="22"/>
        </w:numPr>
        <w:spacing w:before="180" w:after="100"/>
        <w:outlineLvl w:val="2"/>
        <w:rPr>
          <w:b/>
          <w:bCs/>
          <w:vanish/>
          <w:color w:val="000000" w:themeColor="text1"/>
          <w:sz w:val="23"/>
          <w:szCs w:val="23"/>
        </w:rPr>
      </w:pPr>
    </w:p>
    <w:p w14:paraId="556AAE85" w14:textId="77777777" w:rsidR="007277A8" w:rsidRPr="007277A8" w:rsidRDefault="007277A8" w:rsidP="00E96717">
      <w:pPr>
        <w:pStyle w:val="ListParagraph"/>
        <w:numPr>
          <w:ilvl w:val="1"/>
          <w:numId w:val="22"/>
        </w:numPr>
        <w:spacing w:before="180" w:after="100"/>
        <w:outlineLvl w:val="2"/>
        <w:rPr>
          <w:b/>
          <w:bCs/>
          <w:vanish/>
          <w:color w:val="000000" w:themeColor="text1"/>
          <w:sz w:val="23"/>
          <w:szCs w:val="23"/>
        </w:rPr>
      </w:pPr>
    </w:p>
    <w:p w14:paraId="5F4D4D9D" w14:textId="674ECF11" w:rsidR="5DAEDAF5" w:rsidRDefault="5DAEDAF5" w:rsidP="007277A8">
      <w:pPr>
        <w:pStyle w:val="Heading3"/>
      </w:pPr>
      <w:r>
        <w:t>MBPLAP</w:t>
      </w:r>
    </w:p>
    <w:p w14:paraId="31B7A958" w14:textId="223922E2" w:rsidR="2EA2945B" w:rsidRDefault="2EA2945B" w:rsidP="6D551B84">
      <w:r>
        <w:rPr>
          <w:noProof/>
        </w:rPr>
        <w:drawing>
          <wp:inline distT="0" distB="0" distL="0" distR="0" wp14:anchorId="570D2DAC" wp14:editId="50CD4660">
            <wp:extent cx="5081490" cy="4176798"/>
            <wp:effectExtent l="0" t="0" r="5080" b="0"/>
            <wp:docPr id="12025564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556403" name="Picture 1202556403"/>
                    <pic:cNvPicPr/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0070" cy="4183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A379B" w14:textId="1730137D" w:rsidR="689F7442" w:rsidRDefault="689F7442" w:rsidP="00FF4BD6">
      <w:pPr>
        <w:pStyle w:val="Heading3"/>
      </w:pPr>
      <w:r>
        <w:t>X-entry</w:t>
      </w:r>
    </w:p>
    <w:p w14:paraId="5535F067" w14:textId="6955DD0B" w:rsidR="689F7442" w:rsidRDefault="689F7442" w:rsidP="6D551B84">
      <w:r>
        <w:rPr>
          <w:noProof/>
        </w:rPr>
        <w:drawing>
          <wp:inline distT="0" distB="0" distL="0" distR="0" wp14:anchorId="5C138EC7" wp14:editId="0F9669D7">
            <wp:extent cx="5617661" cy="5038135"/>
            <wp:effectExtent l="0" t="0" r="2540" b="0"/>
            <wp:docPr id="34320134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201340" name="Picture 343201340"/>
                    <pic:cNvPicPr/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475" cy="503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4E07B" w14:textId="53DD2221" w:rsidR="6D551B84" w:rsidRDefault="6D551B84" w:rsidP="6D551B84"/>
    <w:p w14:paraId="0E333047" w14:textId="77777777" w:rsidR="00A2059B" w:rsidRDefault="00A2059B">
      <w:pPr>
        <w:rPr>
          <w:b/>
          <w:bCs/>
          <w:sz w:val="30"/>
          <w:szCs w:val="30"/>
        </w:rPr>
      </w:pPr>
      <w:r>
        <w:rPr>
          <w:rFonts w:hint="eastAsia"/>
        </w:rPr>
        <w:br w:type="page"/>
      </w:r>
    </w:p>
    <w:p w14:paraId="0AF6B185" w14:textId="41F279B0" w:rsidR="00CD498A" w:rsidRDefault="00DD21A1" w:rsidP="00E96717">
      <w:pPr>
        <w:pStyle w:val="Heading1"/>
      </w:pPr>
      <w:r>
        <w:t>平台能力分析</w:t>
      </w:r>
    </w:p>
    <w:tbl>
      <w:tblPr>
        <w:tblStyle w:val="GridTable4-Accent1"/>
        <w:tblW w:w="8079" w:type="dxa"/>
        <w:tblLook w:val="04A0" w:firstRow="1" w:lastRow="0" w:firstColumn="1" w:lastColumn="0" w:noHBand="0" w:noVBand="1"/>
      </w:tblPr>
      <w:tblGrid>
        <w:gridCol w:w="3968"/>
        <w:gridCol w:w="4111"/>
      </w:tblGrid>
      <w:tr w:rsidR="00C44B36" w14:paraId="2080B249" w14:textId="77777777" w:rsidTr="00513D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8" w:type="dxa"/>
          </w:tcPr>
          <w:p w14:paraId="3504EB46" w14:textId="77777777" w:rsidR="00C44B36" w:rsidRDefault="00C44B36">
            <w:r>
              <w:rPr>
                <w:sz w:val="16"/>
                <w:szCs w:val="16"/>
              </w:rPr>
              <w:t>需求</w:t>
            </w:r>
          </w:p>
        </w:tc>
        <w:tc>
          <w:tcPr>
            <w:tcW w:w="4111" w:type="dxa"/>
          </w:tcPr>
          <w:p w14:paraId="18C29980" w14:textId="77777777" w:rsidR="00C44B36" w:rsidRDefault="00C44B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所需平台能力</w:t>
            </w:r>
          </w:p>
        </w:tc>
      </w:tr>
      <w:tr w:rsidR="00C44B36" w14:paraId="2500B9C4" w14:textId="77777777" w:rsidTr="00513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8" w:type="dxa"/>
          </w:tcPr>
          <w:p w14:paraId="04444CA7" w14:textId="77777777" w:rsidR="00C44B36" w:rsidRDefault="00C44B36">
            <w:r>
              <w:rPr>
                <w:sz w:val="16"/>
                <w:szCs w:val="16"/>
              </w:rPr>
              <w:t>每日两窗定时触发/手动批量队列</w:t>
            </w:r>
          </w:p>
        </w:tc>
        <w:tc>
          <w:tcPr>
            <w:tcW w:w="4111" w:type="dxa"/>
          </w:tcPr>
          <w:p w14:paraId="4B3D43A3" w14:textId="77777777" w:rsidR="00C44B36" w:rsidRDefault="00C44B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调度器(cron 多窗口可配置)+待运行队列</w:t>
            </w:r>
          </w:p>
        </w:tc>
      </w:tr>
      <w:tr w:rsidR="00C44B36" w14:paraId="37FDDE92" w14:textId="77777777" w:rsidTr="00513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8" w:type="dxa"/>
          </w:tcPr>
          <w:p w14:paraId="27E3535F" w14:textId="77777777" w:rsidR="00C44B36" w:rsidRDefault="00C44B36">
            <w:r>
              <w:rPr>
                <w:sz w:val="16"/>
                <w:szCs w:val="16"/>
              </w:rPr>
              <w:t>公邮监听分类</w:t>
            </w:r>
          </w:p>
        </w:tc>
        <w:tc>
          <w:tcPr>
            <w:tcW w:w="4111" w:type="dxa"/>
          </w:tcPr>
          <w:p w14:paraId="57021BB5" w14:textId="77777777" w:rsidR="00C44B36" w:rsidRDefault="00C44B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邮件规则引擎</w:t>
            </w:r>
          </w:p>
        </w:tc>
      </w:tr>
      <w:tr w:rsidR="00C44B36" w14:paraId="2A408726" w14:textId="77777777" w:rsidTr="00513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8" w:type="dxa"/>
          </w:tcPr>
          <w:p w14:paraId="21506035" w14:textId="77777777" w:rsidR="00C44B36" w:rsidRDefault="00C44B36">
            <w:r>
              <w:rPr>
                <w:sz w:val="16"/>
                <w:szCs w:val="16"/>
              </w:rPr>
              <w:t>邮件归并与等齐</w:t>
            </w:r>
          </w:p>
        </w:tc>
        <w:tc>
          <w:tcPr>
            <w:tcW w:w="4111" w:type="dxa"/>
          </w:tcPr>
          <w:p w14:paraId="23878A93" w14:textId="77777777" w:rsidR="00C44B36" w:rsidRDefault="00C44B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暂存库+附件台账(按票归并)</w:t>
            </w:r>
          </w:p>
        </w:tc>
      </w:tr>
      <w:tr w:rsidR="00C44B36" w14:paraId="7FE35B03" w14:textId="77777777" w:rsidTr="00513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8" w:type="dxa"/>
          </w:tcPr>
          <w:p w14:paraId="088D8CD5" w14:textId="77777777" w:rsidR="00C44B36" w:rsidRDefault="00C44B36">
            <w:r>
              <w:rPr>
                <w:sz w:val="16"/>
                <w:szCs w:val="16"/>
              </w:rPr>
              <w:t>诊断仪大表查询</w:t>
            </w:r>
          </w:p>
        </w:tc>
        <w:tc>
          <w:tcPr>
            <w:tcW w:w="4111" w:type="dxa"/>
          </w:tcPr>
          <w:p w14:paraId="39607A8E" w14:textId="77777777" w:rsidR="00C44B36" w:rsidRDefault="00C44B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维度表管理(版本化)+按列查询引擎</w:t>
            </w:r>
          </w:p>
        </w:tc>
      </w:tr>
      <w:tr w:rsidR="00C44B36" w14:paraId="694FDA5F" w14:textId="77777777" w:rsidTr="00513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8" w:type="dxa"/>
          </w:tcPr>
          <w:p w14:paraId="50277A20" w14:textId="77777777" w:rsidR="00C44B36" w:rsidRDefault="00C44B36">
            <w:r>
              <w:rPr>
                <w:sz w:val="16"/>
                <w:szCs w:val="16"/>
              </w:rPr>
              <w:t>SPM 截屏 Item 识别</w:t>
            </w:r>
          </w:p>
        </w:tc>
        <w:tc>
          <w:tcPr>
            <w:tcW w:w="4111" w:type="dxa"/>
          </w:tcPr>
          <w:p w14:paraId="1584F72B" w14:textId="77777777" w:rsidR="00C44B36" w:rsidRDefault="00C44B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OCR+字段 Schema(图片)</w:t>
            </w:r>
          </w:p>
        </w:tc>
      </w:tr>
      <w:tr w:rsidR="00C44B36" w14:paraId="49ED5B9F" w14:textId="77777777" w:rsidTr="00513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8" w:type="dxa"/>
          </w:tcPr>
          <w:p w14:paraId="3779668C" w14:textId="77777777" w:rsidR="00C44B36" w:rsidRDefault="00C44B36">
            <w:r>
              <w:rPr>
                <w:sz w:val="16"/>
                <w:szCs w:val="16"/>
              </w:rPr>
              <w:t>合并加总(MBPLAP)</w:t>
            </w:r>
          </w:p>
        </w:tc>
        <w:tc>
          <w:tcPr>
            <w:tcW w:w="4111" w:type="dxa"/>
          </w:tcPr>
          <w:p w14:paraId="475FE240" w14:textId="77777777" w:rsidR="00C44B36" w:rsidRDefault="00C44B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分组聚合引擎</w:t>
            </w:r>
          </w:p>
        </w:tc>
      </w:tr>
      <w:tr w:rsidR="00C44B36" w14:paraId="4B3B1938" w14:textId="77777777" w:rsidTr="00513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8" w:type="dxa"/>
          </w:tcPr>
          <w:p w14:paraId="31E0B748" w14:textId="77777777" w:rsidR="00C44B36" w:rsidRDefault="00C44B36">
            <w:r>
              <w:rPr>
                <w:sz w:val="16"/>
                <w:szCs w:val="16"/>
              </w:rPr>
              <w:t>顺次收货拆行(X-entry)</w:t>
            </w:r>
          </w:p>
        </w:tc>
        <w:tc>
          <w:tcPr>
            <w:tcW w:w="4111" w:type="dxa"/>
          </w:tcPr>
          <w:p w14:paraId="14E41ACD" w14:textId="77777777" w:rsidR="00C44B36" w:rsidRDefault="00C44B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拆行算法</w:t>
            </w:r>
          </w:p>
        </w:tc>
      </w:tr>
      <w:tr w:rsidR="00C44B36" w14:paraId="14CC9616" w14:textId="77777777" w:rsidTr="00513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8" w:type="dxa"/>
          </w:tcPr>
          <w:p w14:paraId="35434852" w14:textId="77777777" w:rsidR="00C44B36" w:rsidRDefault="00C44B36">
            <w:r>
              <w:rPr>
                <w:sz w:val="16"/>
                <w:szCs w:val="16"/>
              </w:rPr>
              <w:t>IES+ 两级导出</w:t>
            </w:r>
          </w:p>
        </w:tc>
        <w:tc>
          <w:tcPr>
            <w:tcW w:w="4111" w:type="dxa"/>
          </w:tcPr>
          <w:p w14:paraId="713A367F" w14:textId="77777777" w:rsidR="00C44B36" w:rsidRDefault="00C44B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UI 自动化或接口通道</w:t>
            </w:r>
          </w:p>
        </w:tc>
      </w:tr>
      <w:tr w:rsidR="00C44B36" w14:paraId="735E1723" w14:textId="77777777" w:rsidTr="00513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8" w:type="dxa"/>
          </w:tcPr>
          <w:p w14:paraId="07A68171" w14:textId="77777777" w:rsidR="00C44B36" w:rsidRDefault="00C44B36">
            <w:r>
              <w:rPr>
                <w:sz w:val="16"/>
                <w:szCs w:val="16"/>
              </w:rPr>
              <w:t>模板生成与发布</w:t>
            </w:r>
          </w:p>
        </w:tc>
        <w:tc>
          <w:tcPr>
            <w:tcW w:w="4111" w:type="dxa"/>
          </w:tcPr>
          <w:p w14:paraId="19C08F6A" w14:textId="77777777" w:rsidR="00C44B36" w:rsidRDefault="00C44B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Excel 生成+Portal 下载</w:t>
            </w:r>
          </w:p>
        </w:tc>
      </w:tr>
      <w:tr w:rsidR="00C44B36" w14:paraId="65E07273" w14:textId="77777777" w:rsidTr="00513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8" w:type="dxa"/>
          </w:tcPr>
          <w:p w14:paraId="7BAA9126" w14:textId="77777777" w:rsidR="00C44B36" w:rsidRDefault="00C44B36">
            <w:r>
              <w:rPr>
                <w:sz w:val="16"/>
                <w:szCs w:val="16"/>
              </w:rPr>
              <w:t>文件归档</w:t>
            </w:r>
          </w:p>
        </w:tc>
        <w:tc>
          <w:tcPr>
            <w:tcW w:w="4111" w:type="dxa"/>
          </w:tcPr>
          <w:p w14:paraId="598F4D53" w14:textId="77777777" w:rsidR="00C44B36" w:rsidRDefault="00C44B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SharePoint 写入</w:t>
            </w:r>
          </w:p>
        </w:tc>
      </w:tr>
      <w:tr w:rsidR="00C44B36" w14:paraId="0DEE8817" w14:textId="77777777" w:rsidTr="00513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8" w:type="dxa"/>
          </w:tcPr>
          <w:p w14:paraId="6E938B4D" w14:textId="77777777" w:rsidR="00C44B36" w:rsidRDefault="00C44B36">
            <w:r>
              <w:rPr>
                <w:sz w:val="16"/>
                <w:szCs w:val="16"/>
              </w:rPr>
              <w:t>收货记录</w:t>
            </w:r>
          </w:p>
        </w:tc>
        <w:tc>
          <w:tcPr>
            <w:tcW w:w="4111" w:type="dxa"/>
          </w:tcPr>
          <w:p w14:paraId="2D540DE6" w14:textId="77777777" w:rsidR="00C44B36" w:rsidRDefault="00C44B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记录存储+汇总视图</w:t>
            </w:r>
          </w:p>
        </w:tc>
      </w:tr>
      <w:tr w:rsidR="00C44B36" w14:paraId="43E345A2" w14:textId="77777777" w:rsidTr="00513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8" w:type="dxa"/>
          </w:tcPr>
          <w:p w14:paraId="12E7A583" w14:textId="77777777" w:rsidR="00C44B36" w:rsidRDefault="00C44B36">
            <w:r>
              <w:rPr>
                <w:sz w:val="16"/>
                <w:szCs w:val="16"/>
              </w:rPr>
              <w:t>证据留痕</w:t>
            </w:r>
          </w:p>
        </w:tc>
        <w:tc>
          <w:tcPr>
            <w:tcW w:w="4111" w:type="dxa"/>
          </w:tcPr>
          <w:p w14:paraId="5BC54D2F" w14:textId="77777777" w:rsidR="00C44B36" w:rsidRDefault="00C44B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WORM+hash</w:t>
            </w:r>
          </w:p>
        </w:tc>
      </w:tr>
      <w:tr w:rsidR="00C44B36" w14:paraId="2E6C40AD" w14:textId="77777777" w:rsidTr="00513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8" w:type="dxa"/>
          </w:tcPr>
          <w:p w14:paraId="00F322DC" w14:textId="77777777" w:rsidR="00C44B36" w:rsidRDefault="00C44B36">
            <w:r>
              <w:rPr>
                <w:sz w:val="16"/>
                <w:szCs w:val="16"/>
              </w:rPr>
              <w:t>身份与权限</w:t>
            </w:r>
          </w:p>
        </w:tc>
        <w:tc>
          <w:tcPr>
            <w:tcW w:w="4111" w:type="dxa"/>
          </w:tcPr>
          <w:p w14:paraId="0A8CFE95" w14:textId="77777777" w:rsidR="00C44B36" w:rsidRDefault="00C44B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RBAC 角色</w:t>
            </w:r>
          </w:p>
        </w:tc>
      </w:tr>
      <w:tr w:rsidR="00C44B36" w14:paraId="7218837D" w14:textId="77777777" w:rsidTr="00513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8" w:type="dxa"/>
          </w:tcPr>
          <w:p w14:paraId="09F9F622" w14:textId="77777777" w:rsidR="00C44B36" w:rsidRDefault="00C44B36">
            <w:r>
              <w:rPr>
                <w:sz w:val="16"/>
                <w:szCs w:val="16"/>
              </w:rPr>
              <w:t>站内提醒</w:t>
            </w:r>
          </w:p>
        </w:tc>
        <w:tc>
          <w:tcPr>
            <w:tcW w:w="4111" w:type="dxa"/>
          </w:tcPr>
          <w:p w14:paraId="55641C30" w14:textId="77777777" w:rsidR="00C44B36" w:rsidRDefault="00C44B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提醒中心</w:t>
            </w:r>
          </w:p>
        </w:tc>
      </w:tr>
      <w:tr w:rsidR="00C44B36" w14:paraId="4B7BEBF7" w14:textId="77777777" w:rsidTr="00513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8" w:type="dxa"/>
          </w:tcPr>
          <w:p w14:paraId="31793731" w14:textId="77777777" w:rsidR="00C44B36" w:rsidRDefault="00C44B36">
            <w:r>
              <w:rPr>
                <w:sz w:val="16"/>
                <w:szCs w:val="16"/>
              </w:rPr>
              <w:t>状态机与重跑</w:t>
            </w:r>
          </w:p>
        </w:tc>
        <w:tc>
          <w:tcPr>
            <w:tcW w:w="4111" w:type="dxa"/>
          </w:tcPr>
          <w:p w14:paraId="1247121E" w14:textId="77777777" w:rsidR="00C44B36" w:rsidRDefault="00C44B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Task/Run/检查点</w:t>
            </w:r>
          </w:p>
        </w:tc>
      </w:tr>
      <w:tr w:rsidR="00C44B36" w14:paraId="6525EC05" w14:textId="77777777" w:rsidTr="00513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8" w:type="dxa"/>
          </w:tcPr>
          <w:p w14:paraId="6C1833F3" w14:textId="77777777" w:rsidR="00C44B36" w:rsidRDefault="00C44B36">
            <w:r>
              <w:rPr>
                <w:sz w:val="16"/>
                <w:szCs w:val="16"/>
              </w:rPr>
              <w:t>配置版本快照</w:t>
            </w:r>
          </w:p>
        </w:tc>
        <w:tc>
          <w:tcPr>
            <w:tcW w:w="4111" w:type="dxa"/>
          </w:tcPr>
          <w:p w14:paraId="778DED95" w14:textId="77777777" w:rsidR="00C44B36" w:rsidRDefault="00C44B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配置中心版本化</w:t>
            </w:r>
          </w:p>
        </w:tc>
      </w:tr>
    </w:tbl>
    <w:p w14:paraId="7ADC684F" w14:textId="77777777" w:rsidR="00CD498A" w:rsidRDefault="00CD498A"/>
    <w:p w14:paraId="2C8677EF" w14:textId="77777777" w:rsidR="00A2059B" w:rsidRDefault="00A2059B">
      <w:pPr>
        <w:rPr>
          <w:b/>
          <w:bCs/>
          <w:sz w:val="30"/>
          <w:szCs w:val="30"/>
        </w:rPr>
      </w:pPr>
      <w:r>
        <w:rPr>
          <w:rFonts w:hint="eastAsia"/>
        </w:rPr>
        <w:br w:type="page"/>
      </w:r>
    </w:p>
    <w:p w14:paraId="6AE5D4A1" w14:textId="5CCFD760" w:rsidR="00CD498A" w:rsidRDefault="00DD21A1" w:rsidP="00E96717">
      <w:pPr>
        <w:pStyle w:val="Heading1"/>
      </w:pPr>
      <w:r>
        <w:t>非功能性需求</w:t>
      </w:r>
    </w:p>
    <w:tbl>
      <w:tblPr>
        <w:tblStyle w:val="GridTable4-Accent1"/>
        <w:tblW w:w="9026" w:type="dxa"/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CD498A" w14:paraId="409A5D93" w14:textId="77777777" w:rsidTr="00513D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14:paraId="0E1B0A52" w14:textId="77777777" w:rsidR="00CD498A" w:rsidRDefault="00DD21A1">
            <w:r>
              <w:rPr>
                <w:sz w:val="16"/>
                <w:szCs w:val="16"/>
              </w:rPr>
              <w:t>类别</w:t>
            </w:r>
          </w:p>
        </w:tc>
        <w:tc>
          <w:tcPr>
            <w:tcW w:w="3008" w:type="dxa"/>
          </w:tcPr>
          <w:p w14:paraId="3E679992" w14:textId="77777777" w:rsidR="00CD498A" w:rsidRDefault="00DD21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指标</w:t>
            </w:r>
          </w:p>
        </w:tc>
        <w:tc>
          <w:tcPr>
            <w:tcW w:w="3010" w:type="dxa"/>
          </w:tcPr>
          <w:p w14:paraId="277B4F35" w14:textId="77777777" w:rsidR="00CD498A" w:rsidRDefault="00DD21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要求</w:t>
            </w:r>
          </w:p>
        </w:tc>
      </w:tr>
      <w:tr w:rsidR="00CD498A" w14:paraId="5986AA04" w14:textId="77777777" w:rsidTr="00513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14:paraId="7D04A884" w14:textId="77777777" w:rsidR="00CD498A" w:rsidRDefault="00DD21A1">
            <w:r>
              <w:rPr>
                <w:sz w:val="16"/>
                <w:szCs w:val="16"/>
              </w:rPr>
              <w:t>性能</w:t>
            </w:r>
          </w:p>
        </w:tc>
        <w:tc>
          <w:tcPr>
            <w:tcW w:w="3008" w:type="dxa"/>
          </w:tcPr>
          <w:p w14:paraId="36C1C12C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定时窗口</w:t>
            </w:r>
          </w:p>
        </w:tc>
        <w:tc>
          <w:tcPr>
            <w:tcW w:w="3010" w:type="dxa"/>
          </w:tcPr>
          <w:p w14:paraId="421C7A25" w14:textId="1E4E1195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MBPLAP 12</w:t>
            </w:r>
            <w:r w:rsidR="005318D2">
              <w:rPr>
                <w:sz w:val="16"/>
                <w:szCs w:val="16"/>
              </w:rPr>
              <w:t>：</w:t>
            </w:r>
            <w:r>
              <w:rPr>
                <w:sz w:val="16"/>
                <w:szCs w:val="16"/>
              </w:rPr>
              <w:t>00/17</w:t>
            </w:r>
            <w:r w:rsidR="005318D2">
              <w:rPr>
                <w:sz w:val="16"/>
                <w:szCs w:val="16"/>
              </w:rPr>
              <w:t>：</w:t>
            </w:r>
            <w:r>
              <w:rPr>
                <w:sz w:val="16"/>
                <w:szCs w:val="16"/>
              </w:rPr>
              <w:t>00 准点触发</w:t>
            </w:r>
            <w:r w:rsidR="005318D2">
              <w:rPr>
                <w:sz w:val="16"/>
                <w:szCs w:val="16"/>
              </w:rPr>
              <w:t>，</w:t>
            </w:r>
            <w:r>
              <w:rPr>
                <w:sz w:val="16"/>
                <w:szCs w:val="16"/>
              </w:rPr>
              <w:t>当日窗口内完成</w:t>
            </w:r>
          </w:p>
        </w:tc>
      </w:tr>
      <w:tr w:rsidR="00CD498A" w14:paraId="22D9003E" w14:textId="77777777" w:rsidTr="00513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14:paraId="1E354DB9" w14:textId="77777777" w:rsidR="00CD498A" w:rsidRDefault="00DD21A1">
            <w:r>
              <w:rPr>
                <w:sz w:val="16"/>
                <w:szCs w:val="16"/>
              </w:rPr>
              <w:t>性能</w:t>
            </w:r>
          </w:p>
        </w:tc>
        <w:tc>
          <w:tcPr>
            <w:tcW w:w="3008" w:type="dxa"/>
          </w:tcPr>
          <w:p w14:paraId="7DF365C1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邮件触发时延</w:t>
            </w:r>
          </w:p>
        </w:tc>
        <w:tc>
          <w:tcPr>
            <w:tcW w:w="3010" w:type="dxa"/>
          </w:tcPr>
          <w:p w14:paraId="7D939C1D" w14:textId="09618956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X-entry 从邮件到达到模板产出 ≤ 半天</w:t>
            </w:r>
          </w:p>
        </w:tc>
      </w:tr>
      <w:tr w:rsidR="00CD498A" w14:paraId="0828CDCF" w14:textId="77777777" w:rsidTr="00513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14:paraId="79EB202A" w14:textId="77777777" w:rsidR="00CD498A" w:rsidRDefault="00DD21A1">
            <w:r>
              <w:rPr>
                <w:sz w:val="16"/>
                <w:szCs w:val="16"/>
              </w:rPr>
              <w:t>性能</w:t>
            </w:r>
          </w:p>
        </w:tc>
        <w:tc>
          <w:tcPr>
            <w:tcW w:w="3008" w:type="dxa"/>
          </w:tcPr>
          <w:p w14:paraId="4C3DDCB3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页面响应</w:t>
            </w:r>
          </w:p>
        </w:tc>
        <w:tc>
          <w:tcPr>
            <w:tcW w:w="3010" w:type="dxa"/>
          </w:tcPr>
          <w:p w14:paraId="7C48992A" w14:textId="42C838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首屏 &lt;2s</w:t>
            </w:r>
            <w:r w:rsidR="005318D2">
              <w:rPr>
                <w:sz w:val="16"/>
                <w:szCs w:val="16"/>
              </w:rPr>
              <w:t>；</w:t>
            </w:r>
            <w:r>
              <w:rPr>
                <w:sz w:val="16"/>
                <w:szCs w:val="16"/>
              </w:rPr>
              <w:t>任务列表万级分页流畅</w:t>
            </w:r>
          </w:p>
        </w:tc>
      </w:tr>
      <w:tr w:rsidR="00CD498A" w14:paraId="29EA2EA3" w14:textId="77777777" w:rsidTr="00513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14:paraId="206C20E5" w14:textId="77777777" w:rsidR="00CD498A" w:rsidRDefault="00DD21A1">
            <w:r>
              <w:rPr>
                <w:sz w:val="16"/>
                <w:szCs w:val="16"/>
              </w:rPr>
              <w:t>性能</w:t>
            </w:r>
          </w:p>
        </w:tc>
        <w:tc>
          <w:tcPr>
            <w:tcW w:w="3008" w:type="dxa"/>
          </w:tcPr>
          <w:p w14:paraId="6F36A87C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拆行计算</w:t>
            </w:r>
          </w:p>
        </w:tc>
        <w:tc>
          <w:tcPr>
            <w:tcW w:w="3010" w:type="dxa"/>
          </w:tcPr>
          <w:p w14:paraId="1EEA9F33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多 Item 顺次收货 O(n)</w:t>
            </w:r>
          </w:p>
        </w:tc>
      </w:tr>
      <w:tr w:rsidR="00CD498A" w14:paraId="4A8E2C31" w14:textId="77777777" w:rsidTr="00513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14:paraId="180BE528" w14:textId="77777777" w:rsidR="00CD498A" w:rsidRDefault="00DD21A1">
            <w:r>
              <w:rPr>
                <w:sz w:val="16"/>
                <w:szCs w:val="16"/>
              </w:rPr>
              <w:t>可靠性</w:t>
            </w:r>
          </w:p>
        </w:tc>
        <w:tc>
          <w:tcPr>
            <w:tcW w:w="3008" w:type="dxa"/>
          </w:tcPr>
          <w:p w14:paraId="1B62DD04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批次隔离</w:t>
            </w:r>
          </w:p>
        </w:tc>
        <w:tc>
          <w:tcPr>
            <w:tcW w:w="3010" w:type="dxa"/>
          </w:tcPr>
          <w:p w14:paraId="3AC59FBF" w14:textId="1780BBFC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单票失败不阻塞同批次其他票</w:t>
            </w:r>
            <w:r w:rsidR="005318D2">
              <w:rPr>
                <w:sz w:val="16"/>
                <w:szCs w:val="16"/>
              </w:rPr>
              <w:t>；</w:t>
            </w:r>
            <w:r>
              <w:rPr>
                <w:sz w:val="16"/>
                <w:szCs w:val="16"/>
              </w:rPr>
              <w:t>节点级断点续跑</w:t>
            </w:r>
            <w:r w:rsidR="005318D2">
              <w:rPr>
                <w:sz w:val="16"/>
                <w:szCs w:val="16"/>
              </w:rPr>
              <w:t>；</w:t>
            </w:r>
            <w:r>
              <w:rPr>
                <w:sz w:val="16"/>
                <w:szCs w:val="16"/>
              </w:rPr>
              <w:t>重跑去重 100%</w:t>
            </w:r>
            <w:r w:rsidR="005318D2">
              <w:rPr>
                <w:sz w:val="16"/>
                <w:szCs w:val="16"/>
              </w:rPr>
              <w:t>；</w:t>
            </w:r>
            <w:r>
              <w:rPr>
                <w:sz w:val="16"/>
                <w:szCs w:val="16"/>
              </w:rPr>
              <w:t>调度失败告警</w:t>
            </w:r>
          </w:p>
        </w:tc>
      </w:tr>
      <w:tr w:rsidR="00CD498A" w14:paraId="427AC716" w14:textId="77777777" w:rsidTr="00513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14:paraId="4B422A6B" w14:textId="77777777" w:rsidR="00CD498A" w:rsidRDefault="00DD21A1">
            <w:r>
              <w:rPr>
                <w:sz w:val="16"/>
                <w:szCs w:val="16"/>
              </w:rPr>
              <w:t>安全</w:t>
            </w:r>
          </w:p>
        </w:tc>
        <w:tc>
          <w:tcPr>
            <w:tcW w:w="3008" w:type="dxa"/>
          </w:tcPr>
          <w:p w14:paraId="446223D0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凭证</w:t>
            </w:r>
          </w:p>
        </w:tc>
        <w:tc>
          <w:tcPr>
            <w:tcW w:w="3010" w:type="dxa"/>
          </w:tcPr>
          <w:p w14:paraId="0404AD58" w14:textId="5ABDBCE6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IES/公邮凭证安全存储</w:t>
            </w:r>
            <w:r w:rsidR="005318D2">
              <w:rPr>
                <w:sz w:val="16"/>
                <w:szCs w:val="16"/>
              </w:rPr>
              <w:t>，</w:t>
            </w:r>
            <w:r>
              <w:rPr>
                <w:sz w:val="16"/>
                <w:szCs w:val="16"/>
              </w:rPr>
              <w:t>不出现于日志</w:t>
            </w:r>
          </w:p>
        </w:tc>
      </w:tr>
      <w:tr w:rsidR="00CD498A" w14:paraId="6CD45C09" w14:textId="77777777" w:rsidTr="00513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14:paraId="7B3460B8" w14:textId="77777777" w:rsidR="00CD498A" w:rsidRDefault="00DD21A1">
            <w:r>
              <w:rPr>
                <w:sz w:val="16"/>
                <w:szCs w:val="16"/>
              </w:rPr>
              <w:t>安全</w:t>
            </w:r>
          </w:p>
        </w:tc>
        <w:tc>
          <w:tcPr>
            <w:tcW w:w="3008" w:type="dxa"/>
          </w:tcPr>
          <w:p w14:paraId="236F68DC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权限/审计</w:t>
            </w:r>
          </w:p>
        </w:tc>
        <w:tc>
          <w:tcPr>
            <w:tcW w:w="3010" w:type="dxa"/>
          </w:tcPr>
          <w:p w14:paraId="041676B3" w14:textId="3C3C43BB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角色矩阵</w:t>
            </w:r>
            <w:r w:rsidR="005318D2">
              <w:rPr>
                <w:sz w:val="16"/>
                <w:szCs w:val="16"/>
              </w:rPr>
              <w:t>；</w:t>
            </w:r>
            <w:r>
              <w:rPr>
                <w:sz w:val="16"/>
                <w:szCs w:val="16"/>
              </w:rPr>
              <w:t>全操作审计</w:t>
            </w:r>
            <w:r w:rsidR="005318D2">
              <w:rPr>
                <w:sz w:val="16"/>
                <w:szCs w:val="16"/>
              </w:rPr>
              <w:t>；</w:t>
            </w:r>
            <w:r>
              <w:rPr>
                <w:sz w:val="16"/>
                <w:szCs w:val="16"/>
              </w:rPr>
              <w:t>证据 WORM</w:t>
            </w:r>
          </w:p>
        </w:tc>
      </w:tr>
      <w:tr w:rsidR="00CD498A" w14:paraId="58119C35" w14:textId="77777777" w:rsidTr="00513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14:paraId="29DBA927" w14:textId="77777777" w:rsidR="00CD498A" w:rsidRDefault="00DD21A1">
            <w:r>
              <w:rPr>
                <w:sz w:val="16"/>
                <w:szCs w:val="16"/>
              </w:rPr>
              <w:t>兼容性</w:t>
            </w:r>
          </w:p>
        </w:tc>
        <w:tc>
          <w:tcPr>
            <w:tcW w:w="3008" w:type="dxa"/>
          </w:tcPr>
          <w:p w14:paraId="6AF4F596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浏览器/文件</w:t>
            </w:r>
          </w:p>
        </w:tc>
        <w:tc>
          <w:tcPr>
            <w:tcW w:w="3010" w:type="dxa"/>
          </w:tcPr>
          <w:p w14:paraId="527E7314" w14:textId="4C98019F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Chrome / Edge 主流版本(PC Web)</w:t>
            </w:r>
            <w:r w:rsidR="005318D2">
              <w:rPr>
                <w:sz w:val="16"/>
                <w:szCs w:val="16"/>
              </w:rPr>
              <w:t>；</w:t>
            </w:r>
            <w:r>
              <w:rPr>
                <w:sz w:val="16"/>
                <w:szCs w:val="16"/>
              </w:rPr>
              <w:t>上传 PDF/Excel</w:t>
            </w:r>
          </w:p>
        </w:tc>
      </w:tr>
      <w:tr w:rsidR="00CD498A" w14:paraId="5E57228D" w14:textId="77777777" w:rsidTr="00513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14:paraId="36A28435" w14:textId="77777777" w:rsidR="00CD498A" w:rsidRDefault="00DD21A1">
            <w:r>
              <w:rPr>
                <w:sz w:val="16"/>
                <w:szCs w:val="16"/>
              </w:rPr>
              <w:t>可配置</w:t>
            </w:r>
          </w:p>
        </w:tc>
        <w:tc>
          <w:tcPr>
            <w:tcW w:w="3008" w:type="dxa"/>
          </w:tcPr>
          <w:p w14:paraId="13B6AEC3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配置化</w:t>
            </w:r>
          </w:p>
        </w:tc>
        <w:tc>
          <w:tcPr>
            <w:tcW w:w="3010" w:type="dxa"/>
          </w:tcPr>
          <w:p w14:paraId="625B2995" w14:textId="1F254014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调度时间、邮箱、监控条件、模板、大表、Vendor 固定值、重试与等待时间均不硬编码</w:t>
            </w:r>
          </w:p>
        </w:tc>
      </w:tr>
      <w:tr w:rsidR="00CD498A" w14:paraId="2BBB8FEB" w14:textId="77777777" w:rsidTr="00513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14:paraId="4FD56ADD" w14:textId="77777777" w:rsidR="00CD498A" w:rsidRDefault="00DD21A1">
            <w:r>
              <w:rPr>
                <w:sz w:val="16"/>
                <w:szCs w:val="16"/>
              </w:rPr>
              <w:t>可审计</w:t>
            </w:r>
          </w:p>
        </w:tc>
        <w:tc>
          <w:tcPr>
            <w:tcW w:w="3008" w:type="dxa"/>
          </w:tcPr>
          <w:p w14:paraId="497192DA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留痕</w:t>
            </w:r>
          </w:p>
        </w:tc>
        <w:tc>
          <w:tcPr>
            <w:tcW w:w="3010" w:type="dxa"/>
          </w:tcPr>
          <w:p w14:paraId="251B849F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每票保留源文件(邮件/截屏/发票)、产出模板、时间戳、状态、错误详情</w:t>
            </w:r>
          </w:p>
        </w:tc>
      </w:tr>
    </w:tbl>
    <w:p w14:paraId="558D0123" w14:textId="77777777" w:rsidR="00CD498A" w:rsidRDefault="00CD498A"/>
    <w:p w14:paraId="38E0638B" w14:textId="77777777" w:rsidR="00A2059B" w:rsidRDefault="00A2059B">
      <w:pPr>
        <w:rPr>
          <w:b/>
          <w:bCs/>
          <w:sz w:val="30"/>
          <w:szCs w:val="30"/>
        </w:rPr>
      </w:pPr>
      <w:r>
        <w:rPr>
          <w:rFonts w:hint="eastAsia"/>
        </w:rPr>
        <w:br w:type="page"/>
      </w:r>
    </w:p>
    <w:p w14:paraId="1D718298" w14:textId="3DB3E18B" w:rsidR="00CD498A" w:rsidRDefault="00DD21A1" w:rsidP="00E96717">
      <w:pPr>
        <w:pStyle w:val="Heading1"/>
      </w:pPr>
      <w:r>
        <w:t>约束与假设</w:t>
      </w:r>
    </w:p>
    <w:tbl>
      <w:tblPr>
        <w:tblStyle w:val="GridTable4-Accent1"/>
        <w:tblW w:w="9026" w:type="dxa"/>
        <w:tblLook w:val="04A0" w:firstRow="1" w:lastRow="0" w:firstColumn="1" w:lastColumn="0" w:noHBand="0" w:noVBand="1"/>
      </w:tblPr>
      <w:tblGrid>
        <w:gridCol w:w="4513"/>
        <w:gridCol w:w="4513"/>
      </w:tblGrid>
      <w:tr w:rsidR="00CD498A" w14:paraId="5723FAA7" w14:textId="77777777" w:rsidTr="00513D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26ABC3C2" w14:textId="77777777" w:rsidR="00CD498A" w:rsidRDefault="00DD21A1">
            <w:r>
              <w:rPr>
                <w:sz w:val="16"/>
                <w:szCs w:val="16"/>
              </w:rPr>
              <w:t>约束</w:t>
            </w:r>
          </w:p>
        </w:tc>
        <w:tc>
          <w:tcPr>
            <w:tcW w:w="4513" w:type="dxa"/>
          </w:tcPr>
          <w:p w14:paraId="2681A858" w14:textId="77777777" w:rsidR="00CD498A" w:rsidRDefault="00DD21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说明</w:t>
            </w:r>
          </w:p>
        </w:tc>
      </w:tr>
      <w:tr w:rsidR="00CD498A" w14:paraId="1E4B7DFE" w14:textId="77777777" w:rsidTr="00513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1A53CBD6" w14:textId="77777777" w:rsidR="00CD498A" w:rsidRDefault="00DD21A1">
            <w:r>
              <w:rPr>
                <w:sz w:val="16"/>
                <w:szCs w:val="16"/>
              </w:rPr>
              <w:t>平台边界</w:t>
            </w:r>
          </w:p>
        </w:tc>
        <w:tc>
          <w:tcPr>
            <w:tcW w:w="4513" w:type="dxa"/>
          </w:tcPr>
          <w:p w14:paraId="1BBF8B30" w14:textId="0781E1DC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产出 = DSS 导入模板文件 + Portal 下载/SharePoint 归档</w:t>
            </w:r>
            <w:r w:rsidR="005318D2">
              <w:rPr>
                <w:sz w:val="16"/>
                <w:szCs w:val="16"/>
              </w:rPr>
              <w:t>；</w:t>
            </w:r>
            <w:r>
              <w:rPr>
                <w:sz w:val="16"/>
                <w:szCs w:val="16"/>
              </w:rPr>
              <w:t xml:space="preserve">与 DSS/SPM </w:t>
            </w:r>
            <w:r>
              <w:rPr>
                <w:b/>
                <w:bCs/>
                <w:sz w:val="16"/>
                <w:szCs w:val="16"/>
              </w:rPr>
              <w:t>零集成</w:t>
            </w:r>
          </w:p>
        </w:tc>
      </w:tr>
      <w:tr w:rsidR="00CD498A" w14:paraId="215005BC" w14:textId="77777777" w:rsidTr="00513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512D2CAC" w14:textId="77777777" w:rsidR="00CD498A" w:rsidRDefault="00DD21A1">
            <w:r>
              <w:rPr>
                <w:sz w:val="16"/>
                <w:szCs w:val="16"/>
              </w:rPr>
              <w:t>命名规则</w:t>
            </w:r>
          </w:p>
        </w:tc>
        <w:tc>
          <w:tcPr>
            <w:tcW w:w="4513" w:type="dxa"/>
          </w:tcPr>
          <w:p w14:paraId="4D17B38D" w14:textId="73181069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MBPLAP=「提单号_发票号」、X-entry=「PN_日期」</w:t>
            </w:r>
          </w:p>
        </w:tc>
      </w:tr>
      <w:tr w:rsidR="00CD498A" w14:paraId="13251FDA" w14:textId="77777777" w:rsidTr="00513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15F8CB26" w14:textId="77777777" w:rsidR="00CD498A" w:rsidRDefault="00DD21A1">
            <w:r>
              <w:rPr>
                <w:sz w:val="16"/>
                <w:szCs w:val="16"/>
              </w:rPr>
              <w:t>触发口径</w:t>
            </w:r>
          </w:p>
        </w:tc>
        <w:tc>
          <w:tcPr>
            <w:tcW w:w="4513" w:type="dxa"/>
          </w:tcPr>
          <w:p w14:paraId="04964015" w14:textId="3A589E35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MBPLAP 每日 12</w:t>
            </w:r>
            <w:r w:rsidR="005318D2">
              <w:rPr>
                <w:sz w:val="16"/>
                <w:szCs w:val="16"/>
              </w:rPr>
              <w:t>：</w:t>
            </w:r>
            <w:r>
              <w:rPr>
                <w:sz w:val="16"/>
                <w:szCs w:val="16"/>
              </w:rPr>
              <w:t>00/17</w:t>
            </w:r>
            <w:r w:rsidR="005318D2">
              <w:rPr>
                <w:sz w:val="16"/>
                <w:szCs w:val="16"/>
              </w:rPr>
              <w:t>：</w:t>
            </w:r>
            <w:r>
              <w:rPr>
                <w:sz w:val="16"/>
                <w:szCs w:val="16"/>
              </w:rPr>
              <w:t>00(可配置)</w:t>
            </w:r>
            <w:r w:rsidR="005318D2">
              <w:rPr>
                <w:sz w:val="16"/>
                <w:szCs w:val="16"/>
              </w:rPr>
              <w:t>，</w:t>
            </w:r>
            <w:r>
              <w:rPr>
                <w:sz w:val="16"/>
                <w:szCs w:val="16"/>
              </w:rPr>
              <w:t>数据窗口=执行当日</w:t>
            </w:r>
            <w:r w:rsidR="005318D2">
              <w:rPr>
                <w:sz w:val="16"/>
                <w:szCs w:val="16"/>
              </w:rPr>
              <w:t>；</w:t>
            </w:r>
            <w:r>
              <w:rPr>
                <w:sz w:val="16"/>
                <w:szCs w:val="16"/>
              </w:rPr>
              <w:t>17</w:t>
            </w:r>
            <w:r w:rsidR="005318D2">
              <w:rPr>
                <w:sz w:val="16"/>
                <w:szCs w:val="16"/>
              </w:rPr>
              <w:t>：</w:t>
            </w:r>
            <w:r>
              <w:rPr>
                <w:sz w:val="16"/>
                <w:szCs w:val="16"/>
              </w:rPr>
              <w:t>00 剔除 12</w:t>
            </w:r>
            <w:r w:rsidR="005318D2">
              <w:rPr>
                <w:sz w:val="16"/>
                <w:szCs w:val="16"/>
              </w:rPr>
              <w:t>：</w:t>
            </w:r>
            <w:r>
              <w:rPr>
                <w:sz w:val="16"/>
                <w:szCs w:val="16"/>
              </w:rPr>
              <w:t>00 已成功运行分单号</w:t>
            </w:r>
            <w:r w:rsidR="005318D2">
              <w:rPr>
                <w:sz w:val="16"/>
                <w:szCs w:val="16"/>
              </w:rPr>
              <w:t>；</w:t>
            </w:r>
            <w:r>
              <w:rPr>
                <w:sz w:val="16"/>
                <w:szCs w:val="16"/>
              </w:rPr>
              <w:t>手动批量随下次定时</w:t>
            </w:r>
          </w:p>
        </w:tc>
      </w:tr>
      <w:tr w:rsidR="00CD498A" w14:paraId="4F990360" w14:textId="77777777" w:rsidTr="00513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1243A6D8" w14:textId="77777777" w:rsidR="00CD498A" w:rsidRDefault="00DD21A1">
            <w:r>
              <w:rPr>
                <w:sz w:val="16"/>
                <w:szCs w:val="16"/>
              </w:rPr>
              <w:t>邮件直发</w:t>
            </w:r>
          </w:p>
        </w:tc>
        <w:tc>
          <w:tcPr>
            <w:tcW w:w="4513" w:type="dxa"/>
          </w:tcPr>
          <w:p w14:paraId="48646C3C" w14:textId="50A35566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代理/IMS 直接发送 Portal 公邮不做转发</w:t>
            </w:r>
            <w:r w:rsidR="005318D2">
              <w:rPr>
                <w:sz w:val="16"/>
                <w:szCs w:val="16"/>
              </w:rPr>
              <w:t>；</w:t>
            </w:r>
            <w:r>
              <w:rPr>
                <w:sz w:val="16"/>
                <w:szCs w:val="16"/>
              </w:rPr>
              <w:t>送货邮件为主触发</w:t>
            </w:r>
          </w:p>
        </w:tc>
      </w:tr>
      <w:tr w:rsidR="00CD498A" w14:paraId="032AF9CA" w14:textId="77777777" w:rsidTr="00513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3C2361F3" w14:textId="77777777" w:rsidR="00CD498A" w:rsidRDefault="00DD21A1">
            <w:r>
              <w:rPr>
                <w:sz w:val="16"/>
                <w:szCs w:val="16"/>
              </w:rPr>
              <w:t>供应商固定值</w:t>
            </w:r>
          </w:p>
        </w:tc>
        <w:tc>
          <w:tcPr>
            <w:tcW w:w="4513" w:type="dxa"/>
          </w:tcPr>
          <w:p w14:paraId="34718C95" w14:textId="0BA1265B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Vendor BP 当前固定 191110510(MBPLAP)/ 191110260(X-entry)</w:t>
            </w:r>
            <w:r w:rsidR="005318D2">
              <w:rPr>
                <w:sz w:val="16"/>
                <w:szCs w:val="16"/>
              </w:rPr>
              <w:t>，</w:t>
            </w:r>
            <w:r>
              <w:rPr>
                <w:sz w:val="16"/>
                <w:szCs w:val="16"/>
              </w:rPr>
              <w:t>配置可改</w:t>
            </w:r>
          </w:p>
        </w:tc>
      </w:tr>
      <w:tr w:rsidR="00CD498A" w14:paraId="14D298A7" w14:textId="77777777" w:rsidTr="00513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22BD5CB4" w14:textId="77777777" w:rsidR="00CD498A" w:rsidRDefault="00DD21A1">
            <w:r>
              <w:rPr>
                <w:sz w:val="16"/>
                <w:szCs w:val="16"/>
              </w:rPr>
              <w:t>诊断仪大表</w:t>
            </w:r>
          </w:p>
        </w:tc>
        <w:tc>
          <w:tcPr>
            <w:tcW w:w="4513" w:type="dxa"/>
          </w:tcPr>
          <w:p w14:paraId="559A2036" w14:textId="71588689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由业务定期上传维度表维护(与 Case 4 合并)</w:t>
            </w:r>
            <w:r w:rsidR="005318D2">
              <w:rPr>
                <w:sz w:val="16"/>
                <w:szCs w:val="16"/>
              </w:rPr>
              <w:t>，</w:t>
            </w:r>
            <w:r>
              <w:rPr>
                <w:sz w:val="16"/>
                <w:szCs w:val="16"/>
              </w:rPr>
              <w:t>根目录唯一</w:t>
            </w:r>
            <w:r w:rsidR="005318D2">
              <w:rPr>
                <w:sz w:val="16"/>
                <w:szCs w:val="16"/>
              </w:rPr>
              <w:t>；</w:t>
            </w:r>
            <w:r>
              <w:rPr>
                <w:sz w:val="16"/>
                <w:szCs w:val="16"/>
              </w:rPr>
              <w:t>Run 用快照</w:t>
            </w:r>
          </w:p>
        </w:tc>
      </w:tr>
      <w:tr w:rsidR="00CD498A" w14:paraId="5BFA8E6D" w14:textId="77777777" w:rsidTr="00513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6E36FAC2" w14:textId="77777777" w:rsidR="00CD498A" w:rsidRDefault="00DD21A1">
            <w:r>
              <w:rPr>
                <w:sz w:val="16"/>
                <w:szCs w:val="16"/>
              </w:rPr>
              <w:t>收货范围</w:t>
            </w:r>
          </w:p>
        </w:tc>
        <w:tc>
          <w:tcPr>
            <w:tcW w:w="4513" w:type="dxa"/>
          </w:tcPr>
          <w:p w14:paraId="4E3ED83E" w14:textId="4110834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仅新货收货</w:t>
            </w:r>
            <w:r w:rsidR="005318D2">
              <w:rPr>
                <w:sz w:val="16"/>
                <w:szCs w:val="16"/>
              </w:rPr>
              <w:t>；</w:t>
            </w:r>
            <w:r>
              <w:rPr>
                <w:sz w:val="16"/>
                <w:szCs w:val="16"/>
              </w:rPr>
              <w:t>旧货/GLC 补货不 GR(判定同 Case 4)</w:t>
            </w:r>
          </w:p>
        </w:tc>
      </w:tr>
      <w:tr w:rsidR="00CD498A" w14:paraId="436FABB4" w14:textId="77777777" w:rsidTr="00513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3636C583" w14:textId="77777777" w:rsidR="00CD498A" w:rsidRDefault="00DD21A1">
            <w:r>
              <w:rPr>
                <w:sz w:val="16"/>
                <w:szCs w:val="16"/>
              </w:rPr>
              <w:t>Qty 口径</w:t>
            </w:r>
          </w:p>
        </w:tc>
        <w:tc>
          <w:tcPr>
            <w:tcW w:w="4513" w:type="dxa"/>
          </w:tcPr>
          <w:p w14:paraId="6E440B3A" w14:textId="71D568F0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邮件 Quantity ≥ 大表筛选后 QTY 加总</w:t>
            </w:r>
            <w:r w:rsidR="005318D2">
              <w:rPr>
                <w:sz w:val="16"/>
                <w:szCs w:val="16"/>
              </w:rPr>
              <w:t>，</w:t>
            </w:r>
            <w:r>
              <w:rPr>
                <w:sz w:val="16"/>
                <w:szCs w:val="16"/>
              </w:rPr>
              <w:t>无需额外校验</w:t>
            </w:r>
            <w:r w:rsidR="005318D2">
              <w:rPr>
                <w:sz w:val="16"/>
                <w:szCs w:val="16"/>
              </w:rPr>
              <w:t>；</w:t>
            </w:r>
            <w:r>
              <w:rPr>
                <w:sz w:val="16"/>
                <w:szCs w:val="16"/>
              </w:rPr>
              <w:t>小于→Remark+转人工</w:t>
            </w:r>
          </w:p>
        </w:tc>
      </w:tr>
      <w:tr w:rsidR="00CD498A" w14:paraId="0E221462" w14:textId="77777777" w:rsidTr="00513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2E1AE724" w14:textId="77777777" w:rsidR="00CD498A" w:rsidRDefault="00DD21A1">
            <w:r>
              <w:rPr>
                <w:sz w:val="16"/>
                <w:szCs w:val="16"/>
              </w:rPr>
              <w:t>文件限制</w:t>
            </w:r>
          </w:p>
        </w:tc>
        <w:tc>
          <w:tcPr>
            <w:tcW w:w="4513" w:type="dxa"/>
          </w:tcPr>
          <w:p w14:paraId="5922263F" w14:textId="6B67FA74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上传文件 ≤20MB(PDF/Excel)</w:t>
            </w:r>
          </w:p>
        </w:tc>
      </w:tr>
      <w:tr w:rsidR="00CD498A" w14:paraId="1A2CDB7A" w14:textId="77777777" w:rsidTr="00513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4C74B0BE" w14:textId="77777777" w:rsidR="00CD498A" w:rsidRDefault="00DD21A1">
            <w:r>
              <w:rPr>
                <w:sz w:val="16"/>
                <w:szCs w:val="16"/>
              </w:rPr>
              <w:t>修正无审批</w:t>
            </w:r>
          </w:p>
        </w:tc>
        <w:tc>
          <w:tcPr>
            <w:tcW w:w="4513" w:type="dxa"/>
          </w:tcPr>
          <w:p w14:paraId="33AD4B41" w14:textId="513A40F5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UC34 全场景修正仅留痕</w:t>
            </w:r>
            <w:r w:rsidR="005318D2">
              <w:rPr>
                <w:sz w:val="16"/>
                <w:szCs w:val="16"/>
              </w:rPr>
              <w:t>，</w:t>
            </w:r>
            <w:r>
              <w:rPr>
                <w:sz w:val="16"/>
                <w:szCs w:val="16"/>
              </w:rPr>
              <w:t>不设人工审批节点</w:t>
            </w:r>
          </w:p>
        </w:tc>
      </w:tr>
    </w:tbl>
    <w:p w14:paraId="54F0BCF9" w14:textId="77777777" w:rsidR="00CD498A" w:rsidRDefault="00CD498A"/>
    <w:tbl>
      <w:tblPr>
        <w:tblStyle w:val="GridTable4-Accent1"/>
        <w:tblW w:w="9026" w:type="dxa"/>
        <w:tblLook w:val="04A0" w:firstRow="1" w:lastRow="0" w:firstColumn="1" w:lastColumn="0" w:noHBand="0" w:noVBand="1"/>
      </w:tblPr>
      <w:tblGrid>
        <w:gridCol w:w="4513"/>
        <w:gridCol w:w="4513"/>
      </w:tblGrid>
      <w:tr w:rsidR="00CD498A" w14:paraId="5B717C7F" w14:textId="77777777" w:rsidTr="00513D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328E905F" w14:textId="77777777" w:rsidR="00CD498A" w:rsidRDefault="00DD21A1">
            <w:r>
              <w:rPr>
                <w:sz w:val="16"/>
                <w:szCs w:val="16"/>
              </w:rPr>
              <w:t>假设</w:t>
            </w:r>
          </w:p>
        </w:tc>
        <w:tc>
          <w:tcPr>
            <w:tcW w:w="4513" w:type="dxa"/>
          </w:tcPr>
          <w:p w14:paraId="22456647" w14:textId="77777777" w:rsidR="00CD498A" w:rsidRDefault="00DD21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说明</w:t>
            </w:r>
          </w:p>
        </w:tc>
      </w:tr>
      <w:tr w:rsidR="00CD498A" w14:paraId="68CA3CCE" w14:textId="77777777" w:rsidTr="00513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2BC1F1A6" w14:textId="77777777" w:rsidR="00CD498A" w:rsidRDefault="00DD21A1">
            <w:r>
              <w:rPr>
                <w:sz w:val="16"/>
                <w:szCs w:val="16"/>
              </w:rPr>
              <w:t>公邮接入</w:t>
            </w:r>
          </w:p>
        </w:tc>
        <w:tc>
          <w:tcPr>
            <w:tcW w:w="4513" w:type="dxa"/>
          </w:tcPr>
          <w:p w14:paraId="4A603B28" w14:textId="42E11F60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平台可读取 Portal 公邮(送货邮件/PO 邮件均到达该公邮)</w:t>
            </w:r>
            <w:r w:rsidR="005318D2">
              <w:rPr>
                <w:sz w:val="16"/>
                <w:szCs w:val="16"/>
              </w:rPr>
              <w:t>；</w:t>
            </w:r>
            <w:r>
              <w:rPr>
                <w:sz w:val="16"/>
                <w:szCs w:val="16"/>
              </w:rPr>
              <w:t>正式地址以上线配置为准</w:t>
            </w:r>
          </w:p>
        </w:tc>
      </w:tr>
      <w:tr w:rsidR="00CD498A" w14:paraId="6027ABDD" w14:textId="77777777" w:rsidTr="00513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318B8B6B" w14:textId="77777777" w:rsidR="00CD498A" w:rsidRDefault="00DD21A1">
            <w:r>
              <w:rPr>
                <w:sz w:val="16"/>
                <w:szCs w:val="16"/>
              </w:rPr>
              <w:t>IMS 邮件格式</w:t>
            </w:r>
          </w:p>
        </w:tc>
        <w:tc>
          <w:tcPr>
            <w:tcW w:w="4513" w:type="dxa"/>
          </w:tcPr>
          <w:p w14:paraId="517066E1" w14:textId="56E489EB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PO 号在邮件正文(后续要求标题也带 PO 号)</w:t>
            </w:r>
          </w:p>
        </w:tc>
      </w:tr>
      <w:tr w:rsidR="00CD498A" w14:paraId="3F7E5AD2" w14:textId="77777777" w:rsidTr="00513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6CF92D3A" w14:textId="77777777" w:rsidR="00CD498A" w:rsidRDefault="00DD21A1">
            <w:r>
              <w:rPr>
                <w:sz w:val="16"/>
                <w:szCs w:val="16"/>
              </w:rPr>
              <w:t>系统库发票</w:t>
            </w:r>
          </w:p>
        </w:tc>
        <w:tc>
          <w:tcPr>
            <w:tcW w:w="4513" w:type="dxa"/>
          </w:tcPr>
          <w:p w14:paraId="2E48F226" w14:textId="547459DA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进口发票可由其他 Case/渠道进入系统库</w:t>
            </w:r>
            <w:r w:rsidR="005318D2">
              <w:rPr>
                <w:sz w:val="16"/>
                <w:szCs w:val="16"/>
              </w:rPr>
              <w:t>，</w:t>
            </w:r>
            <w:r>
              <w:rPr>
                <w:sz w:val="16"/>
                <w:szCs w:val="16"/>
              </w:rPr>
              <w:t>按 AWB 可检索</w:t>
            </w:r>
            <w:r w:rsidR="005318D2">
              <w:rPr>
                <w:sz w:val="16"/>
                <w:szCs w:val="16"/>
              </w:rPr>
              <w:t>；</w:t>
            </w:r>
            <w:r>
              <w:rPr>
                <w:sz w:val="16"/>
                <w:szCs w:val="16"/>
              </w:rPr>
              <w:t>缺失有补传通道</w:t>
            </w:r>
          </w:p>
        </w:tc>
      </w:tr>
      <w:tr w:rsidR="00CD498A" w14:paraId="75D5474E" w14:textId="77777777" w:rsidTr="00513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6D6EFAE9" w14:textId="77777777" w:rsidR="00CD498A" w:rsidRDefault="00DD21A1">
            <w:r>
              <w:rPr>
                <w:sz w:val="16"/>
                <w:szCs w:val="16"/>
              </w:rPr>
              <w:t>身份体系</w:t>
            </w:r>
          </w:p>
        </w:tc>
        <w:tc>
          <w:tcPr>
            <w:tcW w:w="4513" w:type="dxa"/>
          </w:tcPr>
          <w:p w14:paraId="559CA791" w14:textId="5B4CDB72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角色授权与数据范围</w:t>
            </w:r>
            <w:r w:rsidR="005318D2">
              <w:rPr>
                <w:sz w:val="16"/>
                <w:szCs w:val="16"/>
              </w:rPr>
              <w:t>；</w:t>
            </w:r>
            <w:r>
              <w:rPr>
                <w:sz w:val="16"/>
                <w:szCs w:val="16"/>
              </w:rPr>
              <w:t>业务角色映射可登记</w:t>
            </w:r>
          </w:p>
        </w:tc>
      </w:tr>
    </w:tbl>
    <w:p w14:paraId="121D6F2E" w14:textId="77777777" w:rsidR="00CD498A" w:rsidRDefault="00CD498A"/>
    <w:p w14:paraId="23D64CC5" w14:textId="77777777" w:rsidR="00A2059B" w:rsidRDefault="00A2059B">
      <w:pPr>
        <w:rPr>
          <w:b/>
          <w:bCs/>
          <w:sz w:val="30"/>
          <w:szCs w:val="30"/>
        </w:rPr>
      </w:pPr>
      <w:r>
        <w:rPr>
          <w:rFonts w:hint="eastAsia"/>
        </w:rPr>
        <w:br w:type="page"/>
      </w:r>
    </w:p>
    <w:p w14:paraId="0E3EE44C" w14:textId="1357A15E" w:rsidR="00CD498A" w:rsidRDefault="32F4042A" w:rsidP="00E96717">
      <w:pPr>
        <w:pStyle w:val="Heading1"/>
      </w:pPr>
      <w:r>
        <w:t>风险</w:t>
      </w:r>
    </w:p>
    <w:tbl>
      <w:tblPr>
        <w:tblStyle w:val="GridTable4-Accent1"/>
        <w:tblW w:w="9026" w:type="dxa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8"/>
      </w:tblGrid>
      <w:tr w:rsidR="00CD498A" w14:paraId="6389F1B9" w14:textId="77777777" w:rsidTr="00513D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405F979F" w14:textId="77777777" w:rsidR="00CD498A" w:rsidRDefault="00DD21A1">
            <w:r>
              <w:rPr>
                <w:sz w:val="16"/>
                <w:szCs w:val="16"/>
              </w:rPr>
              <w:t>编号</w:t>
            </w:r>
          </w:p>
        </w:tc>
        <w:tc>
          <w:tcPr>
            <w:tcW w:w="2256" w:type="dxa"/>
          </w:tcPr>
          <w:p w14:paraId="2E4880E2" w14:textId="77777777" w:rsidR="00CD498A" w:rsidRDefault="00DD21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风险</w:t>
            </w:r>
          </w:p>
        </w:tc>
        <w:tc>
          <w:tcPr>
            <w:tcW w:w="2256" w:type="dxa"/>
          </w:tcPr>
          <w:p w14:paraId="2E853AF0" w14:textId="77777777" w:rsidR="00CD498A" w:rsidRDefault="00DD21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等级</w:t>
            </w:r>
          </w:p>
        </w:tc>
        <w:tc>
          <w:tcPr>
            <w:tcW w:w="2258" w:type="dxa"/>
          </w:tcPr>
          <w:p w14:paraId="4832E50D" w14:textId="77777777" w:rsidR="00CD498A" w:rsidRDefault="00DD21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应对</w:t>
            </w:r>
          </w:p>
        </w:tc>
      </w:tr>
      <w:tr w:rsidR="00CD498A" w14:paraId="1314281A" w14:textId="77777777" w:rsidTr="00513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3E0B236B" w14:textId="77777777" w:rsidR="00CD498A" w:rsidRDefault="00DD21A1">
            <w:r>
              <w:rPr>
                <w:sz w:val="16"/>
                <w:szCs w:val="16"/>
              </w:rPr>
              <w:t>RSK-A1</w:t>
            </w:r>
          </w:p>
        </w:tc>
        <w:tc>
          <w:tcPr>
            <w:tcW w:w="2256" w:type="dxa"/>
          </w:tcPr>
          <w:p w14:paraId="4C5A9836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报关代理/IMS 邮件格式不稳定(主题、附件命名、PO 号位置变化)</w:t>
            </w:r>
          </w:p>
        </w:tc>
        <w:tc>
          <w:tcPr>
            <w:tcW w:w="2256" w:type="dxa"/>
          </w:tcPr>
          <w:p w14:paraId="4A8E2F60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中</w:t>
            </w:r>
          </w:p>
        </w:tc>
        <w:tc>
          <w:tcPr>
            <w:tcW w:w="2258" w:type="dxa"/>
          </w:tcPr>
          <w:p w14:paraId="4BBC54F5" w14:textId="6D731C1A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监控条件可配置+dry-run 验证</w:t>
            </w:r>
            <w:r w:rsidR="005318D2">
              <w:rPr>
                <w:sz w:val="16"/>
                <w:szCs w:val="16"/>
              </w:rPr>
              <w:t>；</w:t>
            </w:r>
            <w:r>
              <w:rPr>
                <w:sz w:val="16"/>
                <w:szCs w:val="16"/>
              </w:rPr>
              <w:t>累计命中健康度监控</w:t>
            </w:r>
            <w:r w:rsidR="005318D2">
              <w:rPr>
                <w:sz w:val="16"/>
                <w:szCs w:val="16"/>
              </w:rPr>
              <w:t>；</w:t>
            </w:r>
            <w:r>
              <w:rPr>
                <w:sz w:val="16"/>
                <w:szCs w:val="16"/>
              </w:rPr>
              <w:t>UAT 期观察</w:t>
            </w:r>
          </w:p>
        </w:tc>
      </w:tr>
      <w:tr w:rsidR="00CD498A" w14:paraId="77BB0BED" w14:textId="77777777" w:rsidTr="00513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075332E8" w14:textId="77777777" w:rsidR="00CD498A" w:rsidRDefault="00DD21A1">
            <w:r>
              <w:rPr>
                <w:sz w:val="16"/>
                <w:szCs w:val="16"/>
              </w:rPr>
              <w:t>RSK-A2</w:t>
            </w:r>
          </w:p>
        </w:tc>
        <w:tc>
          <w:tcPr>
            <w:tcW w:w="2256" w:type="dxa"/>
          </w:tcPr>
          <w:p w14:paraId="1DD4B05F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DSS 模板列结构改版导致映射失效</w:t>
            </w:r>
          </w:p>
        </w:tc>
        <w:tc>
          <w:tcPr>
            <w:tcW w:w="2256" w:type="dxa"/>
          </w:tcPr>
          <w:p w14:paraId="037EE7EF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中</w:t>
            </w:r>
          </w:p>
        </w:tc>
        <w:tc>
          <w:tcPr>
            <w:tcW w:w="2258" w:type="dxa"/>
          </w:tcPr>
          <w:p w14:paraId="369470E0" w14:textId="4ADBEDDD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模板版本化配置(F-A08)</w:t>
            </w:r>
            <w:r w:rsidR="005318D2">
              <w:rPr>
                <w:sz w:val="16"/>
                <w:szCs w:val="16"/>
              </w:rPr>
              <w:t>，</w:t>
            </w:r>
            <w:r>
              <w:rPr>
                <w:sz w:val="16"/>
                <w:szCs w:val="16"/>
              </w:rPr>
              <w:t>列结构抽屉可核对</w:t>
            </w:r>
          </w:p>
        </w:tc>
      </w:tr>
      <w:tr w:rsidR="00CD498A" w14:paraId="69139A27" w14:textId="77777777" w:rsidTr="00513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5DC57909" w14:textId="77777777" w:rsidR="00CD498A" w:rsidRDefault="00DD21A1">
            <w:r>
              <w:rPr>
                <w:sz w:val="16"/>
                <w:szCs w:val="16"/>
              </w:rPr>
              <w:t>RSK-A3</w:t>
            </w:r>
          </w:p>
        </w:tc>
        <w:tc>
          <w:tcPr>
            <w:tcW w:w="2256" w:type="dxa"/>
          </w:tcPr>
          <w:p w14:paraId="7BC12482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诊断仪大表人工维护延迟(M 列 PO 回填不及时)</w:t>
            </w:r>
          </w:p>
        </w:tc>
        <w:tc>
          <w:tcPr>
            <w:tcW w:w="2256" w:type="dxa"/>
          </w:tcPr>
          <w:p w14:paraId="3BA2920D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中</w:t>
            </w:r>
          </w:p>
        </w:tc>
        <w:tc>
          <w:tcPr>
            <w:tcW w:w="2258" w:type="dxa"/>
          </w:tcPr>
          <w:p w14:paraId="66C9DC41" w14:textId="1EA19C2B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硬阻断+提醒机制保证可见</w:t>
            </w:r>
            <w:r w:rsidR="005318D2">
              <w:rPr>
                <w:sz w:val="16"/>
                <w:szCs w:val="16"/>
              </w:rPr>
              <w:t>；</w:t>
            </w:r>
            <w:r>
              <w:rPr>
                <w:sz w:val="16"/>
                <w:szCs w:val="16"/>
              </w:rPr>
              <w:t>统计阻断率(人工干预率指标)</w:t>
            </w:r>
            <w:r w:rsidR="005318D2">
              <w:rPr>
                <w:sz w:val="16"/>
                <w:szCs w:val="16"/>
              </w:rPr>
              <w:t>；</w:t>
            </w:r>
            <w:r>
              <w:rPr>
                <w:sz w:val="16"/>
                <w:szCs w:val="16"/>
              </w:rPr>
              <w:t>AWB 未命中提示检查大表更新</w:t>
            </w:r>
          </w:p>
        </w:tc>
      </w:tr>
      <w:tr w:rsidR="00CD498A" w14:paraId="76D7080B" w14:textId="77777777" w:rsidTr="00513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300DC3A1" w14:textId="77777777" w:rsidR="00CD498A" w:rsidRDefault="00DD21A1">
            <w:r>
              <w:rPr>
                <w:sz w:val="16"/>
                <w:szCs w:val="16"/>
              </w:rPr>
              <w:t>RSK-A4</w:t>
            </w:r>
          </w:p>
        </w:tc>
        <w:tc>
          <w:tcPr>
            <w:tcW w:w="2256" w:type="dxa"/>
          </w:tcPr>
          <w:p w14:paraId="1B16BBD3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IES+ 导出模板(预报/发票 PN 级)列位置变化</w:t>
            </w:r>
          </w:p>
        </w:tc>
        <w:tc>
          <w:tcPr>
            <w:tcW w:w="2256" w:type="dxa"/>
          </w:tcPr>
          <w:p w14:paraId="52305A4E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低</w:t>
            </w:r>
          </w:p>
        </w:tc>
        <w:tc>
          <w:tcPr>
            <w:tcW w:w="2258" w:type="dxa"/>
          </w:tcPr>
          <w:p w14:paraId="24053535" w14:textId="0C0AE14E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映射按列名优先、列号兜底</w:t>
            </w:r>
            <w:r w:rsidR="005318D2">
              <w:rPr>
                <w:sz w:val="16"/>
                <w:szCs w:val="16"/>
              </w:rPr>
              <w:t>；</w:t>
            </w:r>
            <w:r>
              <w:rPr>
                <w:sz w:val="16"/>
                <w:szCs w:val="16"/>
              </w:rPr>
              <w:t>列结构校验不过→FAILED 转人工不臆造</w:t>
            </w:r>
          </w:p>
        </w:tc>
      </w:tr>
      <w:tr w:rsidR="00CD498A" w14:paraId="5A11AA46" w14:textId="77777777" w:rsidTr="00513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325C8D60" w14:textId="77777777" w:rsidR="00CD498A" w:rsidRDefault="00DD21A1">
            <w:r>
              <w:rPr>
                <w:sz w:val="16"/>
                <w:szCs w:val="16"/>
              </w:rPr>
              <w:t>RSK-A5</w:t>
            </w:r>
          </w:p>
        </w:tc>
        <w:tc>
          <w:tcPr>
            <w:tcW w:w="2256" w:type="dxa"/>
          </w:tcPr>
          <w:p w14:paraId="23A86DA0" w14:textId="4859E658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诊断仪大表与 Case 4 合并维护</w:t>
            </w:r>
            <w:r w:rsidR="005318D2">
              <w:rPr>
                <w:sz w:val="16"/>
                <w:szCs w:val="16"/>
              </w:rPr>
              <w:t>，</w:t>
            </w:r>
            <w:r>
              <w:rPr>
                <w:sz w:val="16"/>
                <w:szCs w:val="16"/>
              </w:rPr>
              <w:t>同时上传/口径变更相互影响</w:t>
            </w:r>
          </w:p>
        </w:tc>
        <w:tc>
          <w:tcPr>
            <w:tcW w:w="2256" w:type="dxa"/>
          </w:tcPr>
          <w:p w14:paraId="0F824D1F" w14:textId="77777777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中</w:t>
            </w:r>
          </w:p>
        </w:tc>
        <w:tc>
          <w:tcPr>
            <w:tcW w:w="2258" w:type="dxa"/>
          </w:tcPr>
          <w:p w14:paraId="14D5685E" w14:textId="1DBB64A5" w:rsidR="00CD498A" w:rsidRDefault="00DD2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版本化+Run 快照隔离</w:t>
            </w:r>
            <w:r w:rsidR="005318D2">
              <w:rPr>
                <w:sz w:val="16"/>
                <w:szCs w:val="16"/>
              </w:rPr>
              <w:t>；</w:t>
            </w:r>
            <w:r>
              <w:rPr>
                <w:sz w:val="16"/>
                <w:szCs w:val="16"/>
              </w:rPr>
              <w:t>上传纳入变更通知(提醒配置维护者)</w:t>
            </w:r>
            <w:r w:rsidR="005318D2">
              <w:rPr>
                <w:sz w:val="16"/>
                <w:szCs w:val="16"/>
              </w:rPr>
              <w:t>；</w:t>
            </w:r>
            <w:r>
              <w:rPr>
                <w:sz w:val="16"/>
                <w:szCs w:val="16"/>
              </w:rPr>
              <w:t>D2 决策覆盖</w:t>
            </w:r>
          </w:p>
        </w:tc>
      </w:tr>
      <w:tr w:rsidR="00CD498A" w14:paraId="294A1622" w14:textId="77777777" w:rsidTr="00513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72BE2E3F" w14:textId="77777777" w:rsidR="00CD498A" w:rsidRDefault="00DD21A1">
            <w:r>
              <w:rPr>
                <w:sz w:val="16"/>
                <w:szCs w:val="16"/>
              </w:rPr>
              <w:t>RSK-A6</w:t>
            </w:r>
          </w:p>
        </w:tc>
        <w:tc>
          <w:tcPr>
            <w:tcW w:w="2256" w:type="dxa"/>
          </w:tcPr>
          <w:p w14:paraId="05011988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PO 邮件长期未到导致挂起票积压</w:t>
            </w:r>
          </w:p>
        </w:tc>
        <w:tc>
          <w:tcPr>
            <w:tcW w:w="2256" w:type="dxa"/>
          </w:tcPr>
          <w:p w14:paraId="163D2697" w14:textId="77777777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低</w:t>
            </w:r>
          </w:p>
        </w:tc>
        <w:tc>
          <w:tcPr>
            <w:tcW w:w="2258" w:type="dxa"/>
          </w:tcPr>
          <w:p w14:paraId="42FE1A77" w14:textId="5377106E" w:rsidR="00CD498A" w:rsidRDefault="00DD2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超 24h 提醒</w:t>
            </w:r>
            <w:r w:rsidR="00A21F07">
              <w:rPr>
                <w:rFonts w:hint="eastAsia"/>
                <w:sz w:val="16"/>
                <w:szCs w:val="16"/>
              </w:rPr>
              <w:t>；</w:t>
            </w:r>
            <w:r>
              <w:rPr>
                <w:sz w:val="16"/>
                <w:szCs w:val="16"/>
              </w:rPr>
              <w:t>待上传 chip 可视</w:t>
            </w:r>
            <w:r w:rsidR="005318D2">
              <w:rPr>
                <w:sz w:val="16"/>
                <w:szCs w:val="16"/>
              </w:rPr>
              <w:t>；</w:t>
            </w:r>
            <w:r>
              <w:rPr>
                <w:sz w:val="16"/>
                <w:szCs w:val="16"/>
              </w:rPr>
              <w:t>「标记无效」关闭路径</w:t>
            </w:r>
          </w:p>
        </w:tc>
      </w:tr>
    </w:tbl>
    <w:p w14:paraId="1A3FD418" w14:textId="77777777" w:rsidR="00CD498A" w:rsidRDefault="00CD498A"/>
    <w:p w14:paraId="795038A4" w14:textId="77777777" w:rsidR="00CD498A" w:rsidRDefault="00CD498A"/>
    <w:sectPr w:rsidR="00CD498A">
      <w:headerReference w:type="default" r:id="rId100"/>
      <w:footerReference w:type="default" r:id="rId10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Ji, Scarlett Qing" w:date="2026-09-20T16:22:00Z" w:initials="SJ">
    <w:p w14:paraId="51FF9388" w14:textId="77777777" w:rsidR="00F055B1" w:rsidRDefault="00F055B1">
      <w:pPr>
        <w:pStyle w:val="CommentText"/>
        <w:ind w:firstLine="480"/>
      </w:pPr>
      <w:r>
        <w:rPr>
          <w:rStyle w:val="CommentReference"/>
          <w:rFonts w:hint="eastAsia"/>
        </w:rPr>
        <w:annotationRef/>
      </w:r>
      <w:r>
        <w:rPr>
          <w:rFonts w:hint="eastAsia"/>
        </w:rPr>
        <w:t>命名方式待确认</w:t>
      </w:r>
    </w:p>
  </w:comment>
  <w:comment w:id="2" w:author="Ji, Scarlett Qing" w:date="2026-09-09T14:47:00Z" w:initials="SJ">
    <w:p w14:paraId="54CBB893" w14:textId="77777777" w:rsidR="00F055B1" w:rsidRDefault="00F055B1">
      <w:pPr>
        <w:pStyle w:val="CommentText"/>
        <w:ind w:firstLine="480"/>
      </w:pPr>
      <w:r>
        <w:rPr>
          <w:rStyle w:val="CommentReference"/>
          <w:rFonts w:hint="eastAsia"/>
        </w:rPr>
        <w:annotationRef/>
      </w:r>
      <w:r>
        <w:rPr>
          <w:rFonts w:hint="eastAsia"/>
        </w:rPr>
        <w:t>此处是Invoivce No.还是MBZ/DN No.?</w:t>
      </w:r>
    </w:p>
  </w:comment>
  <w:comment w:id="3" w:author="Ji, Scarlett Qing" w:date="2026-09-09T16:43:00Z" w:initials="SJ">
    <w:p w14:paraId="2674B605" w14:textId="77777777" w:rsidR="00F055B1" w:rsidRDefault="00F055B1">
      <w:pPr>
        <w:pStyle w:val="CommentText"/>
        <w:ind w:firstLine="480"/>
      </w:pPr>
      <w:r>
        <w:rPr>
          <w:rStyle w:val="CommentReference"/>
          <w:rFonts w:hint="eastAsia"/>
        </w:rPr>
        <w:annotationRef/>
      </w:r>
      <w:r>
        <w:rPr>
          <w:rFonts w:hint="eastAsia"/>
        </w:rPr>
        <w:t>Invoice No.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1FF9388" w15:done="1"/>
  <w15:commentEx w15:paraId="54CBB893" w15:done="1"/>
  <w15:commentEx w15:paraId="2674B605" w15:paraIdParent="54CBB893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A55A2D4" w16cex:dateUtc="2026-10-20T03:53:00Z"/>
  <w16cex:commentExtensible w16cex:durableId="6078E8A4" w16cex:dateUtc="2026-10-20T03:53:00Z"/>
  <w16cex:commentExtensible w16cex:durableId="322B3885" w16cex:dateUtc="2026-10-20T03:5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1FF9388" w16cid:durableId="2A55A2D4"/>
  <w16cid:commentId w16cid:paraId="54CBB893" w16cid:durableId="6078E8A4"/>
  <w16cid:commentId w16cid:paraId="2674B605" w16cid:durableId="322B388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686C6" w14:textId="77777777" w:rsidR="00304669" w:rsidRDefault="00304669">
      <w:r>
        <w:separator/>
      </w:r>
    </w:p>
  </w:endnote>
  <w:endnote w:type="continuationSeparator" w:id="0">
    <w:p w14:paraId="75167380" w14:textId="77777777" w:rsidR="00304669" w:rsidRDefault="003046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037DA" w14:textId="77777777" w:rsidR="00CD498A" w:rsidRDefault="00DD21A1">
    <w:pPr>
      <w:jc w:val="center"/>
    </w:pPr>
    <w:r>
      <w:rPr>
        <w:color w:val="808080"/>
        <w:sz w:val="14"/>
        <w:szCs w:val="14"/>
      </w:rPr>
      <w:t xml:space="preserve">第 </w:t>
    </w:r>
    <w:r>
      <w:rPr>
        <w:color w:val="808080"/>
        <w:sz w:val="14"/>
        <w:szCs w:val="14"/>
      </w:rPr>
      <w:fldChar w:fldCharType="begin"/>
    </w:r>
    <w:r>
      <w:rPr>
        <w:color w:val="808080"/>
        <w:sz w:val="14"/>
        <w:szCs w:val="14"/>
      </w:rPr>
      <w:instrText>PAGE</w:instrText>
    </w:r>
    <w:r>
      <w:rPr>
        <w:color w:val="808080"/>
        <w:sz w:val="14"/>
        <w:szCs w:val="14"/>
      </w:rPr>
      <w:fldChar w:fldCharType="separate"/>
    </w:r>
    <w:r w:rsidR="00CE5400">
      <w:rPr>
        <w:rFonts w:hint="eastAsia"/>
        <w:noProof/>
        <w:color w:val="808080"/>
        <w:sz w:val="14"/>
        <w:szCs w:val="14"/>
      </w:rPr>
      <w:t>1</w:t>
    </w:r>
    <w:r>
      <w:rPr>
        <w:color w:val="808080"/>
        <w:sz w:val="14"/>
        <w:szCs w:val="14"/>
      </w:rPr>
      <w:fldChar w:fldCharType="end"/>
    </w:r>
    <w:r>
      <w:rPr>
        <w:color w:val="808080"/>
        <w:sz w:val="14"/>
        <w:szCs w:val="14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318A33" w14:textId="77777777" w:rsidR="00304669" w:rsidRDefault="00304669">
      <w:r>
        <w:separator/>
      </w:r>
    </w:p>
  </w:footnote>
  <w:footnote w:type="continuationSeparator" w:id="0">
    <w:p w14:paraId="7AA8A9A1" w14:textId="77777777" w:rsidR="00304669" w:rsidRDefault="003046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9015"/>
    </w:tblGrid>
    <w:tr w:rsidR="05F8DE0B" w14:paraId="4C5DBA50" w14:textId="77777777" w:rsidTr="05F8DE0B">
      <w:trPr>
        <w:trHeight w:val="300"/>
      </w:trPr>
      <w:tc>
        <w:tcPr>
          <w:tcW w:w="9015" w:type="dxa"/>
        </w:tcPr>
        <w:p w14:paraId="5ED3BB57" w14:textId="599C5CC4" w:rsidR="05F8DE0B" w:rsidRDefault="05F8DE0B" w:rsidP="05F8DE0B">
          <w:pPr>
            <w:pStyle w:val="Header"/>
          </w:pPr>
          <w:r w:rsidRPr="05F8DE0B">
            <w:rPr>
              <w:color w:val="000000" w:themeColor="text1"/>
              <w:sz w:val="20"/>
              <w:szCs w:val="20"/>
            </w:rPr>
            <w:t>MBPTS Quick Win_产品需求说明书_</w:t>
          </w:r>
          <w:r w:rsidR="005A7104">
            <w:rPr>
              <w:rFonts w:hint="eastAsia"/>
              <w:color w:val="000000" w:themeColor="text1"/>
              <w:sz w:val="20"/>
              <w:szCs w:val="20"/>
            </w:rPr>
            <w:t>DSS导入模板</w:t>
          </w:r>
          <w:r w:rsidR="00510BE1">
            <w:rPr>
              <w:rFonts w:hint="eastAsia"/>
              <w:color w:val="000000" w:themeColor="text1"/>
              <w:sz w:val="20"/>
              <w:szCs w:val="20"/>
            </w:rPr>
            <w:t>自动填写</w:t>
          </w:r>
        </w:p>
        <w:p w14:paraId="27C795F9" w14:textId="35468F3C" w:rsidR="05F8DE0B" w:rsidRDefault="05F8DE0B" w:rsidP="05F8DE0B">
          <w:pPr>
            <w:pStyle w:val="Header"/>
            <w:ind w:left="-115"/>
            <w:jc w:val="left"/>
          </w:pPr>
        </w:p>
      </w:tc>
    </w:tr>
  </w:tbl>
  <w:p w14:paraId="7FEA0FF3" w14:textId="5EA65AB9" w:rsidR="05F8DE0B" w:rsidRDefault="05F8DE0B" w:rsidP="05F8DE0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03DB"/>
    <w:multiLevelType w:val="multilevel"/>
    <w:tmpl w:val="55120360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Heading3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06575AEA"/>
    <w:multiLevelType w:val="hybridMultilevel"/>
    <w:tmpl w:val="B148A00C"/>
    <w:lvl w:ilvl="0" w:tplc="845093A8">
      <w:start w:val="1"/>
      <w:numFmt w:val="bullet"/>
      <w:pStyle w:val="1"/>
      <w:lvlText w:val="•"/>
      <w:lvlJc w:val="left"/>
      <w:pPr>
        <w:ind w:left="440" w:hanging="440"/>
      </w:p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7A90D5A"/>
    <w:multiLevelType w:val="multilevel"/>
    <w:tmpl w:val="0409001D"/>
    <w:styleLink w:val="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pStyle w:val="Heading4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101D5197"/>
    <w:multiLevelType w:val="multilevel"/>
    <w:tmpl w:val="85826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DB52D9"/>
    <w:multiLevelType w:val="hybridMultilevel"/>
    <w:tmpl w:val="053ADB54"/>
    <w:lvl w:ilvl="0" w:tplc="88BCF7B0">
      <w:start w:val="1"/>
      <w:numFmt w:val="decimal"/>
      <w:pStyle w:val="Heading1"/>
      <w:lvlText w:val="%1."/>
      <w:lvlJc w:val="left"/>
      <w:pPr>
        <w:ind w:left="480" w:hanging="240"/>
      </w:pPr>
      <w:rPr>
        <w:rFonts w:hint="eastAsia"/>
      </w:rPr>
    </w:lvl>
    <w:lvl w:ilvl="1" w:tplc="560C7F1A">
      <w:numFmt w:val="decimal"/>
      <w:lvlText w:val=""/>
      <w:lvlJc w:val="left"/>
    </w:lvl>
    <w:lvl w:ilvl="2" w:tplc="8320DEE4">
      <w:numFmt w:val="decimal"/>
      <w:lvlText w:val=""/>
      <w:lvlJc w:val="left"/>
    </w:lvl>
    <w:lvl w:ilvl="3" w:tplc="66A2D19A">
      <w:numFmt w:val="decimal"/>
      <w:lvlText w:val=""/>
      <w:lvlJc w:val="left"/>
    </w:lvl>
    <w:lvl w:ilvl="4" w:tplc="9D2AF4FC">
      <w:numFmt w:val="decimal"/>
      <w:lvlText w:val=""/>
      <w:lvlJc w:val="left"/>
    </w:lvl>
    <w:lvl w:ilvl="5" w:tplc="18BC3DAE">
      <w:numFmt w:val="decimal"/>
      <w:lvlText w:val=""/>
      <w:lvlJc w:val="left"/>
    </w:lvl>
    <w:lvl w:ilvl="6" w:tplc="901E4604">
      <w:numFmt w:val="decimal"/>
      <w:lvlText w:val=""/>
      <w:lvlJc w:val="left"/>
    </w:lvl>
    <w:lvl w:ilvl="7" w:tplc="6BD2E0EE">
      <w:numFmt w:val="decimal"/>
      <w:lvlText w:val=""/>
      <w:lvlJc w:val="left"/>
    </w:lvl>
    <w:lvl w:ilvl="8" w:tplc="A18C168A">
      <w:numFmt w:val="decimal"/>
      <w:lvlText w:val=""/>
      <w:lvlJc w:val="left"/>
    </w:lvl>
  </w:abstractNum>
  <w:abstractNum w:abstractNumId="5" w15:restartNumberingAfterBreak="0">
    <w:nsid w:val="24E58CAC"/>
    <w:multiLevelType w:val="hybridMultilevel"/>
    <w:tmpl w:val="FFFFFFFF"/>
    <w:lvl w:ilvl="0" w:tplc="D0B662F6">
      <w:start w:val="3"/>
      <w:numFmt w:val="decimal"/>
      <w:lvlText w:val="%1."/>
      <w:lvlJc w:val="left"/>
      <w:pPr>
        <w:ind w:left="600" w:hanging="420"/>
      </w:pPr>
    </w:lvl>
    <w:lvl w:ilvl="1" w:tplc="E4B464DC">
      <w:start w:val="1"/>
      <w:numFmt w:val="lowerLetter"/>
      <w:lvlText w:val="%2."/>
      <w:lvlJc w:val="left"/>
      <w:pPr>
        <w:ind w:left="1320" w:hanging="420"/>
      </w:pPr>
    </w:lvl>
    <w:lvl w:ilvl="2" w:tplc="EC50638C">
      <w:start w:val="1"/>
      <w:numFmt w:val="lowerRoman"/>
      <w:lvlText w:val="%3."/>
      <w:lvlJc w:val="right"/>
      <w:pPr>
        <w:ind w:left="2040" w:hanging="420"/>
      </w:pPr>
    </w:lvl>
    <w:lvl w:ilvl="3" w:tplc="8DDE1700">
      <w:start w:val="1"/>
      <w:numFmt w:val="decimal"/>
      <w:lvlText w:val="%4."/>
      <w:lvlJc w:val="left"/>
      <w:pPr>
        <w:ind w:left="2760" w:hanging="420"/>
      </w:pPr>
    </w:lvl>
    <w:lvl w:ilvl="4" w:tplc="B73E6210">
      <w:start w:val="1"/>
      <w:numFmt w:val="lowerLetter"/>
      <w:lvlText w:val="%5."/>
      <w:lvlJc w:val="left"/>
      <w:pPr>
        <w:ind w:left="3480" w:hanging="420"/>
      </w:pPr>
    </w:lvl>
    <w:lvl w:ilvl="5" w:tplc="6F66F438">
      <w:start w:val="1"/>
      <w:numFmt w:val="lowerRoman"/>
      <w:lvlText w:val="%6."/>
      <w:lvlJc w:val="right"/>
      <w:pPr>
        <w:ind w:left="4200" w:hanging="420"/>
      </w:pPr>
    </w:lvl>
    <w:lvl w:ilvl="6" w:tplc="AF722034">
      <w:start w:val="1"/>
      <w:numFmt w:val="decimal"/>
      <w:lvlText w:val="%7."/>
      <w:lvlJc w:val="left"/>
      <w:pPr>
        <w:ind w:left="4920" w:hanging="420"/>
      </w:pPr>
    </w:lvl>
    <w:lvl w:ilvl="7" w:tplc="CE3097DE">
      <w:start w:val="1"/>
      <w:numFmt w:val="lowerLetter"/>
      <w:lvlText w:val="%8."/>
      <w:lvlJc w:val="left"/>
      <w:pPr>
        <w:ind w:left="5640" w:hanging="420"/>
      </w:pPr>
    </w:lvl>
    <w:lvl w:ilvl="8" w:tplc="A80EBB2E">
      <w:start w:val="1"/>
      <w:numFmt w:val="lowerRoman"/>
      <w:lvlText w:val="%9."/>
      <w:lvlJc w:val="right"/>
      <w:pPr>
        <w:ind w:left="6360" w:hanging="420"/>
      </w:pPr>
    </w:lvl>
  </w:abstractNum>
  <w:abstractNum w:abstractNumId="6" w15:restartNumberingAfterBreak="0">
    <w:nsid w:val="279B0F10"/>
    <w:multiLevelType w:val="multilevel"/>
    <w:tmpl w:val="146E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215207"/>
    <w:multiLevelType w:val="hybridMultilevel"/>
    <w:tmpl w:val="4A308E2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50BB3F4"/>
    <w:multiLevelType w:val="hybridMultilevel"/>
    <w:tmpl w:val="FFFFFFFF"/>
    <w:lvl w:ilvl="0" w:tplc="F432C1EE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8002436C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06706984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5750ECE6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BC662622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5044D54C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5F4C77C0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70666C22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BEF8C900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37656A9C"/>
    <w:multiLevelType w:val="hybridMultilevel"/>
    <w:tmpl w:val="7188E990"/>
    <w:lvl w:ilvl="0" w:tplc="C988E7EA">
      <w:start w:val="1"/>
      <w:numFmt w:val="bullet"/>
      <w:lvlText w:val="•"/>
      <w:lvlJc w:val="left"/>
      <w:pPr>
        <w:ind w:left="440" w:hanging="440"/>
      </w:p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37E61F90"/>
    <w:multiLevelType w:val="multilevel"/>
    <w:tmpl w:val="07FA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E46FC7"/>
    <w:multiLevelType w:val="multilevel"/>
    <w:tmpl w:val="E0FE275E"/>
    <w:styleLink w:val="2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134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2" w15:restartNumberingAfterBreak="0">
    <w:nsid w:val="3D4074E2"/>
    <w:multiLevelType w:val="hybridMultilevel"/>
    <w:tmpl w:val="85F46D7C"/>
    <w:lvl w:ilvl="0" w:tplc="0409001B">
      <w:start w:val="1"/>
      <w:numFmt w:val="lowerRoman"/>
      <w:lvlText w:val="%1."/>
      <w:lvlJc w:val="right"/>
      <w:pPr>
        <w:ind w:left="865" w:hanging="440"/>
      </w:p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13" w15:restartNumberingAfterBreak="0">
    <w:nsid w:val="4219C994"/>
    <w:multiLevelType w:val="hybridMultilevel"/>
    <w:tmpl w:val="FFFFFFFF"/>
    <w:lvl w:ilvl="0" w:tplc="A9F22246">
      <w:start w:val="1"/>
      <w:numFmt w:val="bullet"/>
      <w:lvlText w:val=""/>
      <w:lvlJc w:val="left"/>
      <w:pPr>
        <w:ind w:left="780" w:hanging="420"/>
      </w:pPr>
      <w:rPr>
        <w:rFonts w:ascii="Wingdings" w:hAnsi="Wingdings" w:hint="default"/>
      </w:rPr>
    </w:lvl>
    <w:lvl w:ilvl="1" w:tplc="5A2EED04">
      <w:start w:val="1"/>
      <w:numFmt w:val="bullet"/>
      <w:lvlText w:val="o"/>
      <w:lvlJc w:val="left"/>
      <w:pPr>
        <w:ind w:left="1200" w:hanging="420"/>
      </w:pPr>
      <w:rPr>
        <w:rFonts w:ascii="Courier New" w:hAnsi="Courier New" w:hint="default"/>
      </w:rPr>
    </w:lvl>
    <w:lvl w:ilvl="2" w:tplc="7A2EC5BC">
      <w:start w:val="1"/>
      <w:numFmt w:val="bullet"/>
      <w:lvlText w:val=""/>
      <w:lvlJc w:val="left"/>
      <w:pPr>
        <w:ind w:left="1620" w:hanging="420"/>
      </w:pPr>
      <w:rPr>
        <w:rFonts w:ascii="Wingdings" w:hAnsi="Wingdings" w:hint="default"/>
      </w:rPr>
    </w:lvl>
    <w:lvl w:ilvl="3" w:tplc="6B14459C">
      <w:start w:val="1"/>
      <w:numFmt w:val="bullet"/>
      <w:lvlText w:val=""/>
      <w:lvlJc w:val="left"/>
      <w:pPr>
        <w:ind w:left="2040" w:hanging="420"/>
      </w:pPr>
      <w:rPr>
        <w:rFonts w:ascii="Symbol" w:hAnsi="Symbol" w:hint="default"/>
      </w:rPr>
    </w:lvl>
    <w:lvl w:ilvl="4" w:tplc="D666A5E8">
      <w:start w:val="1"/>
      <w:numFmt w:val="bullet"/>
      <w:lvlText w:val="o"/>
      <w:lvlJc w:val="left"/>
      <w:pPr>
        <w:ind w:left="2460" w:hanging="420"/>
      </w:pPr>
      <w:rPr>
        <w:rFonts w:ascii="Courier New" w:hAnsi="Courier New" w:hint="default"/>
      </w:rPr>
    </w:lvl>
    <w:lvl w:ilvl="5" w:tplc="2FC4C942">
      <w:start w:val="1"/>
      <w:numFmt w:val="bullet"/>
      <w:lvlText w:val=""/>
      <w:lvlJc w:val="left"/>
      <w:pPr>
        <w:ind w:left="2880" w:hanging="420"/>
      </w:pPr>
      <w:rPr>
        <w:rFonts w:ascii="Wingdings" w:hAnsi="Wingdings" w:hint="default"/>
      </w:rPr>
    </w:lvl>
    <w:lvl w:ilvl="6" w:tplc="7DC8D9AA">
      <w:start w:val="1"/>
      <w:numFmt w:val="bullet"/>
      <w:lvlText w:val=""/>
      <w:lvlJc w:val="left"/>
      <w:pPr>
        <w:ind w:left="3300" w:hanging="420"/>
      </w:pPr>
      <w:rPr>
        <w:rFonts w:ascii="Symbol" w:hAnsi="Symbol" w:hint="default"/>
      </w:rPr>
    </w:lvl>
    <w:lvl w:ilvl="7" w:tplc="ED928746">
      <w:start w:val="1"/>
      <w:numFmt w:val="bullet"/>
      <w:lvlText w:val="o"/>
      <w:lvlJc w:val="left"/>
      <w:pPr>
        <w:ind w:left="3720" w:hanging="420"/>
      </w:pPr>
      <w:rPr>
        <w:rFonts w:ascii="Courier New" w:hAnsi="Courier New" w:hint="default"/>
      </w:rPr>
    </w:lvl>
    <w:lvl w:ilvl="8" w:tplc="EF74DD4C">
      <w:start w:val="1"/>
      <w:numFmt w:val="bullet"/>
      <w:lvlText w:val="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14" w15:restartNumberingAfterBreak="0">
    <w:nsid w:val="4639385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5" w15:restartNumberingAfterBreak="0">
    <w:nsid w:val="4CA75E31"/>
    <w:multiLevelType w:val="multilevel"/>
    <w:tmpl w:val="93E6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2B262D"/>
    <w:multiLevelType w:val="multilevel"/>
    <w:tmpl w:val="1D62850A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7" w15:restartNumberingAfterBreak="0">
    <w:nsid w:val="500926CB"/>
    <w:multiLevelType w:val="hybridMultilevel"/>
    <w:tmpl w:val="B3A688E0"/>
    <w:lvl w:ilvl="0" w:tplc="C988E7EA">
      <w:start w:val="1"/>
      <w:numFmt w:val="bullet"/>
      <w:lvlText w:val="•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57AE71CD"/>
    <w:multiLevelType w:val="multilevel"/>
    <w:tmpl w:val="0AF4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B02218"/>
    <w:multiLevelType w:val="multilevel"/>
    <w:tmpl w:val="6E84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C92547"/>
    <w:multiLevelType w:val="hybridMultilevel"/>
    <w:tmpl w:val="7A4E805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5AFB183D"/>
    <w:multiLevelType w:val="multilevel"/>
    <w:tmpl w:val="36329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F76178"/>
    <w:multiLevelType w:val="multilevel"/>
    <w:tmpl w:val="0409001D"/>
    <w:numStyleLink w:val="3"/>
  </w:abstractNum>
  <w:abstractNum w:abstractNumId="23" w15:restartNumberingAfterBreak="0">
    <w:nsid w:val="61FB2098"/>
    <w:multiLevelType w:val="multilevel"/>
    <w:tmpl w:val="60AC0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3C4244"/>
    <w:multiLevelType w:val="multilevel"/>
    <w:tmpl w:val="4E905CF0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Heading2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5" w15:restartNumberingAfterBreak="0">
    <w:nsid w:val="63502F09"/>
    <w:multiLevelType w:val="multilevel"/>
    <w:tmpl w:val="3B06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E36062"/>
    <w:multiLevelType w:val="hybridMultilevel"/>
    <w:tmpl w:val="9CBA3C0A"/>
    <w:lvl w:ilvl="0" w:tplc="C988E7EA">
      <w:start w:val="1"/>
      <w:numFmt w:val="bullet"/>
      <w:lvlText w:val="•"/>
      <w:lvlJc w:val="left"/>
      <w:pPr>
        <w:ind w:left="480" w:hanging="240"/>
      </w:pPr>
    </w:lvl>
    <w:lvl w:ilvl="1" w:tplc="C372720A">
      <w:numFmt w:val="decimal"/>
      <w:lvlText w:val=""/>
      <w:lvlJc w:val="left"/>
    </w:lvl>
    <w:lvl w:ilvl="2" w:tplc="59EE7A66">
      <w:numFmt w:val="decimal"/>
      <w:lvlText w:val=""/>
      <w:lvlJc w:val="left"/>
    </w:lvl>
    <w:lvl w:ilvl="3" w:tplc="3110B29A">
      <w:numFmt w:val="decimal"/>
      <w:lvlText w:val=""/>
      <w:lvlJc w:val="left"/>
    </w:lvl>
    <w:lvl w:ilvl="4" w:tplc="6804B77C">
      <w:numFmt w:val="decimal"/>
      <w:lvlText w:val=""/>
      <w:lvlJc w:val="left"/>
    </w:lvl>
    <w:lvl w:ilvl="5" w:tplc="86FA9558">
      <w:numFmt w:val="decimal"/>
      <w:lvlText w:val=""/>
      <w:lvlJc w:val="left"/>
    </w:lvl>
    <w:lvl w:ilvl="6" w:tplc="EFBCBCD2">
      <w:numFmt w:val="decimal"/>
      <w:lvlText w:val=""/>
      <w:lvlJc w:val="left"/>
    </w:lvl>
    <w:lvl w:ilvl="7" w:tplc="6FEE722C">
      <w:numFmt w:val="decimal"/>
      <w:lvlText w:val=""/>
      <w:lvlJc w:val="left"/>
    </w:lvl>
    <w:lvl w:ilvl="8" w:tplc="A004646C">
      <w:numFmt w:val="decimal"/>
      <w:lvlText w:val=""/>
      <w:lvlJc w:val="left"/>
    </w:lvl>
  </w:abstractNum>
  <w:abstractNum w:abstractNumId="27" w15:restartNumberingAfterBreak="0">
    <w:nsid w:val="6A033A2C"/>
    <w:multiLevelType w:val="multilevel"/>
    <w:tmpl w:val="BDE4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6A8B4B"/>
    <w:multiLevelType w:val="hybridMultilevel"/>
    <w:tmpl w:val="FFFFFFFF"/>
    <w:lvl w:ilvl="0" w:tplc="6578473C">
      <w:start w:val="1"/>
      <w:numFmt w:val="lowerRoman"/>
      <w:pStyle w:val="10"/>
      <w:lvlText w:val="%1."/>
      <w:lvlJc w:val="right"/>
      <w:pPr>
        <w:ind w:left="420" w:hanging="420"/>
      </w:pPr>
    </w:lvl>
    <w:lvl w:ilvl="1" w:tplc="52DA02CA">
      <w:start w:val="1"/>
      <w:numFmt w:val="lowerLetter"/>
      <w:lvlText w:val="%2."/>
      <w:lvlJc w:val="left"/>
      <w:pPr>
        <w:ind w:left="840" w:hanging="420"/>
      </w:pPr>
    </w:lvl>
    <w:lvl w:ilvl="2" w:tplc="8034A826">
      <w:start w:val="1"/>
      <w:numFmt w:val="lowerRoman"/>
      <w:lvlText w:val="%3."/>
      <w:lvlJc w:val="right"/>
      <w:pPr>
        <w:ind w:left="1260" w:hanging="420"/>
      </w:pPr>
    </w:lvl>
    <w:lvl w:ilvl="3" w:tplc="37D8E404">
      <w:start w:val="1"/>
      <w:numFmt w:val="decimal"/>
      <w:lvlText w:val="%4."/>
      <w:lvlJc w:val="left"/>
      <w:pPr>
        <w:ind w:left="1680" w:hanging="420"/>
      </w:pPr>
    </w:lvl>
    <w:lvl w:ilvl="4" w:tplc="F022F01E">
      <w:start w:val="1"/>
      <w:numFmt w:val="lowerLetter"/>
      <w:lvlText w:val="%5."/>
      <w:lvlJc w:val="left"/>
      <w:pPr>
        <w:ind w:left="2100" w:hanging="420"/>
      </w:pPr>
    </w:lvl>
    <w:lvl w:ilvl="5" w:tplc="72EC6A5C">
      <w:start w:val="1"/>
      <w:numFmt w:val="lowerRoman"/>
      <w:lvlText w:val="%6."/>
      <w:lvlJc w:val="right"/>
      <w:pPr>
        <w:ind w:left="2520" w:hanging="420"/>
      </w:pPr>
    </w:lvl>
    <w:lvl w:ilvl="6" w:tplc="BA5CE0CA">
      <w:start w:val="1"/>
      <w:numFmt w:val="decimal"/>
      <w:lvlText w:val="%7."/>
      <w:lvlJc w:val="left"/>
      <w:pPr>
        <w:ind w:left="2940" w:hanging="420"/>
      </w:pPr>
    </w:lvl>
    <w:lvl w:ilvl="7" w:tplc="42308FDE">
      <w:start w:val="1"/>
      <w:numFmt w:val="lowerLetter"/>
      <w:lvlText w:val="%8."/>
      <w:lvlJc w:val="left"/>
      <w:pPr>
        <w:ind w:left="3360" w:hanging="420"/>
      </w:pPr>
    </w:lvl>
    <w:lvl w:ilvl="8" w:tplc="E1AC47BA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1F4749D"/>
    <w:multiLevelType w:val="hybridMultilevel"/>
    <w:tmpl w:val="30966012"/>
    <w:lvl w:ilvl="0" w:tplc="0409000D">
      <w:start w:val="1"/>
      <w:numFmt w:val="bullet"/>
      <w:lvlText w:val=""/>
      <w:lvlJc w:val="left"/>
      <w:pPr>
        <w:ind w:left="92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num w:numId="1" w16cid:durableId="231433935">
    <w:abstractNumId w:val="5"/>
  </w:num>
  <w:num w:numId="2" w16cid:durableId="453132894">
    <w:abstractNumId w:val="13"/>
  </w:num>
  <w:num w:numId="3" w16cid:durableId="321394529">
    <w:abstractNumId w:val="8"/>
  </w:num>
  <w:num w:numId="4" w16cid:durableId="888685327">
    <w:abstractNumId w:val="28"/>
  </w:num>
  <w:num w:numId="5" w16cid:durableId="1039470547">
    <w:abstractNumId w:val="26"/>
    <w:lvlOverride w:ilvl="0">
      <w:startOverride w:val="1"/>
    </w:lvlOverride>
  </w:num>
  <w:num w:numId="6" w16cid:durableId="701126735">
    <w:abstractNumId w:val="4"/>
    <w:lvlOverride w:ilvl="0">
      <w:startOverride w:val="1"/>
    </w:lvlOverride>
  </w:num>
  <w:num w:numId="7" w16cid:durableId="1162544738">
    <w:abstractNumId w:val="4"/>
  </w:num>
  <w:num w:numId="8" w16cid:durableId="1125468363">
    <w:abstractNumId w:val="24"/>
  </w:num>
  <w:num w:numId="9" w16cid:durableId="1534073055">
    <w:abstractNumId w:val="14"/>
  </w:num>
  <w:num w:numId="10" w16cid:durableId="886065637">
    <w:abstractNumId w:val="27"/>
  </w:num>
  <w:num w:numId="11" w16cid:durableId="1222443775">
    <w:abstractNumId w:val="19"/>
  </w:num>
  <w:num w:numId="12" w16cid:durableId="539366205">
    <w:abstractNumId w:val="25"/>
  </w:num>
  <w:num w:numId="13" w16cid:durableId="802232072">
    <w:abstractNumId w:val="21"/>
  </w:num>
  <w:num w:numId="14" w16cid:durableId="1919896192">
    <w:abstractNumId w:val="10"/>
  </w:num>
  <w:num w:numId="15" w16cid:durableId="1350526698">
    <w:abstractNumId w:val="18"/>
  </w:num>
  <w:num w:numId="16" w16cid:durableId="1932355394">
    <w:abstractNumId w:val="6"/>
  </w:num>
  <w:num w:numId="17" w16cid:durableId="1057780029">
    <w:abstractNumId w:val="23"/>
  </w:num>
  <w:num w:numId="18" w16cid:durableId="1557472105">
    <w:abstractNumId w:val="15"/>
  </w:num>
  <w:num w:numId="19" w16cid:durableId="393283929">
    <w:abstractNumId w:val="3"/>
  </w:num>
  <w:num w:numId="20" w16cid:durableId="1891960375">
    <w:abstractNumId w:val="7"/>
  </w:num>
  <w:num w:numId="21" w16cid:durableId="105391243">
    <w:abstractNumId w:val="11"/>
  </w:num>
  <w:num w:numId="22" w16cid:durableId="974332082">
    <w:abstractNumId w:val="0"/>
  </w:num>
  <w:num w:numId="23" w16cid:durableId="1906573541">
    <w:abstractNumId w:val="1"/>
  </w:num>
  <w:num w:numId="24" w16cid:durableId="251427815">
    <w:abstractNumId w:val="29"/>
  </w:num>
  <w:num w:numId="25" w16cid:durableId="1359622329">
    <w:abstractNumId w:val="26"/>
  </w:num>
  <w:num w:numId="26" w16cid:durableId="394744653">
    <w:abstractNumId w:val="0"/>
  </w:num>
  <w:num w:numId="27" w16cid:durableId="1356617472">
    <w:abstractNumId w:val="0"/>
    <w:lvlOverride w:ilvl="0">
      <w:startOverride w:val="8"/>
    </w:lvlOverride>
    <w:lvlOverride w:ilvl="1">
      <w:startOverride w:val="2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504512190">
    <w:abstractNumId w:val="16"/>
  </w:num>
  <w:num w:numId="29" w16cid:durableId="896162858">
    <w:abstractNumId w:val="2"/>
  </w:num>
  <w:num w:numId="30" w16cid:durableId="1401169037">
    <w:abstractNumId w:val="22"/>
  </w:num>
  <w:num w:numId="31" w16cid:durableId="61953170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92584810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976526616">
    <w:abstractNumId w:val="20"/>
  </w:num>
  <w:num w:numId="34" w16cid:durableId="1745250666">
    <w:abstractNumId w:val="17"/>
  </w:num>
  <w:num w:numId="35" w16cid:durableId="338116466">
    <w:abstractNumId w:val="9"/>
  </w:num>
  <w:num w:numId="36" w16cid:durableId="1571694695">
    <w:abstractNumId w:val="12"/>
  </w:num>
  <w:num w:numId="37" w16cid:durableId="303120534">
    <w:abstractNumId w:val="4"/>
  </w:num>
  <w:num w:numId="38" w16cid:durableId="1640113626">
    <w:abstractNumId w:val="4"/>
    <w:lvlOverride w:ilvl="0">
      <w:startOverride w:val="3"/>
    </w:lvlOverride>
  </w:num>
  <w:numIdMacAtCleanup w:val="2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i, Scarlett Qing">
    <w15:presenceInfo w15:providerId="AD" w15:userId="S::scaji@deloittecn.com.cn::e5845594-986b-4298-9403-9eb1aff4681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498A"/>
    <w:rsid w:val="00011F73"/>
    <w:rsid w:val="00012CD3"/>
    <w:rsid w:val="00014D0D"/>
    <w:rsid w:val="000258B9"/>
    <w:rsid w:val="000308E2"/>
    <w:rsid w:val="00037313"/>
    <w:rsid w:val="00044EE7"/>
    <w:rsid w:val="000479D4"/>
    <w:rsid w:val="00056C4D"/>
    <w:rsid w:val="00060506"/>
    <w:rsid w:val="00062EBE"/>
    <w:rsid w:val="00096F9D"/>
    <w:rsid w:val="000A0BC2"/>
    <w:rsid w:val="000B6534"/>
    <w:rsid w:val="000C188B"/>
    <w:rsid w:val="000C272C"/>
    <w:rsid w:val="000D3D62"/>
    <w:rsid w:val="000D5943"/>
    <w:rsid w:val="000E4628"/>
    <w:rsid w:val="000E581D"/>
    <w:rsid w:val="000F2476"/>
    <w:rsid w:val="000F3760"/>
    <w:rsid w:val="00105592"/>
    <w:rsid w:val="00105B6E"/>
    <w:rsid w:val="00111A70"/>
    <w:rsid w:val="00112EE2"/>
    <w:rsid w:val="00115530"/>
    <w:rsid w:val="00122032"/>
    <w:rsid w:val="001230A5"/>
    <w:rsid w:val="00124549"/>
    <w:rsid w:val="0013186F"/>
    <w:rsid w:val="00133283"/>
    <w:rsid w:val="00133C15"/>
    <w:rsid w:val="00135B80"/>
    <w:rsid w:val="00135D9E"/>
    <w:rsid w:val="001417A6"/>
    <w:rsid w:val="001417E1"/>
    <w:rsid w:val="00142223"/>
    <w:rsid w:val="00142EEE"/>
    <w:rsid w:val="00142F85"/>
    <w:rsid w:val="00145E63"/>
    <w:rsid w:val="001465A7"/>
    <w:rsid w:val="00150B29"/>
    <w:rsid w:val="00163083"/>
    <w:rsid w:val="00174789"/>
    <w:rsid w:val="00176E51"/>
    <w:rsid w:val="001926C8"/>
    <w:rsid w:val="001A0540"/>
    <w:rsid w:val="001A10A1"/>
    <w:rsid w:val="001A2068"/>
    <w:rsid w:val="001B3F3F"/>
    <w:rsid w:val="001B7519"/>
    <w:rsid w:val="001D3B6F"/>
    <w:rsid w:val="001D70AD"/>
    <w:rsid w:val="001E13B6"/>
    <w:rsid w:val="001E525B"/>
    <w:rsid w:val="001F0E13"/>
    <w:rsid w:val="00200F9B"/>
    <w:rsid w:val="00221989"/>
    <w:rsid w:val="002303B7"/>
    <w:rsid w:val="0023107B"/>
    <w:rsid w:val="00234E37"/>
    <w:rsid w:val="00240DE0"/>
    <w:rsid w:val="002479EF"/>
    <w:rsid w:val="002506B7"/>
    <w:rsid w:val="00253456"/>
    <w:rsid w:val="002542FF"/>
    <w:rsid w:val="00271688"/>
    <w:rsid w:val="002764A0"/>
    <w:rsid w:val="002776DC"/>
    <w:rsid w:val="00280B79"/>
    <w:rsid w:val="00283AE8"/>
    <w:rsid w:val="00285329"/>
    <w:rsid w:val="00286131"/>
    <w:rsid w:val="002878E7"/>
    <w:rsid w:val="00295F57"/>
    <w:rsid w:val="002B405A"/>
    <w:rsid w:val="002B477C"/>
    <w:rsid w:val="002B7255"/>
    <w:rsid w:val="002C28CB"/>
    <w:rsid w:val="002C570E"/>
    <w:rsid w:val="002C6A98"/>
    <w:rsid w:val="002C7E9C"/>
    <w:rsid w:val="002D5DE2"/>
    <w:rsid w:val="002D5F56"/>
    <w:rsid w:val="002F70ED"/>
    <w:rsid w:val="00304669"/>
    <w:rsid w:val="00310276"/>
    <w:rsid w:val="00316A53"/>
    <w:rsid w:val="003234C6"/>
    <w:rsid w:val="003316F2"/>
    <w:rsid w:val="00333591"/>
    <w:rsid w:val="00336FED"/>
    <w:rsid w:val="00353A97"/>
    <w:rsid w:val="003576AD"/>
    <w:rsid w:val="00362766"/>
    <w:rsid w:val="00386DBA"/>
    <w:rsid w:val="0039002A"/>
    <w:rsid w:val="0039085A"/>
    <w:rsid w:val="00396BD6"/>
    <w:rsid w:val="003B04F8"/>
    <w:rsid w:val="003B51CC"/>
    <w:rsid w:val="003D1B3E"/>
    <w:rsid w:val="003D4FDD"/>
    <w:rsid w:val="003D64D6"/>
    <w:rsid w:val="003E17C5"/>
    <w:rsid w:val="003E4C87"/>
    <w:rsid w:val="003F69AD"/>
    <w:rsid w:val="00413970"/>
    <w:rsid w:val="00413C08"/>
    <w:rsid w:val="00414ADF"/>
    <w:rsid w:val="00417DB9"/>
    <w:rsid w:val="004250B3"/>
    <w:rsid w:val="004313EE"/>
    <w:rsid w:val="00446DCF"/>
    <w:rsid w:val="00447308"/>
    <w:rsid w:val="0045415D"/>
    <w:rsid w:val="004554DA"/>
    <w:rsid w:val="00470FCE"/>
    <w:rsid w:val="00481506"/>
    <w:rsid w:val="004A3400"/>
    <w:rsid w:val="004A6899"/>
    <w:rsid w:val="004A6C68"/>
    <w:rsid w:val="004B243D"/>
    <w:rsid w:val="004B7998"/>
    <w:rsid w:val="004D045B"/>
    <w:rsid w:val="004E13A9"/>
    <w:rsid w:val="004E420E"/>
    <w:rsid w:val="004F0555"/>
    <w:rsid w:val="004F5DAA"/>
    <w:rsid w:val="004F6E71"/>
    <w:rsid w:val="00502AFA"/>
    <w:rsid w:val="00505768"/>
    <w:rsid w:val="00510BE1"/>
    <w:rsid w:val="00513D27"/>
    <w:rsid w:val="0051405D"/>
    <w:rsid w:val="00526257"/>
    <w:rsid w:val="005318D2"/>
    <w:rsid w:val="005402CA"/>
    <w:rsid w:val="00540C85"/>
    <w:rsid w:val="00541379"/>
    <w:rsid w:val="00566C57"/>
    <w:rsid w:val="0057272C"/>
    <w:rsid w:val="00573D8B"/>
    <w:rsid w:val="00580835"/>
    <w:rsid w:val="0058242A"/>
    <w:rsid w:val="005868D8"/>
    <w:rsid w:val="005901E8"/>
    <w:rsid w:val="00592FC7"/>
    <w:rsid w:val="00595BD8"/>
    <w:rsid w:val="005A7104"/>
    <w:rsid w:val="005B0E95"/>
    <w:rsid w:val="005B17E6"/>
    <w:rsid w:val="005B1B99"/>
    <w:rsid w:val="005B4546"/>
    <w:rsid w:val="005B53A0"/>
    <w:rsid w:val="005B7878"/>
    <w:rsid w:val="005C335A"/>
    <w:rsid w:val="005D043F"/>
    <w:rsid w:val="005E1524"/>
    <w:rsid w:val="005E16E4"/>
    <w:rsid w:val="00600DD4"/>
    <w:rsid w:val="00600E9C"/>
    <w:rsid w:val="00605507"/>
    <w:rsid w:val="00614CF1"/>
    <w:rsid w:val="00620716"/>
    <w:rsid w:val="00624C58"/>
    <w:rsid w:val="0062604D"/>
    <w:rsid w:val="00630B23"/>
    <w:rsid w:val="00633E5B"/>
    <w:rsid w:val="00634A12"/>
    <w:rsid w:val="00654533"/>
    <w:rsid w:val="00655091"/>
    <w:rsid w:val="00655E66"/>
    <w:rsid w:val="006617C4"/>
    <w:rsid w:val="006802E8"/>
    <w:rsid w:val="0069647D"/>
    <w:rsid w:val="006A2A62"/>
    <w:rsid w:val="006A3C63"/>
    <w:rsid w:val="006C2C3E"/>
    <w:rsid w:val="006C5A36"/>
    <w:rsid w:val="006C7F62"/>
    <w:rsid w:val="006D001C"/>
    <w:rsid w:val="006E0EBD"/>
    <w:rsid w:val="007050E4"/>
    <w:rsid w:val="00706773"/>
    <w:rsid w:val="00716800"/>
    <w:rsid w:val="00723E65"/>
    <w:rsid w:val="007249F7"/>
    <w:rsid w:val="00726259"/>
    <w:rsid w:val="007277A8"/>
    <w:rsid w:val="007321D6"/>
    <w:rsid w:val="0073427E"/>
    <w:rsid w:val="00740A8B"/>
    <w:rsid w:val="00742608"/>
    <w:rsid w:val="00742EEF"/>
    <w:rsid w:val="007560D7"/>
    <w:rsid w:val="007566B9"/>
    <w:rsid w:val="00760616"/>
    <w:rsid w:val="00761725"/>
    <w:rsid w:val="00765F7B"/>
    <w:rsid w:val="00766BDE"/>
    <w:rsid w:val="0078269E"/>
    <w:rsid w:val="00787681"/>
    <w:rsid w:val="00796A6D"/>
    <w:rsid w:val="007B5AEF"/>
    <w:rsid w:val="007C7879"/>
    <w:rsid w:val="007D20C3"/>
    <w:rsid w:val="007D4FCE"/>
    <w:rsid w:val="007E1C4F"/>
    <w:rsid w:val="007F5F14"/>
    <w:rsid w:val="0080160E"/>
    <w:rsid w:val="0080338C"/>
    <w:rsid w:val="00806621"/>
    <w:rsid w:val="008074DE"/>
    <w:rsid w:val="00813CC7"/>
    <w:rsid w:val="008343B1"/>
    <w:rsid w:val="008349A9"/>
    <w:rsid w:val="0084499F"/>
    <w:rsid w:val="0085295F"/>
    <w:rsid w:val="008550F8"/>
    <w:rsid w:val="00865731"/>
    <w:rsid w:val="0086610B"/>
    <w:rsid w:val="00871824"/>
    <w:rsid w:val="00873998"/>
    <w:rsid w:val="00887C47"/>
    <w:rsid w:val="008943F5"/>
    <w:rsid w:val="00894953"/>
    <w:rsid w:val="00897987"/>
    <w:rsid w:val="008A4447"/>
    <w:rsid w:val="008A71BC"/>
    <w:rsid w:val="008A7201"/>
    <w:rsid w:val="008B04E9"/>
    <w:rsid w:val="008B7A3F"/>
    <w:rsid w:val="008C2CCE"/>
    <w:rsid w:val="008C455D"/>
    <w:rsid w:val="008D3454"/>
    <w:rsid w:val="008D6DD3"/>
    <w:rsid w:val="008E044A"/>
    <w:rsid w:val="008F0DC1"/>
    <w:rsid w:val="008F3CF3"/>
    <w:rsid w:val="008F5429"/>
    <w:rsid w:val="008F6F22"/>
    <w:rsid w:val="00901E7D"/>
    <w:rsid w:val="00902811"/>
    <w:rsid w:val="00902823"/>
    <w:rsid w:val="0091502C"/>
    <w:rsid w:val="0092404B"/>
    <w:rsid w:val="0092504E"/>
    <w:rsid w:val="009260E5"/>
    <w:rsid w:val="0093593B"/>
    <w:rsid w:val="0094164D"/>
    <w:rsid w:val="00946336"/>
    <w:rsid w:val="00950596"/>
    <w:rsid w:val="009512EB"/>
    <w:rsid w:val="009669EE"/>
    <w:rsid w:val="00980E1A"/>
    <w:rsid w:val="00982B18"/>
    <w:rsid w:val="00982D4C"/>
    <w:rsid w:val="009845B8"/>
    <w:rsid w:val="009A0BA1"/>
    <w:rsid w:val="009B0520"/>
    <w:rsid w:val="009B1B4A"/>
    <w:rsid w:val="009B37C2"/>
    <w:rsid w:val="009B47B3"/>
    <w:rsid w:val="009C062D"/>
    <w:rsid w:val="009C312F"/>
    <w:rsid w:val="009C4A9B"/>
    <w:rsid w:val="009C7875"/>
    <w:rsid w:val="009D0DA3"/>
    <w:rsid w:val="009D2986"/>
    <w:rsid w:val="009D2C00"/>
    <w:rsid w:val="009E2CDF"/>
    <w:rsid w:val="009E52CB"/>
    <w:rsid w:val="009E7240"/>
    <w:rsid w:val="00A0579E"/>
    <w:rsid w:val="00A14BEB"/>
    <w:rsid w:val="00A17975"/>
    <w:rsid w:val="00A2059B"/>
    <w:rsid w:val="00A21F07"/>
    <w:rsid w:val="00A246E5"/>
    <w:rsid w:val="00A262E0"/>
    <w:rsid w:val="00A2648A"/>
    <w:rsid w:val="00A43942"/>
    <w:rsid w:val="00A47975"/>
    <w:rsid w:val="00A50C45"/>
    <w:rsid w:val="00A5437A"/>
    <w:rsid w:val="00A55417"/>
    <w:rsid w:val="00A61248"/>
    <w:rsid w:val="00A7252D"/>
    <w:rsid w:val="00A77144"/>
    <w:rsid w:val="00A85DCE"/>
    <w:rsid w:val="00A97EC9"/>
    <w:rsid w:val="00AA2752"/>
    <w:rsid w:val="00AA79CF"/>
    <w:rsid w:val="00AB1DA0"/>
    <w:rsid w:val="00AB3A57"/>
    <w:rsid w:val="00AD1E65"/>
    <w:rsid w:val="00AE24C2"/>
    <w:rsid w:val="00AE61FC"/>
    <w:rsid w:val="00AF5A00"/>
    <w:rsid w:val="00B0151A"/>
    <w:rsid w:val="00B05505"/>
    <w:rsid w:val="00B06F2A"/>
    <w:rsid w:val="00B07501"/>
    <w:rsid w:val="00B200CD"/>
    <w:rsid w:val="00B226E0"/>
    <w:rsid w:val="00B30528"/>
    <w:rsid w:val="00B30E8F"/>
    <w:rsid w:val="00B319BE"/>
    <w:rsid w:val="00B41005"/>
    <w:rsid w:val="00B4609A"/>
    <w:rsid w:val="00B51D46"/>
    <w:rsid w:val="00B72D83"/>
    <w:rsid w:val="00B76B27"/>
    <w:rsid w:val="00B80704"/>
    <w:rsid w:val="00B83209"/>
    <w:rsid w:val="00B86A71"/>
    <w:rsid w:val="00B91D6B"/>
    <w:rsid w:val="00B93E08"/>
    <w:rsid w:val="00BA416D"/>
    <w:rsid w:val="00BA6276"/>
    <w:rsid w:val="00BB297F"/>
    <w:rsid w:val="00BB4C2D"/>
    <w:rsid w:val="00BB5453"/>
    <w:rsid w:val="00BC55C1"/>
    <w:rsid w:val="00BD0C5E"/>
    <w:rsid w:val="00BD0F53"/>
    <w:rsid w:val="00BD26FB"/>
    <w:rsid w:val="00BE05FD"/>
    <w:rsid w:val="00BE647F"/>
    <w:rsid w:val="00BF2FA0"/>
    <w:rsid w:val="00BF558F"/>
    <w:rsid w:val="00BF642B"/>
    <w:rsid w:val="00C02F0F"/>
    <w:rsid w:val="00C047E3"/>
    <w:rsid w:val="00C07835"/>
    <w:rsid w:val="00C07B98"/>
    <w:rsid w:val="00C2285F"/>
    <w:rsid w:val="00C260AB"/>
    <w:rsid w:val="00C26294"/>
    <w:rsid w:val="00C36385"/>
    <w:rsid w:val="00C36613"/>
    <w:rsid w:val="00C36A16"/>
    <w:rsid w:val="00C44B36"/>
    <w:rsid w:val="00C45587"/>
    <w:rsid w:val="00C5280E"/>
    <w:rsid w:val="00C53CD4"/>
    <w:rsid w:val="00C6066F"/>
    <w:rsid w:val="00C6087F"/>
    <w:rsid w:val="00C669AA"/>
    <w:rsid w:val="00C70888"/>
    <w:rsid w:val="00C84796"/>
    <w:rsid w:val="00C9335B"/>
    <w:rsid w:val="00C96C04"/>
    <w:rsid w:val="00CA193F"/>
    <w:rsid w:val="00CA23FC"/>
    <w:rsid w:val="00CA3E61"/>
    <w:rsid w:val="00CA4D69"/>
    <w:rsid w:val="00CB2209"/>
    <w:rsid w:val="00CC011E"/>
    <w:rsid w:val="00CC1363"/>
    <w:rsid w:val="00CC5329"/>
    <w:rsid w:val="00CC67DE"/>
    <w:rsid w:val="00CD038C"/>
    <w:rsid w:val="00CD091D"/>
    <w:rsid w:val="00CD2D50"/>
    <w:rsid w:val="00CD498A"/>
    <w:rsid w:val="00CE0108"/>
    <w:rsid w:val="00CE5400"/>
    <w:rsid w:val="00D02593"/>
    <w:rsid w:val="00D11B0C"/>
    <w:rsid w:val="00D1297B"/>
    <w:rsid w:val="00D22142"/>
    <w:rsid w:val="00D234C0"/>
    <w:rsid w:val="00D36A25"/>
    <w:rsid w:val="00D46B77"/>
    <w:rsid w:val="00D63528"/>
    <w:rsid w:val="00D864D1"/>
    <w:rsid w:val="00D9080B"/>
    <w:rsid w:val="00D926A9"/>
    <w:rsid w:val="00D9334B"/>
    <w:rsid w:val="00DB3CAC"/>
    <w:rsid w:val="00DB7DED"/>
    <w:rsid w:val="00DC16FD"/>
    <w:rsid w:val="00DD21A1"/>
    <w:rsid w:val="00DD3404"/>
    <w:rsid w:val="00DE1A5E"/>
    <w:rsid w:val="00DE5F77"/>
    <w:rsid w:val="00E10719"/>
    <w:rsid w:val="00E11D56"/>
    <w:rsid w:val="00E3013B"/>
    <w:rsid w:val="00E36DF3"/>
    <w:rsid w:val="00E407E0"/>
    <w:rsid w:val="00E43C78"/>
    <w:rsid w:val="00E47A95"/>
    <w:rsid w:val="00E5325D"/>
    <w:rsid w:val="00E53515"/>
    <w:rsid w:val="00E7465E"/>
    <w:rsid w:val="00E81A8B"/>
    <w:rsid w:val="00E81C02"/>
    <w:rsid w:val="00E87D9B"/>
    <w:rsid w:val="00E96717"/>
    <w:rsid w:val="00EA20A3"/>
    <w:rsid w:val="00EA560F"/>
    <w:rsid w:val="00EC1130"/>
    <w:rsid w:val="00EC2147"/>
    <w:rsid w:val="00EC4E93"/>
    <w:rsid w:val="00ED1A02"/>
    <w:rsid w:val="00ED3B77"/>
    <w:rsid w:val="00EE0E67"/>
    <w:rsid w:val="00EE10CA"/>
    <w:rsid w:val="00EE482B"/>
    <w:rsid w:val="00EE6004"/>
    <w:rsid w:val="00EF2F23"/>
    <w:rsid w:val="00EF532A"/>
    <w:rsid w:val="00EF6D77"/>
    <w:rsid w:val="00F005A9"/>
    <w:rsid w:val="00F006BA"/>
    <w:rsid w:val="00F03F40"/>
    <w:rsid w:val="00F055B1"/>
    <w:rsid w:val="00F1094C"/>
    <w:rsid w:val="00F17C32"/>
    <w:rsid w:val="00F25769"/>
    <w:rsid w:val="00F268C0"/>
    <w:rsid w:val="00F27BDD"/>
    <w:rsid w:val="00F41E2D"/>
    <w:rsid w:val="00F442F0"/>
    <w:rsid w:val="00F44B1F"/>
    <w:rsid w:val="00F50C1D"/>
    <w:rsid w:val="00F61EB1"/>
    <w:rsid w:val="00F63704"/>
    <w:rsid w:val="00F722FE"/>
    <w:rsid w:val="00F94397"/>
    <w:rsid w:val="00FA0265"/>
    <w:rsid w:val="00FA10D7"/>
    <w:rsid w:val="00FA61E3"/>
    <w:rsid w:val="00FB242E"/>
    <w:rsid w:val="00FB5422"/>
    <w:rsid w:val="00FB74C7"/>
    <w:rsid w:val="00FC1749"/>
    <w:rsid w:val="00FC5DA4"/>
    <w:rsid w:val="00FE31F1"/>
    <w:rsid w:val="00FF4BD6"/>
    <w:rsid w:val="00FF75E2"/>
    <w:rsid w:val="01DAAEF0"/>
    <w:rsid w:val="029B2B57"/>
    <w:rsid w:val="02C450A3"/>
    <w:rsid w:val="03A5051C"/>
    <w:rsid w:val="041B4116"/>
    <w:rsid w:val="042D84B7"/>
    <w:rsid w:val="04B59D61"/>
    <w:rsid w:val="052C51BA"/>
    <w:rsid w:val="052FDE08"/>
    <w:rsid w:val="057371B2"/>
    <w:rsid w:val="05E090CE"/>
    <w:rsid w:val="05F8DE0B"/>
    <w:rsid w:val="06D078F5"/>
    <w:rsid w:val="07646E17"/>
    <w:rsid w:val="079EFAAC"/>
    <w:rsid w:val="0804FD32"/>
    <w:rsid w:val="0820897B"/>
    <w:rsid w:val="090929CB"/>
    <w:rsid w:val="0B67C2F5"/>
    <w:rsid w:val="0D76AA55"/>
    <w:rsid w:val="0DC60011"/>
    <w:rsid w:val="0F19001F"/>
    <w:rsid w:val="0F4661D7"/>
    <w:rsid w:val="0F746936"/>
    <w:rsid w:val="1032B9C5"/>
    <w:rsid w:val="103BC80E"/>
    <w:rsid w:val="109ABA37"/>
    <w:rsid w:val="12F5358D"/>
    <w:rsid w:val="13067C15"/>
    <w:rsid w:val="13DBEE94"/>
    <w:rsid w:val="144BA271"/>
    <w:rsid w:val="145D4DE8"/>
    <w:rsid w:val="14A90BD2"/>
    <w:rsid w:val="15BF939F"/>
    <w:rsid w:val="17CD2C53"/>
    <w:rsid w:val="187D2335"/>
    <w:rsid w:val="19249204"/>
    <w:rsid w:val="19837F72"/>
    <w:rsid w:val="1A490A61"/>
    <w:rsid w:val="1AE35CA7"/>
    <w:rsid w:val="1AF7279B"/>
    <w:rsid w:val="1B1D9860"/>
    <w:rsid w:val="1B51114B"/>
    <w:rsid w:val="1B666FAD"/>
    <w:rsid w:val="1C3E8424"/>
    <w:rsid w:val="1C8FD77D"/>
    <w:rsid w:val="1CD75F38"/>
    <w:rsid w:val="1D8AB189"/>
    <w:rsid w:val="1DD92495"/>
    <w:rsid w:val="1E4A00C8"/>
    <w:rsid w:val="1EBB8687"/>
    <w:rsid w:val="20852690"/>
    <w:rsid w:val="20E1531F"/>
    <w:rsid w:val="20ED31FE"/>
    <w:rsid w:val="21FC042E"/>
    <w:rsid w:val="238CFECD"/>
    <w:rsid w:val="2406E41C"/>
    <w:rsid w:val="2460BA12"/>
    <w:rsid w:val="26564429"/>
    <w:rsid w:val="265C47F4"/>
    <w:rsid w:val="26BCD515"/>
    <w:rsid w:val="27B05B15"/>
    <w:rsid w:val="29C2CC2E"/>
    <w:rsid w:val="29CE9753"/>
    <w:rsid w:val="2A881EB1"/>
    <w:rsid w:val="2CCEC6A6"/>
    <w:rsid w:val="2D25BA11"/>
    <w:rsid w:val="2D2C5DBD"/>
    <w:rsid w:val="2E6AB8D6"/>
    <w:rsid w:val="2EA2945B"/>
    <w:rsid w:val="2F214A8E"/>
    <w:rsid w:val="2F33737B"/>
    <w:rsid w:val="2FE1CC92"/>
    <w:rsid w:val="32F4042A"/>
    <w:rsid w:val="340262C0"/>
    <w:rsid w:val="34A86A11"/>
    <w:rsid w:val="34BA9E5E"/>
    <w:rsid w:val="34BF00E8"/>
    <w:rsid w:val="35D0DC28"/>
    <w:rsid w:val="3698D900"/>
    <w:rsid w:val="36AE21C1"/>
    <w:rsid w:val="375750E2"/>
    <w:rsid w:val="37C83262"/>
    <w:rsid w:val="38242C12"/>
    <w:rsid w:val="38893431"/>
    <w:rsid w:val="38F7B573"/>
    <w:rsid w:val="390FDDDE"/>
    <w:rsid w:val="3950BC63"/>
    <w:rsid w:val="3A49DBF2"/>
    <w:rsid w:val="3B30877A"/>
    <w:rsid w:val="3B9F6915"/>
    <w:rsid w:val="3BF6E707"/>
    <w:rsid w:val="3BFE9D3F"/>
    <w:rsid w:val="3C8E8C1A"/>
    <w:rsid w:val="3D569B1A"/>
    <w:rsid w:val="3D9F46C1"/>
    <w:rsid w:val="3F1F3026"/>
    <w:rsid w:val="41BB2B89"/>
    <w:rsid w:val="424B9B6F"/>
    <w:rsid w:val="42EA8D88"/>
    <w:rsid w:val="44666ECD"/>
    <w:rsid w:val="44877276"/>
    <w:rsid w:val="44E63B97"/>
    <w:rsid w:val="45E3DF62"/>
    <w:rsid w:val="45F6FEAF"/>
    <w:rsid w:val="46533497"/>
    <w:rsid w:val="46D064AB"/>
    <w:rsid w:val="46F2573D"/>
    <w:rsid w:val="474A7DA1"/>
    <w:rsid w:val="483D0A3B"/>
    <w:rsid w:val="485203B0"/>
    <w:rsid w:val="4A15D23E"/>
    <w:rsid w:val="4A857FBC"/>
    <w:rsid w:val="4CDC0DEA"/>
    <w:rsid w:val="5030852C"/>
    <w:rsid w:val="510A0A47"/>
    <w:rsid w:val="51252FCB"/>
    <w:rsid w:val="5130E8AF"/>
    <w:rsid w:val="513FD7A7"/>
    <w:rsid w:val="51A0A106"/>
    <w:rsid w:val="51E35FF4"/>
    <w:rsid w:val="51E6E472"/>
    <w:rsid w:val="51EAE270"/>
    <w:rsid w:val="52345365"/>
    <w:rsid w:val="526B3E7B"/>
    <w:rsid w:val="52C22798"/>
    <w:rsid w:val="562EEC3C"/>
    <w:rsid w:val="56626B68"/>
    <w:rsid w:val="5848FBF1"/>
    <w:rsid w:val="590EB601"/>
    <w:rsid w:val="59C563F3"/>
    <w:rsid w:val="5A08E09C"/>
    <w:rsid w:val="5B55E6DD"/>
    <w:rsid w:val="5BC4D262"/>
    <w:rsid w:val="5BF6B9DE"/>
    <w:rsid w:val="5C9FDB11"/>
    <w:rsid w:val="5CC4EB5C"/>
    <w:rsid w:val="5CCAF8BF"/>
    <w:rsid w:val="5D80DA74"/>
    <w:rsid w:val="5D8BF5D4"/>
    <w:rsid w:val="5DAEDAF5"/>
    <w:rsid w:val="5DB89569"/>
    <w:rsid w:val="5E34282E"/>
    <w:rsid w:val="5E692472"/>
    <w:rsid w:val="5E742F84"/>
    <w:rsid w:val="60213785"/>
    <w:rsid w:val="615CF3B9"/>
    <w:rsid w:val="62A57C99"/>
    <w:rsid w:val="6381EE54"/>
    <w:rsid w:val="63B05C92"/>
    <w:rsid w:val="6405FED0"/>
    <w:rsid w:val="64CF5ED0"/>
    <w:rsid w:val="64F06E97"/>
    <w:rsid w:val="6507A181"/>
    <w:rsid w:val="654316F8"/>
    <w:rsid w:val="65C03ACA"/>
    <w:rsid w:val="65C80EAF"/>
    <w:rsid w:val="674FB310"/>
    <w:rsid w:val="67A83153"/>
    <w:rsid w:val="67D02772"/>
    <w:rsid w:val="6837FE44"/>
    <w:rsid w:val="6855B2BC"/>
    <w:rsid w:val="687C3537"/>
    <w:rsid w:val="689F7442"/>
    <w:rsid w:val="68ACFE10"/>
    <w:rsid w:val="699E72D1"/>
    <w:rsid w:val="69F6EC89"/>
    <w:rsid w:val="6A189050"/>
    <w:rsid w:val="6A77781D"/>
    <w:rsid w:val="6A9E44AF"/>
    <w:rsid w:val="6AD53EBC"/>
    <w:rsid w:val="6B24145A"/>
    <w:rsid w:val="6B872711"/>
    <w:rsid w:val="6B8803C2"/>
    <w:rsid w:val="6B9E83F4"/>
    <w:rsid w:val="6BECD975"/>
    <w:rsid w:val="6C83659C"/>
    <w:rsid w:val="6C889495"/>
    <w:rsid w:val="6D551B84"/>
    <w:rsid w:val="6D784E61"/>
    <w:rsid w:val="6DFBF6ED"/>
    <w:rsid w:val="6E7142FF"/>
    <w:rsid w:val="6E8F7756"/>
    <w:rsid w:val="70AF048C"/>
    <w:rsid w:val="70E2AD50"/>
    <w:rsid w:val="71BE80FA"/>
    <w:rsid w:val="722DDDC5"/>
    <w:rsid w:val="72D307E4"/>
    <w:rsid w:val="73403356"/>
    <w:rsid w:val="73901736"/>
    <w:rsid w:val="741E1A01"/>
    <w:rsid w:val="7431E374"/>
    <w:rsid w:val="76BCE540"/>
    <w:rsid w:val="772B7113"/>
    <w:rsid w:val="7778C553"/>
    <w:rsid w:val="77F066E4"/>
    <w:rsid w:val="784DB466"/>
    <w:rsid w:val="78A5C884"/>
    <w:rsid w:val="78F71214"/>
    <w:rsid w:val="79877B44"/>
    <w:rsid w:val="7A2DAF83"/>
    <w:rsid w:val="7A496AC8"/>
    <w:rsid w:val="7B2AE92A"/>
    <w:rsid w:val="7B8F88B8"/>
    <w:rsid w:val="7C9DAE15"/>
    <w:rsid w:val="7CB280F7"/>
    <w:rsid w:val="7D247BC6"/>
    <w:rsid w:val="7D5F5B4C"/>
    <w:rsid w:val="7D830D70"/>
    <w:rsid w:val="7D874C8A"/>
    <w:rsid w:val="7DBFA0A8"/>
    <w:rsid w:val="7DF3997A"/>
    <w:rsid w:val="7E3E1216"/>
    <w:rsid w:val="7FAAD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662416"/>
  <w15:docId w15:val="{CE2DFDAC-3310-445D-901F-4B2840EAC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crosoft YaHei" w:eastAsia="Microsoft YaHei" w:hAnsi="Microsoft YaHei" w:cs="Microsoft YaHe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1A8B"/>
    <w:rPr>
      <w:sz w:val="21"/>
    </w:rPr>
  </w:style>
  <w:style w:type="paragraph" w:styleId="Heading1">
    <w:name w:val="heading 1"/>
    <w:basedOn w:val="Normal"/>
    <w:next w:val="Normal"/>
    <w:uiPriority w:val="9"/>
    <w:qFormat/>
    <w:rsid w:val="00C36A16"/>
    <w:pPr>
      <w:numPr>
        <w:numId w:val="7"/>
      </w:numPr>
      <w:spacing w:before="280" w:after="160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6A16"/>
    <w:pPr>
      <w:numPr>
        <w:ilvl w:val="1"/>
        <w:numId w:val="8"/>
      </w:numPr>
      <w:spacing w:before="220" w:after="120"/>
      <w:outlineLvl w:val="1"/>
    </w:pPr>
    <w:rPr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rsid w:val="00FF4BD6"/>
    <w:pPr>
      <w:numPr>
        <w:ilvl w:val="2"/>
        <w:numId w:val="22"/>
      </w:numPr>
      <w:spacing w:before="180" w:after="100"/>
      <w:outlineLvl w:val="2"/>
    </w:pPr>
    <w:rPr>
      <w:b/>
      <w:bCs/>
      <w:color w:val="000000" w:themeColor="text1"/>
      <w:sz w:val="23"/>
      <w:szCs w:val="23"/>
    </w:rPr>
  </w:style>
  <w:style w:type="paragraph" w:styleId="Heading4">
    <w:name w:val="heading 4"/>
    <w:basedOn w:val="Normal"/>
    <w:next w:val="Normal"/>
    <w:uiPriority w:val="9"/>
    <w:unhideWhenUsed/>
    <w:qFormat/>
    <w:rsid w:val="00F44B1F"/>
    <w:pPr>
      <w:numPr>
        <w:ilvl w:val="3"/>
        <w:numId w:val="30"/>
      </w:numPr>
      <w:spacing w:before="140" w:after="80"/>
      <w:outlineLvl w:val="3"/>
    </w:pPr>
    <w:rPr>
      <w:b/>
      <w:bCs/>
      <w:szCs w:val="2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1">
    <w:name w:val="要点1"/>
    <w:basedOn w:val="ListParagraph"/>
    <w:next w:val="Normal"/>
    <w:qFormat/>
    <w:rsid w:val="00D9080B"/>
    <w:pPr>
      <w:numPr>
        <w:numId w:val="23"/>
      </w:numPr>
    </w:pPr>
    <w:rPr>
      <w:b/>
      <w:bCs/>
    </w:rPr>
  </w:style>
  <w:style w:type="paragraph" w:styleId="ListParagraph">
    <w:name w:val="List Paragraph"/>
    <w:basedOn w:val="Normal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E540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CE5400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CE540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CE5400"/>
    <w:rPr>
      <w:sz w:val="18"/>
      <w:szCs w:val="18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">
    <w:name w:val="脚注文本 字符"/>
    <w:uiPriority w:val="99"/>
    <w:semiHidden/>
    <w:unhideWhenUsed/>
    <w:rsid w:val="7D5F5B4C"/>
    <w:rPr>
      <w:sz w:val="20"/>
      <w:szCs w:val="20"/>
    </w:rPr>
  </w:style>
  <w:style w:type="character" w:customStyle="1" w:styleId="a0">
    <w:name w:val="尾注文本 字符"/>
    <w:uiPriority w:val="99"/>
    <w:semiHidden/>
    <w:unhideWhenUsed/>
    <w:rsid w:val="7D5F5B4C"/>
    <w:rPr>
      <w:sz w:val="20"/>
      <w:szCs w:val="20"/>
    </w:rPr>
  </w:style>
  <w:style w:type="character" w:customStyle="1" w:styleId="a1">
    <w:name w:val="页眉 字符"/>
    <w:basedOn w:val="DefaultParagraphFont"/>
    <w:uiPriority w:val="99"/>
    <w:rsid w:val="7D5F5B4C"/>
    <w:rPr>
      <w:sz w:val="18"/>
      <w:szCs w:val="18"/>
    </w:rPr>
  </w:style>
  <w:style w:type="character" w:customStyle="1" w:styleId="a2">
    <w:name w:val="页脚 字符"/>
    <w:basedOn w:val="DefaultParagraphFont"/>
    <w:uiPriority w:val="99"/>
    <w:rsid w:val="7D5F5B4C"/>
    <w:rPr>
      <w:sz w:val="18"/>
      <w:szCs w:val="18"/>
    </w:rPr>
  </w:style>
  <w:style w:type="paragraph" w:customStyle="1" w:styleId="Break">
    <w:name w:val="&lt; Break &gt;"/>
    <w:basedOn w:val="Normal"/>
    <w:uiPriority w:val="1"/>
    <w:rsid w:val="7D5F5B4C"/>
    <w:pPr>
      <w:spacing w:before="40" w:after="40"/>
    </w:pPr>
    <w:rPr>
      <w:rFonts w:ascii="Times New Roman" w:eastAsia="Times New Roman" w:hAnsi="Times New Roman" w:cs="Times New Roman"/>
      <w:szCs w:val="21"/>
    </w:rPr>
  </w:style>
  <w:style w:type="paragraph" w:customStyle="1" w:styleId="10">
    <w:name w:val="样式1"/>
    <w:basedOn w:val="Normal"/>
    <w:link w:val="1Char"/>
    <w:uiPriority w:val="1"/>
    <w:qFormat/>
    <w:rsid w:val="00C36A16"/>
    <w:pPr>
      <w:numPr>
        <w:numId w:val="4"/>
      </w:numPr>
      <w:spacing w:before="220" w:after="120"/>
      <w:outlineLvl w:val="1"/>
    </w:pPr>
    <w:rPr>
      <w:b/>
      <w:bCs/>
      <w:color w:val="000000" w:themeColor="text1"/>
      <w:sz w:val="26"/>
      <w:szCs w:val="26"/>
    </w:rPr>
  </w:style>
  <w:style w:type="character" w:customStyle="1" w:styleId="1Char">
    <w:name w:val="样式1 Char"/>
    <w:basedOn w:val="DefaultParagraphFont"/>
    <w:link w:val="10"/>
    <w:uiPriority w:val="1"/>
    <w:rsid w:val="00C36A16"/>
    <w:rPr>
      <w:b/>
      <w:bCs/>
      <w:color w:val="000000" w:themeColor="text1"/>
      <w:sz w:val="26"/>
      <w:szCs w:val="26"/>
    </w:rPr>
  </w:style>
  <w:style w:type="table" w:styleId="GridTable5Dark-Accent3">
    <w:name w:val="Grid Table 5 Dark Accent 3"/>
    <w:basedOn w:val="TableNormal"/>
    <w:uiPriority w:val="5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4-Accent1">
    <w:name w:val="Grid Table 4 Accent 1"/>
    <w:basedOn w:val="TableNormal"/>
    <w:uiPriority w:val="49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F442F0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4E13A9"/>
    <w:rPr>
      <w:b/>
      <w:bCs/>
      <w:color w:val="000000" w:themeColor="text1"/>
      <w:sz w:val="26"/>
      <w:szCs w:val="26"/>
    </w:rPr>
  </w:style>
  <w:style w:type="paragraph" w:styleId="CommentText">
    <w:name w:val="annotation text"/>
    <w:basedOn w:val="Normal"/>
    <w:link w:val="CommentTextChar"/>
    <w:uiPriority w:val="99"/>
    <w:unhideWhenUsed/>
    <w:rsid w:val="00FA0265"/>
    <w:pPr>
      <w:spacing w:after="100"/>
    </w:pPr>
    <w:rPr>
      <w:rFonts w:cstheme="minorBidi"/>
      <w:sz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A0265"/>
    <w:rPr>
      <w:rFonts w:cstheme="minorBidi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FA0265"/>
    <w:rPr>
      <w:sz w:val="16"/>
      <w:szCs w:val="16"/>
    </w:rPr>
  </w:style>
  <w:style w:type="numbering" w:customStyle="1" w:styleId="2">
    <w:name w:val="样式2"/>
    <w:uiPriority w:val="99"/>
    <w:rsid w:val="00B226E0"/>
    <w:pPr>
      <w:numPr>
        <w:numId w:val="21"/>
      </w:numPr>
    </w:pPr>
  </w:style>
  <w:style w:type="numbering" w:customStyle="1" w:styleId="3">
    <w:name w:val="样式3"/>
    <w:uiPriority w:val="99"/>
    <w:rsid w:val="005E1524"/>
    <w:pPr>
      <w:numPr>
        <w:numId w:val="2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png"/><Relationship Id="rId21" Type="http://schemas.openxmlformats.org/officeDocument/2006/relationships/image" Target="media/image8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63" Type="http://schemas.openxmlformats.org/officeDocument/2006/relationships/image" Target="media/image50.png"/><Relationship Id="rId68" Type="http://schemas.openxmlformats.org/officeDocument/2006/relationships/image" Target="media/image55.png"/><Relationship Id="rId84" Type="http://schemas.openxmlformats.org/officeDocument/2006/relationships/image" Target="media/image71.png"/><Relationship Id="rId89" Type="http://schemas.openxmlformats.org/officeDocument/2006/relationships/image" Target="media/image76.png"/><Relationship Id="rId16" Type="http://schemas.microsoft.com/office/2011/relationships/commentsExtended" Target="commentsExtended.xml"/><Relationship Id="rId11" Type="http://schemas.openxmlformats.org/officeDocument/2006/relationships/image" Target="media/image2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53" Type="http://schemas.openxmlformats.org/officeDocument/2006/relationships/image" Target="media/image40.png"/><Relationship Id="rId58" Type="http://schemas.openxmlformats.org/officeDocument/2006/relationships/image" Target="media/image45.png"/><Relationship Id="rId74" Type="http://schemas.openxmlformats.org/officeDocument/2006/relationships/image" Target="media/image61.png"/><Relationship Id="rId79" Type="http://schemas.openxmlformats.org/officeDocument/2006/relationships/image" Target="media/image66.png"/><Relationship Id="rId102" Type="http://schemas.openxmlformats.org/officeDocument/2006/relationships/fontTable" Target="fontTable.xml"/><Relationship Id="rId5" Type="http://schemas.openxmlformats.org/officeDocument/2006/relationships/styles" Target="styles.xml"/><Relationship Id="rId90" Type="http://schemas.openxmlformats.org/officeDocument/2006/relationships/image" Target="media/image77.png"/><Relationship Id="rId95" Type="http://schemas.openxmlformats.org/officeDocument/2006/relationships/image" Target="media/image82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64" Type="http://schemas.openxmlformats.org/officeDocument/2006/relationships/image" Target="media/image51.png"/><Relationship Id="rId69" Type="http://schemas.openxmlformats.org/officeDocument/2006/relationships/image" Target="media/image56.png"/><Relationship Id="rId80" Type="http://schemas.openxmlformats.org/officeDocument/2006/relationships/image" Target="media/image67.png"/><Relationship Id="rId85" Type="http://schemas.openxmlformats.org/officeDocument/2006/relationships/image" Target="media/image72.png"/><Relationship Id="rId12" Type="http://schemas.openxmlformats.org/officeDocument/2006/relationships/image" Target="media/image3.png"/><Relationship Id="rId17" Type="http://schemas.microsoft.com/office/2016/09/relationships/commentsIds" Target="commentsIds.xml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59" Type="http://schemas.openxmlformats.org/officeDocument/2006/relationships/image" Target="media/image46.png"/><Relationship Id="rId67" Type="http://schemas.openxmlformats.org/officeDocument/2006/relationships/image" Target="media/image54.png"/><Relationship Id="rId103" Type="http://schemas.microsoft.com/office/2011/relationships/people" Target="people.xml"/><Relationship Id="rId20" Type="http://schemas.openxmlformats.org/officeDocument/2006/relationships/image" Target="media/image7.png"/><Relationship Id="rId41" Type="http://schemas.openxmlformats.org/officeDocument/2006/relationships/image" Target="media/image28.png"/><Relationship Id="rId54" Type="http://schemas.openxmlformats.org/officeDocument/2006/relationships/image" Target="media/image41.png"/><Relationship Id="rId62" Type="http://schemas.openxmlformats.org/officeDocument/2006/relationships/image" Target="media/image49.png"/><Relationship Id="rId70" Type="http://schemas.openxmlformats.org/officeDocument/2006/relationships/image" Target="media/image57.png"/><Relationship Id="rId75" Type="http://schemas.openxmlformats.org/officeDocument/2006/relationships/image" Target="media/image62.png"/><Relationship Id="rId83" Type="http://schemas.openxmlformats.org/officeDocument/2006/relationships/image" Target="media/image70.png"/><Relationship Id="rId88" Type="http://schemas.openxmlformats.org/officeDocument/2006/relationships/image" Target="media/image75.png"/><Relationship Id="rId91" Type="http://schemas.openxmlformats.org/officeDocument/2006/relationships/image" Target="media/image78.png"/><Relationship Id="rId96" Type="http://schemas.openxmlformats.org/officeDocument/2006/relationships/image" Target="media/image8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comments" Target="comments.xml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image" Target="media/image36.png"/><Relationship Id="rId57" Type="http://schemas.openxmlformats.org/officeDocument/2006/relationships/image" Target="media/image44.png"/><Relationship Id="rId10" Type="http://schemas.openxmlformats.org/officeDocument/2006/relationships/image" Target="media/image1.png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52" Type="http://schemas.openxmlformats.org/officeDocument/2006/relationships/image" Target="media/image39.png"/><Relationship Id="rId60" Type="http://schemas.openxmlformats.org/officeDocument/2006/relationships/image" Target="media/image47.png"/><Relationship Id="rId65" Type="http://schemas.openxmlformats.org/officeDocument/2006/relationships/image" Target="media/image52.png"/><Relationship Id="rId73" Type="http://schemas.openxmlformats.org/officeDocument/2006/relationships/image" Target="media/image60.png"/><Relationship Id="rId78" Type="http://schemas.openxmlformats.org/officeDocument/2006/relationships/image" Target="media/image65.png"/><Relationship Id="rId81" Type="http://schemas.openxmlformats.org/officeDocument/2006/relationships/image" Target="media/image68.png"/><Relationship Id="rId86" Type="http://schemas.openxmlformats.org/officeDocument/2006/relationships/image" Target="media/image73.png"/><Relationship Id="rId94" Type="http://schemas.openxmlformats.org/officeDocument/2006/relationships/image" Target="media/image81.png"/><Relationship Id="rId99" Type="http://schemas.openxmlformats.org/officeDocument/2006/relationships/image" Target="media/image85.png"/><Relationship Id="rId101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microsoft.com/office/2018/08/relationships/commentsExtensible" Target="commentsExtensible.xml"/><Relationship Id="rId39" Type="http://schemas.openxmlformats.org/officeDocument/2006/relationships/image" Target="media/image26.png"/><Relationship Id="rId34" Type="http://schemas.openxmlformats.org/officeDocument/2006/relationships/image" Target="media/image21.png"/><Relationship Id="rId50" Type="http://schemas.openxmlformats.org/officeDocument/2006/relationships/image" Target="media/image37.png"/><Relationship Id="rId55" Type="http://schemas.openxmlformats.org/officeDocument/2006/relationships/image" Target="media/image42.png"/><Relationship Id="rId76" Type="http://schemas.openxmlformats.org/officeDocument/2006/relationships/image" Target="media/image63.png"/><Relationship Id="rId97" Type="http://schemas.openxmlformats.org/officeDocument/2006/relationships/hyperlink" Target="https://link.wtturl.cn/?target=https%3A%2F%2Fbjfcl.com&amp;scene=im&amp;aid=497858&amp;lang=zh" TargetMode="External"/><Relationship Id="rId104" Type="http://schemas.openxmlformats.org/officeDocument/2006/relationships/theme" Target="theme/theme1.xml"/><Relationship Id="rId7" Type="http://schemas.openxmlformats.org/officeDocument/2006/relationships/webSettings" Target="webSettings.xml"/><Relationship Id="rId71" Type="http://schemas.openxmlformats.org/officeDocument/2006/relationships/image" Target="media/image58.png"/><Relationship Id="rId92" Type="http://schemas.openxmlformats.org/officeDocument/2006/relationships/image" Target="media/image79.png"/><Relationship Id="rId2" Type="http://schemas.openxmlformats.org/officeDocument/2006/relationships/customXml" Target="../customXml/item2.xml"/><Relationship Id="rId29" Type="http://schemas.openxmlformats.org/officeDocument/2006/relationships/image" Target="media/image16.png"/><Relationship Id="rId24" Type="http://schemas.openxmlformats.org/officeDocument/2006/relationships/image" Target="media/image11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66" Type="http://schemas.openxmlformats.org/officeDocument/2006/relationships/image" Target="media/image53.png"/><Relationship Id="rId87" Type="http://schemas.openxmlformats.org/officeDocument/2006/relationships/image" Target="media/image74.png"/><Relationship Id="rId61" Type="http://schemas.openxmlformats.org/officeDocument/2006/relationships/image" Target="media/image48.png"/><Relationship Id="rId82" Type="http://schemas.openxmlformats.org/officeDocument/2006/relationships/image" Target="media/image69.png"/><Relationship Id="rId19" Type="http://schemas.openxmlformats.org/officeDocument/2006/relationships/image" Target="media/image6.png"/><Relationship Id="rId14" Type="http://schemas.openxmlformats.org/officeDocument/2006/relationships/image" Target="media/image5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56" Type="http://schemas.openxmlformats.org/officeDocument/2006/relationships/image" Target="media/image43.png"/><Relationship Id="rId77" Type="http://schemas.openxmlformats.org/officeDocument/2006/relationships/image" Target="media/image64.png"/><Relationship Id="rId100" Type="http://schemas.openxmlformats.org/officeDocument/2006/relationships/header" Target="header1.xml"/><Relationship Id="rId8" Type="http://schemas.openxmlformats.org/officeDocument/2006/relationships/footnotes" Target="footnotes.xml"/><Relationship Id="rId51" Type="http://schemas.openxmlformats.org/officeDocument/2006/relationships/image" Target="media/image38.png"/><Relationship Id="rId72" Type="http://schemas.openxmlformats.org/officeDocument/2006/relationships/image" Target="media/image59.png"/><Relationship Id="rId93" Type="http://schemas.openxmlformats.org/officeDocument/2006/relationships/image" Target="media/image80.png"/><Relationship Id="rId98" Type="http://schemas.openxmlformats.org/officeDocument/2006/relationships/image" Target="media/image84.png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6A0AD5B715F54C8C2B7B67E88808CA" ma:contentTypeVersion="0" ma:contentTypeDescription="Create a new document." ma:contentTypeScope="" ma:versionID="80ff6ae1a03ec0b666510e899c2d0b6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7A5AB03-50DE-45AE-92B9-E447A328A9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F58D4A3-B04E-452F-9004-848F96D540D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49A53CB-C544-4246-ACF7-FFAEA85A055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5171</Words>
  <Characters>29480</Characters>
  <Application>Microsoft Office Word</Application>
  <DocSecurity>4</DocSecurity>
  <Lines>245</Lines>
  <Paragraphs>69</Paragraphs>
  <ScaleCrop>false</ScaleCrop>
  <Company/>
  <LinksUpToDate>false</LinksUpToDate>
  <CharactersWithSpaces>34582</CharactersWithSpaces>
  <SharedDoc>false</SharedDoc>
  <HLinks>
    <vt:vector size="6" baseType="variant">
      <vt:variant>
        <vt:i4>2228344</vt:i4>
      </vt:variant>
      <vt:variant>
        <vt:i4>0</vt:i4>
      </vt:variant>
      <vt:variant>
        <vt:i4>0</vt:i4>
      </vt:variant>
      <vt:variant>
        <vt:i4>5</vt:i4>
      </vt:variant>
      <vt:variant>
        <vt:lpwstr>https://link.wtturl.cn/?target=https%3A%2F%2Fbjfcl.com&amp;scene=im&amp;aid=497858&amp;lang=zh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UC34 Case2 MBUSI PRD 修订版</dc:title>
  <dc:subject/>
  <dc:creator>BA</dc:creator>
  <cp:keywords/>
  <cp:lastModifiedBy>Li, Mint Xinyue</cp:lastModifiedBy>
  <cp:revision>229</cp:revision>
  <dcterms:created xsi:type="dcterms:W3CDTF">2026-10-10T12:16:00Z</dcterms:created>
  <dcterms:modified xsi:type="dcterms:W3CDTF">2026-10-21T06:37:00Z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0x010100696A0AD5B715F54C8C2B7B67E88808CA</vt:lpwstr>
  </property>
</Properties>
</file>