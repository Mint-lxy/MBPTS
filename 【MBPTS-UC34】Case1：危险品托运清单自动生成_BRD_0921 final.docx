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97974" w14:textId="28D7EA3B" w:rsidR="00F9412F" w:rsidRDefault="00D01A11" w:rsidP="00F0557E">
      <w:pPr>
        <w:jc w:val="center"/>
        <w:rPr>
          <w:ins w:id="0" w:author="Ji, Scarlett Qing" w:date="2026-09-21T15:08:00Z" w16du:dateUtc="2026-09-21T07:08:00Z"/>
          <w:rFonts w:ascii="宋体" w:eastAsia="宋体" w:hAnsi="宋体" w:hint="eastAsia"/>
          <w:b/>
          <w:bCs/>
          <w:sz w:val="40"/>
          <w:szCs w:val="40"/>
        </w:rPr>
      </w:pPr>
      <w:r w:rsidRPr="00C8753D">
        <w:rPr>
          <w:rFonts w:ascii="宋体" w:eastAsia="宋体" w:hAnsi="宋体" w:hint="eastAsia"/>
          <w:b/>
          <w:bCs/>
          <w:sz w:val="40"/>
          <w:szCs w:val="40"/>
        </w:rPr>
        <w:t>道路运输危险货物托运清单</w:t>
      </w:r>
    </w:p>
    <w:p w14:paraId="30752C53" w14:textId="7A93D2C2" w:rsidR="007E15D6" w:rsidRDefault="007E15D6">
      <w:pPr>
        <w:pPrChange w:id="1" w:author="Ji, Scarlett Qing" w:date="2026-09-21T15:08:00Z" w16du:dateUtc="2026-09-21T07:08:00Z">
          <w:pPr>
            <w:jc w:val="center"/>
          </w:pPr>
        </w:pPrChange>
      </w:pPr>
      <w:ins w:id="2" w:author="Ji, Scarlett Qing" w:date="2026-09-21T15:08:00Z" w16du:dateUtc="2026-09-21T07:08:00Z">
        <w:r w:rsidRPr="007E15D6">
          <w:t>登录</w:t>
        </w:r>
        <w:r w:rsidRPr="007E15D6">
          <w:t xml:space="preserve"> IES+ </w:t>
        </w:r>
        <w:r w:rsidRPr="007E15D6">
          <w:t>系统筛选空运</w:t>
        </w:r>
        <w:r w:rsidRPr="007E15D6">
          <w:t>/</w:t>
        </w:r>
        <w:r w:rsidRPr="007E15D6">
          <w:t>海运危险货物预报信息</w:t>
        </w:r>
        <w:r w:rsidRPr="007E15D6">
          <w:t xml:space="preserve"> ---&gt;  </w:t>
        </w:r>
        <w:r w:rsidRPr="007E15D6">
          <w:t>根据</w:t>
        </w:r>
        <w:r w:rsidRPr="007E15D6">
          <w:t xml:space="preserve"> HAWB/BL No. </w:t>
        </w:r>
        <w:r w:rsidRPr="007E15D6">
          <w:t>批量导出</w:t>
        </w:r>
        <w:r w:rsidRPr="007E15D6">
          <w:t xml:space="preserve"> part list ---&gt; </w:t>
        </w:r>
        <w:r w:rsidRPr="007E15D6">
          <w:t>将</w:t>
        </w:r>
        <w:r w:rsidRPr="007E15D6">
          <w:t xml:space="preserve"> part list </w:t>
        </w:r>
        <w:r w:rsidRPr="007E15D6">
          <w:t>中</w:t>
        </w:r>
        <w:r w:rsidRPr="007E15D6">
          <w:t xml:space="preserve"> UN number </w:t>
        </w:r>
        <w:r w:rsidRPr="007E15D6">
          <w:t>与</w:t>
        </w:r>
        <w:r w:rsidRPr="007E15D6">
          <w:t xml:space="preserve"> Data base “Transport name”</w:t>
        </w:r>
        <w:r w:rsidRPr="007E15D6">
          <w:t>附表匹配，判断是否需要制作托运清单</w:t>
        </w:r>
        <w:r w:rsidRPr="007E15D6">
          <w:t xml:space="preserve"> ---&gt;  </w:t>
        </w:r>
        <w:r w:rsidRPr="007E15D6">
          <w:t>确定制作托运清单的</w:t>
        </w:r>
        <w:r w:rsidRPr="007E15D6">
          <w:t>shipment</w:t>
        </w:r>
        <w:r w:rsidRPr="007E15D6">
          <w:t>，在</w:t>
        </w:r>
        <w:r w:rsidRPr="007E15D6">
          <w:t xml:space="preserve"> IES+ </w:t>
        </w:r>
        <w:r w:rsidRPr="007E15D6">
          <w:t>中按</w:t>
        </w:r>
        <w:r w:rsidRPr="007E15D6">
          <w:t xml:space="preserve"> BL/HAWB </w:t>
        </w:r>
        <w:r w:rsidRPr="007E15D6">
          <w:t>下载</w:t>
        </w:r>
        <w:r w:rsidRPr="007E15D6">
          <w:t xml:space="preserve"> Shippers_Decl</w:t>
        </w:r>
        <w:r w:rsidRPr="007E15D6">
          <w:t>，并记录是否下载成功</w:t>
        </w:r>
        <w:r w:rsidRPr="007E15D6">
          <w:t xml:space="preserve"> ---&gt; </w:t>
        </w:r>
        <w:r w:rsidRPr="007E15D6">
          <w:t>根据预报导出清单中的</w:t>
        </w:r>
        <w:r w:rsidRPr="007E15D6">
          <w:t>PDC/Invoice Type/Terminal WH</w:t>
        </w:r>
        <w:r w:rsidRPr="007E15D6">
          <w:t>三个字段和</w:t>
        </w:r>
        <w:r w:rsidRPr="007E15D6">
          <w:t xml:space="preserve"> Data base </w:t>
        </w:r>
        <w:r w:rsidRPr="007E15D6">
          <w:t>表头</w:t>
        </w:r>
        <w:r w:rsidRPr="007E15D6">
          <w:t xml:space="preserve"> Mapping list </w:t>
        </w:r>
        <w:r w:rsidRPr="007E15D6">
          <w:t>填写托运清单表头信息</w:t>
        </w:r>
        <w:r w:rsidRPr="007E15D6">
          <w:t xml:space="preserve"> ---&gt; </w:t>
        </w:r>
        <w:r w:rsidRPr="007E15D6">
          <w:t>根据</w:t>
        </w:r>
        <w:r w:rsidRPr="007E15D6">
          <w:t xml:space="preserve"> Shippers_Decl</w:t>
        </w:r>
        <w:r w:rsidRPr="007E15D6">
          <w:t>，</w:t>
        </w:r>
        <w:r w:rsidRPr="007E15D6">
          <w:t>MSDS</w:t>
        </w:r>
        <w:r w:rsidRPr="007E15D6">
          <w:t>，以及</w:t>
        </w:r>
        <w:r w:rsidRPr="007E15D6">
          <w:t>data base</w:t>
        </w:r>
        <w:r w:rsidRPr="007E15D6">
          <w:t>中的</w:t>
        </w:r>
        <w:r w:rsidRPr="007E15D6">
          <w:t>Package Type</w:t>
        </w:r>
        <w:r w:rsidRPr="007E15D6">
          <w:t>、</w:t>
        </w:r>
        <w:r w:rsidRPr="007E15D6">
          <w:t xml:space="preserve">Transport name </w:t>
        </w:r>
        <w:r w:rsidRPr="007E15D6">
          <w:t>等附表填写危险货物明细</w:t>
        </w:r>
        <w:r w:rsidRPr="007E15D6">
          <w:t xml:space="preserve"> ---&gt; </w:t>
        </w:r>
        <w:r w:rsidRPr="007E15D6">
          <w:t>对特定情况需进一步检查</w:t>
        </w:r>
        <w:r w:rsidRPr="007E15D6">
          <w:t xml:space="preserve"> IES+ Hazmat indicator</w:t>
        </w:r>
        <w:r w:rsidRPr="007E15D6">
          <w:t>、</w:t>
        </w:r>
        <w:r w:rsidRPr="007E15D6">
          <w:t xml:space="preserve">SDS </w:t>
        </w:r>
        <w:r w:rsidRPr="007E15D6">
          <w:t>第</w:t>
        </w:r>
        <w:r w:rsidRPr="007E15D6">
          <w:t xml:space="preserve"> 14 </w:t>
        </w:r>
        <w:r w:rsidRPr="007E15D6">
          <w:t>章、包装规格</w:t>
        </w:r>
        <w:r w:rsidRPr="007E15D6">
          <w:t>/</w:t>
        </w:r>
        <w:r w:rsidRPr="007E15D6">
          <w:t>净重等信息，判断是否纳入托运清单</w:t>
        </w:r>
        <w:r w:rsidRPr="007E15D6">
          <w:t xml:space="preserve"> ---&gt; </w:t>
        </w:r>
        <w:r w:rsidRPr="007E15D6">
          <w:t>若确认无需制作托运清单，则在运行结果中记录</w:t>
        </w:r>
        <w:r w:rsidRPr="007E15D6">
          <w:t xml:space="preserve"> “N_ Not required” </w:t>
        </w:r>
        <w:r w:rsidRPr="007E15D6">
          <w:t>或相应</w:t>
        </w:r>
        <w:r w:rsidRPr="007E15D6">
          <w:t xml:space="preserve"> Remark ---&gt; </w:t>
        </w:r>
        <w:r w:rsidRPr="007E15D6">
          <w:t>将完成的托运清单按照既定规则重新命名</w:t>
        </w:r>
        <w:r w:rsidRPr="007E15D6">
          <w:t xml:space="preserve"> ---&gt; </w:t>
        </w:r>
        <w:r w:rsidRPr="007E15D6">
          <w:t>上传至</w:t>
        </w:r>
        <w:r w:rsidRPr="007E15D6">
          <w:t xml:space="preserve"> IES+ </w:t>
        </w:r>
        <w:r w:rsidRPr="007E15D6">
          <w:t>预报界面的文档资料中</w:t>
        </w:r>
        <w:r w:rsidRPr="007E15D6">
          <w:t xml:space="preserve"> ---&gt; </w:t>
        </w:r>
        <w:r w:rsidRPr="007E15D6">
          <w:t>汇总上传状态并发送邮件通知</w:t>
        </w:r>
        <w:r w:rsidRPr="007E15D6">
          <w:t xml:space="preserve"> IO </w:t>
        </w:r>
        <w:r w:rsidRPr="007E15D6">
          <w:t>同事</w:t>
        </w:r>
        <w:r w:rsidRPr="007E15D6">
          <w:t xml:space="preserve"> ---&gt; </w:t>
        </w:r>
        <w:r w:rsidRPr="007E15D6">
          <w:t>按操作日期和</w:t>
        </w:r>
        <w:r w:rsidRPr="007E15D6">
          <w:t xml:space="preserve"> BL/HAWB </w:t>
        </w:r>
        <w:r w:rsidRPr="007E15D6">
          <w:t>存档</w:t>
        </w:r>
        <w:r w:rsidRPr="007E15D6">
          <w:t xml:space="preserve"> MSDS</w:t>
        </w:r>
        <w:r w:rsidRPr="007E15D6">
          <w:t>、</w:t>
        </w:r>
        <w:r w:rsidRPr="007E15D6">
          <w:t>Shippers_Decl</w:t>
        </w:r>
        <w:r w:rsidRPr="007E15D6">
          <w:t>、</w:t>
        </w:r>
        <w:r w:rsidRPr="007E15D6">
          <w:t>part list</w:t>
        </w:r>
        <w:r w:rsidRPr="007E15D6">
          <w:t>、完成版托运清单及每日操作记录。（一个</w:t>
        </w:r>
        <w:r w:rsidRPr="007E15D6">
          <w:t>HAWB/BL</w:t>
        </w:r>
        <w:r w:rsidRPr="007E15D6">
          <w:t>对应一份托运清单）</w:t>
        </w:r>
      </w:ins>
    </w:p>
    <w:p w14:paraId="50F046CB" w14:textId="7A84322E" w:rsidR="007A1275" w:rsidRPr="00416E8B" w:rsidRDefault="00F9412F">
      <w:pPr>
        <w:pStyle w:val="a9"/>
        <w:numPr>
          <w:ilvl w:val="0"/>
          <w:numId w:val="9"/>
        </w:numPr>
        <w:rPr>
          <w:ins w:id="3" w:author="Ji, Scarlett Qing" w:date="2026-09-19T22:48:00Z" w16du:dateUtc="2026-09-19T14:48:00Z"/>
          <w:rFonts w:ascii="宋体" w:eastAsia="宋体" w:hAnsi="宋体"/>
          <w:b/>
          <w:bCs/>
          <w:sz w:val="30"/>
          <w:szCs w:val="30"/>
          <w:rPrChange w:id="4" w:author="Ji, Scarlett Qing" w:date="2026-09-19T22:48:00Z" w16du:dateUtc="2026-09-19T14:48:00Z">
            <w:rPr>
              <w:ins w:id="5" w:author="Ji, Scarlett Qing" w:date="2026-09-19T22:48:00Z" w16du:dateUtc="2026-09-19T14:48:00Z"/>
            </w:rPr>
          </w:rPrChange>
        </w:rPr>
        <w:pPrChange w:id="6" w:author="Ji, Scarlett Qing" w:date="2026-09-19T22:48:00Z" w16du:dateUtc="2026-09-19T14:48:00Z">
          <w:pPr/>
        </w:pPrChange>
      </w:pPr>
      <w:del w:id="7" w:author="Ji, Scarlett Qing" w:date="2026-09-19T22:48:00Z" w16du:dateUtc="2026-09-19T14:48:00Z">
        <w:r w:rsidRPr="00416E8B" w:rsidDel="00416E8B">
          <w:rPr>
            <w:rFonts w:ascii="宋体" w:eastAsia="宋体" w:hAnsi="宋体" w:hint="eastAsia"/>
            <w:b/>
            <w:bCs/>
            <w:sz w:val="30"/>
            <w:szCs w:val="30"/>
            <w:rPrChange w:id="8" w:author="Ji, Scarlett Qing" w:date="2026-09-19T22:48:00Z" w16du:dateUtc="2026-09-19T14:48:00Z">
              <w:rPr>
                <w:rFonts w:hint="eastAsia"/>
              </w:rPr>
            </w:rPrChange>
          </w:rPr>
          <w:delText>一、</w:delText>
        </w:r>
      </w:del>
      <w:r w:rsidRPr="00416E8B">
        <w:rPr>
          <w:rFonts w:ascii="宋体" w:eastAsia="宋体" w:hAnsi="宋体" w:hint="eastAsia"/>
          <w:b/>
          <w:bCs/>
          <w:sz w:val="30"/>
          <w:szCs w:val="30"/>
          <w:rPrChange w:id="9" w:author="Ji, Scarlett Qing" w:date="2026-09-19T22:48:00Z" w16du:dateUtc="2026-09-19T14:48:00Z">
            <w:rPr>
              <w:rFonts w:hint="eastAsia"/>
            </w:rPr>
          </w:rPrChange>
        </w:rPr>
        <w:t>确定需要制作道路运输危险货物托运清单的预报信息。</w:t>
      </w:r>
    </w:p>
    <w:p w14:paraId="6DE256D8" w14:textId="77777777" w:rsidR="00416E8B" w:rsidRPr="00416E8B" w:rsidRDefault="00416E8B">
      <w:pPr>
        <w:pStyle w:val="a9"/>
        <w:numPr>
          <w:ilvl w:val="0"/>
          <w:numId w:val="10"/>
        </w:numPr>
        <w:rPr>
          <w:ins w:id="10" w:author="Ji, Scarlett Qing" w:date="2026-09-19T22:48:00Z" w16du:dateUtc="2026-09-19T14:48:00Z"/>
          <w:b/>
          <w:bCs/>
          <w:rPrChange w:id="11" w:author="Ji, Scarlett Qing" w:date="2026-09-19T22:48:00Z" w16du:dateUtc="2026-09-19T14:48:00Z">
            <w:rPr>
              <w:ins w:id="12" w:author="Ji, Scarlett Qing" w:date="2026-09-19T22:48:00Z" w16du:dateUtc="2026-09-19T14:48:00Z"/>
            </w:rPr>
          </w:rPrChange>
        </w:rPr>
        <w:pPrChange w:id="13" w:author="Ji, Scarlett Qing" w:date="2026-09-19T22:48:00Z" w16du:dateUtc="2026-09-19T14:48:00Z">
          <w:pPr>
            <w:pStyle w:val="a9"/>
            <w:numPr>
              <w:numId w:val="9"/>
            </w:numPr>
            <w:ind w:hanging="720"/>
          </w:pPr>
        </w:pPrChange>
      </w:pPr>
      <w:commentRangeStart w:id="14"/>
      <w:commentRangeStart w:id="15"/>
      <w:commentRangeStart w:id="16"/>
      <w:ins w:id="17" w:author="Ji, Scarlett Qing" w:date="2026-09-19T22:48:00Z" w16du:dateUtc="2026-09-19T14:48:00Z">
        <w:r w:rsidRPr="00416E8B">
          <w:rPr>
            <w:rFonts w:hint="eastAsia"/>
            <w:b/>
            <w:bCs/>
            <w:rPrChange w:id="18" w:author="Ji, Scarlett Qing" w:date="2026-09-19T22:48:00Z" w16du:dateUtc="2026-09-19T14:48:00Z">
              <w:rPr>
                <w:rFonts w:hint="eastAsia"/>
              </w:rPr>
            </w:rPrChange>
          </w:rPr>
          <w:t>触发机制：</w:t>
        </w:r>
      </w:ins>
    </w:p>
    <w:p w14:paraId="1F2A9209" w14:textId="5047F03F" w:rsidR="00416E8B" w:rsidRPr="00416E8B" w:rsidRDefault="00416E8B">
      <w:pPr>
        <w:ind w:leftChars="183" w:left="439"/>
        <w:rPr>
          <w:ins w:id="19" w:author="Ji, Scarlett Qing" w:date="2026-09-19T22:48:00Z" w16du:dateUtc="2026-09-19T14:48:00Z"/>
        </w:rPr>
        <w:pPrChange w:id="20" w:author="Ji, Scarlett Qing" w:date="2026-09-19T22:48:00Z" w16du:dateUtc="2026-09-19T14:48:00Z">
          <w:pPr>
            <w:pStyle w:val="a9"/>
            <w:numPr>
              <w:numId w:val="9"/>
            </w:numPr>
            <w:ind w:hanging="720"/>
          </w:pPr>
        </w:pPrChange>
      </w:pPr>
      <w:ins w:id="21" w:author="Ji, Scarlett Qing" w:date="2026-09-19T22:48:00Z" w16du:dateUtc="2026-09-19T14:48:00Z">
        <w:r w:rsidRPr="00416E8B">
          <w:rPr>
            <w:rFonts w:hint="eastAsia"/>
          </w:rPr>
          <w:t>空运：每天晚上</w:t>
        </w:r>
        <w:r w:rsidRPr="00416E8B">
          <w:rPr>
            <w:rFonts w:hint="eastAsia"/>
          </w:rPr>
          <w:t>12</w:t>
        </w:r>
        <w:r w:rsidRPr="00416E8B">
          <w:rPr>
            <w:rFonts w:hint="eastAsia"/>
          </w:rPr>
          <w:t>点运行，同时保留可以手动触发的入口。</w:t>
        </w:r>
      </w:ins>
    </w:p>
    <w:p w14:paraId="3F311699" w14:textId="77777777" w:rsidR="00416E8B" w:rsidRPr="00416E8B" w:rsidRDefault="00416E8B">
      <w:pPr>
        <w:ind w:leftChars="183" w:left="439"/>
        <w:rPr>
          <w:ins w:id="22" w:author="Ji, Scarlett Qing" w:date="2026-09-19T22:48:00Z" w16du:dateUtc="2026-09-19T14:48:00Z"/>
        </w:rPr>
        <w:pPrChange w:id="23" w:author="Ji, Scarlett Qing" w:date="2026-09-19T22:48:00Z" w16du:dateUtc="2026-09-19T14:48:00Z">
          <w:pPr>
            <w:pStyle w:val="a9"/>
            <w:numPr>
              <w:numId w:val="9"/>
            </w:numPr>
            <w:ind w:hanging="720"/>
          </w:pPr>
        </w:pPrChange>
      </w:pPr>
      <w:ins w:id="24" w:author="Ji, Scarlett Qing" w:date="2026-09-19T22:48:00Z" w16du:dateUtc="2026-09-19T14:48:00Z">
        <w:r w:rsidRPr="00416E8B">
          <w:rPr>
            <w:rFonts w:hint="eastAsia"/>
          </w:rPr>
          <w:t>海运：</w:t>
        </w:r>
        <w:r w:rsidRPr="00416E8B">
          <w:t>指定上周一</w:t>
        </w:r>
        <w:r w:rsidRPr="00416E8B">
          <w:t>~</w:t>
        </w:r>
        <w:r w:rsidRPr="00416E8B">
          <w:t>上周天</w:t>
        </w:r>
        <w:r w:rsidRPr="00416E8B">
          <w:t xml:space="preserve"> 7</w:t>
        </w:r>
        <w:r w:rsidRPr="00416E8B">
          <w:t>天内的</w:t>
        </w:r>
        <w:r w:rsidRPr="00416E8B">
          <w:rPr>
            <w:rFonts w:hint="eastAsia"/>
          </w:rPr>
          <w:t>，同时保留可以手动触发的入口。</w:t>
        </w:r>
      </w:ins>
      <w:commentRangeEnd w:id="14"/>
      <w:r w:rsidR="0027746E" w:rsidRPr="00416E8B">
        <w:rPr>
          <w:rStyle w:val="af0"/>
          <w:sz w:val="24"/>
          <w:szCs w:val="24"/>
        </w:rPr>
        <w:commentReference w:id="14"/>
      </w:r>
      <w:commentRangeEnd w:id="15"/>
      <w:r w:rsidR="007F4D4F" w:rsidRPr="00416E8B">
        <w:rPr>
          <w:rStyle w:val="af0"/>
          <w:sz w:val="24"/>
          <w:szCs w:val="24"/>
        </w:rPr>
        <w:commentReference w:id="15"/>
      </w:r>
      <w:commentRangeEnd w:id="16"/>
      <w:r w:rsidR="00AD2064" w:rsidRPr="00416E8B">
        <w:rPr>
          <w:rStyle w:val="af0"/>
          <w:sz w:val="24"/>
          <w:szCs w:val="24"/>
        </w:rPr>
        <w:commentReference w:id="16"/>
      </w:r>
    </w:p>
    <w:p w14:paraId="4641D8D9" w14:textId="6DA10F27" w:rsidR="00150FA1" w:rsidRPr="00416E8B" w:rsidRDefault="00416E8B" w:rsidP="00150FA1">
      <w:pPr>
        <w:ind w:leftChars="183" w:left="439"/>
        <w:rPr>
          <w:ins w:id="25" w:author="Ji, Scarlett Qing" w:date="2026-09-20T10:14:00Z" w16du:dateUtc="2026-09-20T02:14:00Z"/>
        </w:rPr>
      </w:pPr>
      <w:ins w:id="26" w:author="Ji, Scarlett Qing" w:date="2026-09-19T22:48:00Z" w16du:dateUtc="2026-09-19T14:48:00Z">
        <w:r w:rsidRPr="00416E8B">
          <w:rPr>
            <w:rFonts w:hint="eastAsia"/>
          </w:rPr>
          <w:t>*</w:t>
        </w:r>
        <w:r w:rsidRPr="00416E8B">
          <w:rPr>
            <w:rFonts w:hint="eastAsia"/>
          </w:rPr>
          <w:t>注：</w:t>
        </w:r>
        <w:r w:rsidRPr="00416E8B">
          <w:t>无特殊的时间</w:t>
        </w:r>
      </w:ins>
      <w:ins w:id="27" w:author="Ji, Scarlett Qing" w:date="2026-09-19T22:56:00Z" w16du:dateUtc="2026-09-19T14:56:00Z">
        <w:r>
          <w:rPr>
            <w:rFonts w:hint="eastAsia"/>
          </w:rPr>
          <w:t>要求</w:t>
        </w:r>
      </w:ins>
      <w:ins w:id="28" w:author="Ji, Scarlett Qing" w:date="2026-09-19T22:48:00Z" w16du:dateUtc="2026-09-19T14:48:00Z">
        <w:r w:rsidRPr="00416E8B">
          <w:t>限制，</w:t>
        </w:r>
      </w:ins>
      <w:ins w:id="29" w:author="Ji, Scarlett Qing" w:date="2026-09-19T22:56:00Z" w16du:dateUtc="2026-09-19T14:56:00Z">
        <w:r>
          <w:rPr>
            <w:rFonts w:hint="eastAsia"/>
          </w:rPr>
          <w:t>可</w:t>
        </w:r>
      </w:ins>
      <w:ins w:id="30" w:author="Ji, Scarlett Qing" w:date="2026-09-19T22:48:00Z" w16du:dateUtc="2026-09-19T14:48:00Z">
        <w:r w:rsidRPr="00416E8B">
          <w:t>以系统运行需求为准。</w:t>
        </w:r>
      </w:ins>
      <w:ins w:id="31" w:author="Ji, Scarlett Qing" w:date="2026-09-20T10:14:00Z" w16du:dateUtc="2026-09-20T02:14:00Z">
        <w:r w:rsidR="00150FA1">
          <w:rPr>
            <w:rFonts w:hint="eastAsia"/>
          </w:rPr>
          <w:t>（</w:t>
        </w:r>
        <w:r w:rsidR="00150FA1">
          <w:rPr>
            <w:rFonts w:hint="eastAsia"/>
          </w:rPr>
          <w:t>Portal</w:t>
        </w:r>
        <w:r w:rsidR="00150FA1">
          <w:rPr>
            <w:rFonts w:hint="eastAsia"/>
          </w:rPr>
          <w:t>以后可根据实际运行时</w:t>
        </w:r>
      </w:ins>
      <w:ins w:id="32" w:author="Ji, Scarlett Qing" w:date="2026-09-20T10:19:00Z" w16du:dateUtc="2026-09-20T02:19:00Z">
        <w:r w:rsidR="005911DE">
          <w:rPr>
            <w:rFonts w:hint="eastAsia"/>
          </w:rPr>
          <w:t>长</w:t>
        </w:r>
      </w:ins>
      <w:ins w:id="33" w:author="Ji, Scarlett Qing" w:date="2026-09-20T10:14:00Z" w16du:dateUtc="2026-09-20T02:14:00Z">
        <w:r w:rsidR="00150FA1">
          <w:rPr>
            <w:rFonts w:hint="eastAsia"/>
          </w:rPr>
          <w:t>调整运行时间）</w:t>
        </w:r>
      </w:ins>
    </w:p>
    <w:p w14:paraId="5513FAAA" w14:textId="6728DB51" w:rsidR="00416E8B" w:rsidRPr="00150FA1" w:rsidRDefault="00416E8B" w:rsidP="00416E8B"/>
    <w:p w14:paraId="32EABC41" w14:textId="08AA85EB" w:rsidR="00F0557E" w:rsidRDefault="000C484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 登录IES+系统，点击进口管理→</w:t>
      </w:r>
      <w:ins w:id="34" w:author="Ji, Scarlett Qing" w:date="2026-09-19T22:49:00Z" w16du:dateUtc="2026-09-19T14:49:00Z">
        <w:r w:rsidR="00416E8B">
          <w:rPr>
            <w:rFonts w:ascii="宋体" w:eastAsia="宋体" w:hAnsi="宋体" w:hint="eastAsia"/>
          </w:rPr>
          <w:t>进口</w:t>
        </w:r>
      </w:ins>
      <w:r>
        <w:rPr>
          <w:rFonts w:ascii="宋体" w:eastAsia="宋体" w:hAnsi="宋体" w:hint="eastAsia"/>
        </w:rPr>
        <w:t>预报，</w:t>
      </w:r>
      <w:r w:rsidR="00614EE1">
        <w:rPr>
          <w:rFonts w:ascii="宋体" w:eastAsia="宋体" w:hAnsi="宋体" w:hint="eastAsia"/>
        </w:rPr>
        <w:t>按照如下筛选条件输入：</w:t>
      </w:r>
    </w:p>
    <w:p w14:paraId="7358C388" w14:textId="168AE2F9" w:rsidR="000C484C" w:rsidRDefault="00F0557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空运：</w:t>
      </w:r>
      <w:r w:rsidR="000C484C">
        <w:rPr>
          <w:rFonts w:ascii="宋体" w:eastAsia="宋体" w:hAnsi="宋体" w:hint="eastAsia"/>
        </w:rPr>
        <w:t>Invoice Type 选择“DGR”,</w:t>
      </w:r>
      <w:r w:rsidRPr="00F0557E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Pr</w:t>
      </w:r>
      <w:r>
        <w:rPr>
          <w:rFonts w:ascii="宋体" w:eastAsia="宋体" w:hAnsi="宋体" w:hint="eastAsia"/>
        </w:rPr>
        <w:t>e-alert creation 输入</w:t>
      </w:r>
      <w:commentRangeStart w:id="35"/>
      <w:commentRangeStart w:id="36"/>
      <w:r w:rsidRPr="00227976">
        <w:rPr>
          <w:rFonts w:ascii="宋体" w:eastAsia="宋体" w:hAnsi="宋体" w:hint="eastAsia"/>
          <w:highlight w:val="yellow"/>
        </w:rPr>
        <w:t>当天</w:t>
      </w:r>
      <w:commentRangeEnd w:id="35"/>
      <w:r w:rsidR="009B3D1E">
        <w:rPr>
          <w:rStyle w:val="af0"/>
          <w:rFonts w:ascii="宋体" w:eastAsia="宋体" w:hAnsi="宋体" w:hint="eastAsia"/>
          <w:sz w:val="24"/>
          <w:szCs w:val="24"/>
        </w:rPr>
        <w:commentReference w:id="35"/>
      </w:r>
      <w:commentRangeEnd w:id="36"/>
      <w:r>
        <w:rPr>
          <w:rStyle w:val="af0"/>
          <w:rFonts w:ascii="宋体" w:eastAsia="宋体" w:hAnsi="宋体" w:hint="eastAsia"/>
          <w:sz w:val="24"/>
          <w:szCs w:val="24"/>
        </w:rPr>
        <w:commentReference w:id="36"/>
      </w:r>
      <w:r>
        <w:rPr>
          <w:rFonts w:ascii="宋体" w:eastAsia="宋体" w:hAnsi="宋体" w:hint="eastAsia"/>
        </w:rPr>
        <w:t>日期，</w:t>
      </w:r>
    </w:p>
    <w:p w14:paraId="780AAD25" w14:textId="1105CFF5" w:rsidR="007A4D93" w:rsidRDefault="00F0557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海运：</w:t>
      </w:r>
      <w:r w:rsidR="00614EE1">
        <w:rPr>
          <w:rFonts w:ascii="宋体" w:eastAsia="宋体" w:hAnsi="宋体" w:hint="eastAsia"/>
        </w:rPr>
        <w:t>Invoice Type 选择“Sea”,</w:t>
      </w:r>
      <w:r w:rsidR="00614EE1" w:rsidRPr="00F0557E">
        <w:rPr>
          <w:rFonts w:ascii="宋体" w:eastAsia="宋体" w:hAnsi="宋体"/>
        </w:rPr>
        <w:t xml:space="preserve"> </w:t>
      </w:r>
      <w:r w:rsidR="00614EE1">
        <w:rPr>
          <w:rFonts w:ascii="宋体" w:eastAsia="宋体" w:hAnsi="宋体" w:hint="eastAsia"/>
        </w:rPr>
        <w:t>PDC选择四个Hazmat库房</w:t>
      </w:r>
      <w:ins w:id="37" w:author="Ji, Scarlett Qing" w:date="2026-09-19T22:57:00Z" w16du:dateUtc="2026-09-19T14:57:00Z">
        <w:r w:rsidR="00DC3C4C">
          <w:rPr>
            <w:rFonts w:ascii="宋体" w:eastAsia="宋体" w:hAnsi="宋体" w:hint="eastAsia"/>
          </w:rPr>
          <w:t xml:space="preserve">（分别是：South 3PL/West </w:t>
        </w:r>
      </w:ins>
      <w:ins w:id="38" w:author="Ji, Scarlett Qing" w:date="2026-09-19T22:58:00Z" w16du:dateUtc="2026-09-19T14:58:00Z">
        <w:r w:rsidR="00DC3C4C">
          <w:rPr>
            <w:rFonts w:ascii="宋体" w:eastAsia="宋体" w:hAnsi="宋体" w:hint="eastAsia"/>
          </w:rPr>
          <w:t>3PL/North 3PL/East 3PL）</w:t>
        </w:r>
      </w:ins>
      <w:r w:rsidR="00614EE1"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Pr</w:t>
      </w:r>
      <w:r>
        <w:rPr>
          <w:rFonts w:ascii="宋体" w:eastAsia="宋体" w:hAnsi="宋体" w:hint="eastAsia"/>
        </w:rPr>
        <w:t>e-alert creation输入</w:t>
      </w:r>
      <w:commentRangeStart w:id="39"/>
      <w:commentRangeStart w:id="40"/>
      <w:r w:rsidRPr="00227976">
        <w:rPr>
          <w:rFonts w:ascii="宋体" w:eastAsia="宋体" w:hAnsi="宋体" w:hint="eastAsia"/>
          <w:highlight w:val="yellow"/>
        </w:rPr>
        <w:t>上周一和上周日</w:t>
      </w:r>
      <w:commentRangeEnd w:id="39"/>
      <w:r w:rsidR="00FA5F83">
        <w:rPr>
          <w:rStyle w:val="af0"/>
          <w:rFonts w:ascii="宋体" w:eastAsia="宋体" w:hAnsi="宋体" w:hint="eastAsia"/>
          <w:sz w:val="24"/>
          <w:szCs w:val="24"/>
        </w:rPr>
        <w:commentReference w:id="39"/>
      </w:r>
      <w:commentRangeEnd w:id="40"/>
      <w:r>
        <w:rPr>
          <w:rStyle w:val="af0"/>
          <w:rFonts w:ascii="宋体" w:eastAsia="宋体" w:hAnsi="宋体" w:hint="eastAsia"/>
          <w:sz w:val="24"/>
          <w:szCs w:val="24"/>
        </w:rPr>
        <w:commentReference w:id="40"/>
      </w:r>
      <w:r>
        <w:rPr>
          <w:rFonts w:ascii="宋体" w:eastAsia="宋体" w:hAnsi="宋体" w:hint="eastAsia"/>
        </w:rPr>
        <w:t>的日期</w:t>
      </w:r>
    </w:p>
    <w:p w14:paraId="2EF39028" w14:textId="600DE1F8" w:rsidR="003642CD" w:rsidDel="00E42266" w:rsidRDefault="00495910">
      <w:pPr>
        <w:rPr>
          <w:del w:id="41" w:author="Ji, Scarlett Qing" w:date="2026-09-15T16:39:00Z" w16du:dateUtc="2026-09-15T08:39:00Z"/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</w:t>
      </w:r>
      <w:r w:rsidRPr="00495910">
        <w:rPr>
          <w:rFonts w:ascii="宋体" w:eastAsia="宋体" w:hAnsi="宋体" w:hint="eastAsia"/>
        </w:rPr>
        <w:t>需要</w:t>
      </w:r>
      <w:r w:rsidR="00D0460B" w:rsidRPr="00495910">
        <w:rPr>
          <w:rFonts w:ascii="宋体" w:eastAsia="宋体" w:hAnsi="宋体" w:hint="eastAsia"/>
        </w:rPr>
        <w:t>开设一个可以手动trigger运行的功能</w:t>
      </w:r>
      <w:r>
        <w:rPr>
          <w:rFonts w:ascii="宋体" w:eastAsia="宋体" w:hAnsi="宋体" w:hint="eastAsia"/>
        </w:rPr>
        <w:t>）</w:t>
      </w:r>
      <w:r w:rsidR="00D0460B" w:rsidRPr="00495910">
        <w:rPr>
          <w:rFonts w:ascii="宋体" w:eastAsia="宋体" w:hAnsi="宋体" w:hint="eastAsia"/>
        </w:rPr>
        <w:t>。</w:t>
      </w:r>
    </w:p>
    <w:p w14:paraId="2368B75B" w14:textId="77777777" w:rsidR="00E42266" w:rsidRPr="00E42266" w:rsidRDefault="00E42266" w:rsidP="00E42266">
      <w:pPr>
        <w:spacing w:after="0" w:line="240" w:lineRule="auto"/>
        <w:rPr>
          <w:ins w:id="42" w:author="Ji, Scarlett Qing" w:date="2026-09-20T10:41:00Z" w16du:dateUtc="2026-09-20T02:41:00Z"/>
          <w:rFonts w:ascii="宋体" w:eastAsia="宋体" w:hAnsi="宋体" w:cs="宋体" w:hint="eastAsia"/>
          <w:kern w:val="0"/>
          <w14:ligatures w14:val="none"/>
        </w:rPr>
      </w:pPr>
      <w:ins w:id="43" w:author="Ji, Scarlett Qing" w:date="2026-09-20T10:41:00Z" w16du:dateUtc="2026-09-20T02:41:00Z">
        <w:r w:rsidRPr="00E42266">
          <w:rPr>
            <w:rFonts w:ascii="宋体" w:eastAsia="宋体" w:hAnsi="宋体" w:cs="宋体"/>
            <w:kern w:val="0"/>
            <w14:ligatures w14:val="none"/>
          </w:rPr>
          <w:t>Portal上执行的任务状态有三种：成功，失败，执行中。</w:t>
        </w:r>
      </w:ins>
    </w:p>
    <w:p w14:paraId="26F6C2CD" w14:textId="77777777" w:rsidR="00E42266" w:rsidRPr="00E42266" w:rsidRDefault="00E42266">
      <w:pPr>
        <w:rPr>
          <w:ins w:id="44" w:author="Ji, Scarlett Qing" w:date="2026-09-20T10:41:00Z" w16du:dateUtc="2026-09-20T02:41:00Z"/>
          <w:rFonts w:ascii="宋体" w:eastAsia="宋体" w:hAnsi="宋体" w:hint="eastAsia"/>
        </w:rPr>
      </w:pPr>
    </w:p>
    <w:p w14:paraId="1830881C" w14:textId="4F9E55F8" w:rsidR="001F3188" w:rsidRDefault="004D6FF1">
      <w:pPr>
        <w:rPr>
          <w:ins w:id="45" w:author="Ji, Scarlett Qing" w:date="2026-09-20T10:41:00Z" w16du:dateUtc="2026-09-20T02:41:00Z"/>
          <w:rFonts w:ascii="宋体" w:eastAsia="宋体" w:hAnsi="宋体" w:hint="eastAsia"/>
        </w:rPr>
      </w:pPr>
      <w:ins w:id="46" w:author="Ji, Scarlett Qing" w:date="2026-09-20T10:13:00Z" w16du:dateUtc="2026-09-20T02:13:00Z">
        <w:r>
          <w:rPr>
            <w:rFonts w:ascii="宋体" w:eastAsia="宋体" w:hAnsi="宋体" w:hint="eastAsia"/>
          </w:rPr>
          <w:lastRenderedPageBreak/>
          <w:t>Portal前端会显示失败的任务，业务老师可以</w:t>
        </w:r>
      </w:ins>
      <w:ins w:id="47" w:author="Ji, Scarlett Qing" w:date="2026-09-20T10:17:00Z" w16du:dateUtc="2026-09-20T02:17:00Z">
        <w:r w:rsidR="00D518B9">
          <w:rPr>
            <w:rFonts w:ascii="宋体" w:eastAsia="宋体" w:hAnsi="宋体" w:hint="eastAsia"/>
          </w:rPr>
          <w:t>在IES修正数据</w:t>
        </w:r>
        <w:r w:rsidR="002F4066">
          <w:rPr>
            <w:rFonts w:ascii="宋体" w:eastAsia="宋体" w:hAnsi="宋体" w:hint="eastAsia"/>
          </w:rPr>
          <w:t>后，</w:t>
        </w:r>
      </w:ins>
      <w:ins w:id="48" w:author="Ji, Scarlett Qing" w:date="2026-09-20T10:18:00Z" w16du:dateUtc="2026-09-20T02:18:00Z">
        <w:r w:rsidR="007B270B">
          <w:rPr>
            <w:rFonts w:ascii="宋体" w:eastAsia="宋体" w:hAnsi="宋体" w:hint="eastAsia"/>
          </w:rPr>
          <w:t>根据分单号或Pre-alert creation日期进行批量查询和筛选</w:t>
        </w:r>
      </w:ins>
      <w:ins w:id="49" w:author="Ji, Scarlett Qing" w:date="2026-09-20T18:00:00Z" w16du:dateUtc="2026-09-20T10:00:00Z">
        <w:r w:rsidR="00C5518A">
          <w:rPr>
            <w:rFonts w:ascii="宋体" w:eastAsia="宋体" w:hAnsi="宋体" w:hint="eastAsia"/>
          </w:rPr>
          <w:t>并重新提交</w:t>
        </w:r>
        <w:r w:rsidR="004918B7">
          <w:rPr>
            <w:rFonts w:ascii="宋体" w:eastAsia="宋体" w:hAnsi="宋体" w:hint="eastAsia"/>
          </w:rPr>
          <w:t>后，</w:t>
        </w:r>
      </w:ins>
      <w:ins w:id="50" w:author="Ji, Scarlett Qing" w:date="2026-09-20T17:54:00Z" w16du:dateUtc="2026-09-20T09:54:00Z">
        <w:r w:rsidR="00246EAA">
          <w:rPr>
            <w:rFonts w:ascii="宋体" w:eastAsia="宋体" w:hAnsi="宋体" w:hint="eastAsia"/>
          </w:rPr>
          <w:t>会</w:t>
        </w:r>
        <w:r w:rsidR="00842AEC">
          <w:rPr>
            <w:rFonts w:ascii="宋体" w:eastAsia="宋体" w:hAnsi="宋体" w:hint="eastAsia"/>
          </w:rPr>
          <w:t>和</w:t>
        </w:r>
      </w:ins>
      <w:ins w:id="51" w:author="Ji, Scarlett Qing" w:date="2026-09-20T19:35:00Z" w16du:dateUtc="2026-09-20T11:35:00Z">
        <w:r w:rsidR="00281A39">
          <w:rPr>
            <w:rFonts w:ascii="宋体" w:eastAsia="宋体" w:hAnsi="宋体" w:hint="eastAsia"/>
          </w:rPr>
          <w:t>下一次</w:t>
        </w:r>
      </w:ins>
      <w:ins w:id="52" w:author="Ji, Scarlett Qing" w:date="2026-09-20T17:54:00Z" w16du:dateUtc="2026-09-20T09:54:00Z">
        <w:r w:rsidR="00842AEC">
          <w:rPr>
            <w:rFonts w:ascii="宋体" w:eastAsia="宋体" w:hAnsi="宋体" w:hint="eastAsia"/>
          </w:rPr>
          <w:t>定时任务一起</w:t>
        </w:r>
      </w:ins>
      <w:ins w:id="53" w:author="Ji, Scarlett Qing" w:date="2026-09-20T10:17:00Z" w16du:dateUtc="2026-09-20T02:17:00Z">
        <w:r w:rsidR="002F4066">
          <w:rPr>
            <w:rFonts w:ascii="宋体" w:eastAsia="宋体" w:hAnsi="宋体" w:hint="eastAsia"/>
          </w:rPr>
          <w:t>运行。</w:t>
        </w:r>
      </w:ins>
    </w:p>
    <w:p w14:paraId="61E44401" w14:textId="77777777" w:rsidR="00256DE0" w:rsidRDefault="00256DE0">
      <w:pPr>
        <w:rPr>
          <w:ins w:id="54" w:author="Ji, Scarlett Qing" w:date="2026-09-20T10:41:00Z" w16du:dateUtc="2026-09-20T02:41:00Z"/>
          <w:rFonts w:ascii="宋体" w:eastAsia="宋体" w:hAnsi="宋体" w:hint="eastAsia"/>
        </w:rPr>
      </w:pPr>
    </w:p>
    <w:p w14:paraId="22F13EB1" w14:textId="70DFB82B" w:rsidR="00256DE0" w:rsidRDefault="00256DE0">
      <w:pPr>
        <w:rPr>
          <w:ins w:id="55" w:author="Ji, Scarlett Qing" w:date="2026-09-20T10:41:00Z" w16du:dateUtc="2026-09-20T02:41:00Z"/>
        </w:rPr>
      </w:pPr>
      <w:ins w:id="56" w:author="Ji, Scarlett Qing" w:date="2026-09-20T10:41:00Z" w16du:dateUtc="2026-09-20T02:41:00Z">
        <w:r>
          <w:t>对于任务长时间执行中的状态，德勤在开发</w:t>
        </w:r>
        <w:r>
          <w:t>/</w:t>
        </w:r>
        <w:r>
          <w:t>联调阶段如果遇到此情况，会增加业务用户新权限：停止此状态，并可手工再重新触发任务运行。</w:t>
        </w:r>
      </w:ins>
    </w:p>
    <w:p w14:paraId="6A2628D0" w14:textId="77777777" w:rsidR="00256DE0" w:rsidRPr="00256DE0" w:rsidRDefault="00256DE0" w:rsidP="00256DE0">
      <w:pPr>
        <w:spacing w:after="0" w:line="240" w:lineRule="auto"/>
        <w:rPr>
          <w:ins w:id="57" w:author="Ji, Scarlett Qing" w:date="2026-09-20T10:41:00Z" w16du:dateUtc="2026-09-20T02:41:00Z"/>
          <w:rFonts w:ascii="宋体" w:eastAsia="宋体" w:hAnsi="宋体" w:cs="宋体" w:hint="eastAsia"/>
          <w:kern w:val="0"/>
          <w14:ligatures w14:val="none"/>
        </w:rPr>
      </w:pPr>
      <w:ins w:id="58" w:author="Ji, Scarlett Qing" w:date="2026-09-20T10:41:00Z" w16du:dateUtc="2026-09-20T02:41:00Z">
        <w:r w:rsidRPr="00256DE0">
          <w:rPr>
            <w:rFonts w:ascii="宋体" w:eastAsia="宋体" w:hAnsi="宋体" w:cs="宋体"/>
            <w:kern w:val="0"/>
            <w14:ligatures w14:val="none"/>
          </w:rPr>
          <w:t>目前数据出错场景：document缺失，UN标识改变，主数据变化，运单号改变</w:t>
        </w:r>
      </w:ins>
    </w:p>
    <w:p w14:paraId="2C78CF93" w14:textId="77777777" w:rsidR="00256DE0" w:rsidRPr="00256DE0" w:rsidRDefault="00256DE0">
      <w:pPr>
        <w:rPr>
          <w:ins w:id="59" w:author="Ji, Scarlett Qing" w:date="2026-09-20T10:13:00Z" w16du:dateUtc="2026-09-20T02:13:00Z"/>
          <w:rFonts w:ascii="宋体" w:eastAsia="宋体" w:hAnsi="宋体" w:hint="eastAsia"/>
        </w:rPr>
      </w:pPr>
    </w:p>
    <w:p w14:paraId="4C1EFD14" w14:textId="5677F88A" w:rsidR="000C484C" w:rsidRDefault="000C484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点击“确定”进行筛选，</w:t>
      </w:r>
      <w:r w:rsidR="00614EE1">
        <w:rPr>
          <w:rFonts w:ascii="宋体" w:eastAsia="宋体" w:hAnsi="宋体" w:hint="eastAsia"/>
        </w:rPr>
        <w:t>点击“</w:t>
      </w:r>
      <w:r>
        <w:rPr>
          <w:rFonts w:ascii="宋体" w:eastAsia="宋体" w:hAnsi="宋体" w:hint="eastAsia"/>
        </w:rPr>
        <w:t>导出</w:t>
      </w:r>
      <w:r w:rsidR="00614EE1">
        <w:rPr>
          <w:rFonts w:ascii="宋体" w:eastAsia="宋体" w:hAnsi="宋体" w:hint="eastAsia"/>
        </w:rPr>
        <w:t>”，选择“批量导出”</w:t>
      </w:r>
      <w:r>
        <w:rPr>
          <w:rFonts w:ascii="宋体" w:eastAsia="宋体" w:hAnsi="宋体" w:hint="eastAsia"/>
        </w:rPr>
        <w:t>。</w:t>
      </w:r>
    </w:p>
    <w:p w14:paraId="26C9564E" w14:textId="77777777" w:rsidR="00614EE1" w:rsidRDefault="000C484C" w:rsidP="000C484C">
      <w:pPr>
        <w:rPr>
          <w:rFonts w:ascii="宋体" w:eastAsia="宋体" w:hAnsi="宋体" w:hint="eastAsia"/>
        </w:rPr>
      </w:pPr>
      <w:r w:rsidRPr="000C484C">
        <w:rPr>
          <w:rFonts w:ascii="宋体" w:eastAsia="宋体" w:hAnsi="宋体"/>
          <w:noProof/>
        </w:rPr>
        <w:drawing>
          <wp:inline distT="0" distB="0" distL="0" distR="0" wp14:anchorId="0C77CB9D" wp14:editId="0EB19B95">
            <wp:extent cx="5486400" cy="2903220"/>
            <wp:effectExtent l="0" t="0" r="0" b="0"/>
            <wp:docPr id="149868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8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C1CA" w14:textId="4FAF14CB" w:rsidR="00614EE1" w:rsidRDefault="00614EE1" w:rsidP="000C484C">
      <w:pPr>
        <w:rPr>
          <w:rFonts w:ascii="宋体" w:eastAsia="宋体" w:hAnsi="宋体" w:hint="eastAsia"/>
        </w:rPr>
      </w:pPr>
      <w:r w:rsidRPr="00614EE1">
        <w:rPr>
          <w:rFonts w:ascii="宋体" w:eastAsia="宋体" w:hAnsi="宋体"/>
          <w:noProof/>
        </w:rPr>
        <w:lastRenderedPageBreak/>
        <w:drawing>
          <wp:inline distT="0" distB="0" distL="0" distR="0" wp14:anchorId="0ABD9940" wp14:editId="354F1C52">
            <wp:extent cx="5486400" cy="2878455"/>
            <wp:effectExtent l="0" t="0" r="0" b="0"/>
            <wp:docPr id="11070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79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25DE" w14:textId="3D8447AA" w:rsidR="00A04C7E" w:rsidRDefault="000C484C" w:rsidP="00A04C7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</w:t>
      </w:r>
      <w:commentRangeStart w:id="60"/>
      <w:commentRangeStart w:id="61"/>
      <w:r w:rsidRPr="00146E45">
        <w:rPr>
          <w:rFonts w:ascii="宋体" w:eastAsia="宋体" w:hAnsi="宋体" w:hint="eastAsia"/>
          <w:highlight w:val="yellow"/>
        </w:rPr>
        <w:t>导出清单</w:t>
      </w:r>
      <w:commentRangeEnd w:id="60"/>
      <w:r w:rsidR="00B430A0">
        <w:rPr>
          <w:rStyle w:val="af0"/>
          <w:rFonts w:ascii="宋体" w:eastAsia="宋体" w:hAnsi="宋体" w:hint="eastAsia"/>
          <w:sz w:val="24"/>
          <w:szCs w:val="24"/>
        </w:rPr>
        <w:commentReference w:id="60"/>
      </w:r>
      <w:commentRangeEnd w:id="61"/>
      <w:r w:rsidR="005236E5">
        <w:rPr>
          <w:rStyle w:val="af0"/>
          <w:rFonts w:ascii="宋体" w:eastAsia="宋体" w:hAnsi="宋体" w:hint="eastAsia"/>
          <w:sz w:val="24"/>
          <w:szCs w:val="24"/>
        </w:rPr>
        <w:commentReference w:id="61"/>
      </w:r>
      <w:r>
        <w:rPr>
          <w:rFonts w:ascii="宋体" w:eastAsia="宋体" w:hAnsi="宋体" w:hint="eastAsia"/>
        </w:rPr>
        <w:t>中选取“</w:t>
      </w:r>
      <w:r w:rsidRPr="000C484C">
        <w:rPr>
          <w:rFonts w:ascii="宋体" w:eastAsia="宋体" w:hAnsi="宋体"/>
        </w:rPr>
        <w:t>HAWB/BL NO</w:t>
      </w:r>
      <w:r>
        <w:rPr>
          <w:rFonts w:ascii="宋体" w:eastAsia="宋体" w:hAnsi="宋体" w:hint="eastAsia"/>
        </w:rPr>
        <w:t>”列的所有分单号，在IES+的发票界面，批量输入选中的分单号，点击确定，</w:t>
      </w:r>
      <w:commentRangeStart w:id="62"/>
      <w:r>
        <w:rPr>
          <w:rFonts w:ascii="宋体" w:eastAsia="宋体" w:hAnsi="宋体" w:hint="eastAsia"/>
        </w:rPr>
        <w:t>导出</w:t>
      </w:r>
      <w:r w:rsidRPr="00146E45">
        <w:rPr>
          <w:rFonts w:ascii="宋体" w:eastAsia="宋体" w:hAnsi="宋体" w:hint="eastAsia"/>
          <w:highlight w:val="yellow"/>
        </w:rPr>
        <w:t>part list</w:t>
      </w:r>
      <w:commentRangeEnd w:id="62"/>
      <w:r w:rsidR="00146E45">
        <w:rPr>
          <w:rStyle w:val="af0"/>
          <w:rFonts w:ascii="宋体" w:eastAsia="宋体" w:hAnsi="宋体" w:hint="eastAsia"/>
          <w:sz w:val="24"/>
          <w:szCs w:val="24"/>
        </w:rPr>
        <w:commentReference w:id="62"/>
      </w:r>
      <w:r w:rsidR="00A04C7E">
        <w:rPr>
          <w:rFonts w:ascii="宋体" w:eastAsia="宋体" w:hAnsi="宋体" w:hint="eastAsia"/>
        </w:rPr>
        <w:t>，并在最后一列AR列添加一列信息，命名为：“核查</w:t>
      </w:r>
      <w:r w:rsidR="00A04C7E" w:rsidRPr="00D0460B">
        <w:rPr>
          <w:rFonts w:ascii="宋体" w:eastAsia="宋体" w:hAnsi="宋体"/>
        </w:rPr>
        <w:t>是否需要制作托运清单</w:t>
      </w:r>
      <w:r w:rsidR="00A04C7E">
        <w:rPr>
          <w:rFonts w:ascii="宋体" w:eastAsia="宋体" w:hAnsi="宋体" w:hint="eastAsia"/>
        </w:rPr>
        <w:t>”。</w:t>
      </w:r>
    </w:p>
    <w:p w14:paraId="72E20158" w14:textId="618253CB" w:rsidR="000C484C" w:rsidRDefault="005D7D49" w:rsidP="000C484C">
      <w:pPr>
        <w:rPr>
          <w:ins w:id="63" w:author="Ji, Scarlett Qing" w:date="2026-09-15T17:38:00Z" w16du:dateUtc="2026-09-15T09:38:00Z"/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ins w:id="64" w:author="Ji, Scarlett Qing" w:date="2026-09-15T17:37:00Z" w16du:dateUtc="2026-09-15T09:37:00Z">
        <w:r w:rsidR="00AA456F">
          <w:rPr>
            <w:rFonts w:ascii="宋体" w:eastAsia="宋体" w:hAnsi="宋体" w:hint="eastAsia"/>
          </w:rPr>
          <w:object w:dxaOrig="1127" w:dyaOrig="787" w14:anchorId="0EC546D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57.7pt;height:40.45pt" o:ole="">
              <v:imagedata r:id="rId14" o:title=""/>
            </v:shape>
            <o:OLEObject Type="Embed" ProgID="Excel.Sheet.12" ShapeID="_x0000_i1025" DrawAspect="Icon" ObjectID="_1854604195" r:id="rId15"/>
          </w:object>
        </w:r>
      </w:ins>
      <w:ins w:id="65" w:author="Ji, Scarlett Qing" w:date="2026-09-15T17:43:00Z" w16du:dateUtc="2026-09-15T09:43:00Z">
        <w:r w:rsidR="00B5734C">
          <w:rPr>
            <w:rFonts w:ascii="宋体" w:eastAsia="宋体" w:hAnsi="宋体" w:hint="eastAsia"/>
          </w:rPr>
          <w:object w:dxaOrig="1517" w:dyaOrig="1058" w14:anchorId="5F3B96E3">
            <v:shape id="_x0000_i1026" type="#_x0000_t75" style="width:77.95pt;height:54.15pt" o:ole="">
              <v:imagedata r:id="rId16" o:title=""/>
            </v:shape>
            <o:OLEObject Type="Embed" ProgID="Excel.Sheet.12" ShapeID="_x0000_i1026" DrawAspect="Icon" ObjectID="_1854604196" r:id="rId17"/>
          </w:object>
        </w:r>
      </w:ins>
    </w:p>
    <w:p w14:paraId="4088D21F" w14:textId="46B5C7A5" w:rsidR="000B74B5" w:rsidRDefault="000B74B5" w:rsidP="000C484C">
      <w:pPr>
        <w:rPr>
          <w:rFonts w:ascii="宋体" w:eastAsia="宋体" w:hAnsi="宋体" w:hint="eastAsia"/>
        </w:rPr>
      </w:pPr>
      <w:ins w:id="66" w:author="Ji, Scarlett Qing" w:date="2026-09-15T17:38:00Z" w16du:dateUtc="2026-09-15T09:38:00Z">
        <w:r>
          <w:rPr>
            <w:noProof/>
          </w:rPr>
          <w:lastRenderedPageBreak/>
          <w:drawing>
            <wp:inline distT="0" distB="0" distL="0" distR="0" wp14:anchorId="46B8EBF8" wp14:editId="011B369E">
              <wp:extent cx="5486400" cy="3869055"/>
              <wp:effectExtent l="0" t="0" r="0" b="0"/>
              <wp:docPr id="341910746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1910746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3869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4352942" w14:textId="259B66D1" w:rsidR="009873D6" w:rsidRDefault="009873D6" w:rsidP="000C484C">
      <w:pPr>
        <w:rPr>
          <w:rFonts w:ascii="宋体" w:eastAsia="宋体" w:hAnsi="宋体" w:hint="eastAsia"/>
        </w:rPr>
      </w:pPr>
      <w:r w:rsidRPr="009873D6">
        <w:rPr>
          <w:rFonts w:ascii="宋体" w:eastAsia="宋体" w:hAnsi="宋体"/>
          <w:noProof/>
        </w:rPr>
        <w:drawing>
          <wp:inline distT="0" distB="0" distL="0" distR="0" wp14:anchorId="55C41413" wp14:editId="5FD334C2">
            <wp:extent cx="5486400" cy="2705735"/>
            <wp:effectExtent l="0" t="0" r="0" b="0"/>
            <wp:docPr id="16722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18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F1E3" w14:textId="4B608C84" w:rsidR="009873D6" w:rsidRDefault="009873D6" w:rsidP="009873D6">
      <w:pPr>
        <w:rPr>
          <w:ins w:id="67" w:author="Ji, Scarlett Qing" w:date="2026-09-17T23:57:00Z" w16du:dateUtc="2026-09-17T15:57:00Z"/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</w:t>
      </w:r>
      <w:r w:rsidR="00A04C7E">
        <w:rPr>
          <w:rFonts w:ascii="宋体" w:eastAsia="宋体" w:hAnsi="宋体" w:hint="eastAsia"/>
        </w:rPr>
        <w:t>将Part 清单中AN列的UN number列转换为数值格式，按照UN number</w:t>
      </w:r>
      <w:r>
        <w:rPr>
          <w:rFonts w:ascii="宋体" w:eastAsia="宋体" w:hAnsi="宋体" w:hint="eastAsia"/>
        </w:rPr>
        <w:t>去Data base中的“</w:t>
      </w:r>
      <w:commentRangeStart w:id="68"/>
      <w:commentRangeStart w:id="69"/>
      <w:r w:rsidRPr="00C8753D">
        <w:rPr>
          <w:rFonts w:ascii="宋体" w:eastAsia="宋体" w:hAnsi="宋体"/>
        </w:rPr>
        <w:t>附表4：</w:t>
      </w:r>
      <w:r w:rsidRPr="00C8753D">
        <w:rPr>
          <w:rFonts w:ascii="宋体" w:eastAsia="宋体" w:hAnsi="宋体" w:hint="eastAsia"/>
        </w:rPr>
        <w:t>T</w:t>
      </w:r>
      <w:r w:rsidRPr="00C8753D">
        <w:rPr>
          <w:rFonts w:ascii="宋体" w:eastAsia="宋体" w:hAnsi="宋体"/>
        </w:rPr>
        <w:t>ransport name</w:t>
      </w:r>
      <w:r>
        <w:rPr>
          <w:rFonts w:ascii="宋体" w:eastAsia="宋体" w:hAnsi="宋体" w:hint="eastAsia"/>
        </w:rPr>
        <w:t>”进行查询</w:t>
      </w:r>
      <w:commentRangeEnd w:id="68"/>
      <w:r>
        <w:rPr>
          <w:rStyle w:val="af0"/>
          <w:rFonts w:ascii="宋体" w:eastAsia="宋体" w:hAnsi="宋体" w:hint="eastAsia"/>
          <w:sz w:val="24"/>
          <w:szCs w:val="24"/>
        </w:rPr>
        <w:commentReference w:id="68"/>
      </w:r>
      <w:commentRangeEnd w:id="69"/>
      <w:r>
        <w:rPr>
          <w:rStyle w:val="af0"/>
          <w:rFonts w:ascii="宋体" w:eastAsia="宋体" w:hAnsi="宋体" w:hint="eastAsia"/>
          <w:sz w:val="24"/>
          <w:szCs w:val="24"/>
        </w:rPr>
        <w:commentReference w:id="69"/>
      </w:r>
      <w:ins w:id="70" w:author="Ji, Scarlett Qing" w:date="2026-09-15T17:44:00Z" w16du:dateUtc="2026-09-15T09:44:00Z">
        <w:r w:rsidR="00B5734C">
          <w:rPr>
            <w:rFonts w:ascii="宋体" w:eastAsia="宋体" w:hAnsi="宋体" w:hint="eastAsia"/>
          </w:rPr>
          <w:t>（需配置化）</w:t>
        </w:r>
      </w:ins>
      <w:r>
        <w:rPr>
          <w:rFonts w:ascii="宋体" w:eastAsia="宋体" w:hAnsi="宋体" w:hint="eastAsia"/>
        </w:rPr>
        <w:t>，获取D</w:t>
      </w:r>
      <w:r w:rsidR="000039B0">
        <w:rPr>
          <w:rFonts w:ascii="宋体" w:eastAsia="宋体" w:hAnsi="宋体" w:hint="eastAsia"/>
        </w:rPr>
        <w:t>ate base中</w:t>
      </w:r>
      <w:r w:rsidR="00D0460B">
        <w:rPr>
          <w:rFonts w:ascii="宋体" w:eastAsia="宋体" w:hAnsi="宋体" w:hint="eastAsia"/>
        </w:rPr>
        <w:t>I</w:t>
      </w:r>
      <w:r w:rsidR="000039B0">
        <w:rPr>
          <w:rFonts w:ascii="宋体" w:eastAsia="宋体" w:hAnsi="宋体" w:hint="eastAsia"/>
        </w:rPr>
        <w:t>列</w:t>
      </w:r>
      <w:r w:rsidR="00D0460B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“</w:t>
      </w:r>
      <w:r w:rsidR="00D0460B" w:rsidRPr="00D0460B">
        <w:rPr>
          <w:rFonts w:ascii="宋体" w:eastAsia="宋体" w:hAnsi="宋体"/>
        </w:rPr>
        <w:t>是否需要制作托运清单</w:t>
      </w:r>
      <w:r>
        <w:rPr>
          <w:rFonts w:ascii="宋体" w:eastAsia="宋体" w:hAnsi="宋体" w:hint="eastAsia"/>
        </w:rPr>
        <w:t>”</w:t>
      </w:r>
      <w:r w:rsidR="00D0460B">
        <w:rPr>
          <w:rFonts w:ascii="宋体" w:eastAsia="宋体" w:hAnsi="宋体" w:hint="eastAsia"/>
        </w:rPr>
        <w:t>的</w:t>
      </w:r>
      <w:r>
        <w:rPr>
          <w:rFonts w:ascii="宋体" w:eastAsia="宋体" w:hAnsi="宋体" w:hint="eastAsia"/>
        </w:rPr>
        <w:t>信息</w:t>
      </w:r>
      <w:r w:rsidR="000039B0">
        <w:rPr>
          <w:rFonts w:ascii="宋体" w:eastAsia="宋体" w:hAnsi="宋体" w:hint="eastAsia"/>
        </w:rPr>
        <w:t>，</w:t>
      </w:r>
      <w:r w:rsidR="00A04C7E">
        <w:rPr>
          <w:rFonts w:ascii="宋体" w:eastAsia="宋体" w:hAnsi="宋体" w:hint="eastAsia"/>
        </w:rPr>
        <w:t>填写在</w:t>
      </w:r>
      <w:r w:rsidR="000039B0">
        <w:rPr>
          <w:rFonts w:ascii="宋体" w:eastAsia="宋体" w:hAnsi="宋体" w:hint="eastAsia"/>
        </w:rPr>
        <w:t>part清单的最</w:t>
      </w:r>
      <w:r w:rsidR="00D0460B">
        <w:rPr>
          <w:rFonts w:ascii="宋体" w:eastAsia="宋体" w:hAnsi="宋体" w:hint="eastAsia"/>
        </w:rPr>
        <w:t>一</w:t>
      </w:r>
      <w:r w:rsidR="000039B0">
        <w:rPr>
          <w:rFonts w:ascii="宋体" w:eastAsia="宋体" w:hAnsi="宋体" w:hint="eastAsia"/>
        </w:rPr>
        <w:t>列</w:t>
      </w:r>
      <w:r w:rsidR="00D0460B">
        <w:rPr>
          <w:rFonts w:ascii="宋体" w:eastAsia="宋体" w:hAnsi="宋体" w:hint="eastAsia"/>
        </w:rPr>
        <w:t>AR列</w:t>
      </w:r>
      <w:r w:rsidR="00A04C7E">
        <w:rPr>
          <w:rFonts w:ascii="宋体" w:eastAsia="宋体" w:hAnsi="宋体" w:hint="eastAsia"/>
        </w:rPr>
        <w:t xml:space="preserve"> </w:t>
      </w:r>
      <w:r w:rsidR="00D0460B">
        <w:rPr>
          <w:rFonts w:ascii="宋体" w:eastAsia="宋体" w:hAnsi="宋体" w:hint="eastAsia"/>
        </w:rPr>
        <w:t>“核查</w:t>
      </w:r>
      <w:r w:rsidR="00D0460B" w:rsidRPr="00D0460B">
        <w:rPr>
          <w:rFonts w:ascii="宋体" w:eastAsia="宋体" w:hAnsi="宋体"/>
        </w:rPr>
        <w:t>是否需要制作托运清单</w:t>
      </w:r>
      <w:r w:rsidR="00D0460B">
        <w:rPr>
          <w:rFonts w:ascii="宋体" w:eastAsia="宋体" w:hAnsi="宋体" w:hint="eastAsia"/>
        </w:rPr>
        <w:t>”</w:t>
      </w:r>
    </w:p>
    <w:p w14:paraId="0D0FD8C1" w14:textId="5E8039A3" w:rsidR="00C514A1" w:rsidRDefault="00C514A1" w:rsidP="009873D6">
      <w:pPr>
        <w:rPr>
          <w:ins w:id="71" w:author="Ji, Scarlett Qing" w:date="2026-09-17T23:58:00Z" w16du:dateUtc="2026-09-17T15:58:00Z"/>
          <w:rFonts w:ascii="宋体" w:eastAsia="宋体" w:hAnsi="宋体" w:hint="eastAsia"/>
        </w:rPr>
      </w:pPr>
      <w:ins w:id="72" w:author="Ji, Scarlett Qing" w:date="2026-09-17T23:57:00Z" w16du:dateUtc="2026-09-17T15:57:00Z">
        <w:r>
          <w:rPr>
            <w:rFonts w:ascii="宋体" w:eastAsia="宋体" w:hAnsi="宋体" w:hint="eastAsia"/>
          </w:rPr>
          <w:t>若UN No.为空匹配结果会</w:t>
        </w:r>
      </w:ins>
      <w:ins w:id="73" w:author="Ji, Scarlett Qing" w:date="2026-09-17T23:58:00Z" w16du:dateUtc="2026-09-17T15:58:00Z">
        <w:r>
          <w:rPr>
            <w:rFonts w:ascii="宋体" w:eastAsia="宋体" w:hAnsi="宋体" w:hint="eastAsia"/>
          </w:rPr>
          <w:t>显示NA，则代表无需制作托运清单。</w:t>
        </w:r>
      </w:ins>
    </w:p>
    <w:p w14:paraId="64A06B73" w14:textId="039EE6B6" w:rsidR="00C514A1" w:rsidRDefault="00C514A1" w:rsidP="009873D6">
      <w:pPr>
        <w:rPr>
          <w:ins w:id="74" w:author="Ji, Scarlett Qing" w:date="2026-09-15T23:07:00Z" w16du:dateUtc="2026-09-15T15:07:00Z"/>
          <w:rFonts w:ascii="宋体" w:eastAsia="宋体" w:hAnsi="宋体" w:hint="eastAsia"/>
        </w:rPr>
      </w:pPr>
      <w:ins w:id="75" w:author="Ji, Scarlett Qing" w:date="2026-09-17T23:58:00Z" w16du:dateUtc="2026-09-17T15:58:00Z">
        <w:r>
          <w:rPr>
            <w:rFonts w:ascii="宋体" w:eastAsia="宋体" w:hAnsi="宋体" w:hint="eastAsia"/>
          </w:rPr>
          <w:lastRenderedPageBreak/>
          <w:t>若UN No.为</w:t>
        </w:r>
        <w:r w:rsidR="00A13715">
          <w:rPr>
            <w:rFonts w:ascii="宋体" w:eastAsia="宋体" w:hAnsi="宋体" w:hint="eastAsia"/>
          </w:rPr>
          <w:t>SET</w:t>
        </w:r>
      </w:ins>
      <w:ins w:id="76" w:author="Ji, Scarlett Qing" w:date="2026-09-17T23:59:00Z" w16du:dateUtc="2026-09-17T15:59:00Z">
        <w:r w:rsidR="00BB3E53">
          <w:rPr>
            <w:rFonts w:ascii="宋体" w:eastAsia="宋体" w:hAnsi="宋体" w:hint="eastAsia"/>
          </w:rPr>
          <w:t>会得到匹配结果为Y，则需要</w:t>
        </w:r>
      </w:ins>
      <w:ins w:id="77" w:author="Ji, Scarlett Qing" w:date="2026-09-18T00:00:00Z" w16du:dateUtc="2026-09-17T16:00:00Z">
        <w:r w:rsidR="008361D8">
          <w:rPr>
            <w:rFonts w:ascii="宋体" w:eastAsia="宋体" w:hAnsi="宋体" w:hint="eastAsia"/>
          </w:rPr>
          <w:t>正常按照“Y”的逻辑制作托运清单。</w:t>
        </w:r>
      </w:ins>
    </w:p>
    <w:p w14:paraId="5E04E906" w14:textId="5E623620" w:rsidR="00E96B24" w:rsidRPr="00E96B24" w:rsidRDefault="006A1CF8" w:rsidP="009873D6">
      <w:pPr>
        <w:rPr>
          <w:rFonts w:ascii="宋体" w:eastAsia="宋体" w:hAnsi="宋体" w:hint="eastAsia"/>
        </w:rPr>
      </w:pPr>
      <w:del w:id="78" w:author="Ji, Scarlett Qing" w:date="2026-09-20T19:26:00Z" w16du:dateUtc="2026-09-20T11:26:00Z">
        <w:r w:rsidDel="009E7FC9">
          <w:rPr>
            <w:rFonts w:ascii="宋体" w:eastAsia="宋体" w:hAnsi="宋体" w:hint="eastAsia"/>
          </w:rPr>
          <w:fldChar w:fldCharType="begin"/>
        </w:r>
        <w:r w:rsidDel="009E7FC9">
          <w:rPr>
            <w:rFonts w:ascii="宋体" w:eastAsia="宋体" w:hAnsi="宋体" w:hint="eastAsia"/>
          </w:rPr>
          <w:fldChar w:fldCharType="separate"/>
        </w:r>
        <w:r w:rsidDel="009E7FC9">
          <w:rPr>
            <w:rFonts w:ascii="宋体" w:eastAsia="宋体" w:hAnsi="宋体" w:hint="eastAsia"/>
          </w:rPr>
          <w:fldChar w:fldCharType="end"/>
        </w:r>
      </w:del>
    </w:p>
    <w:p w14:paraId="3D0A54A5" w14:textId="422B6B4E" w:rsidR="00B42C79" w:rsidRPr="00F0557E" w:rsidRDefault="009873D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4.</w:t>
      </w:r>
      <w:r w:rsidR="00716F93">
        <w:rPr>
          <w:rFonts w:ascii="宋体" w:eastAsia="宋体" w:hAnsi="宋体" w:hint="eastAsia"/>
        </w:rPr>
        <w:t>剔除</w:t>
      </w:r>
      <w:r w:rsidR="00D0460B">
        <w:rPr>
          <w:rFonts w:ascii="宋体" w:eastAsia="宋体" w:hAnsi="宋体" w:hint="eastAsia"/>
        </w:rPr>
        <w:t>AR列</w:t>
      </w:r>
      <w:r w:rsidR="000039B0">
        <w:rPr>
          <w:rFonts w:ascii="宋体" w:eastAsia="宋体" w:hAnsi="宋体" w:hint="eastAsia"/>
        </w:rPr>
        <w:t>“</w:t>
      </w:r>
      <w:r w:rsidR="00D0460B">
        <w:rPr>
          <w:rFonts w:ascii="宋体" w:eastAsia="宋体" w:hAnsi="宋体" w:hint="eastAsia"/>
        </w:rPr>
        <w:t>核查</w:t>
      </w:r>
      <w:r w:rsidR="00D0460B" w:rsidRPr="00D0460B">
        <w:rPr>
          <w:rFonts w:ascii="宋体" w:eastAsia="宋体" w:hAnsi="宋体"/>
        </w:rPr>
        <w:t>是否需要制作托运清单</w:t>
      </w:r>
      <w:r w:rsidR="000039B0">
        <w:rPr>
          <w:rFonts w:ascii="宋体" w:eastAsia="宋体" w:hAnsi="宋体" w:hint="eastAsia"/>
        </w:rPr>
        <w:t>”</w:t>
      </w:r>
      <w:r w:rsidR="00716F93">
        <w:rPr>
          <w:rFonts w:ascii="宋体" w:eastAsia="宋体" w:hAnsi="宋体" w:hint="eastAsia"/>
        </w:rPr>
        <w:t xml:space="preserve"> 显示为“N”和“</w:t>
      </w:r>
      <w:r w:rsidR="00716F93" w:rsidRPr="00716F93">
        <w:rPr>
          <w:rFonts w:ascii="宋体" w:eastAsia="宋体" w:hAnsi="宋体"/>
        </w:rPr>
        <w:t>#N/A</w:t>
      </w:r>
      <w:r w:rsidR="00716F93">
        <w:rPr>
          <w:rFonts w:ascii="宋体" w:eastAsia="宋体" w:hAnsi="宋体" w:hint="eastAsia"/>
        </w:rPr>
        <w:t>”的行后，</w:t>
      </w:r>
      <w:r w:rsidR="005D08D7">
        <w:rPr>
          <w:rFonts w:ascii="宋体" w:eastAsia="宋体" w:hAnsi="宋体" w:hint="eastAsia"/>
        </w:rPr>
        <w:t>剩余</w:t>
      </w:r>
      <w:r w:rsidR="000039B0">
        <w:rPr>
          <w:rFonts w:ascii="宋体" w:eastAsia="宋体" w:hAnsi="宋体" w:hint="eastAsia"/>
        </w:rPr>
        <w:t>的</w:t>
      </w:r>
      <w:r w:rsidR="000039B0" w:rsidRPr="000039B0">
        <w:rPr>
          <w:rFonts w:ascii="宋体" w:eastAsia="宋体" w:hAnsi="宋体"/>
        </w:rPr>
        <w:t>HAWB/BL No.</w:t>
      </w:r>
      <w:r w:rsidR="000039B0">
        <w:rPr>
          <w:rFonts w:ascii="宋体" w:eastAsia="宋体" w:hAnsi="宋体" w:hint="eastAsia"/>
        </w:rPr>
        <w:t>即为当天需要制作托运清单的预报</w:t>
      </w:r>
      <w:r w:rsidR="00614EE1">
        <w:rPr>
          <w:rFonts w:ascii="宋体" w:eastAsia="宋体" w:hAnsi="宋体" w:hint="eastAsia"/>
        </w:rPr>
        <w:t>清单</w:t>
      </w:r>
      <w:r w:rsidR="000039B0">
        <w:rPr>
          <w:rFonts w:ascii="宋体" w:eastAsia="宋体" w:hAnsi="宋体" w:hint="eastAsia"/>
        </w:rPr>
        <w:t>。</w:t>
      </w:r>
    </w:p>
    <w:p w14:paraId="735EBD46" w14:textId="449C3F99" w:rsidR="00BB6E2A" w:rsidRPr="00C8753D" w:rsidRDefault="00BB6E2A" w:rsidP="00F511FA">
      <w:pPr>
        <w:rPr>
          <w:rFonts w:ascii="宋体" w:eastAsia="宋体" w:hAnsi="宋体" w:hint="eastAsia"/>
          <w:b/>
          <w:bCs/>
          <w:sz w:val="30"/>
          <w:szCs w:val="30"/>
        </w:rPr>
      </w:pPr>
      <w:r w:rsidRPr="00C8753D">
        <w:rPr>
          <w:rFonts w:ascii="宋体" w:eastAsia="宋体" w:hAnsi="宋体" w:hint="eastAsia"/>
          <w:b/>
          <w:bCs/>
          <w:sz w:val="30"/>
          <w:szCs w:val="30"/>
        </w:rPr>
        <w:t>二</w:t>
      </w:r>
      <w:r w:rsidR="00C8753D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Pr="00C8753D">
        <w:rPr>
          <w:rFonts w:ascii="宋体" w:eastAsia="宋体" w:hAnsi="宋体" w:hint="eastAsia"/>
          <w:b/>
          <w:bCs/>
          <w:sz w:val="30"/>
          <w:szCs w:val="30"/>
        </w:rPr>
        <w:t>IES+下载</w:t>
      </w:r>
      <w:r w:rsidR="00F6182A">
        <w:rPr>
          <w:rFonts w:ascii="宋体" w:eastAsia="宋体" w:hAnsi="宋体" w:hint="eastAsia"/>
          <w:b/>
          <w:bCs/>
          <w:sz w:val="30"/>
          <w:szCs w:val="30"/>
        </w:rPr>
        <w:t>S</w:t>
      </w:r>
      <w:r w:rsidRPr="00C8753D">
        <w:rPr>
          <w:rFonts w:ascii="宋体" w:eastAsia="宋体" w:hAnsi="宋体" w:hint="eastAsia"/>
          <w:b/>
          <w:bCs/>
          <w:sz w:val="30"/>
          <w:szCs w:val="30"/>
        </w:rPr>
        <w:t>hippers_ Decl</w:t>
      </w:r>
      <w:r w:rsidR="005510F2">
        <w:rPr>
          <w:rFonts w:ascii="宋体" w:eastAsia="宋体" w:hAnsi="宋体" w:hint="eastAsia"/>
          <w:b/>
          <w:bCs/>
          <w:sz w:val="30"/>
          <w:szCs w:val="30"/>
        </w:rPr>
        <w:t>（可让vendor评估是批量处理还是逐票处理）</w:t>
      </w:r>
    </w:p>
    <w:p w14:paraId="59AC5130" w14:textId="06331D07" w:rsidR="00F511FA" w:rsidRPr="00C8753D" w:rsidRDefault="00EA759C" w:rsidP="00E03574">
      <w:pPr>
        <w:spacing w:line="360" w:lineRule="auto"/>
        <w:rPr>
          <w:rFonts w:ascii="宋体" w:eastAsia="宋体" w:hAnsi="宋体" w:hint="eastAsia"/>
        </w:rPr>
      </w:pPr>
      <w:r w:rsidRPr="00C8753D">
        <w:rPr>
          <w:rFonts w:ascii="宋体" w:eastAsia="宋体" w:hAnsi="宋体" w:hint="eastAsia"/>
        </w:rPr>
        <w:t xml:space="preserve">1. </w:t>
      </w:r>
      <w:r w:rsidR="00F511FA" w:rsidRPr="00C8753D">
        <w:rPr>
          <w:rFonts w:ascii="宋体" w:eastAsia="宋体" w:hAnsi="宋体" w:hint="eastAsia"/>
        </w:rPr>
        <w:t xml:space="preserve"> 在系统预报界面</w:t>
      </w:r>
      <w:r w:rsidR="00AD55D2" w:rsidRPr="00C8753D">
        <w:rPr>
          <w:rFonts w:ascii="宋体" w:eastAsia="宋体" w:hAnsi="宋体" w:hint="eastAsia"/>
        </w:rPr>
        <w:t>通过BL/HAWB</w:t>
      </w:r>
      <w:r w:rsidR="007461A1" w:rsidRPr="00C8753D">
        <w:rPr>
          <w:rFonts w:ascii="宋体" w:eastAsia="宋体" w:hAnsi="宋体" w:hint="eastAsia"/>
        </w:rPr>
        <w:t>进行搜索</w:t>
      </w:r>
      <w:r w:rsidR="00F511FA" w:rsidRPr="00C8753D">
        <w:rPr>
          <w:rFonts w:ascii="宋体" w:eastAsia="宋体" w:hAnsi="宋体" w:hint="eastAsia"/>
        </w:rPr>
        <w:t>，下载PDF版本的shipper</w:t>
      </w:r>
      <w:r w:rsidR="008F0262" w:rsidRPr="00C8753D">
        <w:rPr>
          <w:rFonts w:ascii="宋体" w:eastAsia="宋体" w:hAnsi="宋体" w:hint="eastAsia"/>
        </w:rPr>
        <w:t>s_</w:t>
      </w:r>
      <w:r w:rsidR="00F511FA" w:rsidRPr="00C8753D">
        <w:rPr>
          <w:rFonts w:ascii="宋体" w:eastAsia="宋体" w:hAnsi="宋体" w:hint="eastAsia"/>
        </w:rPr>
        <w:t xml:space="preserve"> </w:t>
      </w:r>
      <w:r w:rsidR="008F0262" w:rsidRPr="00C8753D">
        <w:rPr>
          <w:rFonts w:ascii="宋体" w:eastAsia="宋体" w:hAnsi="宋体" w:hint="eastAsia"/>
        </w:rPr>
        <w:t>D</w:t>
      </w:r>
      <w:r w:rsidR="00F511FA" w:rsidRPr="00C8753D">
        <w:rPr>
          <w:rFonts w:ascii="宋体" w:eastAsia="宋体" w:hAnsi="宋体" w:hint="eastAsia"/>
        </w:rPr>
        <w:t>ecl</w:t>
      </w:r>
      <w:r w:rsidR="00AD55D2" w:rsidRPr="00C8753D">
        <w:rPr>
          <w:rFonts w:ascii="宋体" w:eastAsia="宋体" w:hAnsi="宋体" w:hint="eastAsia"/>
        </w:rPr>
        <w:t>（</w:t>
      </w:r>
      <w:r w:rsidR="00BB6E2A" w:rsidRPr="00C8753D">
        <w:rPr>
          <w:rFonts w:ascii="宋体" w:eastAsia="宋体" w:hAnsi="宋体" w:hint="eastAsia"/>
        </w:rPr>
        <w:t>后续请大家按照</w:t>
      </w:r>
      <w:commentRangeStart w:id="79"/>
      <w:commentRangeStart w:id="80"/>
      <w:r w:rsidR="00BB6E2A" w:rsidRPr="00C8753D">
        <w:rPr>
          <w:rFonts w:ascii="宋体" w:eastAsia="宋体" w:hAnsi="宋体" w:hint="eastAsia"/>
        </w:rPr>
        <w:t>shippers_Decl_HAWB/</w:t>
      </w:r>
      <w:ins w:id="81" w:author="Ji, Scarlett Qing" w:date="2026-09-08T16:34:00Z" w16du:dateUtc="2026-09-08T08:34:00Z">
        <w:r w:rsidR="00E03574" w:rsidRPr="3D42C8E7">
          <w:rPr>
            <w:rFonts w:ascii="宋体" w:eastAsia="宋体" w:hAnsi="宋体" w:hint="eastAsia"/>
            <w:color w:val="215E99" w:themeColor="text2" w:themeTint="BF"/>
            <w:rPrChange w:id="82" w:author="Ji, Scarlett Qing" w:date="2026-09-08T16:34:00Z" w16du:dateUtc="2026-09-08T08:34:00Z">
              <w:rPr>
                <w:rFonts w:ascii="宋体" w:eastAsia="宋体" w:hAnsi="宋体" w:hint="eastAsia"/>
              </w:rPr>
            </w:rPrChange>
          </w:rPr>
          <w:t>BL</w:t>
        </w:r>
      </w:ins>
      <w:del w:id="83" w:author="Ji, Scarlett Qing" w:date="2026-09-08T16:34:00Z" w16du:dateUtc="2026-09-08T08:34:00Z">
        <w:r w:rsidR="00BB6E2A" w:rsidRPr="00C8753D" w:rsidDel="00E03574">
          <w:rPr>
            <w:rFonts w:ascii="宋体" w:eastAsia="宋体" w:hAnsi="宋体" w:hint="eastAsia"/>
          </w:rPr>
          <w:delText>Avis</w:delText>
        </w:r>
      </w:del>
      <w:r w:rsidR="00BB6E2A" w:rsidRPr="00C8753D">
        <w:rPr>
          <w:rFonts w:ascii="宋体" w:eastAsia="宋体" w:hAnsi="宋体" w:hint="eastAsia"/>
        </w:rPr>
        <w:t xml:space="preserve"> 进行命名上传</w:t>
      </w:r>
      <w:commentRangeEnd w:id="79"/>
      <w:r w:rsidR="00423B8B" w:rsidRPr="5D73FF64">
        <w:rPr>
          <w:rStyle w:val="af0"/>
          <w:rFonts w:ascii="宋体" w:eastAsia="宋体" w:hAnsi="宋体"/>
          <w:sz w:val="24"/>
          <w:szCs w:val="24"/>
        </w:rPr>
        <w:commentReference w:id="79"/>
      </w:r>
      <w:commentRangeEnd w:id="80"/>
      <w:r w:rsidRPr="5D73FF64">
        <w:rPr>
          <w:rStyle w:val="af0"/>
          <w:rFonts w:ascii="宋体" w:eastAsia="宋体" w:hAnsi="宋体"/>
          <w:sz w:val="24"/>
          <w:szCs w:val="24"/>
        </w:rPr>
        <w:commentReference w:id="80"/>
      </w:r>
      <w:r w:rsidR="25963B31" w:rsidRPr="5D73FF64">
        <w:rPr>
          <w:rFonts w:ascii="宋体" w:eastAsia="宋体" w:hAnsi="宋体"/>
        </w:rPr>
        <w:t>）</w:t>
      </w:r>
      <w:r w:rsidR="71C09CDB" w:rsidRPr="5D73FF64">
        <w:rPr>
          <w:rFonts w:ascii="宋体" w:eastAsia="宋体" w:hAnsi="宋体"/>
        </w:rPr>
        <w:t>。</w:t>
      </w:r>
    </w:p>
    <w:p w14:paraId="4B931545" w14:textId="7760C6E5" w:rsidR="003A3BBB" w:rsidRPr="00C8753D" w:rsidRDefault="003A3BBB" w:rsidP="00EC206C">
      <w:pPr>
        <w:jc w:val="center"/>
        <w:rPr>
          <w:rFonts w:ascii="宋体" w:eastAsia="宋体" w:hAnsi="宋体" w:hint="eastAsia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56BB349A" wp14:editId="181E71B6">
            <wp:extent cx="4254500" cy="2065373"/>
            <wp:effectExtent l="0" t="0" r="0" b="0"/>
            <wp:docPr id="70606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3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4181" cy="207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A237" w14:textId="62FD17AD" w:rsidR="003A3BBB" w:rsidRPr="00C8753D" w:rsidRDefault="003A3BBB" w:rsidP="00EC206C">
      <w:pPr>
        <w:jc w:val="center"/>
        <w:rPr>
          <w:rFonts w:ascii="宋体" w:eastAsia="宋体" w:hAnsi="宋体" w:hint="eastAsia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14DD6C84" wp14:editId="58C00C8C">
            <wp:extent cx="4193158" cy="2080079"/>
            <wp:effectExtent l="0" t="0" r="0" b="0"/>
            <wp:docPr id="6317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75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0941" cy="20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114D" w14:textId="277049F0" w:rsidR="00EA759C" w:rsidRDefault="00EA759C" w:rsidP="00F511FA">
      <w:pPr>
        <w:rPr>
          <w:ins w:id="84" w:author="Ji, Scarlett Qing" w:date="2026-09-15T17:58:00Z" w16du:dateUtc="2026-09-15T09:58:00Z"/>
          <w:rFonts w:ascii="宋体" w:eastAsia="宋体" w:hAnsi="宋体" w:hint="eastAsia"/>
        </w:rPr>
      </w:pPr>
      <w:r w:rsidRPr="00726DDD">
        <w:rPr>
          <w:rFonts w:ascii="宋体" w:eastAsia="宋体" w:hAnsi="宋体" w:hint="eastAsia"/>
        </w:rPr>
        <w:t>2. 若此处未下载到shippers_ Decl，</w:t>
      </w:r>
      <w:commentRangeStart w:id="85"/>
      <w:commentRangeStart w:id="86"/>
      <w:r w:rsidRPr="00726DDD">
        <w:rPr>
          <w:rFonts w:ascii="宋体" w:eastAsia="宋体" w:hAnsi="宋体" w:hint="eastAsia"/>
        </w:rPr>
        <w:t>需要进行记录</w:t>
      </w:r>
      <w:commentRangeEnd w:id="85"/>
      <w:r w:rsidRPr="00726DDD">
        <w:rPr>
          <w:rStyle w:val="af0"/>
          <w:rFonts w:ascii="宋体" w:eastAsia="宋体" w:hAnsi="宋体" w:hint="eastAsia"/>
          <w:sz w:val="24"/>
          <w:szCs w:val="24"/>
        </w:rPr>
        <w:commentReference w:id="85"/>
      </w:r>
      <w:commentRangeEnd w:id="86"/>
      <w:r w:rsidRPr="00726DDD">
        <w:rPr>
          <w:rStyle w:val="af0"/>
          <w:rFonts w:ascii="宋体" w:eastAsia="宋体" w:hAnsi="宋体" w:hint="eastAsia"/>
          <w:sz w:val="24"/>
          <w:szCs w:val="24"/>
        </w:rPr>
        <w:commentReference w:id="86"/>
      </w:r>
      <w:r w:rsidRPr="00726DDD">
        <w:rPr>
          <w:rFonts w:ascii="宋体" w:eastAsia="宋体" w:hAnsi="宋体" w:hint="eastAsia"/>
        </w:rPr>
        <w:t>（Not found shippers_ Decl），填写</w:t>
      </w:r>
      <w:r w:rsidR="00856CAA" w:rsidRPr="00726DDD">
        <w:rPr>
          <w:rFonts w:ascii="宋体" w:eastAsia="宋体" w:hAnsi="宋体" w:hint="eastAsia"/>
        </w:rPr>
        <w:t>到“</w:t>
      </w:r>
      <w:r w:rsidR="00856CAA" w:rsidRPr="00726DDD">
        <w:rPr>
          <w:rFonts w:ascii="宋体" w:eastAsia="宋体" w:hAnsi="宋体"/>
        </w:rPr>
        <w:t>附表5：运行结果</w:t>
      </w:r>
      <w:r w:rsidR="00856CAA" w:rsidRPr="00726DDD">
        <w:rPr>
          <w:rFonts w:ascii="宋体" w:eastAsia="宋体" w:hAnsi="宋体" w:hint="eastAsia"/>
        </w:rPr>
        <w:t>”</w:t>
      </w:r>
      <w:r w:rsidRPr="00726DDD">
        <w:rPr>
          <w:rFonts w:ascii="宋体" w:eastAsia="宋体" w:hAnsi="宋体" w:hint="eastAsia"/>
        </w:rPr>
        <w:t>最后一列“</w:t>
      </w:r>
      <w:r w:rsidRPr="00726DDD">
        <w:rPr>
          <w:rFonts w:ascii="宋体" w:eastAsia="宋体" w:hAnsi="宋体"/>
        </w:rPr>
        <w:t>Remark</w:t>
      </w:r>
      <w:r w:rsidRPr="00726DDD">
        <w:rPr>
          <w:rFonts w:ascii="宋体" w:eastAsia="宋体" w:hAnsi="宋体" w:hint="eastAsia"/>
        </w:rPr>
        <w:t>“中。</w:t>
      </w:r>
    </w:p>
    <w:p w14:paraId="20EF312C" w14:textId="0DF1C1B1" w:rsidR="00DA31D7" w:rsidRPr="00726DDD" w:rsidRDefault="00DA31D7" w:rsidP="00F511FA">
      <w:pPr>
        <w:rPr>
          <w:rFonts w:ascii="宋体" w:eastAsia="宋体" w:hAnsi="宋体" w:hint="eastAsia"/>
        </w:rPr>
      </w:pPr>
      <w:ins w:id="87" w:author="Ji, Scarlett Qing" w:date="2026-09-15T17:58:00Z" w16du:dateUtc="2026-09-15T09:58:00Z">
        <w:r>
          <w:rPr>
            <w:rFonts w:ascii="宋体" w:eastAsia="宋体" w:hAnsi="宋体" w:hint="eastAsia"/>
          </w:rPr>
          <w:t>注：</w:t>
        </w:r>
      </w:ins>
      <w:ins w:id="88" w:author="Ji, Scarlett Qing" w:date="2026-09-15T22:25:00Z" w16du:dateUtc="2026-09-15T14:25:00Z">
        <w:r w:rsidR="00B23361">
          <w:rPr>
            <w:rFonts w:ascii="宋体" w:eastAsia="宋体" w:hAnsi="宋体" w:hint="eastAsia"/>
          </w:rPr>
          <w:t>所有操作均需记录。</w:t>
        </w:r>
      </w:ins>
      <w:ins w:id="89" w:author="Ji, Scarlett Qing" w:date="2026-09-15T18:00:00Z" w16du:dateUtc="2026-09-15T10:00:00Z">
        <w:r w:rsidR="002D6038">
          <w:rPr>
            <w:rFonts w:ascii="宋体" w:eastAsia="宋体" w:hAnsi="宋体" w:hint="eastAsia"/>
          </w:rPr>
          <w:t>是否能下载到Shippers均需填写此记录，能下载到对应填Y。</w:t>
        </w:r>
      </w:ins>
      <w:ins w:id="90" w:author="Ji, Scarlett Qing" w:date="2026-09-18T00:04:00Z" w16du:dateUtc="2026-09-17T16:04:00Z">
        <w:r w:rsidR="00264CCE">
          <w:rPr>
            <w:rFonts w:ascii="宋体" w:eastAsia="宋体" w:hAnsi="宋体" w:hint="eastAsia"/>
          </w:rPr>
          <w:t xml:space="preserve">对于Pre-alert creation </w:t>
        </w:r>
      </w:ins>
      <w:ins w:id="91" w:author="Ji, Scarlett Qing" w:date="2026-09-18T00:05:00Z" w16du:dateUtc="2026-09-17T16:05:00Z">
        <w:r w:rsidR="00264CCE">
          <w:rPr>
            <w:rFonts w:ascii="宋体" w:eastAsia="宋体" w:hAnsi="宋体" w:hint="eastAsia"/>
          </w:rPr>
          <w:t>date,空运写运行当日日期，对于海运由于</w:t>
        </w:r>
      </w:ins>
      <w:ins w:id="92" w:author="Ji, Scarlett Qing" w:date="2026-09-18T00:06:00Z" w16du:dateUtc="2026-09-17T16:06:00Z">
        <w:r w:rsidR="004C19FC">
          <w:rPr>
            <w:rFonts w:ascii="宋体" w:eastAsia="宋体" w:hAnsi="宋体" w:hint="eastAsia"/>
          </w:rPr>
          <w:t>为</w:t>
        </w:r>
        <w:r w:rsidR="004C19FC" w:rsidRPr="004C19FC">
          <w:rPr>
            <w:rFonts w:ascii="宋体" w:eastAsia="宋体" w:hAnsi="宋体"/>
          </w:rPr>
          <w:t>下周</w:t>
        </w:r>
        <w:r w:rsidR="004C19FC" w:rsidRPr="004C19FC">
          <w:rPr>
            <w:rFonts w:ascii="宋体" w:eastAsia="宋体" w:hAnsi="宋体"/>
          </w:rPr>
          <w:lastRenderedPageBreak/>
          <w:t>跑上一周周一至周日的结果，</w:t>
        </w:r>
        <w:r w:rsidR="004C19FC">
          <w:rPr>
            <w:rFonts w:ascii="宋体" w:eastAsia="宋体" w:hAnsi="宋体" w:hint="eastAsia"/>
          </w:rPr>
          <w:t>因此</w:t>
        </w:r>
      </w:ins>
      <w:ins w:id="93" w:author="Ji, Scarlett Qing" w:date="2026-09-18T00:07:00Z" w16du:dateUtc="2026-09-17T16:07:00Z">
        <w:r w:rsidR="00B20204" w:rsidRPr="00B20204">
          <w:rPr>
            <w:rFonts w:ascii="宋体" w:eastAsia="宋体" w:hAnsi="宋体"/>
          </w:rPr>
          <w:t>显示为日期区间格式，比如9月14日运行的，显示为“2026/09/07~2026/09/13”</w:t>
        </w:r>
        <w:r w:rsidR="00B20204">
          <w:rPr>
            <w:rFonts w:ascii="宋体" w:eastAsia="宋体" w:hAnsi="宋体" w:hint="eastAsia"/>
          </w:rPr>
          <w:t>。</w:t>
        </w:r>
      </w:ins>
    </w:p>
    <w:tbl>
      <w:tblPr>
        <w:tblW w:w="8540" w:type="dxa"/>
        <w:jc w:val="center"/>
        <w:tblLook w:val="04A0" w:firstRow="1" w:lastRow="0" w:firstColumn="1" w:lastColumn="0" w:noHBand="0" w:noVBand="1"/>
        <w:tblPrChange w:id="94" w:author="Ji, Scarlett Qing" w:date="2026-09-08T17:03:00Z" w16du:dateUtc="2026-09-08T09:03:00Z">
          <w:tblPr>
            <w:tblW w:w="8540" w:type="dxa"/>
            <w:jc w:val="center"/>
            <w:tblLook w:val="04A0" w:firstRow="1" w:lastRow="0" w:firstColumn="1" w:lastColumn="0" w:noHBand="0" w:noVBand="1"/>
          </w:tblPr>
        </w:tblPrChange>
      </w:tblPr>
      <w:tblGrid>
        <w:gridCol w:w="983"/>
        <w:gridCol w:w="518"/>
        <w:gridCol w:w="816"/>
        <w:gridCol w:w="936"/>
        <w:gridCol w:w="1336"/>
        <w:gridCol w:w="1341"/>
        <w:gridCol w:w="1347"/>
        <w:gridCol w:w="1263"/>
        <w:tblGridChange w:id="95">
          <w:tblGrid>
            <w:gridCol w:w="983"/>
            <w:gridCol w:w="518"/>
            <w:gridCol w:w="816"/>
            <w:gridCol w:w="936"/>
            <w:gridCol w:w="1336"/>
            <w:gridCol w:w="1341"/>
            <w:gridCol w:w="1347"/>
            <w:gridCol w:w="1263"/>
          </w:tblGrid>
        </w:tblGridChange>
      </w:tblGrid>
      <w:tr w:rsidR="003F454E" w:rsidRPr="003F454E" w14:paraId="6B2674A9" w14:textId="77777777" w:rsidTr="00F82F56">
        <w:trPr>
          <w:trHeight w:val="683"/>
          <w:jc w:val="center"/>
          <w:trPrChange w:id="96" w:author="Ji, Scarlett Qing" w:date="2026-09-08T17:03:00Z" w16du:dateUtc="2026-09-08T09:03:00Z">
            <w:trPr>
              <w:trHeight w:val="683"/>
              <w:jc w:val="center"/>
            </w:trPr>
          </w:trPrChange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97" w:author="Ji, Scarlett Qing" w:date="2026-09-08T17:03:00Z" w16du:dateUtc="2026-09-08T09:03:00Z">
              <w:tcPr>
                <w:tcW w:w="1025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C9FC768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commentRangeStart w:id="98"/>
            <w:commentRangeStart w:id="99"/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Pre-alert creation date</w:t>
            </w:r>
          </w:p>
        </w:tc>
        <w:tc>
          <w:tcPr>
            <w:tcW w:w="5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00" w:author="Ji, Scarlett Qing" w:date="2026-09-08T17:03:00Z" w16du:dateUtc="2026-09-08T09:03:00Z">
              <w:tcPr>
                <w:tcW w:w="538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8B1BD3D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PDC</w:t>
            </w:r>
          </w:p>
        </w:tc>
        <w:tc>
          <w:tcPr>
            <w:tcW w:w="8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01" w:author="Ji, Scarlett Qing" w:date="2026-09-08T17:03:00Z" w16du:dateUtc="2026-09-08T09:03:00Z">
              <w:tcPr>
                <w:tcW w:w="83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5B5D2E8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BL/HAWB</w:t>
            </w:r>
          </w:p>
        </w:tc>
        <w:tc>
          <w:tcPr>
            <w:tcW w:w="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02" w:author="Ji, Scarlett Qing" w:date="2026-09-08T17:03:00Z" w16du:dateUtc="2026-09-08T09:03:00Z">
              <w:tcPr>
                <w:tcW w:w="99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B68F0F6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Invoice Type</w:t>
            </w: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03" w:author="Ji, Scarlett Qing" w:date="2026-09-08T17:03:00Z" w16du:dateUtc="2026-09-08T09:03:00Z">
              <w:tcPr>
                <w:tcW w:w="981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3F0EFAC" w14:textId="77777777" w:rsidR="003F454E" w:rsidRPr="003F454E" w:rsidRDefault="003F454E" w:rsidP="003F454E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Terminal WH</w:t>
            </w:r>
            <w:commentRangeEnd w:id="98"/>
            <w:r w:rsidR="00353B8B" w:rsidRPr="003F454E">
              <w:rPr>
                <w:rStyle w:val="af0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commentReference w:id="98"/>
            </w:r>
            <w:commentRangeEnd w:id="99"/>
            <w:r w:rsidR="00703A74" w:rsidRPr="003F454E">
              <w:rPr>
                <w:rStyle w:val="af0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commentReference w:id="99"/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04" w:author="Ji, Scarlett Qing" w:date="2026-09-08T17:03:00Z" w16du:dateUtc="2026-09-08T09:03:00Z">
              <w:tcPr>
                <w:tcW w:w="137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D277F51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Shippers_ Decl uploaded(Y/N)</w:t>
            </w:r>
          </w:p>
        </w:tc>
        <w:tc>
          <w:tcPr>
            <w:tcW w:w="13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05" w:author="Ji, Scarlett Qing" w:date="2026-09-08T17:03:00Z" w16du:dateUtc="2026-09-08T09:03:00Z">
              <w:tcPr>
                <w:tcW w:w="1432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F4BF422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Consignment list upload（Y/N）</w:t>
            </w:r>
          </w:p>
        </w:tc>
        <w:tc>
          <w:tcPr>
            <w:tcW w:w="12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06" w:author="Ji, Scarlett Qing" w:date="2026-09-08T17:03:00Z" w16du:dateUtc="2026-09-08T09:03:00Z">
              <w:tcPr>
                <w:tcW w:w="1374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FE18E8C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Remark</w:t>
            </w:r>
          </w:p>
        </w:tc>
      </w:tr>
      <w:tr w:rsidR="003F454E" w:rsidRPr="003F454E" w14:paraId="390D759A" w14:textId="77777777" w:rsidTr="00F82F56">
        <w:trPr>
          <w:trHeight w:val="347"/>
          <w:jc w:val="center"/>
          <w:trPrChange w:id="107" w:author="Ji, Scarlett Qing" w:date="2026-09-08T17:03:00Z" w16du:dateUtc="2026-09-08T09:03:00Z">
            <w:trPr>
              <w:trHeight w:val="347"/>
              <w:jc w:val="center"/>
            </w:trPr>
          </w:trPrChange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08" w:author="Ji, Scarlett Qing" w:date="2026-09-08T17:03:00Z" w16du:dateUtc="2026-09-08T09:03:00Z">
              <w:tcPr>
                <w:tcW w:w="1025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D567580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09" w:author="Ji, Scarlett Qing" w:date="2026-09-08T17:03:00Z" w16du:dateUtc="2026-09-08T09:03:00Z">
              <w:tcPr>
                <w:tcW w:w="538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8E67DF3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10" w:author="Ji, Scarlett Qing" w:date="2026-09-08T17:03:00Z" w16du:dateUtc="2026-09-08T09:03:00Z">
              <w:tcPr>
                <w:tcW w:w="83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D7AB3EE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11" w:author="Ji, Scarlett Qing" w:date="2026-09-08T17:03:00Z" w16du:dateUtc="2026-09-08T09:03:00Z">
              <w:tcPr>
                <w:tcW w:w="99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755BDCD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12" w:author="Ji, Scarlett Qing" w:date="2026-09-08T17:03:00Z" w16du:dateUtc="2026-09-08T09:03:00Z">
              <w:tcPr>
                <w:tcW w:w="981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F5F438D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13" w:author="Ji, Scarlett Qing" w:date="2026-09-08T17:03:00Z" w16du:dateUtc="2026-09-08T09:03:00Z">
              <w:tcPr>
                <w:tcW w:w="137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4AF6F82" w14:textId="4F663A88" w:rsidR="003F454E" w:rsidRPr="00FC173B" w:rsidRDefault="00FC173B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r w:rsidRPr="00FC173B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  <w:t>N</w:t>
            </w:r>
            <w:r w:rsidR="003F454E" w:rsidRPr="00FC173B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  <w:t> 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14" w:author="Ji, Scarlett Qing" w:date="2026-09-08T17:03:00Z" w16du:dateUtc="2026-09-08T09:03:00Z">
              <w:tcPr>
                <w:tcW w:w="143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955AEA9" w14:textId="1FE05E8E" w:rsidR="003F454E" w:rsidRPr="00FC173B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r w:rsidRPr="00FC173B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  <w:t> </w:t>
            </w:r>
            <w:r w:rsidR="00FC173B" w:rsidRPr="00FC173B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  <w:t>N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15" w:author="Ji, Scarlett Qing" w:date="2026-09-08T17:03:00Z" w16du:dateUtc="2026-09-08T09:03:00Z">
              <w:tcPr>
                <w:tcW w:w="1374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71A5A78" w14:textId="4AB154AB" w:rsidR="003F454E" w:rsidRPr="00FC173B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r w:rsidRPr="00FC173B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  <w:t> </w:t>
            </w:r>
            <w:r w:rsidR="00FC173B" w:rsidRPr="00FC173B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  <w:t>Not found shippers_ Decl</w:t>
            </w:r>
          </w:p>
        </w:tc>
      </w:tr>
      <w:tr w:rsidR="00F82F56" w:rsidRPr="003F454E" w14:paraId="73BE2F9A" w14:textId="77777777" w:rsidTr="00F82F56">
        <w:trPr>
          <w:trHeight w:val="347"/>
          <w:jc w:val="center"/>
          <w:ins w:id="116" w:author="Ji, Scarlett Qing" w:date="2026-09-08T17:03:00Z"/>
          <w:trPrChange w:id="117" w:author="Ji, Scarlett Qing" w:date="2026-09-08T17:03:00Z" w16du:dateUtc="2026-09-08T09:03:00Z">
            <w:trPr>
              <w:trHeight w:val="347"/>
              <w:jc w:val="center"/>
            </w:trPr>
          </w:trPrChange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PrChange w:id="118" w:author="Ji, Scarlett Qing" w:date="2026-09-08T17:03:00Z" w16du:dateUtc="2026-09-08T09:03:00Z">
              <w:tcPr>
                <w:tcW w:w="1025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vAlign w:val="center"/>
              </w:tcPr>
            </w:tcPrChange>
          </w:tcPr>
          <w:p w14:paraId="13AA1C96" w14:textId="77777777" w:rsidR="00F82F56" w:rsidRPr="003F454E" w:rsidRDefault="00F82F56" w:rsidP="003F454E">
            <w:pPr>
              <w:spacing w:after="0" w:line="240" w:lineRule="auto"/>
              <w:jc w:val="center"/>
              <w:rPr>
                <w:ins w:id="119" w:author="Ji, Scarlett Qing" w:date="2026-09-08T17:03:00Z" w16du:dateUtc="2026-09-08T09:03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PrChange w:id="120" w:author="Ji, Scarlett Qing" w:date="2026-09-08T17:03:00Z" w16du:dateUtc="2026-09-08T09:03:00Z">
              <w:tcPr>
                <w:tcW w:w="538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</w:tcPr>
            </w:tcPrChange>
          </w:tcPr>
          <w:p w14:paraId="00176AD5" w14:textId="77777777" w:rsidR="00F82F56" w:rsidRPr="003F454E" w:rsidRDefault="00F82F56" w:rsidP="003F454E">
            <w:pPr>
              <w:spacing w:after="0" w:line="240" w:lineRule="auto"/>
              <w:jc w:val="center"/>
              <w:rPr>
                <w:ins w:id="121" w:author="Ji, Scarlett Qing" w:date="2026-09-08T17:03:00Z" w16du:dateUtc="2026-09-08T09:03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PrChange w:id="122" w:author="Ji, Scarlett Qing" w:date="2026-09-08T17:03:00Z" w16du:dateUtc="2026-09-08T09:03:00Z">
              <w:tcPr>
                <w:tcW w:w="83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</w:tcPr>
            </w:tcPrChange>
          </w:tcPr>
          <w:p w14:paraId="1D6A13AB" w14:textId="77777777" w:rsidR="00F82F56" w:rsidRPr="003F454E" w:rsidRDefault="00F82F56" w:rsidP="003F454E">
            <w:pPr>
              <w:spacing w:after="0" w:line="240" w:lineRule="auto"/>
              <w:jc w:val="center"/>
              <w:rPr>
                <w:ins w:id="123" w:author="Ji, Scarlett Qing" w:date="2026-09-08T17:03:00Z" w16du:dateUtc="2026-09-08T09:03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PrChange w:id="124" w:author="Ji, Scarlett Qing" w:date="2026-09-08T17:03:00Z" w16du:dateUtc="2026-09-08T09:03:00Z">
              <w:tcPr>
                <w:tcW w:w="99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</w:tcPr>
            </w:tcPrChange>
          </w:tcPr>
          <w:p w14:paraId="098159FF" w14:textId="77777777" w:rsidR="00F82F56" w:rsidRPr="003F454E" w:rsidRDefault="00F82F56" w:rsidP="003F454E">
            <w:pPr>
              <w:spacing w:after="0" w:line="240" w:lineRule="auto"/>
              <w:jc w:val="center"/>
              <w:rPr>
                <w:ins w:id="125" w:author="Ji, Scarlett Qing" w:date="2026-09-08T17:03:00Z" w16du:dateUtc="2026-09-08T09:03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PrChange w:id="126" w:author="Ji, Scarlett Qing" w:date="2026-09-08T17:03:00Z" w16du:dateUtc="2026-09-08T09:03:00Z">
              <w:tcPr>
                <w:tcW w:w="981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</w:tcPr>
            </w:tcPrChange>
          </w:tcPr>
          <w:p w14:paraId="426648B4" w14:textId="77777777" w:rsidR="00F82F56" w:rsidRPr="003F454E" w:rsidRDefault="00F82F56" w:rsidP="003F454E">
            <w:pPr>
              <w:spacing w:after="0" w:line="240" w:lineRule="auto"/>
              <w:jc w:val="center"/>
              <w:rPr>
                <w:ins w:id="127" w:author="Ji, Scarlett Qing" w:date="2026-09-08T17:03:00Z" w16du:dateUtc="2026-09-08T09:03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PrChange w:id="128" w:author="Ji, Scarlett Qing" w:date="2026-09-08T17:03:00Z" w16du:dateUtc="2026-09-08T09:03:00Z">
              <w:tcPr>
                <w:tcW w:w="137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</w:tcPr>
            </w:tcPrChange>
          </w:tcPr>
          <w:p w14:paraId="68FFFCA7" w14:textId="3F0CC634" w:rsidR="00F82F56" w:rsidRPr="00FC173B" w:rsidRDefault="009D162C" w:rsidP="003F454E">
            <w:pPr>
              <w:spacing w:after="0" w:line="240" w:lineRule="auto"/>
              <w:jc w:val="center"/>
              <w:rPr>
                <w:ins w:id="129" w:author="Ji, Scarlett Qing" w:date="2026-09-08T17:03:00Z" w16du:dateUtc="2026-09-08T09:03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ins w:id="130" w:author="Ji, Scarlett Qing" w:date="2026-09-08T17:03:00Z" w16du:dateUtc="2026-09-08T09:03:00Z">
              <w:r>
                <w:rPr>
                  <w:rFonts w:ascii="宋体" w:eastAsia="宋体" w:hAnsi="宋体" w:cs="Arial" w:hint="eastAsia"/>
                  <w:color w:val="000000"/>
                  <w:kern w:val="0"/>
                  <w:sz w:val="16"/>
                  <w:szCs w:val="16"/>
                  <w:highlight w:val="yellow"/>
                  <w14:ligatures w14:val="none"/>
                </w:rPr>
                <w:t>Y</w:t>
              </w:r>
            </w:ins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PrChange w:id="131" w:author="Ji, Scarlett Qing" w:date="2026-09-08T17:03:00Z" w16du:dateUtc="2026-09-08T09:03:00Z">
              <w:tcPr>
                <w:tcW w:w="143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</w:tcPr>
            </w:tcPrChange>
          </w:tcPr>
          <w:p w14:paraId="3F8C75A6" w14:textId="5EDA4330" w:rsidR="00F82F56" w:rsidRPr="00FC173B" w:rsidRDefault="009D162C" w:rsidP="003F454E">
            <w:pPr>
              <w:spacing w:after="0" w:line="240" w:lineRule="auto"/>
              <w:jc w:val="center"/>
              <w:rPr>
                <w:ins w:id="132" w:author="Ji, Scarlett Qing" w:date="2026-09-08T17:03:00Z" w16du:dateUtc="2026-09-08T09:03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ins w:id="133" w:author="Ji, Scarlett Qing" w:date="2026-09-08T17:03:00Z" w16du:dateUtc="2026-09-08T09:03:00Z">
              <w:r>
                <w:rPr>
                  <w:rFonts w:ascii="宋体" w:eastAsia="宋体" w:hAnsi="宋体" w:cs="Arial" w:hint="eastAsia"/>
                  <w:color w:val="000000"/>
                  <w:kern w:val="0"/>
                  <w:sz w:val="16"/>
                  <w:szCs w:val="16"/>
                  <w:highlight w:val="yellow"/>
                  <w14:ligatures w14:val="none"/>
                </w:rPr>
                <w:t>Y</w:t>
              </w:r>
            </w:ins>
          </w:p>
        </w:tc>
        <w:tc>
          <w:tcPr>
            <w:tcW w:w="1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PrChange w:id="134" w:author="Ji, Scarlett Qing" w:date="2026-09-08T17:03:00Z" w16du:dateUtc="2026-09-08T09:03:00Z">
              <w:tcPr>
                <w:tcW w:w="1374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</w:tcPr>
            </w:tcPrChange>
          </w:tcPr>
          <w:p w14:paraId="0A8A3920" w14:textId="77777777" w:rsidR="00F82F56" w:rsidRPr="00FC173B" w:rsidRDefault="00F82F56" w:rsidP="003F454E">
            <w:pPr>
              <w:spacing w:after="0" w:line="240" w:lineRule="auto"/>
              <w:jc w:val="center"/>
              <w:rPr>
                <w:ins w:id="135" w:author="Ji, Scarlett Qing" w:date="2026-09-08T17:03:00Z" w16du:dateUtc="2026-09-08T09:03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</w:p>
        </w:tc>
      </w:tr>
      <w:tr w:rsidR="009D162C" w:rsidRPr="003F454E" w14:paraId="7129BB5C" w14:textId="77777777" w:rsidTr="00F82F56">
        <w:trPr>
          <w:trHeight w:val="347"/>
          <w:jc w:val="center"/>
          <w:ins w:id="136" w:author="Ji, Scarlett Qing" w:date="2026-09-08T17:04:00Z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6E635F" w14:textId="77777777" w:rsidR="009D162C" w:rsidRPr="003F454E" w:rsidRDefault="009D162C" w:rsidP="003F454E">
            <w:pPr>
              <w:spacing w:after="0" w:line="240" w:lineRule="auto"/>
              <w:jc w:val="center"/>
              <w:rPr>
                <w:ins w:id="137" w:author="Ji, Scarlett Qing" w:date="2026-09-08T17:04:00Z" w16du:dateUtc="2026-09-08T09:04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E6E603" w14:textId="77777777" w:rsidR="009D162C" w:rsidRPr="003F454E" w:rsidRDefault="009D162C" w:rsidP="003F454E">
            <w:pPr>
              <w:spacing w:after="0" w:line="240" w:lineRule="auto"/>
              <w:jc w:val="center"/>
              <w:rPr>
                <w:ins w:id="138" w:author="Ji, Scarlett Qing" w:date="2026-09-08T17:04:00Z" w16du:dateUtc="2026-09-08T09:04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12EB44" w14:textId="77777777" w:rsidR="009D162C" w:rsidRPr="003F454E" w:rsidRDefault="009D162C" w:rsidP="003F454E">
            <w:pPr>
              <w:spacing w:after="0" w:line="240" w:lineRule="auto"/>
              <w:jc w:val="center"/>
              <w:rPr>
                <w:ins w:id="139" w:author="Ji, Scarlett Qing" w:date="2026-09-08T17:04:00Z" w16du:dateUtc="2026-09-08T09:04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D851F0" w14:textId="77777777" w:rsidR="009D162C" w:rsidRPr="003F454E" w:rsidRDefault="009D162C" w:rsidP="003F454E">
            <w:pPr>
              <w:spacing w:after="0" w:line="240" w:lineRule="auto"/>
              <w:jc w:val="center"/>
              <w:rPr>
                <w:ins w:id="140" w:author="Ji, Scarlett Qing" w:date="2026-09-08T17:04:00Z" w16du:dateUtc="2026-09-08T09:04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CC53E8" w14:textId="77777777" w:rsidR="009D162C" w:rsidRPr="003F454E" w:rsidRDefault="009D162C" w:rsidP="003F454E">
            <w:pPr>
              <w:spacing w:after="0" w:line="240" w:lineRule="auto"/>
              <w:jc w:val="center"/>
              <w:rPr>
                <w:ins w:id="141" w:author="Ji, Scarlett Qing" w:date="2026-09-08T17:04:00Z" w16du:dateUtc="2026-09-08T09:04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BBBE87" w14:textId="2FF76900" w:rsidR="009D162C" w:rsidRDefault="00275586" w:rsidP="003F454E">
            <w:pPr>
              <w:spacing w:after="0" w:line="240" w:lineRule="auto"/>
              <w:jc w:val="center"/>
              <w:rPr>
                <w:ins w:id="142" w:author="Ji, Scarlett Qing" w:date="2026-09-08T17:04:00Z" w16du:dateUtc="2026-09-08T09:04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ins w:id="143" w:author="Ji, Scarlett Qing" w:date="2026-09-08T17:04:00Z" w16du:dateUtc="2026-09-08T09:04:00Z">
              <w:r>
                <w:rPr>
                  <w:rFonts w:ascii="宋体" w:eastAsia="宋体" w:hAnsi="宋体" w:cs="Arial" w:hint="eastAsia"/>
                  <w:color w:val="000000"/>
                  <w:kern w:val="0"/>
                  <w:sz w:val="16"/>
                  <w:szCs w:val="16"/>
                  <w:highlight w:val="yellow"/>
                  <w14:ligatures w14:val="none"/>
                </w:rPr>
                <w:t>Y</w:t>
              </w:r>
            </w:ins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891352" w14:textId="26245D37" w:rsidR="009D162C" w:rsidRDefault="00CA0ED1" w:rsidP="003F454E">
            <w:pPr>
              <w:spacing w:after="0" w:line="240" w:lineRule="auto"/>
              <w:jc w:val="center"/>
              <w:rPr>
                <w:ins w:id="144" w:author="Ji, Scarlett Qing" w:date="2026-09-08T17:04:00Z" w16du:dateUtc="2026-09-08T09:04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ins w:id="145" w:author="Ji, Scarlett Qing" w:date="2026-09-08T17:04:00Z" w16du:dateUtc="2026-09-08T09:04:00Z">
              <w:r>
                <w:rPr>
                  <w:rFonts w:ascii="宋体" w:eastAsia="宋体" w:hAnsi="宋体" w:cs="Arial" w:hint="eastAsia"/>
                  <w:color w:val="000000"/>
                  <w:kern w:val="0"/>
                  <w:sz w:val="16"/>
                  <w:szCs w:val="16"/>
                  <w:highlight w:val="yellow"/>
                  <w14:ligatures w14:val="none"/>
                </w:rPr>
                <w:t>N</w:t>
              </w:r>
              <w:r w:rsidR="003A100C">
                <w:rPr>
                  <w:rFonts w:ascii="宋体" w:eastAsia="宋体" w:hAnsi="宋体" w:cs="Arial" w:hint="eastAsia"/>
                  <w:color w:val="000000"/>
                  <w:kern w:val="0"/>
                  <w:sz w:val="16"/>
                  <w:szCs w:val="16"/>
                  <w:highlight w:val="yellow"/>
                  <w14:ligatures w14:val="none"/>
                </w:rPr>
                <w:t>-Not Required</w:t>
              </w:r>
            </w:ins>
          </w:p>
        </w:tc>
        <w:tc>
          <w:tcPr>
            <w:tcW w:w="1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6CED6" w14:textId="412672A4" w:rsidR="009D162C" w:rsidRPr="00FC173B" w:rsidRDefault="00A86A0A" w:rsidP="003F454E">
            <w:pPr>
              <w:spacing w:after="0" w:line="240" w:lineRule="auto"/>
              <w:jc w:val="center"/>
              <w:rPr>
                <w:ins w:id="146" w:author="Ji, Scarlett Qing" w:date="2026-09-08T17:04:00Z" w16du:dateUtc="2026-09-08T09:04:00Z"/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ins w:id="147" w:author="Ji, Scarlett Qing" w:date="2026-09-08T17:04:00Z" w16du:dateUtc="2026-09-08T09:04:00Z">
              <w:r>
                <w:rPr>
                  <w:rFonts w:ascii="宋体" w:eastAsia="宋体" w:hAnsi="宋体" w:cs="Arial" w:hint="eastAsia"/>
                  <w:color w:val="000000"/>
                  <w:kern w:val="0"/>
                  <w:sz w:val="16"/>
                  <w:szCs w:val="16"/>
                  <w:highlight w:val="yellow"/>
                  <w14:ligatures w14:val="none"/>
                </w:rPr>
                <w:t>n</w:t>
              </w:r>
            </w:ins>
          </w:p>
        </w:tc>
      </w:tr>
      <w:tr w:rsidR="003F454E" w:rsidRPr="003F454E" w14:paraId="57D044CD" w14:textId="77777777" w:rsidTr="00F82F56">
        <w:trPr>
          <w:trHeight w:val="347"/>
          <w:jc w:val="center"/>
          <w:trPrChange w:id="148" w:author="Ji, Scarlett Qing" w:date="2026-09-08T17:03:00Z" w16du:dateUtc="2026-09-08T09:03:00Z">
            <w:trPr>
              <w:trHeight w:val="347"/>
              <w:jc w:val="center"/>
            </w:trPr>
          </w:trPrChange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49" w:author="Ji, Scarlett Qing" w:date="2026-09-08T17:03:00Z" w16du:dateUtc="2026-09-08T09:03:00Z">
              <w:tcPr>
                <w:tcW w:w="1025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4655DC6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50" w:author="Ji, Scarlett Qing" w:date="2026-09-08T17:03:00Z" w16du:dateUtc="2026-09-08T09:03:00Z">
              <w:tcPr>
                <w:tcW w:w="538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FCB640C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51" w:author="Ji, Scarlett Qing" w:date="2026-09-08T17:03:00Z" w16du:dateUtc="2026-09-08T09:03:00Z">
              <w:tcPr>
                <w:tcW w:w="83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8CA0882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52" w:author="Ji, Scarlett Qing" w:date="2026-09-08T17:03:00Z" w16du:dateUtc="2026-09-08T09:03:00Z">
              <w:tcPr>
                <w:tcW w:w="99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9B54F80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53" w:author="Ji, Scarlett Qing" w:date="2026-09-08T17:03:00Z" w16du:dateUtc="2026-09-08T09:03:00Z">
              <w:tcPr>
                <w:tcW w:w="981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BB7A709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54" w:author="Ji, Scarlett Qing" w:date="2026-09-08T17:03:00Z" w16du:dateUtc="2026-09-08T09:03:00Z">
              <w:tcPr>
                <w:tcW w:w="137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F8FCD54" w14:textId="6F83CB89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  <w:ins w:id="155" w:author="Ji, Scarlett Qing" w:date="2026-09-08T17:03:00Z" w16du:dateUtc="2026-09-08T09:03:00Z">
              <w:r w:rsidR="002A7FBE">
                <w:rPr>
                  <w:rFonts w:ascii="宋体" w:eastAsia="宋体" w:hAnsi="宋体" w:cs="Arial" w:hint="eastAsia"/>
                  <w:color w:val="000000"/>
                  <w:kern w:val="0"/>
                  <w:sz w:val="16"/>
                  <w:szCs w:val="16"/>
                  <w14:ligatures w14:val="none"/>
                </w:rPr>
                <w:t>Y</w:t>
              </w:r>
            </w:ins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56" w:author="Ji, Scarlett Qing" w:date="2026-09-08T17:03:00Z" w16du:dateUtc="2026-09-08T09:03:00Z">
              <w:tcPr>
                <w:tcW w:w="143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AC4C6CF" w14:textId="2166C776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PrChange w:id="157" w:author="Ji, Scarlett Qing" w:date="2026-09-08T17:03:00Z" w16du:dateUtc="2026-09-08T09:03:00Z">
              <w:tcPr>
                <w:tcW w:w="1374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A0BF55A" w14:textId="77777777" w:rsidR="003F454E" w:rsidRPr="003F454E" w:rsidRDefault="003F454E" w:rsidP="003F454E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1E052914" w14:textId="77777777" w:rsidR="00856CAA" w:rsidRPr="00C8753D" w:rsidRDefault="00856CAA" w:rsidP="00F511FA">
      <w:pPr>
        <w:rPr>
          <w:rFonts w:ascii="宋体" w:eastAsia="宋体" w:hAnsi="宋体" w:hint="eastAsia"/>
        </w:rPr>
      </w:pPr>
    </w:p>
    <w:p w14:paraId="4CC3AC60" w14:textId="60018D05" w:rsidR="00BB6E2A" w:rsidRPr="00C8753D" w:rsidRDefault="00BB6E2A">
      <w:pPr>
        <w:rPr>
          <w:rFonts w:ascii="宋体" w:eastAsia="宋体" w:hAnsi="宋体" w:hint="eastAsia"/>
          <w:b/>
          <w:bCs/>
          <w:sz w:val="30"/>
          <w:szCs w:val="30"/>
        </w:rPr>
      </w:pPr>
      <w:r w:rsidRPr="00C8753D">
        <w:rPr>
          <w:rFonts w:ascii="宋体" w:eastAsia="宋体" w:hAnsi="宋体" w:hint="eastAsia"/>
          <w:b/>
          <w:bCs/>
          <w:sz w:val="30"/>
          <w:szCs w:val="30"/>
        </w:rPr>
        <w:t>三、</w:t>
      </w:r>
      <w:commentRangeStart w:id="158"/>
      <w:r w:rsidRPr="00C8753D">
        <w:rPr>
          <w:rFonts w:ascii="宋体" w:eastAsia="宋体" w:hAnsi="宋体" w:hint="eastAsia"/>
          <w:b/>
          <w:bCs/>
          <w:sz w:val="30"/>
          <w:szCs w:val="30"/>
        </w:rPr>
        <w:t>托</w:t>
      </w:r>
      <w:commentRangeStart w:id="159"/>
      <w:r w:rsidRPr="00C8753D">
        <w:rPr>
          <w:rFonts w:ascii="宋体" w:eastAsia="宋体" w:hAnsi="宋体" w:hint="eastAsia"/>
          <w:b/>
          <w:bCs/>
          <w:sz w:val="30"/>
          <w:szCs w:val="30"/>
        </w:rPr>
        <w:t>运清单</w:t>
      </w:r>
      <w:commentRangeEnd w:id="158"/>
      <w:r w:rsidR="00EE7145" w:rsidRPr="00C8753D">
        <w:rPr>
          <w:rStyle w:val="af0"/>
          <w:rFonts w:ascii="宋体" w:eastAsia="宋体" w:hAnsi="宋体" w:hint="eastAsia"/>
          <w:b/>
          <w:bCs/>
          <w:sz w:val="30"/>
          <w:szCs w:val="30"/>
        </w:rPr>
        <w:commentReference w:id="158"/>
      </w:r>
      <w:r w:rsidRPr="00C8753D">
        <w:rPr>
          <w:rFonts w:ascii="宋体" w:eastAsia="宋体" w:hAnsi="宋体" w:hint="eastAsia"/>
          <w:b/>
          <w:bCs/>
          <w:sz w:val="30"/>
          <w:szCs w:val="30"/>
        </w:rPr>
        <w:t>表头信息填写</w:t>
      </w:r>
      <w:commentRangeEnd w:id="159"/>
      <w:r w:rsidRPr="00C8753D">
        <w:rPr>
          <w:rStyle w:val="af0"/>
          <w:rFonts w:ascii="宋体" w:eastAsia="宋体" w:hAnsi="宋体" w:hint="eastAsia"/>
          <w:b/>
          <w:bCs/>
          <w:sz w:val="30"/>
          <w:szCs w:val="30"/>
        </w:rPr>
        <w:commentReference w:id="159"/>
      </w:r>
    </w:p>
    <w:p w14:paraId="7DF166BC" w14:textId="04B18939" w:rsidR="00BB6E2A" w:rsidRDefault="00C02FFF" w:rsidP="00BB6E2A">
      <w:pPr>
        <w:spacing w:after="0" w:line="24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按照BL/HAWB,</w:t>
      </w:r>
      <w:r w:rsidR="003F454E">
        <w:rPr>
          <w:rFonts w:ascii="宋体" w:eastAsia="宋体" w:hAnsi="宋体" w:hint="eastAsia"/>
        </w:rPr>
        <w:t>在</w:t>
      </w:r>
      <w:r w:rsidRPr="00B72FE1">
        <w:rPr>
          <w:rFonts w:ascii="宋体" w:eastAsia="宋体" w:hAnsi="宋体" w:hint="eastAsia"/>
          <w:highlight w:val="yellow"/>
        </w:rPr>
        <w:t>预报导出清单</w:t>
      </w:r>
      <w:r>
        <w:rPr>
          <w:rFonts w:ascii="宋体" w:eastAsia="宋体" w:hAnsi="宋体" w:hint="eastAsia"/>
        </w:rPr>
        <w:t>中</w:t>
      </w:r>
      <w:r w:rsidR="003F454E">
        <w:rPr>
          <w:rFonts w:ascii="宋体" w:eastAsia="宋体" w:hAnsi="宋体" w:hint="eastAsia"/>
        </w:rPr>
        <w:t>查找</w:t>
      </w:r>
      <w:r>
        <w:rPr>
          <w:rFonts w:ascii="宋体" w:eastAsia="宋体" w:hAnsi="宋体" w:hint="eastAsia"/>
        </w:rPr>
        <w:t>PDC</w:t>
      </w:r>
      <w:r w:rsidR="00BB6E2A" w:rsidRPr="00C8753D">
        <w:rPr>
          <w:rFonts w:ascii="宋体" w:eastAsia="宋体" w:hAnsi="宋体" w:hint="eastAsia"/>
        </w:rPr>
        <w:t>/</w:t>
      </w:r>
      <w:r w:rsidR="00BB6E2A" w:rsidRPr="00C8753D">
        <w:rPr>
          <w:rFonts w:ascii="宋体" w:eastAsia="宋体" w:hAnsi="宋体"/>
        </w:rPr>
        <w:t>Terminal WH</w:t>
      </w:r>
      <w:r w:rsidR="00BB6E2A" w:rsidRPr="00C8753D">
        <w:rPr>
          <w:rFonts w:ascii="宋体" w:eastAsia="宋体" w:hAnsi="宋体" w:hint="eastAsia"/>
        </w:rPr>
        <w:t>/Invoice</w:t>
      </w:r>
      <w:r w:rsidR="00BB6E2A" w:rsidRPr="00C8753D">
        <w:rPr>
          <w:rFonts w:ascii="宋体" w:eastAsia="宋体" w:hAnsi="宋体"/>
        </w:rPr>
        <w:t xml:space="preserve"> Type</w:t>
      </w:r>
      <w:r w:rsidR="00BB6E2A" w:rsidRPr="00C8753D">
        <w:rPr>
          <w:rFonts w:ascii="宋体" w:eastAsia="宋体" w:hAnsi="宋体" w:hint="eastAsia"/>
        </w:rPr>
        <w:t>三个信息，</w:t>
      </w:r>
      <w:r w:rsidR="00C17737" w:rsidRPr="00C8753D">
        <w:rPr>
          <w:rFonts w:ascii="宋体" w:eastAsia="宋体" w:hAnsi="宋体" w:hint="eastAsia"/>
        </w:rPr>
        <w:t>结合Data base“</w:t>
      </w:r>
      <w:r w:rsidR="00C17737" w:rsidRPr="00C8753D">
        <w:rPr>
          <w:rFonts w:ascii="宋体" w:eastAsia="宋体" w:hAnsi="宋体"/>
        </w:rPr>
        <w:t>附表1：托运清单表头Mapping list</w:t>
      </w:r>
      <w:r w:rsidR="00C17737" w:rsidRPr="00C8753D">
        <w:rPr>
          <w:rFonts w:ascii="宋体" w:eastAsia="宋体" w:hAnsi="宋体" w:hint="eastAsia"/>
        </w:rPr>
        <w:t>“</w:t>
      </w:r>
      <w:r w:rsidR="00BB6E2A" w:rsidRPr="00C8753D">
        <w:rPr>
          <w:rFonts w:ascii="宋体" w:eastAsia="宋体" w:hAnsi="宋体" w:hint="eastAsia"/>
        </w:rPr>
        <w:t>填写相关信息</w:t>
      </w:r>
      <w:ins w:id="160" w:author="Gao, Wenwen (369)" w:date="2026-09-18T15:35:00Z" w16du:dateUtc="2026-09-18T07:35:00Z">
        <w:r w:rsidR="00361EC4">
          <w:rPr>
            <w:rFonts w:ascii="宋体" w:eastAsia="宋体" w:hAnsi="宋体" w:hint="eastAsia"/>
          </w:rPr>
          <w:t>（</w:t>
        </w:r>
        <w:r w:rsidR="00361EC4" w:rsidRPr="00C8753D">
          <w:rPr>
            <w:rFonts w:ascii="宋体" w:eastAsia="宋体" w:hAnsi="宋体"/>
          </w:rPr>
          <w:t>Mapping list</w:t>
        </w:r>
        <w:r w:rsidR="00361EC4">
          <w:rPr>
            <w:rFonts w:ascii="宋体" w:eastAsia="宋体" w:hAnsi="宋体" w:hint="eastAsia"/>
          </w:rPr>
          <w:t>需要进行</w:t>
        </w:r>
      </w:ins>
      <w:ins w:id="161" w:author="Gao, Wenwen (369)" w:date="2026-09-18T15:36:00Z" w16du:dateUtc="2026-09-18T07:36:00Z">
        <w:r w:rsidR="00361EC4">
          <w:rPr>
            <w:rFonts w:ascii="宋体" w:eastAsia="宋体" w:hAnsi="宋体" w:hint="eastAsia"/>
          </w:rPr>
          <w:t>配置，因为会涉及人员或者供应商变动</w:t>
        </w:r>
      </w:ins>
      <w:ins w:id="162" w:author="Gao, Wenwen (369)" w:date="2026-09-18T15:35:00Z" w16du:dateUtc="2026-09-18T07:35:00Z">
        <w:r w:rsidR="00361EC4">
          <w:rPr>
            <w:rFonts w:ascii="宋体" w:eastAsia="宋体" w:hAnsi="宋体" w:hint="eastAsia"/>
          </w:rPr>
          <w:t>）</w:t>
        </w:r>
      </w:ins>
      <w:r w:rsidR="00BB6E2A" w:rsidRPr="00C8753D">
        <w:rPr>
          <w:rFonts w:ascii="宋体" w:eastAsia="宋体" w:hAnsi="宋体" w:hint="eastAsia"/>
        </w:rPr>
        <w:t>。</w:t>
      </w:r>
      <w:ins w:id="163" w:author="Ji, Scarlett Qing" w:date="2026-09-19T23:32:00Z" w16du:dateUtc="2026-09-19T15:32:00Z">
        <w:r w:rsidR="00032802">
          <w:rPr>
            <w:rFonts w:ascii="宋体" w:eastAsia="宋体" w:hAnsi="宋体"/>
          </w:rPr>
          <w:tab/>
        </w:r>
      </w:ins>
    </w:p>
    <w:p w14:paraId="15AEE1B7" w14:textId="19E94DD9" w:rsidR="003F454E" w:rsidRPr="00C8753D" w:rsidRDefault="003F454E" w:rsidP="00BB6E2A">
      <w:pPr>
        <w:spacing w:after="0" w:line="240" w:lineRule="auto"/>
        <w:rPr>
          <w:rFonts w:ascii="宋体" w:eastAsia="宋体" w:hAnsi="宋体" w:hint="eastAsia"/>
        </w:rPr>
      </w:pPr>
      <w:r w:rsidRPr="003F454E">
        <w:rPr>
          <w:rFonts w:ascii="宋体" w:eastAsia="宋体" w:hAnsi="宋体"/>
          <w:noProof/>
        </w:rPr>
        <w:drawing>
          <wp:inline distT="0" distB="0" distL="0" distR="0" wp14:anchorId="265C495D" wp14:editId="6FD7841B">
            <wp:extent cx="5486400" cy="597535"/>
            <wp:effectExtent l="0" t="0" r="0" b="0"/>
            <wp:docPr id="6188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2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64F5" w14:textId="6285F840" w:rsidR="003A3BBB" w:rsidRPr="00C8753D" w:rsidRDefault="003A3BBB" w:rsidP="00BB6E2A">
      <w:pPr>
        <w:spacing w:after="0" w:line="240" w:lineRule="auto"/>
        <w:rPr>
          <w:rFonts w:ascii="宋体" w:eastAsia="宋体" w:hAnsi="宋体" w:hint="eastAsia"/>
        </w:rPr>
      </w:pPr>
    </w:p>
    <w:p w14:paraId="767B4149" w14:textId="11DA01A3" w:rsidR="003A3BBB" w:rsidRPr="00C8753D" w:rsidRDefault="00776269" w:rsidP="000C70CB">
      <w:pPr>
        <w:spacing w:after="0" w:line="240" w:lineRule="auto"/>
        <w:jc w:val="center"/>
        <w:rPr>
          <w:rFonts w:ascii="宋体" w:eastAsia="宋体" w:hAnsi="宋体" w:hint="eastAsia"/>
        </w:rPr>
      </w:pPr>
      <w:commentRangeStart w:id="164"/>
      <w:commentRangeStart w:id="165"/>
      <w:r w:rsidRPr="00776269">
        <w:rPr>
          <w:rFonts w:ascii="宋体" w:eastAsia="宋体" w:hAnsi="宋体"/>
          <w:noProof/>
        </w:rPr>
        <w:drawing>
          <wp:inline distT="0" distB="0" distL="0" distR="0" wp14:anchorId="737D87F4" wp14:editId="122B6C42">
            <wp:extent cx="5486400" cy="1627505"/>
            <wp:effectExtent l="0" t="0" r="0" b="0"/>
            <wp:docPr id="185108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85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4"/>
      <w:r w:rsidR="00AF5C6C" w:rsidRPr="00C8753D">
        <w:rPr>
          <w:rStyle w:val="af0"/>
          <w:rFonts w:ascii="宋体" w:eastAsia="宋体" w:hAnsi="宋体" w:hint="eastAsia"/>
          <w:sz w:val="24"/>
          <w:szCs w:val="24"/>
        </w:rPr>
        <w:commentReference w:id="164"/>
      </w:r>
      <w:commentRangeEnd w:id="165"/>
      <w:r w:rsidR="00AE5BEC" w:rsidRPr="00C8753D">
        <w:rPr>
          <w:rStyle w:val="af0"/>
          <w:rFonts w:ascii="宋体" w:eastAsia="宋体" w:hAnsi="宋体" w:hint="eastAsia"/>
          <w:sz w:val="24"/>
          <w:szCs w:val="24"/>
        </w:rPr>
        <w:commentReference w:id="165"/>
      </w:r>
    </w:p>
    <w:p w14:paraId="04CDA8ED" w14:textId="245F2F2F" w:rsidR="003A3BBB" w:rsidRPr="00C8753D" w:rsidRDefault="00734E1A" w:rsidP="00BB6E2A">
      <w:pPr>
        <w:spacing w:after="0" w:line="240" w:lineRule="auto"/>
        <w:rPr>
          <w:rFonts w:ascii="宋体" w:eastAsia="宋体" w:hAnsi="宋体" w:cs="Arial" w:hint="eastAsia"/>
          <w:color w:val="000000"/>
          <w:kern w:val="0"/>
          <w:sz w:val="16"/>
          <w:szCs w:val="16"/>
          <w14:ligatures w14:val="none"/>
        </w:rPr>
      </w:pPr>
      <w:ins w:id="166" w:author="Ji, Scarlett Qing" w:date="2026-09-15T21:34:00Z" w16du:dateUtc="2026-09-15T13:34:00Z">
        <w:r>
          <w:rPr>
            <w:rFonts w:ascii="宋体" w:eastAsia="宋体" w:hAnsi="宋体" w:cs="Arial" w:hint="eastAsia"/>
            <w:color w:val="000000"/>
            <w:kern w:val="0"/>
            <w:sz w:val="16"/>
            <w:szCs w:val="16"/>
            <w14:ligatures w14:val="none"/>
          </w:rPr>
          <w:object w:dxaOrig="1517" w:dyaOrig="1058" w14:anchorId="72A1F091">
            <v:shape id="_x0000_i1027" type="#_x0000_t75" style="width:77.95pt;height:54.15pt" o:ole="">
              <v:imagedata r:id="rId24" o:title=""/>
            </v:shape>
            <o:OLEObject Type="Embed" ProgID="Excel.Sheet.12" ShapeID="_x0000_i1027" DrawAspect="Icon" ObjectID="_1854604197" r:id="rId25"/>
          </w:object>
        </w:r>
      </w:ins>
    </w:p>
    <w:p w14:paraId="159D2421" w14:textId="77777777" w:rsidR="003A3BBB" w:rsidRPr="00C8753D" w:rsidRDefault="003A3BBB" w:rsidP="00BB6E2A">
      <w:pPr>
        <w:spacing w:after="0" w:line="240" w:lineRule="auto"/>
        <w:rPr>
          <w:rFonts w:ascii="宋体" w:eastAsia="宋体" w:hAnsi="宋体" w:cs="Arial" w:hint="eastAsia"/>
          <w:color w:val="000000"/>
          <w:kern w:val="0"/>
          <w:sz w:val="16"/>
          <w:szCs w:val="16"/>
          <w14:ligatures w14:val="none"/>
        </w:rPr>
      </w:pPr>
    </w:p>
    <w:p w14:paraId="2DA462A0" w14:textId="7D511E8F" w:rsidR="00BB6E2A" w:rsidRPr="00C8753D" w:rsidRDefault="003A3BBB">
      <w:pPr>
        <w:rPr>
          <w:rFonts w:ascii="宋体" w:eastAsia="宋体" w:hAnsi="宋体" w:hint="eastAsia"/>
          <w:b/>
          <w:bCs/>
          <w:sz w:val="30"/>
          <w:szCs w:val="30"/>
        </w:rPr>
      </w:pPr>
      <w:r w:rsidRPr="00C8753D">
        <w:rPr>
          <w:rFonts w:ascii="宋体" w:eastAsia="宋体" w:hAnsi="宋体" w:hint="eastAsia"/>
          <w:b/>
          <w:bCs/>
          <w:sz w:val="30"/>
          <w:szCs w:val="30"/>
        </w:rPr>
        <w:t>四、托运清单“</w:t>
      </w:r>
      <w:r w:rsidRPr="00C8753D">
        <w:rPr>
          <w:rFonts w:ascii="宋体" w:eastAsia="宋体" w:hAnsi="宋体"/>
          <w:b/>
          <w:bCs/>
          <w:sz w:val="30"/>
          <w:szCs w:val="30"/>
        </w:rPr>
        <w:t>危险货物明细单</w:t>
      </w:r>
      <w:r w:rsidRPr="00C8753D">
        <w:rPr>
          <w:rFonts w:ascii="宋体" w:eastAsia="宋体" w:hAnsi="宋体" w:hint="eastAsia"/>
          <w:b/>
          <w:bCs/>
          <w:sz w:val="30"/>
          <w:szCs w:val="30"/>
        </w:rPr>
        <w:t>”信息填写</w:t>
      </w:r>
    </w:p>
    <w:p w14:paraId="4820B870" w14:textId="62C7DF59" w:rsidR="00C17737" w:rsidRPr="00C8753D" w:rsidRDefault="00F511FA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 w:hint="eastAsia"/>
        </w:rPr>
        <w:t>按照</w:t>
      </w:r>
      <w:r w:rsidR="00C17737" w:rsidRPr="00C8753D">
        <w:rPr>
          <w:rFonts w:ascii="宋体" w:eastAsia="宋体" w:hAnsi="宋体" w:hint="eastAsia"/>
        </w:rPr>
        <w:t>Data base中的如下三个附表以及数据源对应关系行的信息，进行货物明细单的填写。</w:t>
      </w:r>
    </w:p>
    <w:p w14:paraId="6CCF9AD5" w14:textId="2EF0BDBF" w:rsidR="00C17737" w:rsidRPr="00C8753D" w:rsidRDefault="00A332B6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/>
        </w:rPr>
        <w:t>附表2：托运清单与shippers_Decl对应关系</w:t>
      </w:r>
    </w:p>
    <w:p w14:paraId="3BA32BEC" w14:textId="0BE08B51" w:rsidR="00361EC4" w:rsidRDefault="00A332B6" w:rsidP="00361EC4">
      <w:pPr>
        <w:spacing w:after="0" w:line="240" w:lineRule="auto"/>
        <w:rPr>
          <w:ins w:id="167" w:author="Gao, Wenwen (369)" w:date="2026-09-18T15:36:00Z" w16du:dateUtc="2026-09-18T07:36:00Z"/>
          <w:rFonts w:ascii="宋体" w:eastAsia="宋体" w:hAnsi="宋体" w:hint="eastAsia"/>
        </w:rPr>
      </w:pPr>
      <w:r w:rsidRPr="00C8753D">
        <w:rPr>
          <w:rFonts w:ascii="宋体" w:eastAsia="宋体" w:hAnsi="宋体"/>
        </w:rPr>
        <w:t>附表3：Package Type</w:t>
      </w:r>
      <w:ins w:id="168" w:author="Gao, Wenwen (369)" w:date="2026-09-18T15:36:00Z" w16du:dateUtc="2026-09-18T07:36:00Z">
        <w:r w:rsidR="00361EC4">
          <w:rPr>
            <w:rFonts w:ascii="宋体" w:eastAsia="宋体" w:hAnsi="宋体" w:hint="eastAsia"/>
          </w:rPr>
          <w:t>需要进行配置，因为会涉及</w:t>
        </w:r>
      </w:ins>
      <w:ins w:id="169" w:author="Gao, Wenwen (369)" w:date="2026-09-18T15:37:00Z" w16du:dateUtc="2026-09-18T07:37:00Z">
        <w:r w:rsidR="00361EC4">
          <w:rPr>
            <w:rFonts w:ascii="宋体" w:eastAsia="宋体" w:hAnsi="宋体" w:hint="eastAsia"/>
          </w:rPr>
          <w:t>新增的包装类型</w:t>
        </w:r>
      </w:ins>
      <w:ins w:id="170" w:author="Gao, Wenwen (369)" w:date="2026-09-18T15:36:00Z" w16du:dateUtc="2026-09-18T07:36:00Z">
        <w:r w:rsidR="00361EC4">
          <w:rPr>
            <w:rFonts w:ascii="宋体" w:eastAsia="宋体" w:hAnsi="宋体" w:hint="eastAsia"/>
          </w:rPr>
          <w:t>）</w:t>
        </w:r>
        <w:r w:rsidR="00361EC4" w:rsidRPr="00C8753D">
          <w:rPr>
            <w:rFonts w:ascii="宋体" w:eastAsia="宋体" w:hAnsi="宋体" w:hint="eastAsia"/>
          </w:rPr>
          <w:t>。</w:t>
        </w:r>
      </w:ins>
    </w:p>
    <w:p w14:paraId="6597B6E2" w14:textId="7DD8DEAA" w:rsidR="00F7217E" w:rsidRDefault="00F7217E">
      <w:pPr>
        <w:rPr>
          <w:ins w:id="171" w:author="Ji, Scarlett Qing" w:date="2026-09-15T23:27:00Z" w16du:dateUtc="2026-09-15T15:27:00Z"/>
          <w:rFonts w:ascii="宋体" w:eastAsia="宋体" w:hAnsi="宋体" w:hint="eastAsia"/>
        </w:rPr>
      </w:pPr>
    </w:p>
    <w:bookmarkStart w:id="172" w:name="_MON_1851364771"/>
    <w:bookmarkEnd w:id="172"/>
    <w:p w14:paraId="3648CF2E" w14:textId="7665A065" w:rsidR="00A332B6" w:rsidRPr="00C8753D" w:rsidRDefault="00AA456F">
      <w:pPr>
        <w:rPr>
          <w:rFonts w:ascii="宋体" w:eastAsia="宋体" w:hAnsi="宋体" w:hint="eastAsia"/>
        </w:rPr>
      </w:pPr>
      <w:ins w:id="173" w:author="Ji, Scarlett Qing" w:date="2026-09-15T23:27:00Z" w16du:dateUtc="2026-09-15T15:27:00Z">
        <w:r>
          <w:rPr>
            <w:rFonts w:hint="eastAsia"/>
          </w:rPr>
          <w:object w:dxaOrig="1127" w:dyaOrig="787" w14:anchorId="373A708F">
            <v:shape id="_x0000_i1028" type="#_x0000_t75" style="width:57.7pt;height:40.45pt" o:ole="">
              <v:imagedata r:id="rId26" o:title=""/>
            </v:shape>
            <o:OLEObject Type="Embed" ProgID="Excel.Sheet.12" ShapeID="_x0000_i1028" DrawAspect="Icon" ObjectID="_1854604198" r:id="rId27"/>
          </w:object>
        </w:r>
      </w:ins>
    </w:p>
    <w:p w14:paraId="1541382C" w14:textId="07EECBAE" w:rsidR="00A332B6" w:rsidRPr="00C8753D" w:rsidRDefault="00A332B6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/>
        </w:rPr>
        <w:t>附表4：</w:t>
      </w:r>
      <w:r w:rsidRPr="00C8753D">
        <w:rPr>
          <w:rFonts w:ascii="宋体" w:eastAsia="宋体" w:hAnsi="宋体" w:hint="eastAsia"/>
        </w:rPr>
        <w:t>T</w:t>
      </w:r>
      <w:r w:rsidRPr="00C8753D">
        <w:rPr>
          <w:rFonts w:ascii="宋体" w:eastAsia="宋体" w:hAnsi="宋体"/>
        </w:rPr>
        <w:t>ransport name</w:t>
      </w:r>
    </w:p>
    <w:p w14:paraId="3FA8BBE3" w14:textId="020491D9" w:rsidR="00841442" w:rsidRPr="00C8753D" w:rsidRDefault="00725684">
      <w:pPr>
        <w:rPr>
          <w:rFonts w:ascii="宋体" w:eastAsia="宋体" w:hAnsi="宋体" w:hint="eastAsia"/>
        </w:rPr>
      </w:pPr>
      <w:r w:rsidRPr="00725684">
        <w:rPr>
          <w:rFonts w:ascii="宋体" w:eastAsia="宋体" w:hAnsi="宋体"/>
          <w:noProof/>
        </w:rPr>
        <w:drawing>
          <wp:inline distT="0" distB="0" distL="0" distR="0" wp14:anchorId="045BD55A" wp14:editId="0B379454">
            <wp:extent cx="5486400" cy="1069340"/>
            <wp:effectExtent l="0" t="0" r="0" b="0"/>
            <wp:docPr id="17083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66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318A" w14:textId="427AB83A" w:rsidR="00BB6E2A" w:rsidRPr="00C8753D" w:rsidRDefault="00C17737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6DC6EDD9" wp14:editId="447D7B45">
            <wp:extent cx="5486400" cy="1376045"/>
            <wp:effectExtent l="0" t="0" r="0" b="0"/>
            <wp:docPr id="211761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94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DED6" w14:textId="2463976D" w:rsidR="00C8753D" w:rsidRPr="00C8753D" w:rsidRDefault="00C17737">
      <w:pPr>
        <w:rPr>
          <w:rFonts w:ascii="宋体" w:eastAsia="宋体" w:hAnsi="宋体" w:hint="eastAsia"/>
        </w:rPr>
      </w:pPr>
      <w:commentRangeStart w:id="174"/>
      <w:r>
        <w:rPr>
          <w:noProof/>
        </w:rPr>
        <w:drawing>
          <wp:inline distT="0" distB="0" distL="0" distR="0" wp14:anchorId="29545910" wp14:editId="71E03C6B">
            <wp:extent cx="5486400" cy="537210"/>
            <wp:effectExtent l="0" t="0" r="0" b="0"/>
            <wp:docPr id="203812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213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4"/>
      <w:r w:rsidRPr="00C8753D">
        <w:rPr>
          <w:rStyle w:val="af0"/>
          <w:rFonts w:ascii="宋体" w:eastAsia="宋体" w:hAnsi="宋体" w:hint="eastAsia"/>
          <w:sz w:val="24"/>
          <w:szCs w:val="24"/>
        </w:rPr>
        <w:commentReference w:id="174"/>
      </w:r>
    </w:p>
    <w:p w14:paraId="6F10FE9B" w14:textId="7A0468C1" w:rsidR="00F7217E" w:rsidRPr="00F7217E" w:rsidRDefault="00491929">
      <w:pPr>
        <w:pStyle w:val="a9"/>
        <w:numPr>
          <w:ilvl w:val="0"/>
          <w:numId w:val="8"/>
        </w:numPr>
        <w:rPr>
          <w:ins w:id="175" w:author="Ji, Scarlett Qing" w:date="2026-09-15T23:27:00Z" w16du:dateUtc="2026-09-15T15:27:00Z"/>
          <w:rFonts w:ascii="宋体" w:eastAsia="宋体" w:hAnsi="宋体" w:cs="宋体"/>
          <w:color w:val="000000"/>
          <w:kern w:val="0"/>
          <w:sz w:val="22"/>
          <w:szCs w:val="22"/>
          <w14:ligatures w14:val="none"/>
          <w:rPrChange w:id="176" w:author="Ji, Scarlett Qing" w:date="2026-09-15T23:27:00Z" w16du:dateUtc="2026-09-15T15:27:00Z">
            <w:rPr>
              <w:ins w:id="177" w:author="Ji, Scarlett Qing" w:date="2026-09-15T23:27:00Z" w16du:dateUtc="2026-09-15T15:27:00Z"/>
              <w:rFonts w:cs="宋体"/>
              <w:color w:val="000000"/>
              <w:kern w:val="0"/>
              <w:sz w:val="22"/>
              <w:szCs w:val="22"/>
              <w14:ligatures w14:val="none"/>
            </w:rPr>
          </w:rPrChange>
        </w:rPr>
        <w:pPrChange w:id="178" w:author="Ji, Scarlett Qing" w:date="2026-09-15T23:27:00Z" w16du:dateUtc="2026-09-15T15:27:00Z">
          <w:pPr/>
        </w:pPrChange>
      </w:pPr>
      <w:del w:id="179" w:author="Ji, Scarlett Qing" w:date="2026-09-15T23:27:00Z" w16du:dateUtc="2026-09-15T15:27:00Z">
        <w:r w:rsidRPr="00F7217E" w:rsidDel="00F7217E">
          <w:rPr>
            <w:rFonts w:ascii="宋体" w:eastAsia="宋体" w:hAnsi="宋体"/>
            <w:rPrChange w:id="180" w:author="Ji, Scarlett Qing" w:date="2026-09-15T23:27:00Z" w16du:dateUtc="2026-09-15T15:27:00Z">
              <w:rPr/>
            </w:rPrChange>
          </w:rPr>
          <w:delText xml:space="preserve">1. </w:delText>
        </w:r>
      </w:del>
      <w:r w:rsidRPr="00F7217E">
        <w:rPr>
          <w:rFonts w:ascii="宋体" w:eastAsia="宋体" w:hAnsi="宋体" w:hint="eastAsia"/>
          <w:rPrChange w:id="181" w:author="Ji, Scarlett Qing" w:date="2026-09-15T23:27:00Z" w16du:dateUtc="2026-09-15T15:27:00Z">
            <w:rPr>
              <w:rFonts w:hint="eastAsia"/>
            </w:rPr>
          </w:rPrChange>
        </w:rPr>
        <w:t>若</w:t>
      </w:r>
      <w:r w:rsidR="00BC78A3" w:rsidRPr="00F7217E">
        <w:rPr>
          <w:rFonts w:ascii="宋体" w:eastAsia="宋体" w:hAnsi="宋体"/>
          <w:rPrChange w:id="182" w:author="Ji, Scarlett Qing" w:date="2026-09-15T23:27:00Z" w16du:dateUtc="2026-09-15T15:27:00Z">
            <w:rPr/>
          </w:rPrChange>
        </w:rPr>
        <w:t xml:space="preserve">UN number </w:t>
      </w:r>
      <w:r w:rsidR="00BC78A3" w:rsidRPr="00F7217E">
        <w:rPr>
          <w:rFonts w:ascii="宋体" w:eastAsia="宋体" w:hAnsi="宋体" w:hint="eastAsia"/>
          <w:rPrChange w:id="183" w:author="Ji, Scarlett Qing" w:date="2026-09-15T23:27:00Z" w16du:dateUtc="2026-09-15T15:27:00Z">
            <w:rPr>
              <w:rFonts w:hint="eastAsia"/>
            </w:rPr>
          </w:rPrChange>
        </w:rPr>
        <w:t>对应</w:t>
      </w:r>
      <w:r w:rsidR="00BC78A3" w:rsidRPr="00F7217E">
        <w:rPr>
          <w:rFonts w:ascii="宋体" w:eastAsia="宋体" w:hAnsi="宋体"/>
          <w:rPrChange w:id="184" w:author="Ji, Scarlett Qing" w:date="2026-09-15T23:27:00Z" w16du:dateUtc="2026-09-15T15:27:00Z">
            <w:rPr/>
          </w:rPrChange>
        </w:rPr>
        <w:t>Data base</w:t>
      </w:r>
      <w:r w:rsidR="00BC78A3" w:rsidRPr="00F7217E">
        <w:rPr>
          <w:rFonts w:ascii="宋体" w:eastAsia="宋体" w:hAnsi="宋体" w:hint="eastAsia"/>
          <w:rPrChange w:id="185" w:author="Ji, Scarlett Qing" w:date="2026-09-15T23:27:00Z" w16du:dateUtc="2026-09-15T15:27:00Z">
            <w:rPr>
              <w:rFonts w:hint="eastAsia"/>
            </w:rPr>
          </w:rPrChange>
        </w:rPr>
        <w:t>的“附表</w:t>
      </w:r>
      <w:r w:rsidR="00BC78A3" w:rsidRPr="00F7217E">
        <w:rPr>
          <w:rFonts w:ascii="宋体" w:eastAsia="宋体" w:hAnsi="宋体"/>
          <w:rPrChange w:id="186" w:author="Ji, Scarlett Qing" w:date="2026-09-15T23:27:00Z" w16du:dateUtc="2026-09-15T15:27:00Z">
            <w:rPr/>
          </w:rPrChange>
        </w:rPr>
        <w:t>4</w:t>
      </w:r>
      <w:r w:rsidR="00BC78A3" w:rsidRPr="00F7217E">
        <w:rPr>
          <w:rFonts w:ascii="宋体" w:eastAsia="宋体" w:hAnsi="宋体" w:hint="eastAsia"/>
          <w:rPrChange w:id="187" w:author="Ji, Scarlett Qing" w:date="2026-09-15T23:27:00Z" w16du:dateUtc="2026-09-15T15:27:00Z">
            <w:rPr>
              <w:rFonts w:hint="eastAsia"/>
            </w:rPr>
          </w:rPrChange>
        </w:rPr>
        <w:t>：</w:t>
      </w:r>
      <w:r w:rsidR="00BC78A3" w:rsidRPr="00F7217E">
        <w:rPr>
          <w:rFonts w:ascii="宋体" w:eastAsia="宋体" w:hAnsi="宋体"/>
          <w:rPrChange w:id="188" w:author="Ji, Scarlett Qing" w:date="2026-09-15T23:27:00Z" w16du:dateUtc="2026-09-15T15:27:00Z">
            <w:rPr/>
          </w:rPrChange>
        </w:rPr>
        <w:t xml:space="preserve">Transport name </w:t>
      </w:r>
      <w:r w:rsidR="00BC78A3" w:rsidRPr="00F7217E">
        <w:rPr>
          <w:rFonts w:ascii="宋体" w:eastAsia="宋体" w:hAnsi="宋体" w:hint="eastAsia"/>
          <w:rPrChange w:id="189" w:author="Ji, Scarlett Qing" w:date="2026-09-15T23:27:00Z" w16du:dateUtc="2026-09-15T15:27:00Z">
            <w:rPr>
              <w:rFonts w:hint="eastAsia"/>
            </w:rPr>
          </w:rPrChange>
        </w:rPr>
        <w:t>”的</w:t>
      </w:r>
      <w:r w:rsidR="00BC78A3" w:rsidRPr="00F7217E">
        <w:rPr>
          <w:rFonts w:ascii="宋体" w:eastAsia="宋体" w:hAnsi="宋体"/>
          <w:rPrChange w:id="190" w:author="Ji, Scarlett Qing" w:date="2026-09-15T23:27:00Z" w16du:dateUtc="2026-09-15T15:27:00Z">
            <w:rPr/>
          </w:rPrChange>
        </w:rPr>
        <w:t>I</w:t>
      </w:r>
      <w:r w:rsidRPr="00F7217E">
        <w:rPr>
          <w:rFonts w:ascii="宋体" w:eastAsia="宋体" w:hAnsi="宋体" w:hint="eastAsia"/>
          <w:rPrChange w:id="191" w:author="Ji, Scarlett Qing" w:date="2026-09-15T23:27:00Z" w16du:dateUtc="2026-09-15T15:27:00Z">
            <w:rPr>
              <w:rFonts w:hint="eastAsia"/>
            </w:rPr>
          </w:rPrChange>
        </w:rPr>
        <w:t>列</w:t>
      </w:r>
      <w:r w:rsidRPr="00F7217E">
        <w:rPr>
          <w:rFonts w:ascii="宋体" w:eastAsia="宋体" w:hAnsi="宋体"/>
          <w:rPrChange w:id="192" w:author="Ji, Scarlett Qing" w:date="2026-09-15T23:27:00Z" w16du:dateUtc="2026-09-15T15:27:00Z">
            <w:rPr/>
          </w:rPrChange>
        </w:rPr>
        <w:t xml:space="preserve"> </w:t>
      </w:r>
      <w:r w:rsidRPr="00F7217E">
        <w:rPr>
          <w:rFonts w:ascii="宋体" w:eastAsia="宋体" w:hAnsi="宋体" w:hint="eastAsia"/>
          <w:rPrChange w:id="193" w:author="Ji, Scarlett Qing" w:date="2026-09-15T23:27:00Z" w16du:dateUtc="2026-09-15T15:27:00Z">
            <w:rPr>
              <w:rFonts w:hint="eastAsia"/>
            </w:rPr>
          </w:rPrChange>
        </w:rPr>
        <w:t>“核查是否需要制作托运清单”显示为“</w:t>
      </w:r>
      <w:r w:rsidRPr="00F7217E">
        <w:rPr>
          <w:rFonts w:ascii="宋体" w:eastAsia="宋体" w:hAnsi="宋体"/>
          <w:rPrChange w:id="194" w:author="Ji, Scarlett Qing" w:date="2026-09-15T23:27:00Z" w16du:dateUtc="2026-09-15T15:27:00Z">
            <w:rPr/>
          </w:rPrChange>
        </w:rPr>
        <w:t>Y</w:t>
      </w:r>
      <w:r w:rsidRPr="00F7217E">
        <w:rPr>
          <w:rFonts w:ascii="宋体" w:eastAsia="宋体" w:hAnsi="宋体" w:hint="eastAsia"/>
          <w:rPrChange w:id="195" w:author="Ji, Scarlett Qing" w:date="2026-09-15T23:27:00Z" w16du:dateUtc="2026-09-15T15:27:00Z">
            <w:rPr>
              <w:rFonts w:hint="eastAsia"/>
            </w:rPr>
          </w:rPrChange>
        </w:rPr>
        <w:t>“</w:t>
      </w:r>
      <w:r w:rsidRPr="00F7217E">
        <w:rPr>
          <w:rFonts w:ascii="宋体" w:eastAsia="宋体" w:hAnsi="宋体" w:cs="宋体" w:hint="eastAsia"/>
          <w:color w:val="000000"/>
          <w:kern w:val="0"/>
          <w:sz w:val="22"/>
          <w:szCs w:val="22"/>
          <w14:ligatures w14:val="none"/>
          <w:rPrChange w:id="196" w:author="Ji, Scarlett Qing" w:date="2026-09-15T23:27:00Z" w16du:dateUtc="2026-09-15T15:27:00Z">
            <w:rPr>
              <w:rFonts w:cs="宋体" w:hint="eastAsia"/>
              <w:color w:val="000000"/>
              <w:kern w:val="0"/>
              <w:sz w:val="22"/>
              <w:szCs w:val="22"/>
              <w14:ligatures w14:val="none"/>
            </w:rPr>
          </w:rPrChange>
        </w:rPr>
        <w:t>的</w:t>
      </w:r>
      <w:r w:rsidR="00BC78A3" w:rsidRPr="00F7217E">
        <w:rPr>
          <w:rFonts w:ascii="宋体" w:eastAsia="宋体" w:hAnsi="宋体" w:cs="宋体" w:hint="eastAsia"/>
          <w:color w:val="000000"/>
          <w:kern w:val="0"/>
          <w:sz w:val="22"/>
          <w:szCs w:val="22"/>
          <w14:ligatures w14:val="none"/>
          <w:rPrChange w:id="197" w:author="Ji, Scarlett Qing" w:date="2026-09-15T23:27:00Z" w16du:dateUtc="2026-09-15T15:27:00Z">
            <w:rPr>
              <w:rFonts w:cs="宋体" w:hint="eastAsia"/>
              <w:color w:val="000000"/>
              <w:kern w:val="0"/>
              <w:sz w:val="22"/>
              <w:szCs w:val="22"/>
              <w14:ligatures w14:val="none"/>
            </w:rPr>
          </w:rPrChange>
        </w:rPr>
        <w:t>，</w:t>
      </w:r>
      <w:r w:rsidRPr="00F7217E">
        <w:rPr>
          <w:rFonts w:ascii="宋体" w:eastAsia="宋体" w:hAnsi="宋体" w:cs="宋体" w:hint="eastAsia"/>
          <w:color w:val="000000"/>
          <w:kern w:val="0"/>
          <w:sz w:val="22"/>
          <w:szCs w:val="22"/>
          <w14:ligatures w14:val="none"/>
          <w:rPrChange w:id="198" w:author="Ji, Scarlett Qing" w:date="2026-09-15T23:27:00Z" w16du:dateUtc="2026-09-15T15:27:00Z">
            <w:rPr>
              <w:rFonts w:cs="宋体" w:hint="eastAsia"/>
              <w:color w:val="000000"/>
              <w:kern w:val="0"/>
              <w:sz w:val="22"/>
              <w:szCs w:val="22"/>
              <w14:ligatures w14:val="none"/>
            </w:rPr>
          </w:rPrChange>
        </w:rPr>
        <w:t>直接按照如上橙色部分的匹配关系进行填写。</w:t>
      </w:r>
    </w:p>
    <w:p w14:paraId="48A93736" w14:textId="56CBC397" w:rsidR="00491929" w:rsidRPr="00F7217E" w:rsidRDefault="00D844E4">
      <w:pPr>
        <w:pStyle w:val="a9"/>
        <w:ind w:left="360"/>
        <w:rPr>
          <w:rFonts w:ascii="宋体" w:eastAsia="宋体" w:hAnsi="宋体" w:cs="宋体"/>
          <w:color w:val="000000"/>
          <w:kern w:val="0"/>
          <w:sz w:val="22"/>
          <w:szCs w:val="22"/>
          <w14:ligatures w14:val="none"/>
          <w:rPrChange w:id="199" w:author="Ji, Scarlett Qing" w:date="2026-09-15T23:27:00Z" w16du:dateUtc="2026-09-15T15:27:00Z">
            <w:rPr/>
          </w:rPrChange>
        </w:rPr>
        <w:pPrChange w:id="200" w:author="Ji, Scarlett Qing" w:date="2026-09-15T23:27:00Z" w16du:dateUtc="2026-09-15T15:27:00Z">
          <w:pPr/>
        </w:pPrChange>
      </w:pPr>
      <w:del w:id="201" w:author="Ji, Scarlett Qing" w:date="2026-09-15T23:27:00Z" w16du:dateUtc="2026-09-15T15:27:00Z">
        <w:r w:rsidRPr="00F7217E" w:rsidDel="00F7217E">
          <w:rPr>
            <w:rFonts w:ascii="宋体" w:eastAsia="宋体" w:hAnsi="宋体" w:cs="宋体" w:hint="eastAsia"/>
            <w:color w:val="000000"/>
            <w:kern w:val="0"/>
            <w:sz w:val="22"/>
            <w:szCs w:val="22"/>
            <w14:ligatures w14:val="none"/>
            <w:rPrChange w:id="202" w:author="Ji, Scarlett Qing" w:date="2026-09-15T23:27:00Z" w16du:dateUtc="2026-09-15T15:27:00Z">
              <w:rPr>
                <w:rFonts w:hint="eastAsia"/>
              </w:rPr>
            </w:rPrChange>
          </w:rPr>
          <w:fldChar w:fldCharType="begin"/>
        </w:r>
        <w:r w:rsidRPr="00F7217E" w:rsidDel="00F7217E">
          <w:rPr>
            <w:rFonts w:ascii="宋体" w:eastAsia="宋体" w:hAnsi="宋体" w:cs="宋体"/>
            <w:color w:val="000000"/>
            <w:kern w:val="0"/>
            <w:sz w:val="22"/>
            <w:szCs w:val="22"/>
            <w14:ligatures w14:val="none"/>
            <w:rPrChange w:id="203" w:author="Ji, Scarlett Qing" w:date="2026-09-15T23:27:00Z" w16du:dateUtc="2026-09-15T15:27:00Z">
              <w:rPr/>
            </w:rPrChange>
          </w:rPr>
          <w:fldChar w:fldCharType="separate"/>
        </w:r>
        <w:r w:rsidRPr="00F7217E" w:rsidDel="00F7217E">
          <w:rPr>
            <w:rFonts w:ascii="宋体" w:eastAsia="宋体" w:hAnsi="宋体" w:cs="宋体" w:hint="eastAsia"/>
            <w:color w:val="000000"/>
            <w:kern w:val="0"/>
            <w:sz w:val="22"/>
            <w:szCs w:val="22"/>
            <w14:ligatures w14:val="none"/>
            <w:rPrChange w:id="204" w:author="Ji, Scarlett Qing" w:date="2026-09-15T23:27:00Z" w16du:dateUtc="2026-09-15T15:27:00Z">
              <w:rPr>
                <w:rFonts w:hint="eastAsia"/>
              </w:rPr>
            </w:rPrChange>
          </w:rPr>
          <w:fldChar w:fldCharType="end"/>
        </w:r>
      </w:del>
    </w:p>
    <w:p w14:paraId="12B31411" w14:textId="6B3FAC6C" w:rsidR="004B1B77" w:rsidRPr="00A733BE" w:rsidRDefault="00491929">
      <w:pPr>
        <w:pStyle w:val="a9"/>
        <w:numPr>
          <w:ilvl w:val="0"/>
          <w:numId w:val="8"/>
        </w:numPr>
        <w:rPr>
          <w:ins w:id="205" w:author="Ji, Scarlett Qing" w:date="2026-09-20T10:45:00Z" w16du:dateUtc="2026-09-20T02:45:00Z"/>
          <w:rFonts w:ascii="宋体" w:eastAsia="宋体" w:hAnsi="宋体" w:cs="宋体"/>
          <w:color w:val="000000"/>
          <w:kern w:val="0"/>
          <w:sz w:val="22"/>
          <w:szCs w:val="22"/>
          <w14:ligatures w14:val="none"/>
          <w:rPrChange w:id="206" w:author="Ji, Scarlett Qing" w:date="2026-09-20T10:45:00Z" w16du:dateUtc="2026-09-20T02:45:00Z">
            <w:rPr>
              <w:ins w:id="207" w:author="Ji, Scarlett Qing" w:date="2026-09-20T10:45:00Z" w16du:dateUtc="2026-09-20T02:45:00Z"/>
            </w:rPr>
          </w:rPrChange>
        </w:rPr>
        <w:pPrChange w:id="208" w:author="Ji, Scarlett Qing" w:date="2026-09-20T10:45:00Z" w16du:dateUtc="2026-09-20T02:45:00Z">
          <w:pPr/>
        </w:pPrChange>
      </w:pPr>
      <w:del w:id="209" w:author="Ji, Scarlett Qing" w:date="2026-09-20T10:45:00Z" w16du:dateUtc="2026-09-20T02:45:00Z">
        <w:r w:rsidRPr="00A733BE" w:rsidDel="00A733BE">
          <w:rPr>
            <w:rFonts w:ascii="宋体" w:eastAsia="宋体" w:hAnsi="宋体" w:cs="宋体"/>
            <w:color w:val="000000"/>
            <w:kern w:val="0"/>
            <w:sz w:val="22"/>
            <w:szCs w:val="22"/>
            <w14:ligatures w14:val="none"/>
            <w:rPrChange w:id="210" w:author="Ji, Scarlett Qing" w:date="2026-09-20T10:45:00Z" w16du:dateUtc="2026-09-20T02:45:00Z">
              <w:rPr/>
            </w:rPrChange>
          </w:rPr>
          <w:delText xml:space="preserve">2. </w:delText>
        </w:r>
      </w:del>
      <w:r w:rsidR="00BC78A3" w:rsidRPr="00A733BE">
        <w:rPr>
          <w:rFonts w:ascii="宋体" w:eastAsia="宋体" w:hAnsi="宋体" w:cs="宋体" w:hint="eastAsia"/>
          <w:color w:val="000000"/>
          <w:kern w:val="0"/>
          <w:sz w:val="22"/>
          <w:szCs w:val="22"/>
          <w14:ligatures w14:val="none"/>
          <w:rPrChange w:id="211" w:author="Ji, Scarlett Qing" w:date="2026-09-20T10:45:00Z" w16du:dateUtc="2026-09-20T02:45:00Z">
            <w:rPr>
              <w:rFonts w:hint="eastAsia"/>
            </w:rPr>
          </w:rPrChange>
        </w:rPr>
        <w:t>若是对应的</w:t>
      </w:r>
      <w:r w:rsidR="00BC78A3" w:rsidRPr="00A733BE">
        <w:rPr>
          <w:rFonts w:ascii="宋体" w:eastAsia="宋体" w:hAnsi="宋体" w:cs="宋体"/>
          <w:color w:val="000000"/>
          <w:kern w:val="0"/>
          <w:sz w:val="22"/>
          <w:szCs w:val="22"/>
          <w14:ligatures w14:val="none"/>
          <w:rPrChange w:id="212" w:author="Ji, Scarlett Qing" w:date="2026-09-20T10:45:00Z" w16du:dateUtc="2026-09-20T02:45:00Z">
            <w:rPr/>
          </w:rPrChange>
        </w:rPr>
        <w:t>I</w:t>
      </w:r>
      <w:r w:rsidR="004B1B77" w:rsidRPr="00A733BE">
        <w:rPr>
          <w:rFonts w:ascii="宋体" w:eastAsia="宋体" w:hAnsi="宋体" w:hint="eastAsia"/>
          <w:rPrChange w:id="213" w:author="Ji, Scarlett Qing" w:date="2026-09-20T10:45:00Z" w16du:dateUtc="2026-09-20T02:45:00Z">
            <w:rPr>
              <w:rFonts w:hint="eastAsia"/>
            </w:rPr>
          </w:rPrChange>
        </w:rPr>
        <w:t>列显示为“</w:t>
      </w:r>
      <w:r w:rsidR="004B1B77" w:rsidRPr="00A733B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  <w:rPrChange w:id="214" w:author="Ji, Scarlett Qing" w:date="2026-09-20T10:45:00Z" w16du:dateUtc="2026-09-20T02:45:00Z">
            <w:rPr>
              <w:rFonts w:ascii="Aptos Narrow" w:eastAsia="Times New Roman" w:hAnsi="Aptos Narrow" w:cs="Times New Roman"/>
            </w:rPr>
          </w:rPrChange>
        </w:rPr>
        <w:t>Y</w:t>
      </w:r>
      <w:r w:rsidR="004B1B77" w:rsidRPr="00A733BE">
        <w:rPr>
          <w:rFonts w:ascii="宋体" w:eastAsia="宋体" w:hAnsi="宋体" w:cs="宋体" w:hint="eastAsia"/>
          <w:color w:val="000000"/>
          <w:kern w:val="0"/>
          <w:sz w:val="22"/>
          <w:szCs w:val="22"/>
          <w14:ligatures w14:val="none"/>
          <w:rPrChange w:id="215" w:author="Ji, Scarlett Qing" w:date="2026-09-20T10:45:00Z" w16du:dateUtc="2026-09-20T02:45:00Z">
            <w:rPr>
              <w:rFonts w:hint="eastAsia"/>
            </w:rPr>
          </w:rPrChange>
        </w:rPr>
        <w:t>，查</w:t>
      </w:r>
      <w:r w:rsidR="004B1B77" w:rsidRPr="00A733B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  <w:rPrChange w:id="216" w:author="Ji, Scarlett Qing" w:date="2026-09-20T10:45:00Z" w16du:dateUtc="2026-09-20T02:45:00Z">
            <w:rPr>
              <w:rFonts w:ascii="Aptos Narrow" w:eastAsia="Times New Roman" w:hAnsi="Aptos Narrow" w:cs="Times New Roman"/>
            </w:rPr>
          </w:rPrChange>
        </w:rPr>
        <w:t>SDS</w:t>
      </w:r>
      <w:r w:rsidR="004B1B77" w:rsidRPr="00A733BE">
        <w:rPr>
          <w:rFonts w:ascii="宋体" w:eastAsia="宋体" w:hAnsi="宋体" w:cs="宋体" w:hint="eastAsia"/>
          <w:color w:val="000000"/>
          <w:kern w:val="0"/>
          <w:sz w:val="22"/>
          <w:szCs w:val="22"/>
          <w14:ligatures w14:val="none"/>
          <w:rPrChange w:id="217" w:author="Ji, Scarlett Qing" w:date="2026-09-20T10:45:00Z" w16du:dateUtc="2026-09-20T02:45:00Z">
            <w:rPr>
              <w:rFonts w:hint="eastAsia"/>
            </w:rPr>
          </w:rPrChange>
        </w:rPr>
        <w:t>第</w:t>
      </w:r>
      <w:r w:rsidR="004B1B77" w:rsidRPr="00A733B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  <w:rPrChange w:id="218" w:author="Ji, Scarlett Qing" w:date="2026-09-20T10:45:00Z" w16du:dateUtc="2026-09-20T02:45:00Z">
            <w:rPr>
              <w:rFonts w:ascii="Aptos Narrow" w:eastAsia="Times New Roman" w:hAnsi="Aptos Narrow" w:cs="Times New Roman"/>
            </w:rPr>
          </w:rPrChange>
        </w:rPr>
        <w:t>14</w:t>
      </w:r>
      <w:r w:rsidR="004B1B77" w:rsidRPr="00A733BE">
        <w:rPr>
          <w:rFonts w:ascii="宋体" w:eastAsia="宋体" w:hAnsi="宋体" w:cs="宋体" w:hint="eastAsia"/>
          <w:color w:val="000000"/>
          <w:kern w:val="0"/>
          <w:sz w:val="22"/>
          <w:szCs w:val="22"/>
          <w14:ligatures w14:val="none"/>
          <w:rPrChange w:id="219" w:author="Ji, Scarlett Qing" w:date="2026-09-20T10:45:00Z" w16du:dateUtc="2026-09-20T02:45:00Z">
            <w:rPr>
              <w:rFonts w:hint="eastAsia"/>
            </w:rPr>
          </w:rPrChange>
        </w:rPr>
        <w:t>章”的。</w:t>
      </w:r>
    </w:p>
    <w:p w14:paraId="2997D7FF" w14:textId="77777777" w:rsidR="00A733BE" w:rsidRPr="00A733BE" w:rsidRDefault="00A733BE">
      <w:pPr>
        <w:pStyle w:val="a9"/>
        <w:rPr>
          <w:ins w:id="220" w:author="Ji, Scarlett Qing" w:date="2026-09-20T10:45:00Z" w16du:dateUtc="2026-09-20T02:45:00Z"/>
          <w:rFonts w:ascii="宋体" w:eastAsia="宋体" w:hAnsi="宋体"/>
          <w:rPrChange w:id="221" w:author="Ji, Scarlett Qing" w:date="2026-09-20T10:45:00Z" w16du:dateUtc="2026-09-20T02:45:00Z">
            <w:rPr>
              <w:ins w:id="222" w:author="Ji, Scarlett Qing" w:date="2026-09-20T10:45:00Z" w16du:dateUtc="2026-09-20T02:45:00Z"/>
            </w:rPr>
          </w:rPrChange>
        </w:rPr>
        <w:pPrChange w:id="223" w:author="Ji, Scarlett Qing" w:date="2026-09-20T10:45:00Z" w16du:dateUtc="2026-09-20T02:45:00Z">
          <w:pPr>
            <w:pStyle w:val="a9"/>
            <w:numPr>
              <w:numId w:val="8"/>
            </w:numPr>
            <w:ind w:left="360" w:hanging="360"/>
          </w:pPr>
        </w:pPrChange>
      </w:pPr>
    </w:p>
    <w:p w14:paraId="029362BD" w14:textId="45E42DD1" w:rsidR="00A733BE" w:rsidRPr="00A733BE" w:rsidRDefault="00A733BE">
      <w:pPr>
        <w:pStyle w:val="a9"/>
        <w:ind w:left="360"/>
        <w:rPr>
          <w:rFonts w:ascii="宋体" w:eastAsia="宋体" w:hAnsi="宋体"/>
          <w:rPrChange w:id="224" w:author="Ji, Scarlett Qing" w:date="2026-09-20T10:45:00Z" w16du:dateUtc="2026-09-20T02:45:00Z">
            <w:rPr/>
          </w:rPrChange>
        </w:rPr>
        <w:pPrChange w:id="225" w:author="Ji, Scarlett Qing" w:date="2026-09-20T10:45:00Z" w16du:dateUtc="2026-09-20T02:45:00Z">
          <w:pPr/>
        </w:pPrChange>
      </w:pPr>
      <w:ins w:id="226" w:author="Ji, Scarlett Qing" w:date="2026-09-20T10:45:00Z" w16du:dateUtc="2026-09-20T02:45:00Z">
        <w:r>
          <w:rPr>
            <w:rFonts w:ascii="宋体" w:eastAsia="宋体" w:hAnsi="宋体" w:hint="eastAsia"/>
          </w:rPr>
          <w:t>注：若存在</w:t>
        </w:r>
        <w:r w:rsidR="008D5A79">
          <w:rPr>
            <w:rFonts w:ascii="宋体" w:eastAsia="宋体" w:hAnsi="宋体" w:hint="eastAsia"/>
          </w:rPr>
          <w:t>无SDS情况的，需在邮件发送的</w:t>
        </w:r>
      </w:ins>
      <w:ins w:id="227" w:author="Ji, Scarlett Qing" w:date="2026-09-20T10:46:00Z" w16du:dateUtc="2026-09-20T02:46:00Z">
        <w:r w:rsidR="008D5A79">
          <w:rPr>
            <w:rFonts w:ascii="宋体" w:eastAsia="宋体" w:hAnsi="宋体" w:hint="eastAsia"/>
          </w:rPr>
          <w:t>那张表“Remark”列进行反馈记录。</w:t>
        </w:r>
      </w:ins>
    </w:p>
    <w:p w14:paraId="7CE40551" w14:textId="6C95C086" w:rsidR="008F0262" w:rsidRPr="00C8753D" w:rsidRDefault="004B1B77" w:rsidP="00B5626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</w:t>
      </w:r>
      <w:r w:rsidR="00491929">
        <w:rPr>
          <w:rFonts w:ascii="宋体" w:eastAsia="宋体" w:hAnsi="宋体" w:hint="eastAsia"/>
        </w:rPr>
        <w:t>托运清单里的</w:t>
      </w:r>
      <w:r w:rsidR="00507630" w:rsidRPr="001C26F5">
        <w:rPr>
          <w:rFonts w:ascii="宋体" w:eastAsia="宋体" w:hAnsi="宋体" w:hint="eastAsia"/>
          <w:b/>
          <w:bCs/>
          <w:rPrChange w:id="228" w:author="Ji, Scarlett Qing" w:date="2026-09-15T22:15:00Z" w16du:dateUtc="2026-09-15T14:15:00Z">
            <w:rPr>
              <w:rFonts w:ascii="宋体" w:eastAsia="宋体" w:hAnsi="宋体" w:hint="eastAsia"/>
            </w:rPr>
          </w:rPrChange>
        </w:rPr>
        <w:t>“运输名称“</w:t>
      </w:r>
      <w:r w:rsidR="00491929">
        <w:rPr>
          <w:rFonts w:ascii="宋体" w:eastAsia="宋体" w:hAnsi="宋体" w:hint="eastAsia"/>
        </w:rPr>
        <w:t>信息填写</w:t>
      </w:r>
      <w:r w:rsidR="00507630">
        <w:rPr>
          <w:rFonts w:ascii="宋体" w:eastAsia="宋体" w:hAnsi="宋体" w:hint="eastAsia"/>
        </w:rPr>
        <w:t>按照如下步骤，其他信息还是</w:t>
      </w:r>
      <w:r w:rsidR="00491929">
        <w:rPr>
          <w:rFonts w:ascii="宋体" w:eastAsia="宋体" w:hAnsi="宋体" w:hint="eastAsia"/>
        </w:rPr>
        <w:t>按照以上橙色部分的匹配关系进行填写。</w:t>
      </w:r>
    </w:p>
    <w:p w14:paraId="60320377" w14:textId="4AD4E5A0" w:rsidR="00B5626E" w:rsidRPr="00C8753D" w:rsidRDefault="0098452B" w:rsidP="00B5626E">
      <w:pPr>
        <w:pStyle w:val="a9"/>
        <w:numPr>
          <w:ilvl w:val="0"/>
          <w:numId w:val="5"/>
        </w:numPr>
        <w:rPr>
          <w:rFonts w:ascii="宋体" w:eastAsia="宋体" w:hAnsi="宋体" w:hint="eastAsia"/>
        </w:rPr>
      </w:pPr>
      <w:r w:rsidRPr="00C8753D">
        <w:rPr>
          <w:rFonts w:ascii="宋体" w:eastAsia="宋体" w:hAnsi="宋体"/>
        </w:rPr>
        <w:t>IES--</w:t>
      </w:r>
      <w:del w:id="229" w:author="Zou, John Jiahong" w:date="2026-09-08T10:52:00Z" w16du:dateUtc="2026-09-08T10:52:53Z">
        <w:r w:rsidRPr="00C8753D">
          <w:rPr>
            <w:rFonts w:ascii="宋体" w:eastAsia="宋体" w:hAnsi="宋体"/>
          </w:rPr>
          <w:delText>&gt;License</w:delText>
        </w:r>
      </w:del>
      <w:r w:rsidRPr="00C8753D">
        <w:rPr>
          <w:rFonts w:ascii="宋体" w:eastAsia="宋体" w:hAnsi="宋体"/>
        </w:rPr>
        <w:t>--&gt;Hazmat模块</w:t>
      </w:r>
      <w:r w:rsidR="00B5626E" w:rsidRPr="00C8753D">
        <w:rPr>
          <w:rFonts w:ascii="宋体" w:eastAsia="宋体" w:hAnsi="宋体"/>
        </w:rPr>
        <w:t>--&gt;</w:t>
      </w:r>
      <w:r w:rsidRPr="00C8753D">
        <w:rPr>
          <w:rFonts w:ascii="宋体" w:eastAsia="宋体" w:hAnsi="宋体" w:hint="eastAsia"/>
        </w:rPr>
        <w:t>输入配件号进行</w:t>
      </w:r>
      <w:r w:rsidRPr="00C8753D">
        <w:rPr>
          <w:rFonts w:ascii="宋体" w:eastAsia="宋体" w:hAnsi="宋体"/>
        </w:rPr>
        <w:t>查询</w:t>
      </w:r>
      <w:r w:rsidR="00B5626E" w:rsidRPr="00C8753D">
        <w:rPr>
          <w:rFonts w:ascii="宋体" w:eastAsia="宋体" w:hAnsi="宋体"/>
        </w:rPr>
        <w:t>--&gt;</w:t>
      </w:r>
      <w:r w:rsidR="00B82A74" w:rsidRPr="00C8753D">
        <w:rPr>
          <w:rFonts w:ascii="宋体" w:eastAsia="宋体" w:hAnsi="宋体" w:hint="eastAsia"/>
        </w:rPr>
        <w:t>点击“批量下载附件”</w:t>
      </w:r>
      <w:r w:rsidR="00B5626E" w:rsidRPr="00C8753D">
        <w:rPr>
          <w:rFonts w:ascii="宋体" w:eastAsia="宋体" w:hAnsi="宋体" w:hint="eastAsia"/>
        </w:rPr>
        <w:t xml:space="preserve"> </w:t>
      </w:r>
      <w:r w:rsidR="00B5626E" w:rsidRPr="00C8753D">
        <w:rPr>
          <w:rFonts w:ascii="宋体" w:eastAsia="宋体" w:hAnsi="宋体"/>
        </w:rPr>
        <w:t>--&gt;</w:t>
      </w:r>
      <w:r w:rsidR="00B82A74" w:rsidRPr="00C8753D">
        <w:rPr>
          <w:rFonts w:ascii="宋体" w:eastAsia="宋体" w:hAnsi="宋体" w:hint="eastAsia"/>
        </w:rPr>
        <w:t>选中SDS</w:t>
      </w:r>
      <w:r w:rsidR="00B5626E" w:rsidRPr="00C8753D">
        <w:rPr>
          <w:rFonts w:ascii="宋体" w:eastAsia="宋体" w:hAnsi="宋体"/>
        </w:rPr>
        <w:t>--&gt;</w:t>
      </w:r>
      <w:r w:rsidR="00B82A74" w:rsidRPr="00C8753D">
        <w:rPr>
          <w:rFonts w:ascii="宋体" w:eastAsia="宋体" w:hAnsi="宋体" w:hint="eastAsia"/>
        </w:rPr>
        <w:t>点击批量下载</w:t>
      </w:r>
      <w:r w:rsidR="00B5626E" w:rsidRPr="00C8753D">
        <w:rPr>
          <w:rFonts w:ascii="宋体" w:eastAsia="宋体" w:hAnsi="宋体" w:hint="eastAsia"/>
        </w:rPr>
        <w:t>。</w:t>
      </w:r>
    </w:p>
    <w:p w14:paraId="5F772614" w14:textId="7F6CC903" w:rsidR="00B5626E" w:rsidRDefault="00B5626E" w:rsidP="00B5626E">
      <w:pPr>
        <w:pStyle w:val="a9"/>
        <w:rPr>
          <w:ins w:id="230" w:author="Gao, Wenwen (369)" w:date="2026-09-21T09:47:00Z" w16du:dateUtc="2026-09-21T01:47:00Z"/>
          <w:rFonts w:ascii="宋体" w:eastAsia="宋体" w:hAnsi="宋体" w:hint="eastAsia"/>
        </w:rPr>
      </w:pPr>
      <w:r w:rsidRPr="00C8753D">
        <w:rPr>
          <w:rFonts w:ascii="宋体" w:eastAsia="宋体" w:hAnsi="宋体"/>
          <w:noProof/>
        </w:rPr>
        <w:lastRenderedPageBreak/>
        <w:drawing>
          <wp:inline distT="0" distB="0" distL="0" distR="0" wp14:anchorId="0B687E11" wp14:editId="15F98A75">
            <wp:extent cx="5486400" cy="1492885"/>
            <wp:effectExtent l="0" t="0" r="0" b="0"/>
            <wp:docPr id="11683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123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C829" w14:textId="01AEE3B2" w:rsidR="00053CED" w:rsidRDefault="00D45268" w:rsidP="00B5626E">
      <w:pPr>
        <w:pStyle w:val="a9"/>
        <w:rPr>
          <w:ins w:id="231" w:author="Gao, Wenwen (369)" w:date="2026-09-21T09:48:00Z" w16du:dateUtc="2026-09-21T01:48:00Z"/>
          <w:rFonts w:ascii="宋体" w:eastAsia="宋体" w:hAnsi="宋体" w:hint="eastAsia"/>
        </w:rPr>
      </w:pPr>
      <w:ins w:id="232" w:author="Gao, Wenwen (369)" w:date="2026-09-21T10:02:00Z" w16du:dateUtc="2026-09-21T02:02:00Z">
        <w:r>
          <w:rPr>
            <w:rFonts w:ascii="宋体" w:eastAsia="宋体" w:hAnsi="宋体" w:hint="eastAsia"/>
          </w:rPr>
          <w:t>补充一下</w:t>
        </w:r>
      </w:ins>
      <w:ins w:id="233" w:author="Gao, Wenwen (369)" w:date="2026-09-21T10:01:00Z" w16du:dateUtc="2026-09-21T02:01:00Z">
        <w:r>
          <w:rPr>
            <w:rFonts w:ascii="宋体" w:eastAsia="宋体" w:hAnsi="宋体" w:hint="eastAsia"/>
          </w:rPr>
          <w:t>针对套装的系统截图</w:t>
        </w:r>
      </w:ins>
      <w:ins w:id="234" w:author="Gao, Wenwen (369)" w:date="2026-09-21T10:02:00Z" w16du:dateUtc="2026-09-21T02:02:00Z">
        <w:r>
          <w:rPr>
            <w:rFonts w:ascii="宋体" w:eastAsia="宋体" w:hAnsi="宋体" w:hint="eastAsia"/>
          </w:rPr>
          <w:t>（不</w:t>
        </w:r>
      </w:ins>
      <w:ins w:id="235" w:author="Gao, Wenwen (369)" w:date="2026-09-21T10:01:00Z" w16du:dateUtc="2026-09-21T02:01:00Z">
        <w:r>
          <w:rPr>
            <w:rFonts w:ascii="宋体" w:eastAsia="宋体" w:hAnsi="宋体" w:hint="eastAsia"/>
          </w:rPr>
          <w:t>被</w:t>
        </w:r>
      </w:ins>
      <w:ins w:id="236" w:author="Gao, Wenwen (369)" w:date="2026-09-21T10:02:00Z" w16du:dateUtc="2026-09-21T02:02:00Z">
        <w:r>
          <w:rPr>
            <w:rFonts w:ascii="宋体" w:eastAsia="宋体" w:hAnsi="宋体" w:hint="eastAsia"/>
          </w:rPr>
          <w:t>弹窗</w:t>
        </w:r>
      </w:ins>
      <w:ins w:id="237" w:author="Gao, Wenwen (369)" w:date="2026-09-21T10:01:00Z" w16du:dateUtc="2026-09-21T02:01:00Z">
        <w:r>
          <w:rPr>
            <w:rFonts w:ascii="宋体" w:eastAsia="宋体" w:hAnsi="宋体" w:hint="eastAsia"/>
          </w:rPr>
          <w:t>遮挡</w:t>
        </w:r>
      </w:ins>
      <w:ins w:id="238" w:author="Gao, Wenwen (369)" w:date="2026-09-21T10:02:00Z" w16du:dateUtc="2026-09-21T02:02:00Z">
        <w:r>
          <w:rPr>
            <w:rFonts w:ascii="宋体" w:eastAsia="宋体" w:hAnsi="宋体" w:hint="eastAsia"/>
          </w:rPr>
          <w:t>的）</w:t>
        </w:r>
      </w:ins>
      <w:ins w:id="239" w:author="Gao, Wenwen (369)" w:date="2026-09-21T09:48:00Z" w16du:dateUtc="2026-09-21T01:48:00Z">
        <w:r w:rsidR="00053CED">
          <w:rPr>
            <w:rFonts w:ascii="宋体" w:eastAsia="宋体" w:hAnsi="宋体" w:hint="eastAsia"/>
          </w:rPr>
          <w:t>：</w:t>
        </w:r>
      </w:ins>
    </w:p>
    <w:p w14:paraId="32519649" w14:textId="08320853" w:rsidR="00053CED" w:rsidRDefault="00053CED" w:rsidP="00053CED">
      <w:pPr>
        <w:pStyle w:val="a9"/>
        <w:rPr>
          <w:ins w:id="240" w:author="Gao, Wenwen (369)" w:date="2026-09-21T09:50:00Z" w16du:dateUtc="2026-09-21T01:50:00Z"/>
          <w:rFonts w:ascii="宋体" w:eastAsia="宋体" w:hAnsi="宋体" w:hint="eastAsia"/>
        </w:rPr>
      </w:pPr>
      <w:ins w:id="241" w:author="Gao, Wenwen (369)" w:date="2026-09-21T09:48:00Z" w16du:dateUtc="2026-09-21T01:48:00Z">
        <w:r>
          <w:rPr>
            <w:rFonts w:ascii="宋体" w:eastAsia="宋体" w:hAnsi="宋体" w:hint="eastAsia"/>
          </w:rPr>
          <w:t>针对套装的MSDS下载，由于按照配件号进行搜索时，会显示此套装下涉及</w:t>
        </w:r>
      </w:ins>
      <w:ins w:id="242" w:author="Gao, Wenwen (369)" w:date="2026-09-21T09:49:00Z" w16du:dateUtc="2026-09-21T01:49:00Z">
        <w:r>
          <w:rPr>
            <w:rFonts w:ascii="宋体" w:eastAsia="宋体" w:hAnsi="宋体" w:hint="eastAsia"/>
          </w:rPr>
          <w:t>的所有子件对应的</w:t>
        </w:r>
      </w:ins>
      <w:ins w:id="243" w:author="Gao, Wenwen (369)" w:date="2026-09-21T09:52:00Z" w16du:dateUtc="2026-09-21T01:52:00Z">
        <w:r>
          <w:rPr>
            <w:rFonts w:ascii="宋体" w:eastAsia="宋体" w:hAnsi="宋体" w:hint="eastAsia"/>
          </w:rPr>
          <w:t>行信息</w:t>
        </w:r>
      </w:ins>
      <w:ins w:id="244" w:author="Gao, Wenwen (369)" w:date="2026-09-21T09:49:00Z" w16du:dateUtc="2026-09-21T01:49:00Z">
        <w:r>
          <w:rPr>
            <w:rFonts w:ascii="宋体" w:eastAsia="宋体" w:hAnsi="宋体" w:hint="eastAsia"/>
          </w:rPr>
          <w:t>，在进行</w:t>
        </w:r>
      </w:ins>
      <w:ins w:id="245" w:author="Gao, Wenwen (369)" w:date="2026-09-21T09:52:00Z" w16du:dateUtc="2026-09-21T01:52:00Z">
        <w:r>
          <w:rPr>
            <w:rFonts w:ascii="宋体" w:eastAsia="宋体" w:hAnsi="宋体" w:hint="eastAsia"/>
          </w:rPr>
          <w:t>MSDS</w:t>
        </w:r>
      </w:ins>
      <w:ins w:id="246" w:author="Gao, Wenwen (369)" w:date="2026-09-21T09:49:00Z" w16du:dateUtc="2026-09-21T01:49:00Z">
        <w:r>
          <w:rPr>
            <w:rFonts w:ascii="宋体" w:eastAsia="宋体" w:hAnsi="宋体" w:hint="eastAsia"/>
          </w:rPr>
          <w:t>下载时，需要结合UN number.选取后</w:t>
        </w:r>
      </w:ins>
      <w:ins w:id="247" w:author="Gao, Wenwen (369)" w:date="2026-09-21T09:52:00Z" w16du:dateUtc="2026-09-21T01:52:00Z">
        <w:r>
          <w:rPr>
            <w:rFonts w:ascii="宋体" w:eastAsia="宋体" w:hAnsi="宋体" w:hint="eastAsia"/>
          </w:rPr>
          <w:t>对应行后</w:t>
        </w:r>
      </w:ins>
      <w:ins w:id="248" w:author="Gao, Wenwen (369)" w:date="2026-09-21T09:49:00Z" w16du:dateUtc="2026-09-21T01:49:00Z">
        <w:r>
          <w:rPr>
            <w:rFonts w:ascii="宋体" w:eastAsia="宋体" w:hAnsi="宋体" w:hint="eastAsia"/>
          </w:rPr>
          <w:t>进行</w:t>
        </w:r>
      </w:ins>
      <w:ins w:id="249" w:author="Gao, Wenwen (369)" w:date="2026-09-21T09:52:00Z" w16du:dateUtc="2026-09-21T01:52:00Z">
        <w:r>
          <w:rPr>
            <w:rFonts w:ascii="宋体" w:eastAsia="宋体" w:hAnsi="宋体" w:hint="eastAsia"/>
          </w:rPr>
          <w:t>，再点击</w:t>
        </w:r>
      </w:ins>
      <w:ins w:id="250" w:author="Gao, Wenwen (369)" w:date="2026-09-21T09:53:00Z" w16du:dateUtc="2026-09-21T01:53:00Z">
        <w:r>
          <w:rPr>
            <w:rFonts w:ascii="宋体" w:eastAsia="宋体" w:hAnsi="宋体"/>
          </w:rPr>
          <w:t>”</w:t>
        </w:r>
        <w:r>
          <w:rPr>
            <w:rFonts w:ascii="宋体" w:eastAsia="宋体" w:hAnsi="宋体" w:hint="eastAsia"/>
          </w:rPr>
          <w:t>批量下载</w:t>
        </w:r>
        <w:r>
          <w:rPr>
            <w:rFonts w:ascii="宋体" w:eastAsia="宋体" w:hAnsi="宋体"/>
          </w:rPr>
          <w:t>”</w:t>
        </w:r>
      </w:ins>
      <w:ins w:id="251" w:author="Gao, Wenwen (369)" w:date="2026-09-21T09:52:00Z" w16du:dateUtc="2026-09-21T01:52:00Z">
        <w:r>
          <w:rPr>
            <w:rFonts w:ascii="宋体" w:eastAsia="宋体" w:hAnsi="宋体" w:hint="eastAsia"/>
          </w:rPr>
          <w:t>，得到</w:t>
        </w:r>
      </w:ins>
      <w:ins w:id="252" w:author="Gao, Wenwen (369)" w:date="2026-09-21T09:53:00Z" w16du:dateUtc="2026-09-21T01:53:00Z">
        <w:r>
          <w:rPr>
            <w:rFonts w:ascii="宋体" w:eastAsia="宋体" w:hAnsi="宋体" w:hint="eastAsia"/>
          </w:rPr>
          <w:t>需要的MSDS.</w:t>
        </w:r>
      </w:ins>
    </w:p>
    <w:p w14:paraId="039CBD9C" w14:textId="2BFB4694" w:rsidR="00053CED" w:rsidRPr="00053CED" w:rsidRDefault="00053CED" w:rsidP="00053CED">
      <w:pPr>
        <w:pStyle w:val="a9"/>
        <w:rPr>
          <w:rFonts w:ascii="宋体" w:eastAsia="宋体" w:hAnsi="宋体"/>
          <w:rPrChange w:id="253" w:author="Gao, Wenwen (369)" w:date="2026-09-21T09:50:00Z" w16du:dateUtc="2026-09-21T01:50:00Z">
            <w:rPr/>
          </w:rPrChange>
        </w:rPr>
      </w:pPr>
      <w:ins w:id="254" w:author="Gao, Wenwen (369)" w:date="2026-09-21T09:51:00Z" w16du:dateUtc="2026-09-21T01:51:00Z">
        <w:r w:rsidRPr="00053CED">
          <w:rPr>
            <w:rFonts w:ascii="宋体" w:eastAsia="宋体" w:hAnsi="宋体"/>
            <w:noProof/>
          </w:rPr>
          <w:drawing>
            <wp:inline distT="0" distB="0" distL="0" distR="0" wp14:anchorId="61CF6CD6" wp14:editId="04B42EFE">
              <wp:extent cx="4740729" cy="2104247"/>
              <wp:effectExtent l="0" t="0" r="3175" b="0"/>
              <wp:docPr id="50142880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01428809" name="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48100" cy="21075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649349D" w14:textId="5FDF14AE" w:rsidR="00166ADF" w:rsidRPr="00726DDD" w:rsidRDefault="00B82A74" w:rsidP="00D1547C">
      <w:pPr>
        <w:pStyle w:val="a9"/>
        <w:numPr>
          <w:ilvl w:val="0"/>
          <w:numId w:val="5"/>
        </w:numPr>
        <w:rPr>
          <w:rFonts w:ascii="宋体" w:eastAsia="宋体" w:hAnsi="宋体" w:hint="eastAsia"/>
          <w:highlight w:val="yellow"/>
        </w:rPr>
      </w:pPr>
      <w:r w:rsidRPr="00726DDD">
        <w:rPr>
          <w:rFonts w:ascii="宋体" w:eastAsia="宋体" w:hAnsi="宋体" w:hint="eastAsia"/>
          <w:highlight w:val="yellow"/>
        </w:rPr>
        <w:t>下载</w:t>
      </w:r>
      <w:r w:rsidR="00B5626E" w:rsidRPr="00726DDD">
        <w:rPr>
          <w:rFonts w:ascii="宋体" w:eastAsia="宋体" w:hAnsi="宋体" w:hint="eastAsia"/>
          <w:highlight w:val="yellow"/>
        </w:rPr>
        <w:t>完</w:t>
      </w:r>
      <w:r w:rsidRPr="00726DDD">
        <w:rPr>
          <w:rFonts w:ascii="宋体" w:eastAsia="宋体" w:hAnsi="宋体" w:hint="eastAsia"/>
          <w:highlight w:val="yellow"/>
        </w:rPr>
        <w:t>MSDS，</w:t>
      </w:r>
      <w:r w:rsidR="00B5626E" w:rsidRPr="00726DDD">
        <w:rPr>
          <w:rFonts w:ascii="宋体" w:eastAsia="宋体" w:hAnsi="宋体" w:hint="eastAsia"/>
          <w:highlight w:val="yellow"/>
        </w:rPr>
        <w:t>打开MSDS</w:t>
      </w:r>
      <w:r w:rsidR="00B5626E" w:rsidRPr="00726DDD">
        <w:rPr>
          <w:rFonts w:ascii="宋体" w:eastAsia="宋体" w:hAnsi="宋体"/>
          <w:highlight w:val="yellow"/>
        </w:rPr>
        <w:t>--&gt;</w:t>
      </w:r>
      <w:r w:rsidRPr="00726DDD">
        <w:rPr>
          <w:rFonts w:ascii="宋体" w:eastAsia="宋体" w:hAnsi="宋体" w:hint="eastAsia"/>
          <w:highlight w:val="yellow"/>
        </w:rPr>
        <w:t>查找</w:t>
      </w:r>
      <w:r w:rsidRPr="00726DDD">
        <w:rPr>
          <w:rFonts w:ascii="宋体" w:eastAsia="宋体" w:hAnsi="宋体"/>
          <w:highlight w:val="yellow"/>
        </w:rPr>
        <w:t>SDS上第14部分</w:t>
      </w:r>
      <w:r w:rsidR="00C77A63" w:rsidRPr="00726DDD">
        <w:rPr>
          <w:rFonts w:ascii="宋体" w:eastAsia="宋体" w:hAnsi="宋体" w:hint="eastAsia"/>
          <w:highlight w:val="yellow"/>
        </w:rPr>
        <w:t>的“联合国运输名称”</w:t>
      </w:r>
      <w:r w:rsidR="00002726" w:rsidRPr="00726DDD">
        <w:rPr>
          <w:rFonts w:ascii="宋体" w:eastAsia="宋体" w:hAnsi="宋体" w:hint="eastAsia"/>
          <w:highlight w:val="yellow"/>
        </w:rPr>
        <w:t>或者“</w:t>
      </w:r>
      <w:r w:rsidR="00002726" w:rsidRPr="00726DDD">
        <w:rPr>
          <w:rFonts w:ascii="宋体" w:eastAsia="宋体" w:hAnsi="宋体"/>
          <w:highlight w:val="yellow"/>
        </w:rPr>
        <w:t>道路运输 (JT/T 617)</w:t>
      </w:r>
      <w:r w:rsidR="00002726" w:rsidRPr="00726DDD">
        <w:rPr>
          <w:rFonts w:ascii="宋体" w:eastAsia="宋体" w:hAnsi="宋体" w:hint="eastAsia"/>
          <w:highlight w:val="yellow"/>
        </w:rPr>
        <w:t>”</w:t>
      </w:r>
      <w:r w:rsidR="00B5626E" w:rsidRPr="00726DDD">
        <w:rPr>
          <w:rFonts w:ascii="宋体" w:eastAsia="宋体" w:hAnsi="宋体"/>
          <w:highlight w:val="yellow"/>
        </w:rPr>
        <w:t xml:space="preserve"> --&gt;</w:t>
      </w:r>
      <w:r w:rsidRPr="00726DDD">
        <w:rPr>
          <w:rFonts w:ascii="宋体" w:eastAsia="宋体" w:hAnsi="宋体" w:hint="eastAsia"/>
          <w:highlight w:val="yellow"/>
        </w:rPr>
        <w:t>填入到托运清单</w:t>
      </w:r>
      <w:r w:rsidR="00B5626E" w:rsidRPr="00726DDD">
        <w:rPr>
          <w:rFonts w:ascii="宋体" w:eastAsia="宋体" w:hAnsi="宋体" w:hint="eastAsia"/>
          <w:highlight w:val="yellow"/>
        </w:rPr>
        <w:t>危险货物明细单</w:t>
      </w:r>
      <w:r w:rsidRPr="00726DDD">
        <w:rPr>
          <w:rFonts w:ascii="宋体" w:eastAsia="宋体" w:hAnsi="宋体" w:hint="eastAsia"/>
          <w:highlight w:val="yellow"/>
        </w:rPr>
        <w:t>的“运输名称”列。</w:t>
      </w:r>
    </w:p>
    <w:p w14:paraId="56369316" w14:textId="77777777" w:rsidR="00507630" w:rsidRPr="00726DDD" w:rsidRDefault="00507630" w:rsidP="00507630">
      <w:pPr>
        <w:pStyle w:val="a9"/>
        <w:rPr>
          <w:rFonts w:ascii="宋体" w:eastAsia="宋体" w:hAnsi="宋体" w:hint="eastAsia"/>
          <w:b/>
          <w:bCs/>
          <w:color w:val="FF0000"/>
          <w:highlight w:val="yellow"/>
        </w:rPr>
      </w:pPr>
      <w:r w:rsidRPr="00726DDD">
        <w:rPr>
          <w:rFonts w:ascii="宋体" w:eastAsia="宋体" w:hAnsi="宋体" w:hint="eastAsia"/>
          <w:b/>
          <w:bCs/>
          <w:color w:val="FF0000"/>
          <w:highlight w:val="yellow"/>
        </w:rPr>
        <w:t>特别注意：</w:t>
      </w:r>
    </w:p>
    <w:p w14:paraId="5030118E" w14:textId="672E2ED4" w:rsidR="00002726" w:rsidRPr="00726DDD" w:rsidRDefault="00002726" w:rsidP="00002726">
      <w:pPr>
        <w:pStyle w:val="a9"/>
        <w:rPr>
          <w:rFonts w:ascii="宋体" w:eastAsia="宋体" w:hAnsi="宋体" w:hint="eastAsia"/>
          <w:highlight w:val="yellow"/>
        </w:rPr>
      </w:pPr>
      <w:r w:rsidRPr="00726DDD">
        <w:rPr>
          <w:rFonts w:ascii="宋体" w:eastAsia="宋体" w:hAnsi="宋体" w:hint="eastAsia"/>
          <w:highlight w:val="yellow"/>
        </w:rPr>
        <w:t>1. 若是MSDS中的“联合国运输名称”有</w:t>
      </w:r>
      <w:r w:rsidR="00166ADF" w:rsidRPr="00726DDD">
        <w:rPr>
          <w:rFonts w:ascii="宋体" w:eastAsia="宋体" w:hAnsi="宋体" w:hint="eastAsia"/>
          <w:highlight w:val="yellow"/>
        </w:rPr>
        <w:t>“公路运输”</w:t>
      </w:r>
      <w:r w:rsidRPr="00726DDD">
        <w:rPr>
          <w:rFonts w:ascii="宋体" w:eastAsia="宋体" w:hAnsi="宋体" w:hint="eastAsia"/>
          <w:highlight w:val="yellow"/>
        </w:rPr>
        <w:t>的分类，请选择此分类对应的“联合国运输名称”。</w:t>
      </w:r>
    </w:p>
    <w:p w14:paraId="6BB4B591" w14:textId="06CDFD6D" w:rsidR="00166ADF" w:rsidRPr="00002726" w:rsidRDefault="00002726" w:rsidP="00002726">
      <w:pPr>
        <w:pStyle w:val="a9"/>
        <w:rPr>
          <w:rFonts w:ascii="宋体" w:eastAsia="宋体" w:hAnsi="宋体" w:hint="eastAsia"/>
        </w:rPr>
      </w:pPr>
      <w:r w:rsidRPr="00726DDD">
        <w:rPr>
          <w:rFonts w:ascii="宋体" w:eastAsia="宋体" w:hAnsi="宋体" w:hint="eastAsia"/>
          <w:highlight w:val="yellow"/>
        </w:rPr>
        <w:t xml:space="preserve">2. </w:t>
      </w:r>
      <w:r w:rsidR="00C77A63" w:rsidRPr="00726DDD">
        <w:rPr>
          <w:rFonts w:ascii="宋体" w:eastAsia="宋体" w:hAnsi="宋体" w:hint="eastAsia"/>
          <w:highlight w:val="yellow"/>
        </w:rPr>
        <w:t>MSDS中的</w:t>
      </w:r>
      <w:r w:rsidR="00B5626E" w:rsidRPr="00726DDD">
        <w:rPr>
          <w:rFonts w:ascii="宋体" w:eastAsia="宋体" w:hAnsi="宋体" w:hint="eastAsia"/>
          <w:highlight w:val="yellow"/>
        </w:rPr>
        <w:t>第14部分的</w:t>
      </w:r>
      <w:r w:rsidRPr="00726DDD">
        <w:rPr>
          <w:rFonts w:ascii="宋体" w:eastAsia="宋体" w:hAnsi="宋体" w:hint="eastAsia"/>
          <w:highlight w:val="yellow"/>
        </w:rPr>
        <w:t>运输名称</w:t>
      </w:r>
      <w:r w:rsidR="00C77A63" w:rsidRPr="00726DDD">
        <w:rPr>
          <w:rFonts w:ascii="宋体" w:eastAsia="宋体" w:hAnsi="宋体" w:hint="eastAsia"/>
          <w:highlight w:val="yellow"/>
        </w:rPr>
        <w:t>可能涉及</w:t>
      </w:r>
      <w:commentRangeStart w:id="255"/>
      <w:r w:rsidR="00C77A63" w:rsidRPr="00726DDD">
        <w:rPr>
          <w:rFonts w:ascii="宋体" w:eastAsia="宋体" w:hAnsi="宋体" w:hint="eastAsia"/>
          <w:highlight w:val="yellow"/>
        </w:rPr>
        <w:t>不同的格式</w:t>
      </w:r>
      <w:r w:rsidR="00B5626E" w:rsidRPr="00726DDD">
        <w:rPr>
          <w:rFonts w:ascii="宋体" w:eastAsia="宋体" w:hAnsi="宋体" w:hint="eastAsia"/>
          <w:highlight w:val="yellow"/>
        </w:rPr>
        <w:t>，</w:t>
      </w:r>
      <w:r w:rsidR="00C77A63" w:rsidRPr="00726DDD">
        <w:rPr>
          <w:rFonts w:ascii="宋体" w:eastAsia="宋体" w:hAnsi="宋体" w:hint="eastAsia"/>
          <w:highlight w:val="yellow"/>
        </w:rPr>
        <w:t>举例如下</w:t>
      </w:r>
      <w:r w:rsidR="00507630" w:rsidRPr="00726DDD">
        <w:rPr>
          <w:rFonts w:ascii="宋体" w:eastAsia="宋体" w:hAnsi="宋体" w:hint="eastAsia"/>
          <w:highlight w:val="yellow"/>
        </w:rPr>
        <w:t>：</w:t>
      </w:r>
      <w:commentRangeEnd w:id="255"/>
      <w:r w:rsidR="006222B0" w:rsidRPr="00002726">
        <w:rPr>
          <w:rStyle w:val="af0"/>
          <w:rFonts w:ascii="宋体" w:eastAsia="宋体" w:hAnsi="宋体" w:hint="eastAsia"/>
          <w:sz w:val="24"/>
          <w:szCs w:val="24"/>
        </w:rPr>
        <w:commentReference w:id="255"/>
      </w:r>
    </w:p>
    <w:p w14:paraId="1B064C1E" w14:textId="77777777" w:rsidR="00166ADF" w:rsidRDefault="00166ADF" w:rsidP="00166ADF">
      <w:pPr>
        <w:pStyle w:val="a9"/>
        <w:rPr>
          <w:rFonts w:ascii="宋体" w:eastAsia="宋体" w:hAnsi="宋体" w:hint="eastAsia"/>
        </w:rPr>
      </w:pPr>
    </w:p>
    <w:p w14:paraId="72023CB3" w14:textId="3EEED6D6" w:rsidR="00B82A74" w:rsidRPr="00166ADF" w:rsidRDefault="00B5626E" w:rsidP="00495910">
      <w:pPr>
        <w:ind w:left="360"/>
        <w:jc w:val="center"/>
        <w:rPr>
          <w:rFonts w:ascii="宋体" w:eastAsia="宋体" w:hAnsi="宋体" w:hint="eastAsia"/>
        </w:rPr>
      </w:pPr>
      <w:r w:rsidRPr="00C8753D">
        <w:rPr>
          <w:noProof/>
        </w:rPr>
        <w:lastRenderedPageBreak/>
        <w:drawing>
          <wp:inline distT="0" distB="0" distL="0" distR="0" wp14:anchorId="7E01530C" wp14:editId="0C5CBA6A">
            <wp:extent cx="3803133" cy="3175000"/>
            <wp:effectExtent l="0" t="0" r="6985" b="6350"/>
            <wp:docPr id="13831121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03F10DE-9307-F938-E6EC-8D91DB9C91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03F10DE-9307-F938-E6EC-8D91DB9C91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3893" cy="318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EDD9" w14:textId="5C68323F" w:rsidR="001D2FF9" w:rsidRDefault="00B5626E" w:rsidP="001D2FF9">
      <w:pPr>
        <w:jc w:val="center"/>
        <w:rPr>
          <w:rFonts w:ascii="宋体" w:eastAsia="宋体" w:hAnsi="宋体" w:hint="eastAsia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5EC869C8" wp14:editId="37661A3B">
            <wp:extent cx="4108054" cy="4737100"/>
            <wp:effectExtent l="0" t="0" r="6985" b="6350"/>
            <wp:docPr id="34095996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1EB8800-DA04-290C-890E-3ED7F5FC2B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1EB8800-DA04-290C-890E-3ED7F5FC2B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8768" cy="474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A087" w14:textId="75CEAF16" w:rsidR="00D1547C" w:rsidRDefault="00D1547C" w:rsidP="001D2FF9">
      <w:pPr>
        <w:jc w:val="center"/>
        <w:rPr>
          <w:rFonts w:ascii="宋体" w:eastAsia="宋体" w:hAnsi="宋体" w:hint="eastAsia"/>
        </w:rPr>
      </w:pPr>
      <w:r w:rsidRPr="00D1547C">
        <w:rPr>
          <w:rFonts w:ascii="宋体" w:eastAsia="宋体" w:hAnsi="宋体"/>
          <w:noProof/>
        </w:rPr>
        <w:lastRenderedPageBreak/>
        <w:drawing>
          <wp:inline distT="0" distB="0" distL="0" distR="0" wp14:anchorId="151FDF7F" wp14:editId="2E2A4B3D">
            <wp:extent cx="3971482" cy="2839514"/>
            <wp:effectExtent l="0" t="0" r="0" b="0"/>
            <wp:docPr id="7685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903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9088" cy="28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6D3C" w14:textId="7B8BAEE1" w:rsidR="004B1B77" w:rsidRPr="00C8753D" w:rsidRDefault="00507630" w:rsidP="004B1B7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</w:t>
      </w:r>
      <w:r w:rsidR="00BC78A3" w:rsidRPr="00BC78A3">
        <w:rPr>
          <w:rFonts w:ascii="宋体" w:eastAsia="宋体" w:hAnsi="宋体" w:cs="宋体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="00BC78A3">
        <w:rPr>
          <w:rFonts w:ascii="宋体" w:eastAsia="宋体" w:hAnsi="宋体" w:cs="宋体" w:hint="eastAsia"/>
          <w:color w:val="000000"/>
          <w:kern w:val="0"/>
          <w:sz w:val="22"/>
          <w:szCs w:val="22"/>
          <w14:ligatures w14:val="none"/>
        </w:rPr>
        <w:t>若是对应的I</w:t>
      </w:r>
      <w:r w:rsidR="004B1B77">
        <w:rPr>
          <w:rFonts w:ascii="宋体" w:eastAsia="宋体" w:hAnsi="宋体" w:hint="eastAsia"/>
        </w:rPr>
        <w:t>列 “核查</w:t>
      </w:r>
      <w:r w:rsidR="004B1B77" w:rsidRPr="00D0460B">
        <w:rPr>
          <w:rFonts w:ascii="宋体" w:eastAsia="宋体" w:hAnsi="宋体"/>
        </w:rPr>
        <w:t>是否需要制作托运清单</w:t>
      </w:r>
      <w:r w:rsidR="004B1B77">
        <w:rPr>
          <w:rFonts w:ascii="宋体" w:eastAsia="宋体" w:hAnsi="宋体" w:hint="eastAsia"/>
        </w:rPr>
        <w:t>”显示为“</w:t>
      </w:r>
      <w:r w:rsidR="004B1B77" w:rsidRPr="004B1B77">
        <w:rPr>
          <w:rFonts w:ascii="宋体" w:eastAsia="宋体" w:hAnsi="宋体"/>
        </w:rPr>
        <w:t>待定，查IES+ Hazmat function</w:t>
      </w:r>
      <w:r w:rsidR="004B1B77">
        <w:rPr>
          <w:rFonts w:ascii="宋体" w:eastAsia="宋体" w:hAnsi="宋体" w:hint="eastAsia"/>
        </w:rPr>
        <w:t>的。按照如下步骤执行：</w:t>
      </w:r>
    </w:p>
    <w:p w14:paraId="282061E0" w14:textId="33E14728" w:rsidR="004B1B77" w:rsidRDefault="004B1B77" w:rsidP="004B1B77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/>
        </w:rPr>
        <w:t>在IES</w:t>
      </w:r>
      <w:r>
        <w:rPr>
          <w:rFonts w:ascii="宋体" w:eastAsia="宋体" w:hAnsi="宋体" w:hint="eastAsia"/>
        </w:rPr>
        <w:t>+</w:t>
      </w:r>
      <w:del w:id="256" w:author="Ji, Scarlett Qing" w:date="2026-09-08T17:10:00Z" w16du:dateUtc="2026-09-08T09:10:00Z">
        <w:r w:rsidRPr="00C8753D" w:rsidDel="00295818">
          <w:rPr>
            <w:rFonts w:ascii="宋体" w:eastAsia="宋体" w:hAnsi="宋体"/>
          </w:rPr>
          <w:delText>--&gt;</w:delText>
        </w:r>
      </w:del>
      <w:ins w:id="257" w:author="Ji, Scarlett Qing" w:date="2026-09-08T17:10:00Z" w16du:dateUtc="2026-09-08T09:10:00Z">
        <w:r w:rsidR="00295818" w:rsidRPr="00C8753D" w:rsidDel="00295818">
          <w:rPr>
            <w:rFonts w:ascii="宋体" w:eastAsia="宋体" w:hAnsi="宋体"/>
          </w:rPr>
          <w:t xml:space="preserve"> </w:t>
        </w:r>
      </w:ins>
      <w:del w:id="258" w:author="Ji, Scarlett Qing" w:date="2026-09-08T17:10:00Z" w16du:dateUtc="2026-09-08T09:10:00Z">
        <w:r w:rsidRPr="00C8753D" w:rsidDel="00295818">
          <w:rPr>
            <w:rFonts w:ascii="宋体" w:eastAsia="宋体" w:hAnsi="宋体"/>
          </w:rPr>
          <w:delText>License</w:delText>
        </w:r>
      </w:del>
      <w:r w:rsidRPr="00C8753D">
        <w:rPr>
          <w:rFonts w:ascii="宋体" w:eastAsia="宋体" w:hAnsi="宋体"/>
        </w:rPr>
        <w:t>--&gt;Hazmat模块下</w:t>
      </w:r>
      <w:r w:rsidR="00507630">
        <w:rPr>
          <w:rFonts w:ascii="宋体" w:eastAsia="宋体" w:hAnsi="宋体" w:hint="eastAsia"/>
        </w:rPr>
        <w:t>，输入配件号，</w:t>
      </w:r>
      <w:r w:rsidRPr="00C8753D">
        <w:rPr>
          <w:rFonts w:ascii="宋体" w:eastAsia="宋体" w:hAnsi="宋体"/>
        </w:rPr>
        <w:t>查询</w:t>
      </w:r>
      <w:bookmarkStart w:id="259" w:name="OLE_LINK1"/>
      <w:r w:rsidRPr="00C8753D">
        <w:rPr>
          <w:rFonts w:ascii="宋体" w:eastAsia="宋体" w:hAnsi="宋体"/>
        </w:rPr>
        <w:t>hazmat</w:t>
      </w:r>
      <w:bookmarkEnd w:id="259"/>
      <w:r w:rsidRPr="00C8753D">
        <w:rPr>
          <w:rFonts w:ascii="宋体" w:eastAsia="宋体" w:hAnsi="宋体"/>
        </w:rPr>
        <w:t xml:space="preserve"> indicator信息。</w:t>
      </w:r>
    </w:p>
    <w:p w14:paraId="243999BD" w14:textId="17094B7B" w:rsidR="004B1B77" w:rsidRPr="00C8753D" w:rsidRDefault="002A42EF" w:rsidP="004B1B77">
      <w:pPr>
        <w:rPr>
          <w:rFonts w:ascii="宋体" w:eastAsia="宋体" w:hAnsi="宋体" w:hint="eastAsia"/>
        </w:rPr>
      </w:pPr>
      <w:r w:rsidRPr="002A42EF">
        <w:rPr>
          <w:rFonts w:ascii="宋体" w:eastAsia="宋体" w:hAnsi="宋体"/>
          <w:noProof/>
        </w:rPr>
        <w:drawing>
          <wp:inline distT="0" distB="0" distL="0" distR="0" wp14:anchorId="5AA173F7" wp14:editId="373E9DA1">
            <wp:extent cx="5486400" cy="2804160"/>
            <wp:effectExtent l="0" t="0" r="0" b="0"/>
            <wp:docPr id="13962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2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E513" w14:textId="4933EFE7" w:rsidR="002F10E8" w:rsidRPr="00E32032" w:rsidRDefault="004B1B77" w:rsidP="002F10E8">
      <w:pPr>
        <w:rPr>
          <w:rFonts w:ascii="宋体" w:eastAsia="宋体" w:hAnsi="宋体" w:hint="eastAsia"/>
          <w:color w:val="FF0000"/>
        </w:rPr>
      </w:pPr>
      <w:r w:rsidRPr="00C8753D">
        <w:rPr>
          <w:rFonts w:ascii="宋体" w:eastAsia="宋体" w:hAnsi="宋体"/>
        </w:rPr>
        <w:t>A</w:t>
      </w:r>
      <w:r w:rsidRPr="00C8753D">
        <w:rPr>
          <w:rFonts w:ascii="宋体" w:eastAsia="宋体" w:hAnsi="宋体" w:hint="eastAsia"/>
        </w:rPr>
        <w:t>)</w:t>
      </w:r>
      <w:r w:rsidRPr="00C8753D">
        <w:rPr>
          <w:rFonts w:ascii="宋体" w:eastAsia="宋体" w:hAnsi="宋体"/>
        </w:rPr>
        <w:t>如果为"N"</w:t>
      </w:r>
      <w:r w:rsidRPr="00C8753D">
        <w:rPr>
          <w:rFonts w:ascii="宋体" w:eastAsia="宋体" w:hAnsi="宋体" w:hint="eastAsia"/>
        </w:rPr>
        <w:t>,</w:t>
      </w:r>
      <w:r w:rsidRPr="00C8753D">
        <w:rPr>
          <w:rFonts w:ascii="宋体" w:eastAsia="宋体" w:hAnsi="宋体"/>
        </w:rPr>
        <w:t>当作普通货物运输</w:t>
      </w:r>
      <w:r w:rsidRPr="00C8753D">
        <w:rPr>
          <w:rFonts w:ascii="宋体" w:eastAsia="宋体" w:hAnsi="宋体" w:hint="eastAsia"/>
        </w:rPr>
        <w:t>，不需要体现在托运清单的危险货物明细单中。</w:t>
      </w:r>
      <w:r>
        <w:rPr>
          <w:rFonts w:ascii="宋体" w:eastAsia="宋体" w:hAnsi="宋体" w:hint="eastAsia"/>
        </w:rPr>
        <w:t>如果此BL/HAWB全部为以上情况，则</w:t>
      </w:r>
      <w:r w:rsidR="00507630">
        <w:rPr>
          <w:rFonts w:ascii="宋体" w:eastAsia="宋体" w:hAnsi="宋体" w:hint="eastAsia"/>
        </w:rPr>
        <w:t>此票</w:t>
      </w:r>
      <w:r>
        <w:rPr>
          <w:rFonts w:ascii="宋体" w:eastAsia="宋体" w:hAnsi="宋体" w:hint="eastAsia"/>
        </w:rPr>
        <w:t>不需要制作托运清单。</w:t>
      </w:r>
      <w:bookmarkStart w:id="260" w:name="OLE_LINK3"/>
      <w:r w:rsidR="002F10E8" w:rsidRPr="00726DDD">
        <w:rPr>
          <w:rFonts w:ascii="宋体" w:eastAsia="宋体" w:hAnsi="宋体" w:hint="eastAsia"/>
          <w:highlight w:val="yellow"/>
        </w:rPr>
        <w:t>请在“</w:t>
      </w:r>
      <w:r w:rsidR="002F10E8" w:rsidRPr="00726DDD">
        <w:rPr>
          <w:rFonts w:ascii="宋体" w:eastAsia="宋体" w:hAnsi="宋体"/>
          <w:highlight w:val="yellow"/>
        </w:rPr>
        <w:t>附表5：运行结果</w:t>
      </w:r>
      <w:r w:rsidR="002F10E8" w:rsidRPr="00726DDD">
        <w:rPr>
          <w:rFonts w:ascii="宋体" w:eastAsia="宋体" w:hAnsi="宋体" w:hint="eastAsia"/>
          <w:highlight w:val="yellow"/>
        </w:rPr>
        <w:t>”“</w:t>
      </w:r>
      <w:r w:rsidR="002F10E8" w:rsidRPr="00726DDD">
        <w:rPr>
          <w:rFonts w:ascii="宋体" w:eastAsia="宋体" w:hAnsi="宋体"/>
          <w:highlight w:val="yellow"/>
        </w:rPr>
        <w:t xml:space="preserve"> Consignment list upload（Y/N）”</w:t>
      </w:r>
      <w:r w:rsidR="002F10E8" w:rsidRPr="00726DDD">
        <w:rPr>
          <w:rFonts w:ascii="宋体" w:eastAsia="宋体" w:hAnsi="宋体" w:hint="eastAsia"/>
          <w:highlight w:val="yellow"/>
        </w:rPr>
        <w:t>一列填写</w:t>
      </w:r>
      <w:r w:rsidR="002F10E8" w:rsidRPr="00726DDD">
        <w:rPr>
          <w:rFonts w:ascii="宋体" w:eastAsia="宋体" w:hAnsi="宋体"/>
          <w:highlight w:val="yellow"/>
        </w:rPr>
        <w:t>”</w:t>
      </w:r>
      <w:r w:rsidR="002F10E8" w:rsidRPr="00726DDD">
        <w:rPr>
          <w:rFonts w:ascii="宋体" w:eastAsia="宋体" w:hAnsi="宋体" w:hint="eastAsia"/>
          <w:highlight w:val="yellow"/>
        </w:rPr>
        <w:t xml:space="preserve">N_ </w:t>
      </w:r>
      <w:r w:rsidR="002F10E8" w:rsidRPr="00726DDD">
        <w:rPr>
          <w:rFonts w:ascii="宋体" w:eastAsia="宋体" w:hAnsi="宋体"/>
          <w:highlight w:val="yellow"/>
        </w:rPr>
        <w:t>No</w:t>
      </w:r>
      <w:r w:rsidR="002F10E8" w:rsidRPr="00726DDD">
        <w:rPr>
          <w:rFonts w:ascii="宋体" w:eastAsia="宋体" w:hAnsi="宋体" w:hint="eastAsia"/>
          <w:highlight w:val="yellow"/>
        </w:rPr>
        <w:t>t required</w:t>
      </w:r>
      <w:r w:rsidR="002F10E8" w:rsidRPr="00726DDD">
        <w:rPr>
          <w:rFonts w:ascii="宋体" w:eastAsia="宋体" w:hAnsi="宋体"/>
          <w:highlight w:val="yellow"/>
        </w:rPr>
        <w:t>”</w:t>
      </w:r>
      <w:r w:rsidR="002F10E8" w:rsidRPr="00726DDD">
        <w:rPr>
          <w:rFonts w:ascii="宋体" w:eastAsia="宋体" w:hAnsi="宋体" w:hint="eastAsia"/>
          <w:highlight w:val="yellow"/>
        </w:rPr>
        <w:t>中。</w:t>
      </w:r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25"/>
        <w:gridCol w:w="538"/>
        <w:gridCol w:w="830"/>
        <w:gridCol w:w="990"/>
        <w:gridCol w:w="981"/>
        <w:gridCol w:w="1370"/>
        <w:gridCol w:w="1432"/>
        <w:gridCol w:w="1374"/>
      </w:tblGrid>
      <w:tr w:rsidR="002F10E8" w:rsidRPr="003F454E" w14:paraId="1EE3E82E" w14:textId="77777777" w:rsidTr="00D902F3">
        <w:trPr>
          <w:trHeight w:val="683"/>
          <w:jc w:val="center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CD248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Pre-alert creation date</w:t>
            </w:r>
          </w:p>
        </w:tc>
        <w:tc>
          <w:tcPr>
            <w:tcW w:w="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BFFD4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PDC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2429B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BL/HAWB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81FEF1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Invoice Type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1E13BB" w14:textId="77777777" w:rsidR="002F10E8" w:rsidRPr="003F454E" w:rsidRDefault="002F10E8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Terminal WH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E7BEE8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Shippers_ Decl uploaded(Y/N)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93992E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685DD0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Remark</w:t>
            </w:r>
          </w:p>
        </w:tc>
      </w:tr>
      <w:tr w:rsidR="002F10E8" w:rsidRPr="003F454E" w14:paraId="3E385246" w14:textId="77777777" w:rsidTr="00D902F3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4EEA9A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8AF121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51815D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CA8BA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41962C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2B156F" w14:textId="77777777" w:rsidR="002F10E8" w:rsidRPr="002F10E8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2F10E8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>N</w:t>
            </w:r>
            <w:r w:rsidRPr="002F10E8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E2427A" w14:textId="093DE242" w:rsidR="002F10E8" w:rsidRPr="00726DDD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r w:rsidRPr="00726DD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  <w:t>N_ Not required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D259B" w14:textId="77777777" w:rsidR="002F10E8" w:rsidRPr="002F10E8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2F10E8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  <w:r w:rsidRPr="002F10E8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>Not found shippers_ Decl</w:t>
            </w:r>
          </w:p>
        </w:tc>
      </w:tr>
      <w:tr w:rsidR="002F10E8" w:rsidRPr="003F454E" w14:paraId="076FAF15" w14:textId="77777777" w:rsidTr="00D902F3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90C4B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1949F4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36CBA9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30112D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0FC2CB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B09840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D9310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F8F0C" w14:textId="77777777" w:rsidR="002F10E8" w:rsidRPr="003F454E" w:rsidRDefault="002F10E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bookmarkEnd w:id="260"/>
    </w:tbl>
    <w:p w14:paraId="7D57A85C" w14:textId="24EF24DD" w:rsidR="004B1B77" w:rsidRPr="00C8753D" w:rsidRDefault="004B1B77" w:rsidP="004B1B77">
      <w:pPr>
        <w:rPr>
          <w:rFonts w:ascii="宋体" w:eastAsia="宋体" w:hAnsi="宋体" w:hint="eastAsia"/>
        </w:rPr>
      </w:pPr>
    </w:p>
    <w:p w14:paraId="26E2D765" w14:textId="1F6C1A5C" w:rsidR="004B1B77" w:rsidRDefault="004B1B77" w:rsidP="004B1B77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 w:hint="eastAsia"/>
        </w:rPr>
        <w:t>B)</w:t>
      </w:r>
      <w:r w:rsidRPr="00C8753D">
        <w:rPr>
          <w:rFonts w:ascii="宋体" w:eastAsia="宋体" w:hAnsi="宋体"/>
        </w:rPr>
        <w:t>如果为"Y"</w:t>
      </w:r>
      <w:r w:rsidRPr="00C8753D">
        <w:rPr>
          <w:rFonts w:ascii="宋体" w:eastAsia="宋体" w:hAnsi="宋体" w:hint="eastAsia"/>
        </w:rPr>
        <w:t>,</w:t>
      </w:r>
      <w:r w:rsidRPr="00C8753D">
        <w:rPr>
          <w:rFonts w:ascii="宋体" w:eastAsia="宋体" w:hAnsi="宋体"/>
        </w:rPr>
        <w:t>当作危险货物运输，</w:t>
      </w:r>
      <w:r w:rsidRPr="00C8753D">
        <w:rPr>
          <w:rFonts w:ascii="宋体" w:eastAsia="宋体" w:hAnsi="宋体" w:hint="eastAsia"/>
        </w:rPr>
        <w:t>需要体现在托运清单的危险货物明细单中.且运输名称需要</w:t>
      </w:r>
      <w:r w:rsidRPr="00C8753D">
        <w:rPr>
          <w:rFonts w:ascii="宋体" w:eastAsia="宋体" w:hAnsi="宋体"/>
        </w:rPr>
        <w:t>参照中文SDS上第14部分填写运输名称</w:t>
      </w:r>
      <w:r w:rsidRPr="00C8753D">
        <w:rPr>
          <w:rFonts w:ascii="宋体" w:eastAsia="宋体" w:hAnsi="宋体" w:hint="eastAsia"/>
        </w:rPr>
        <w:t>填写(具体步骤同</w:t>
      </w:r>
      <w:r w:rsidR="00507630">
        <w:rPr>
          <w:rFonts w:ascii="宋体" w:eastAsia="宋体" w:hAnsi="宋体" w:hint="eastAsia"/>
        </w:rPr>
        <w:t>2</w:t>
      </w:r>
      <w:r w:rsidRPr="00C8753D">
        <w:rPr>
          <w:rFonts w:ascii="宋体" w:eastAsia="宋体" w:hAnsi="宋体" w:hint="eastAsia"/>
        </w:rPr>
        <w:t>).</w:t>
      </w:r>
    </w:p>
    <w:p w14:paraId="1392BFC5" w14:textId="4EFEFAAC" w:rsidR="00301689" w:rsidRDefault="00301689" w:rsidP="0030168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4. </w:t>
      </w:r>
      <w:r w:rsidR="00BC78A3">
        <w:rPr>
          <w:rFonts w:ascii="宋体" w:eastAsia="宋体" w:hAnsi="宋体" w:cs="宋体" w:hint="eastAsia"/>
          <w:color w:val="000000"/>
          <w:kern w:val="0"/>
          <w:sz w:val="22"/>
          <w:szCs w:val="22"/>
          <w14:ligatures w14:val="none"/>
        </w:rPr>
        <w:t>若是对应的I</w:t>
      </w:r>
      <w:r>
        <w:rPr>
          <w:rFonts w:ascii="宋体" w:eastAsia="宋体" w:hAnsi="宋体" w:hint="eastAsia"/>
        </w:rPr>
        <w:t>列 “核查</w:t>
      </w:r>
      <w:r w:rsidRPr="00D0460B">
        <w:rPr>
          <w:rFonts w:ascii="宋体" w:eastAsia="宋体" w:hAnsi="宋体"/>
        </w:rPr>
        <w:t>是否需要制作托运清单</w:t>
      </w:r>
      <w:r>
        <w:rPr>
          <w:rFonts w:ascii="宋体" w:eastAsia="宋体" w:hAnsi="宋体" w:hint="eastAsia"/>
        </w:rPr>
        <w:t>”显示为“</w:t>
      </w:r>
      <w:r w:rsidRPr="00301689">
        <w:rPr>
          <w:rFonts w:ascii="宋体" w:eastAsia="宋体" w:hAnsi="宋体"/>
        </w:rPr>
        <w:t>待定，查包装规格</w:t>
      </w:r>
      <w:r>
        <w:rPr>
          <w:rFonts w:ascii="宋体" w:eastAsia="宋体" w:hAnsi="宋体" w:hint="eastAsia"/>
        </w:rPr>
        <w:t>/净重</w:t>
      </w:r>
      <w:r>
        <w:rPr>
          <w:rFonts w:ascii="宋体" w:eastAsia="宋体" w:hAnsi="宋体"/>
        </w:rPr>
        <w:t>”</w:t>
      </w:r>
      <w:r>
        <w:rPr>
          <w:rFonts w:ascii="宋体" w:eastAsia="宋体" w:hAnsi="宋体" w:hint="eastAsia"/>
        </w:rPr>
        <w:t>的。按照如下步骤执行：</w:t>
      </w:r>
    </w:p>
    <w:p w14:paraId="40C73866" w14:textId="6298AA8A" w:rsidR="000D6915" w:rsidRDefault="00301689" w:rsidP="00301689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/>
        </w:rPr>
        <w:t>A</w:t>
      </w:r>
      <w:r w:rsidRPr="00C8753D">
        <w:rPr>
          <w:rFonts w:ascii="宋体" w:eastAsia="宋体" w:hAnsi="宋体" w:hint="eastAsia"/>
        </w:rPr>
        <w:t>)</w:t>
      </w:r>
      <w:r w:rsidR="00BC78A3">
        <w:rPr>
          <w:rFonts w:ascii="宋体" w:eastAsia="宋体" w:hAnsi="宋体" w:hint="eastAsia"/>
        </w:rPr>
        <w:t>返回</w:t>
      </w:r>
      <w:r w:rsidR="00BC78A3" w:rsidRPr="004148CE">
        <w:rPr>
          <w:rFonts w:ascii="宋体" w:eastAsia="宋体" w:hAnsi="宋体" w:hint="eastAsia"/>
          <w:highlight w:val="yellow"/>
        </w:rPr>
        <w:t>part清单</w:t>
      </w:r>
      <w:r w:rsidR="00BC78A3">
        <w:rPr>
          <w:rFonts w:ascii="宋体" w:eastAsia="宋体" w:hAnsi="宋体" w:hint="eastAsia"/>
        </w:rPr>
        <w:t>，根据UN number和DG code找到对应的part，</w:t>
      </w:r>
      <w:r w:rsidRPr="00C8753D">
        <w:rPr>
          <w:rFonts w:ascii="宋体" w:eastAsia="宋体" w:hAnsi="宋体"/>
        </w:rPr>
        <w:t>如果</w:t>
      </w:r>
      <w:r w:rsidR="00E90A06">
        <w:rPr>
          <w:rFonts w:ascii="宋体" w:eastAsia="宋体" w:hAnsi="宋体" w:hint="eastAsia"/>
        </w:rPr>
        <w:t>part清单的AJ列“</w:t>
      </w:r>
      <w:r w:rsidR="00E90A06" w:rsidRPr="00E90A06">
        <w:rPr>
          <w:rFonts w:ascii="宋体" w:eastAsia="宋体" w:hAnsi="宋体"/>
        </w:rPr>
        <w:t>Unit N.W</w:t>
      </w:r>
      <w:r w:rsidR="00E90A06">
        <w:rPr>
          <w:rFonts w:ascii="宋体" w:eastAsia="宋体" w:hAnsi="宋体" w:hint="eastAsia"/>
        </w:rPr>
        <w:t>”≤4kg，</w:t>
      </w:r>
      <w:r w:rsidR="00E90A06" w:rsidRPr="001A6630">
        <w:rPr>
          <w:rFonts w:ascii="宋体" w:eastAsia="宋体" w:hAnsi="宋体" w:hint="eastAsia"/>
          <w:b/>
          <w:bCs/>
          <w:rPrChange w:id="261" w:author="Ji, Scarlett Qing" w:date="2026-09-15T22:17:00Z" w16du:dateUtc="2026-09-15T14:17:00Z">
            <w:rPr>
              <w:rFonts w:ascii="宋体" w:eastAsia="宋体" w:hAnsi="宋体" w:hint="eastAsia"/>
            </w:rPr>
          </w:rPrChange>
        </w:rPr>
        <w:t>则</w:t>
      </w:r>
      <w:r w:rsidRPr="001A6630">
        <w:rPr>
          <w:rFonts w:ascii="宋体" w:eastAsia="宋体" w:hAnsi="宋体" w:hint="eastAsia"/>
          <w:b/>
          <w:bCs/>
          <w:rPrChange w:id="262" w:author="Ji, Scarlett Qing" w:date="2026-09-15T22:17:00Z" w16du:dateUtc="2026-09-15T14:17:00Z">
            <w:rPr>
              <w:rFonts w:ascii="宋体" w:eastAsia="宋体" w:hAnsi="宋体" w:hint="eastAsia"/>
            </w:rPr>
          </w:rPrChange>
        </w:rPr>
        <w:t>不需要体现在托运清单的危险货物明细单中</w:t>
      </w:r>
      <w:r w:rsidR="00BC78A3" w:rsidRPr="001A6630">
        <w:rPr>
          <w:rFonts w:ascii="宋体" w:eastAsia="宋体" w:hAnsi="宋体" w:hint="eastAsia"/>
          <w:b/>
          <w:bCs/>
          <w:rPrChange w:id="263" w:author="Ji, Scarlett Qing" w:date="2026-09-15T22:17:00Z" w16du:dateUtc="2026-09-15T14:17:00Z">
            <w:rPr>
              <w:rFonts w:ascii="宋体" w:eastAsia="宋体" w:hAnsi="宋体" w:hint="eastAsia"/>
            </w:rPr>
          </w:rPrChange>
        </w:rPr>
        <w:t>。</w:t>
      </w:r>
    </w:p>
    <w:p w14:paraId="0619202D" w14:textId="15C8518F" w:rsidR="0056329D" w:rsidRPr="00E32032" w:rsidRDefault="0056329D" w:rsidP="0056329D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</w:rPr>
        <w:t>如果此BL/HAWB全部为以上情况，则此票不需要制作托运清单。请在</w:t>
      </w:r>
      <w:r w:rsidRPr="002F10E8">
        <w:rPr>
          <w:rFonts w:ascii="宋体" w:eastAsia="宋体" w:hAnsi="宋体" w:hint="eastAsia"/>
        </w:rPr>
        <w:t>“</w:t>
      </w:r>
      <w:r w:rsidRPr="002F10E8">
        <w:rPr>
          <w:rFonts w:ascii="宋体" w:eastAsia="宋体" w:hAnsi="宋体"/>
        </w:rPr>
        <w:t>附表5：运行结果</w:t>
      </w:r>
      <w:r w:rsidRPr="002F10E8">
        <w:rPr>
          <w:rFonts w:ascii="宋体" w:eastAsia="宋体" w:hAnsi="宋体" w:hint="eastAsia"/>
        </w:rPr>
        <w:t>”“</w:t>
      </w:r>
      <w:r w:rsidRPr="002F10E8">
        <w:rPr>
          <w:rFonts w:ascii="宋体" w:eastAsia="宋体" w:hAnsi="宋体"/>
        </w:rPr>
        <w:t xml:space="preserve"> Consignment list upload（Y/N）”</w:t>
      </w:r>
      <w:r w:rsidRPr="002F10E8">
        <w:rPr>
          <w:rFonts w:ascii="宋体" w:eastAsia="宋体" w:hAnsi="宋体" w:hint="eastAsia"/>
        </w:rPr>
        <w:t>一列填写</w:t>
      </w:r>
      <w:r w:rsidRPr="002F10E8">
        <w:rPr>
          <w:rFonts w:ascii="宋体" w:eastAsia="宋体" w:hAnsi="宋体"/>
        </w:rPr>
        <w:t>”</w:t>
      </w:r>
      <w:r w:rsidRPr="002F10E8">
        <w:rPr>
          <w:rFonts w:ascii="宋体" w:eastAsia="宋体" w:hAnsi="宋体" w:hint="eastAsia"/>
        </w:rPr>
        <w:t xml:space="preserve">N_ </w:t>
      </w:r>
      <w:r w:rsidRPr="002F10E8">
        <w:rPr>
          <w:rFonts w:ascii="宋体" w:eastAsia="宋体" w:hAnsi="宋体"/>
        </w:rPr>
        <w:t>No</w:t>
      </w:r>
      <w:r w:rsidRPr="002F10E8">
        <w:rPr>
          <w:rFonts w:ascii="宋体" w:eastAsia="宋体" w:hAnsi="宋体" w:hint="eastAsia"/>
        </w:rPr>
        <w:t>t required</w:t>
      </w:r>
      <w:r w:rsidRPr="002F10E8">
        <w:rPr>
          <w:rFonts w:ascii="宋体" w:eastAsia="宋体" w:hAnsi="宋体"/>
        </w:rPr>
        <w:t>”</w:t>
      </w:r>
      <w:r w:rsidRPr="002F10E8">
        <w:rPr>
          <w:rFonts w:ascii="宋体" w:eastAsia="宋体" w:hAnsi="宋体" w:hint="eastAsia"/>
        </w:rPr>
        <w:t>中。</w:t>
      </w:r>
      <w:r w:rsidR="009A4BA6">
        <w:rPr>
          <w:rFonts w:ascii="宋体" w:eastAsia="宋体" w:hAnsi="宋体" w:hint="eastAsia"/>
        </w:rPr>
        <w:t xml:space="preserve"> </w:t>
      </w:r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25"/>
        <w:gridCol w:w="538"/>
        <w:gridCol w:w="830"/>
        <w:gridCol w:w="990"/>
        <w:gridCol w:w="981"/>
        <w:gridCol w:w="1370"/>
        <w:gridCol w:w="1432"/>
        <w:gridCol w:w="1374"/>
      </w:tblGrid>
      <w:tr w:rsidR="0056329D" w:rsidRPr="003F454E" w14:paraId="4B47B60D" w14:textId="77777777" w:rsidTr="00D902F3">
        <w:trPr>
          <w:trHeight w:val="683"/>
          <w:jc w:val="center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F41DAA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bookmarkStart w:id="264" w:name="OLE_LINK4"/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Pre-alert creation date</w:t>
            </w:r>
          </w:p>
        </w:tc>
        <w:tc>
          <w:tcPr>
            <w:tcW w:w="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22C8E5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PDC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81AD45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BL/HAWB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0ECC2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Invoice Type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E7AD42" w14:textId="77777777" w:rsidR="0056329D" w:rsidRPr="003F454E" w:rsidRDefault="0056329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Terminal WH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EB48F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Shippers_ Decl uploaded(Y/N)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1CE42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A27AA4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Remark</w:t>
            </w:r>
          </w:p>
        </w:tc>
      </w:tr>
      <w:tr w:rsidR="0056329D" w:rsidRPr="003F454E" w14:paraId="6CBABF66" w14:textId="77777777" w:rsidTr="00D902F3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1FEDB6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EF228D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0D6759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27901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28F3A1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74047" w14:textId="77777777" w:rsidR="0056329D" w:rsidRPr="002F10E8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2F10E8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>N</w:t>
            </w:r>
            <w:r w:rsidRPr="002F10E8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09C6FF" w14:textId="77777777" w:rsidR="0056329D" w:rsidRPr="002F10E8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26DD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  <w:t>N_ Not required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4115B" w14:textId="77777777" w:rsidR="0056329D" w:rsidRPr="002F10E8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2F10E8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  <w:r w:rsidRPr="002F10E8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>Not found shippers_ Decl</w:t>
            </w:r>
          </w:p>
        </w:tc>
      </w:tr>
      <w:tr w:rsidR="0056329D" w:rsidRPr="003F454E" w14:paraId="38B98EF1" w14:textId="77777777" w:rsidTr="00D902F3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DA942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336E5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3DDAF1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50AAC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72806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474938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0B76C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19680E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bookmarkEnd w:id="264"/>
    </w:tbl>
    <w:p w14:paraId="17E9F999" w14:textId="77777777" w:rsidR="0056329D" w:rsidRDefault="0056329D" w:rsidP="00301689">
      <w:pPr>
        <w:rPr>
          <w:rFonts w:ascii="宋体" w:eastAsia="宋体" w:hAnsi="宋体" w:hint="eastAsia"/>
        </w:rPr>
      </w:pPr>
    </w:p>
    <w:p w14:paraId="65DFAEF1" w14:textId="474D440D" w:rsidR="000D6915" w:rsidRDefault="000D6915" w:rsidP="0030168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B),如果</w:t>
      </w:r>
      <w:r w:rsidRPr="00E90A06">
        <w:rPr>
          <w:rFonts w:ascii="宋体" w:eastAsia="宋体" w:hAnsi="宋体"/>
        </w:rPr>
        <w:t>Unit N.W</w:t>
      </w:r>
      <w:r>
        <w:rPr>
          <w:rFonts w:ascii="宋体" w:eastAsia="宋体" w:hAnsi="宋体" w:hint="eastAsia"/>
        </w:rPr>
        <w:t>”＞4kg，如果此配件对应的HAWB/BL，有对应的shippers_Decl,根据</w:t>
      </w:r>
      <w:r w:rsidR="000C0F14" w:rsidRPr="000C0F14">
        <w:rPr>
          <w:rFonts w:ascii="宋体" w:eastAsia="宋体" w:hAnsi="宋体"/>
        </w:rPr>
        <w:t>如上橙色部分的匹配关系</w:t>
      </w:r>
      <w:r>
        <w:rPr>
          <w:rFonts w:ascii="宋体" w:eastAsia="宋体" w:hAnsi="宋体" w:hint="eastAsia"/>
        </w:rPr>
        <w:t>进行托运清单的填写。</w:t>
      </w:r>
      <w:commentRangeStart w:id="265"/>
      <w:r>
        <w:rPr>
          <w:rFonts w:ascii="宋体" w:eastAsia="宋体" w:hAnsi="宋体" w:hint="eastAsia"/>
        </w:rPr>
        <w:t>如果未下载到shippers_Decl，则需要记录运行结果。“含UN3082</w:t>
      </w:r>
      <w:r w:rsidR="000C0F14">
        <w:rPr>
          <w:rFonts w:ascii="宋体" w:eastAsia="宋体" w:hAnsi="宋体" w:hint="eastAsia"/>
        </w:rPr>
        <w:t>/UN3077，需进一步核查包装规格是否大于5L/5KG</w:t>
      </w:r>
      <w:r>
        <w:rPr>
          <w:rFonts w:ascii="宋体" w:eastAsia="宋体" w:hAnsi="宋体" w:hint="eastAsia"/>
        </w:rPr>
        <w:t>”</w:t>
      </w:r>
      <w:r w:rsidR="000C0F14">
        <w:rPr>
          <w:rFonts w:ascii="宋体" w:eastAsia="宋体" w:hAnsi="宋体" w:hint="eastAsia"/>
        </w:rPr>
        <w:t>。</w:t>
      </w:r>
      <w:commentRangeEnd w:id="265"/>
      <w:r w:rsidR="00411D76">
        <w:rPr>
          <w:rStyle w:val="af0"/>
          <w:rFonts w:ascii="宋体" w:eastAsia="宋体" w:hAnsi="宋体" w:hint="eastAsia"/>
          <w:sz w:val="24"/>
          <w:szCs w:val="24"/>
        </w:rPr>
        <w:commentReference w:id="265"/>
      </w:r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18"/>
        <w:gridCol w:w="535"/>
        <w:gridCol w:w="828"/>
        <w:gridCol w:w="982"/>
        <w:gridCol w:w="976"/>
        <w:gridCol w:w="1366"/>
        <w:gridCol w:w="1419"/>
        <w:gridCol w:w="1416"/>
      </w:tblGrid>
      <w:tr w:rsidR="000C0F14" w:rsidRPr="003F454E" w14:paraId="010E6E8B" w14:textId="77777777" w:rsidTr="00D902F3">
        <w:trPr>
          <w:trHeight w:val="683"/>
          <w:jc w:val="center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A43F6A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Pre-alert creation date</w:t>
            </w:r>
          </w:p>
        </w:tc>
        <w:tc>
          <w:tcPr>
            <w:tcW w:w="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21941C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PDC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3BBE68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BL/HAWB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045326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Invoice Type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F6E1EC" w14:textId="77777777" w:rsidR="000C0F14" w:rsidRPr="003F454E" w:rsidRDefault="000C0F14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Terminal WH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60429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Shippers_ Decl uploaded(Y/N)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A6240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8046B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Remark</w:t>
            </w:r>
          </w:p>
        </w:tc>
      </w:tr>
      <w:tr w:rsidR="000C0F14" w:rsidRPr="003F454E" w14:paraId="5ADC3C97" w14:textId="77777777" w:rsidTr="009158F8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B36CBE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5F68DF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473308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7D6717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E8A524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140A02" w14:textId="5601C562" w:rsidR="000C0F14" w:rsidRPr="00FC173B" w:rsidRDefault="009158F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  <w:t>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D09D7B" w14:textId="1CFE168C" w:rsidR="000C0F14" w:rsidRPr="00FC173B" w:rsidRDefault="009158F8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  <w:t>N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365EB5" w14:textId="50BD2F74" w:rsidR="000C0F14" w:rsidRPr="00FC173B" w:rsidRDefault="000C0F14" w:rsidP="000C0F14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</w:pPr>
            <w:r w:rsidRPr="000C0F14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:highlight w:val="yellow"/>
                <w14:ligatures w14:val="none"/>
              </w:rPr>
              <w:t>含UN3082/UN3077，需进一步核查包装规格是否大于5L/5KG”</w:t>
            </w:r>
          </w:p>
        </w:tc>
      </w:tr>
      <w:tr w:rsidR="000C0F14" w:rsidRPr="003F454E" w14:paraId="219060C9" w14:textId="77777777" w:rsidTr="00D902F3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0D49D7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D6A6E7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CDD80A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5D5AA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42D963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9A83C1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BD6651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0B1E26" w14:textId="77777777" w:rsidR="000C0F14" w:rsidRPr="003F454E" w:rsidRDefault="000C0F14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7FD39D8A" w14:textId="77777777" w:rsidR="00301689" w:rsidRPr="00C8753D" w:rsidRDefault="00301689" w:rsidP="00301689">
      <w:pPr>
        <w:rPr>
          <w:rFonts w:ascii="宋体" w:eastAsia="宋体" w:hAnsi="宋体" w:hint="eastAsia"/>
        </w:rPr>
      </w:pPr>
    </w:p>
    <w:p w14:paraId="21EC3171" w14:textId="372FF0B7" w:rsidR="0056329D" w:rsidRPr="0056329D" w:rsidRDefault="0056329D" w:rsidP="0056329D">
      <w:pPr>
        <w:rPr>
          <w:rFonts w:ascii="宋体" w:eastAsia="宋体" w:hAnsi="宋体" w:hint="eastAsia"/>
        </w:rPr>
      </w:pPr>
      <w:r w:rsidRPr="00726DDD">
        <w:rPr>
          <w:rFonts w:ascii="宋体" w:eastAsia="宋体" w:hAnsi="宋体" w:hint="eastAsia"/>
          <w:highlight w:val="yellow"/>
        </w:rPr>
        <w:t xml:space="preserve">5. </w:t>
      </w:r>
      <w:r w:rsidRPr="00726DDD">
        <w:rPr>
          <w:rFonts w:ascii="宋体" w:eastAsia="宋体" w:hAnsi="宋体" w:cs="宋体" w:hint="eastAsia"/>
          <w:color w:val="000000"/>
          <w:kern w:val="0"/>
          <w:sz w:val="22"/>
          <w:szCs w:val="22"/>
          <w:highlight w:val="yellow"/>
          <w14:ligatures w14:val="none"/>
        </w:rPr>
        <w:t>若是一票货物中UN number对应的I</w:t>
      </w:r>
      <w:r w:rsidRPr="00726DDD">
        <w:rPr>
          <w:rFonts w:ascii="宋体" w:eastAsia="宋体" w:hAnsi="宋体" w:hint="eastAsia"/>
          <w:highlight w:val="yellow"/>
        </w:rPr>
        <w:t>列 “核查</w:t>
      </w:r>
      <w:r w:rsidRPr="00726DDD">
        <w:rPr>
          <w:rFonts w:ascii="宋体" w:eastAsia="宋体" w:hAnsi="宋体"/>
          <w:highlight w:val="yellow"/>
        </w:rPr>
        <w:t>是否需要制作托运清单</w:t>
      </w:r>
      <w:r w:rsidRPr="00726DDD">
        <w:rPr>
          <w:rFonts w:ascii="宋体" w:eastAsia="宋体" w:hAnsi="宋体" w:hint="eastAsia"/>
          <w:highlight w:val="yellow"/>
        </w:rPr>
        <w:t>”既有显示为“</w:t>
      </w:r>
      <w:r w:rsidRPr="00726DDD">
        <w:rPr>
          <w:rFonts w:ascii="宋体" w:eastAsia="宋体" w:hAnsi="宋体"/>
          <w:highlight w:val="yellow"/>
        </w:rPr>
        <w:t>待定，</w:t>
      </w:r>
      <w:r w:rsidRPr="00726DDD">
        <w:rPr>
          <w:rFonts w:ascii="宋体" w:eastAsia="宋体" w:hAnsi="宋体" w:hint="eastAsia"/>
          <w:highlight w:val="yellow"/>
        </w:rPr>
        <w:t>查</w:t>
      </w:r>
      <w:r w:rsidRPr="00726DDD">
        <w:rPr>
          <w:rFonts w:ascii="宋体" w:eastAsia="宋体" w:hAnsi="宋体"/>
          <w:highlight w:val="yellow"/>
        </w:rPr>
        <w:t>IES+ Hazmat function</w:t>
      </w:r>
      <w:r w:rsidRPr="00726DDD">
        <w:rPr>
          <w:rFonts w:ascii="宋体" w:eastAsia="宋体" w:hAnsi="宋体" w:hint="eastAsia"/>
          <w:highlight w:val="yellow"/>
        </w:rPr>
        <w:t>，又有</w:t>
      </w:r>
      <w:r w:rsidRPr="00726DDD">
        <w:rPr>
          <w:rFonts w:ascii="宋体" w:eastAsia="宋体" w:hAnsi="宋体"/>
          <w:highlight w:val="yellow"/>
        </w:rPr>
        <w:t>待定，查包装规格</w:t>
      </w:r>
      <w:r w:rsidRPr="00726DDD">
        <w:rPr>
          <w:rFonts w:ascii="宋体" w:eastAsia="宋体" w:hAnsi="宋体" w:hint="eastAsia"/>
          <w:highlight w:val="yellow"/>
        </w:rPr>
        <w:t>/净重</w:t>
      </w:r>
      <w:r w:rsidRPr="00726DDD">
        <w:rPr>
          <w:rFonts w:ascii="宋体" w:eastAsia="宋体" w:hAnsi="宋体"/>
          <w:highlight w:val="yellow"/>
        </w:rPr>
        <w:t>”</w:t>
      </w:r>
      <w:r w:rsidRPr="00726DDD">
        <w:rPr>
          <w:rFonts w:ascii="宋体" w:eastAsia="宋体" w:hAnsi="宋体" w:hint="eastAsia"/>
          <w:highlight w:val="yellow"/>
        </w:rPr>
        <w:t>的，且确认</w:t>
      </w:r>
      <w:r w:rsidRPr="00726DDD">
        <w:rPr>
          <w:rFonts w:ascii="宋体" w:eastAsia="宋体" w:hAnsi="宋体" w:hint="eastAsia"/>
          <w:highlight w:val="yellow"/>
        </w:rPr>
        <w:lastRenderedPageBreak/>
        <w:t>之后，均为不需要制作托运清单的情况，则此票不需要制作托运清单。请在“</w:t>
      </w:r>
      <w:r w:rsidRPr="00726DDD">
        <w:rPr>
          <w:rFonts w:ascii="宋体" w:eastAsia="宋体" w:hAnsi="宋体"/>
          <w:highlight w:val="yellow"/>
        </w:rPr>
        <w:t>附表5：运行结果</w:t>
      </w:r>
      <w:r w:rsidRPr="00726DDD">
        <w:rPr>
          <w:rFonts w:ascii="宋体" w:eastAsia="宋体" w:hAnsi="宋体" w:hint="eastAsia"/>
          <w:highlight w:val="yellow"/>
        </w:rPr>
        <w:t>”“</w:t>
      </w:r>
      <w:r w:rsidRPr="00726DDD">
        <w:rPr>
          <w:rFonts w:ascii="宋体" w:eastAsia="宋体" w:hAnsi="宋体"/>
          <w:highlight w:val="yellow"/>
        </w:rPr>
        <w:t xml:space="preserve"> Consignment list upload（Y/N）”</w:t>
      </w:r>
      <w:r w:rsidRPr="00726DDD">
        <w:rPr>
          <w:rFonts w:ascii="宋体" w:eastAsia="宋体" w:hAnsi="宋体" w:hint="eastAsia"/>
          <w:highlight w:val="yellow"/>
        </w:rPr>
        <w:t>一列填写</w:t>
      </w:r>
      <w:r w:rsidRPr="00726DDD">
        <w:rPr>
          <w:rFonts w:ascii="宋体" w:eastAsia="宋体" w:hAnsi="宋体"/>
          <w:highlight w:val="yellow"/>
        </w:rPr>
        <w:t>”</w:t>
      </w:r>
      <w:r w:rsidRPr="00726DDD">
        <w:rPr>
          <w:rFonts w:ascii="宋体" w:eastAsia="宋体" w:hAnsi="宋体" w:hint="eastAsia"/>
          <w:highlight w:val="yellow"/>
        </w:rPr>
        <w:t xml:space="preserve">N_ </w:t>
      </w:r>
      <w:r w:rsidRPr="00726DDD">
        <w:rPr>
          <w:rFonts w:ascii="宋体" w:eastAsia="宋体" w:hAnsi="宋体"/>
          <w:highlight w:val="yellow"/>
        </w:rPr>
        <w:t>No</w:t>
      </w:r>
      <w:r w:rsidRPr="00726DDD">
        <w:rPr>
          <w:rFonts w:ascii="宋体" w:eastAsia="宋体" w:hAnsi="宋体" w:hint="eastAsia"/>
          <w:highlight w:val="yellow"/>
        </w:rPr>
        <w:t>t required</w:t>
      </w:r>
      <w:r w:rsidRPr="00726DDD">
        <w:rPr>
          <w:rFonts w:ascii="宋体" w:eastAsia="宋体" w:hAnsi="宋体"/>
          <w:highlight w:val="yellow"/>
        </w:rPr>
        <w:t>”</w:t>
      </w:r>
      <w:r w:rsidRPr="00726DDD">
        <w:rPr>
          <w:rFonts w:ascii="宋体" w:eastAsia="宋体" w:hAnsi="宋体" w:hint="eastAsia"/>
          <w:highlight w:val="yellow"/>
        </w:rPr>
        <w:t>。</w:t>
      </w:r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25"/>
        <w:gridCol w:w="538"/>
        <w:gridCol w:w="830"/>
        <w:gridCol w:w="990"/>
        <w:gridCol w:w="981"/>
        <w:gridCol w:w="1370"/>
        <w:gridCol w:w="1432"/>
        <w:gridCol w:w="1374"/>
      </w:tblGrid>
      <w:tr w:rsidR="0056329D" w:rsidRPr="003F454E" w14:paraId="4B9A8133" w14:textId="77777777" w:rsidTr="00D902F3">
        <w:trPr>
          <w:trHeight w:val="683"/>
          <w:jc w:val="center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17CEF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Pre-alert creation date</w:t>
            </w:r>
          </w:p>
        </w:tc>
        <w:tc>
          <w:tcPr>
            <w:tcW w:w="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2E890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PDC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F0D360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BL/HAWB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E9D57A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Invoice Type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AF8DBA" w14:textId="77777777" w:rsidR="0056329D" w:rsidRPr="003F454E" w:rsidRDefault="0056329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Terminal WH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CDB55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Shippers_ Decl uploaded(Y/N)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D71FA6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E5FFFF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Remark</w:t>
            </w:r>
          </w:p>
        </w:tc>
      </w:tr>
      <w:tr w:rsidR="0056329D" w:rsidRPr="003F454E" w14:paraId="1CD0BA7D" w14:textId="77777777" w:rsidTr="00D902F3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B57C6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42FD08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1D4EE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27634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D92E1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F885C6" w14:textId="77777777" w:rsidR="0056329D" w:rsidRPr="002F10E8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2F10E8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>N</w:t>
            </w:r>
            <w:r w:rsidRPr="002F10E8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30D413" w14:textId="77777777" w:rsidR="0056329D" w:rsidRPr="002F10E8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2F10E8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N_ Not required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4499E6" w14:textId="77777777" w:rsidR="0056329D" w:rsidRPr="002F10E8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2F10E8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  <w:r w:rsidRPr="002F10E8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>Not found shippers_ Decl</w:t>
            </w:r>
          </w:p>
        </w:tc>
      </w:tr>
      <w:tr w:rsidR="0056329D" w:rsidRPr="003F454E" w14:paraId="4338F093" w14:textId="77777777" w:rsidTr="00D902F3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F0E27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EB640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2850D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7085C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87395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703E2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CA62F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300B93" w14:textId="77777777" w:rsidR="0056329D" w:rsidRPr="003F454E" w:rsidRDefault="0056329D" w:rsidP="00D902F3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4E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24473683" w14:textId="206A2423" w:rsidR="00301689" w:rsidRPr="00C8753D" w:rsidRDefault="00301689" w:rsidP="00301689">
      <w:pPr>
        <w:rPr>
          <w:rFonts w:ascii="宋体" w:eastAsia="宋体" w:hAnsi="宋体" w:hint="eastAsia"/>
        </w:rPr>
      </w:pPr>
    </w:p>
    <w:p w14:paraId="416F32AE" w14:textId="40116753" w:rsidR="00B5626E" w:rsidRPr="00C8753D" w:rsidRDefault="00507630" w:rsidP="0098452B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五</w:t>
      </w:r>
      <w:r w:rsidR="00643E9C" w:rsidRPr="00C8753D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="00B5626E" w:rsidRPr="00C8753D">
        <w:rPr>
          <w:rFonts w:ascii="宋体" w:eastAsia="宋体" w:hAnsi="宋体" w:hint="eastAsia"/>
          <w:b/>
          <w:bCs/>
          <w:sz w:val="30"/>
          <w:szCs w:val="30"/>
        </w:rPr>
        <w:t>托运清单上传IES+</w:t>
      </w:r>
    </w:p>
    <w:p w14:paraId="15552A0F" w14:textId="44980739" w:rsidR="00643E9C" w:rsidRPr="00C8753D" w:rsidRDefault="00B5626E" w:rsidP="0098452B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 w:hint="eastAsia"/>
        </w:rPr>
        <w:t xml:space="preserve">1. </w:t>
      </w:r>
      <w:r w:rsidR="00643E9C" w:rsidRPr="00C8753D">
        <w:rPr>
          <w:rFonts w:ascii="宋体" w:eastAsia="宋体" w:hAnsi="宋体" w:hint="eastAsia"/>
        </w:rPr>
        <w:t>将托运清单按照“</w:t>
      </w:r>
      <w:r w:rsidR="00643E9C" w:rsidRPr="00C8753D">
        <w:rPr>
          <w:rFonts w:ascii="宋体" w:eastAsia="宋体" w:hAnsi="宋体"/>
        </w:rPr>
        <w:t>道路运输危险货物托运清单_</w:t>
      </w:r>
      <w:r w:rsidRPr="00C8753D">
        <w:rPr>
          <w:rFonts w:ascii="宋体" w:eastAsia="宋体" w:hAnsi="宋体" w:hint="eastAsia"/>
        </w:rPr>
        <w:t>BL/HAWB</w:t>
      </w:r>
      <w:r w:rsidR="00643E9C" w:rsidRPr="00C8753D">
        <w:rPr>
          <w:rFonts w:ascii="宋体" w:eastAsia="宋体" w:hAnsi="宋体" w:hint="eastAsia"/>
        </w:rPr>
        <w:t>”进行命名。</w:t>
      </w:r>
      <w:del w:id="266" w:author="Gao, Wenwen (369)" w:date="2026-09-21T10:14:00Z" w16du:dateUtc="2026-09-21T02:14:00Z">
        <w:r w:rsidR="00643E9C" w:rsidRPr="00C8753D" w:rsidDel="00AA456F">
          <w:rPr>
            <w:rFonts w:ascii="宋体" w:eastAsia="宋体" w:hAnsi="宋体" w:hint="eastAsia"/>
          </w:rPr>
          <w:delText>“</w:delText>
        </w:r>
      </w:del>
    </w:p>
    <w:p w14:paraId="1BA40F4D" w14:textId="1D716CA5" w:rsidR="00643E9C" w:rsidRPr="00C8753D" w:rsidRDefault="00B5626E" w:rsidP="0098452B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 w:hint="eastAsia"/>
        </w:rPr>
        <w:t xml:space="preserve">2. </w:t>
      </w:r>
      <w:r w:rsidR="00643E9C" w:rsidRPr="00C8753D">
        <w:rPr>
          <w:rFonts w:ascii="宋体" w:eastAsia="宋体" w:hAnsi="宋体" w:hint="eastAsia"/>
        </w:rPr>
        <w:t>将此附件上传到IES系统预报界面下的文档资料下面。</w:t>
      </w:r>
    </w:p>
    <w:p w14:paraId="4D167CC4" w14:textId="733D9249" w:rsidR="00643E9C" w:rsidRPr="00C8753D" w:rsidRDefault="00643E9C" w:rsidP="0098452B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1C21F7BA" wp14:editId="76583141">
            <wp:extent cx="5486400" cy="1946910"/>
            <wp:effectExtent l="0" t="0" r="0" b="0"/>
            <wp:docPr id="193886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684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6AF2" w14:textId="27689822" w:rsidR="00643E9C" w:rsidRPr="00C8753D" w:rsidRDefault="00643E9C" w:rsidP="0098452B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72A114E8" wp14:editId="2B062716">
            <wp:extent cx="5486400" cy="2482850"/>
            <wp:effectExtent l="0" t="0" r="0" b="0"/>
            <wp:docPr id="195471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47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D99E" w14:textId="605F36BE" w:rsidR="00C8753D" w:rsidRPr="00C8753D" w:rsidRDefault="00C8753D" w:rsidP="0098452B">
      <w:pPr>
        <w:rPr>
          <w:rFonts w:ascii="宋体" w:eastAsia="宋体" w:hAnsi="宋体" w:hint="eastAsia"/>
          <w:b/>
          <w:bCs/>
          <w:sz w:val="30"/>
          <w:szCs w:val="30"/>
        </w:rPr>
      </w:pPr>
      <w:r w:rsidRPr="00C8753D">
        <w:rPr>
          <w:rFonts w:ascii="宋体" w:eastAsia="宋体" w:hAnsi="宋体" w:hint="eastAsia"/>
          <w:b/>
          <w:bCs/>
          <w:sz w:val="30"/>
          <w:szCs w:val="30"/>
        </w:rPr>
        <w:t>七、</w:t>
      </w:r>
      <w:r w:rsidR="00166ADF">
        <w:rPr>
          <w:rFonts w:ascii="宋体" w:eastAsia="宋体" w:hAnsi="宋体" w:hint="eastAsia"/>
          <w:b/>
          <w:bCs/>
          <w:sz w:val="30"/>
          <w:szCs w:val="30"/>
        </w:rPr>
        <w:t>发送</w:t>
      </w:r>
      <w:r w:rsidRPr="00C8753D">
        <w:rPr>
          <w:rFonts w:ascii="宋体" w:eastAsia="宋体" w:hAnsi="宋体" w:hint="eastAsia"/>
          <w:b/>
          <w:bCs/>
          <w:sz w:val="30"/>
          <w:szCs w:val="30"/>
        </w:rPr>
        <w:t>邮件</w:t>
      </w:r>
      <w:r w:rsidR="00166ADF">
        <w:rPr>
          <w:rFonts w:ascii="宋体" w:eastAsia="宋体" w:hAnsi="宋体" w:hint="eastAsia"/>
          <w:b/>
          <w:bCs/>
          <w:sz w:val="30"/>
          <w:szCs w:val="30"/>
        </w:rPr>
        <w:t>通知</w:t>
      </w:r>
      <w:r w:rsidR="0077457D">
        <w:rPr>
          <w:rFonts w:ascii="宋体" w:eastAsia="宋体" w:hAnsi="宋体" w:hint="eastAsia"/>
          <w:b/>
          <w:bCs/>
          <w:sz w:val="30"/>
          <w:szCs w:val="30"/>
        </w:rPr>
        <w:t>（邮件接收人为整个IO同事）</w:t>
      </w:r>
    </w:p>
    <w:p w14:paraId="4E42DA15" w14:textId="6FFAD0F0" w:rsidR="0016275F" w:rsidRPr="008428FE" w:rsidRDefault="0016275F" w:rsidP="0098452B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 w:hint="eastAsia"/>
        </w:rPr>
        <w:lastRenderedPageBreak/>
        <w:t>邮件正文</w:t>
      </w:r>
      <w:r w:rsidR="00AD5BA1" w:rsidRPr="00C8753D">
        <w:rPr>
          <w:rFonts w:ascii="宋体" w:eastAsia="宋体" w:hAnsi="宋体" w:hint="eastAsia"/>
        </w:rPr>
        <w:t>参考</w:t>
      </w:r>
      <w:r w:rsidRPr="00C8753D">
        <w:rPr>
          <w:rFonts w:ascii="宋体" w:eastAsia="宋体" w:hAnsi="宋体" w:hint="eastAsia"/>
        </w:rPr>
        <w:t>如下：</w:t>
      </w:r>
      <w:ins w:id="267" w:author="Ji, Scarlett Qing" w:date="2026-09-18T09:44:00Z" w16du:dateUtc="2026-09-18T01:44:00Z">
        <w:r w:rsidR="009E5CB4">
          <w:rPr>
            <w:rFonts w:ascii="宋体" w:eastAsia="宋体" w:hAnsi="宋体" w:hint="eastAsia"/>
          </w:rPr>
          <w:t>(</w:t>
        </w:r>
        <w:r w:rsidR="008428FE">
          <w:rPr>
            <w:rFonts w:ascii="宋体" w:eastAsia="宋体" w:hAnsi="宋体" w:hint="eastAsia"/>
          </w:rPr>
          <w:t>IO接收邮箱清单需做成可配置的形式)</w:t>
        </w:r>
      </w:ins>
    </w:p>
    <w:p w14:paraId="6FEA00BA" w14:textId="78B82D70" w:rsidR="0016275F" w:rsidRPr="00C8753D" w:rsidRDefault="0016275F" w:rsidP="0098452B">
      <w:pPr>
        <w:rPr>
          <w:rFonts w:ascii="宋体" w:eastAsia="宋体" w:hAnsi="宋体" w:hint="eastAsia"/>
          <w:sz w:val="20"/>
          <w:szCs w:val="20"/>
          <w:highlight w:val="yellow"/>
        </w:rPr>
      </w:pPr>
      <w:bookmarkStart w:id="268" w:name="OLE_LINK5"/>
      <w:r w:rsidRPr="00C8753D">
        <w:rPr>
          <w:rFonts w:ascii="宋体" w:eastAsia="宋体" w:hAnsi="宋体" w:hint="eastAsia"/>
          <w:sz w:val="20"/>
          <w:szCs w:val="20"/>
          <w:highlight w:val="yellow"/>
        </w:rPr>
        <w:t>Dears，</w:t>
      </w:r>
    </w:p>
    <w:p w14:paraId="0DB0B93A" w14:textId="22F54BF0" w:rsidR="0016275F" w:rsidRPr="00C8753D" w:rsidRDefault="0016275F" w:rsidP="0098452B">
      <w:pPr>
        <w:rPr>
          <w:rFonts w:ascii="宋体" w:eastAsia="宋体" w:hAnsi="宋体" w:cs="Arial" w:hint="eastAsia"/>
          <w:kern w:val="0"/>
          <w:sz w:val="20"/>
          <w:szCs w:val="20"/>
          <w:highlight w:val="yellow"/>
          <w14:ligatures w14:val="none"/>
        </w:rPr>
      </w:pPr>
      <w:r w:rsidRPr="00C8753D">
        <w:rPr>
          <w:rFonts w:ascii="宋体" w:eastAsia="宋体" w:hAnsi="宋体" w:cs="Arial" w:hint="eastAsia"/>
          <w:kern w:val="0"/>
          <w:sz w:val="20"/>
          <w:szCs w:val="20"/>
          <w:highlight w:val="yellow"/>
          <w14:ligatures w14:val="none"/>
        </w:rPr>
        <w:t xml:space="preserve">Kindly pls refer to the consignment list </w:t>
      </w:r>
      <w:r w:rsidRPr="00C8753D">
        <w:rPr>
          <w:rFonts w:ascii="宋体" w:eastAsia="宋体" w:hAnsi="宋体" w:cs="Arial"/>
          <w:kern w:val="0"/>
          <w:sz w:val="20"/>
          <w:szCs w:val="20"/>
          <w:highlight w:val="yellow"/>
          <w14:ligatures w14:val="none"/>
        </w:rPr>
        <w:t>upload</w:t>
      </w:r>
      <w:r w:rsidRPr="00C8753D">
        <w:rPr>
          <w:rFonts w:ascii="宋体" w:eastAsia="宋体" w:hAnsi="宋体" w:cs="Arial" w:hint="eastAsia"/>
          <w:kern w:val="0"/>
          <w:sz w:val="20"/>
          <w:szCs w:val="20"/>
          <w:highlight w:val="yellow"/>
          <w14:ligatures w14:val="none"/>
        </w:rPr>
        <w:t xml:space="preserve"> status as below</w:t>
      </w:r>
      <w:r w:rsidR="00AD5BA1" w:rsidRPr="00C8753D">
        <w:rPr>
          <w:rFonts w:ascii="宋体" w:eastAsia="宋体" w:hAnsi="宋体" w:cs="Arial" w:hint="eastAsia"/>
          <w:kern w:val="0"/>
          <w:sz w:val="20"/>
          <w:szCs w:val="20"/>
          <w:highlight w:val="yellow"/>
          <w14:ligatures w14:val="none"/>
        </w:rPr>
        <w:t>.</w:t>
      </w:r>
      <w:r w:rsidR="001D2FF9" w:rsidRPr="00C8753D">
        <w:rPr>
          <w:rFonts w:ascii="宋体" w:eastAsia="宋体" w:hAnsi="宋体" w:cs="Arial" w:hint="eastAsia"/>
          <w:kern w:val="0"/>
          <w:sz w:val="20"/>
          <w:szCs w:val="20"/>
          <w:highlight w:val="yellow"/>
          <w14:ligatures w14:val="none"/>
        </w:rPr>
        <w:t xml:space="preserve"> </w:t>
      </w:r>
      <w:r w:rsidRPr="00C8753D">
        <w:rPr>
          <w:rFonts w:ascii="宋体" w:eastAsia="宋体" w:hAnsi="宋体" w:cs="Arial" w:hint="eastAsia"/>
          <w:kern w:val="0"/>
          <w:sz w:val="20"/>
          <w:szCs w:val="20"/>
          <w:highlight w:val="yellow"/>
          <w14:ligatures w14:val="none"/>
        </w:rPr>
        <w:t>Thanks~</w:t>
      </w:r>
    </w:p>
    <w:tbl>
      <w:tblPr>
        <w:tblW w:w="9911" w:type="dxa"/>
        <w:tblLook w:val="04A0" w:firstRow="1" w:lastRow="0" w:firstColumn="1" w:lastColumn="0" w:noHBand="0" w:noVBand="1"/>
      </w:tblPr>
      <w:tblGrid>
        <w:gridCol w:w="1525"/>
        <w:gridCol w:w="616"/>
        <w:gridCol w:w="936"/>
        <w:gridCol w:w="788"/>
        <w:gridCol w:w="1256"/>
        <w:gridCol w:w="1534"/>
        <w:gridCol w:w="1440"/>
        <w:gridCol w:w="856"/>
        <w:gridCol w:w="960"/>
      </w:tblGrid>
      <w:tr w:rsidR="00166ADF" w:rsidRPr="00166ADF" w14:paraId="2DF43462" w14:textId="77777777" w:rsidTr="00166ADF">
        <w:trPr>
          <w:trHeight w:val="600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12CAC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Pre-alert creation date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BC3CF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PDC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3C9D2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BL/HAWB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24D3E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Invoice Type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9EFBC" w14:textId="77777777" w:rsidR="00166ADF" w:rsidRPr="00166ADF" w:rsidRDefault="00166ADF" w:rsidP="00166ADF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Terminal WH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EB938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Shippers_ Decl uploaded(Y/N)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45C7B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Consignment list upload（Y/N）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CB66E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Remark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9717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Process date</w:t>
            </w:r>
          </w:p>
        </w:tc>
      </w:tr>
      <w:tr w:rsidR="00166ADF" w:rsidRPr="00166ADF" w14:paraId="6DF9056C" w14:textId="77777777" w:rsidTr="00166ADF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A6414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E09E4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E3343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17D77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6F5D4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19750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B4FA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9974A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DBBC2" w14:textId="77777777" w:rsidR="00166ADF" w:rsidRPr="00166ADF" w:rsidRDefault="00166ADF" w:rsidP="00166AD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166ADF" w:rsidRPr="00166ADF" w14:paraId="19ED39C9" w14:textId="77777777" w:rsidTr="00166ADF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1FB7F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9E2F9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527E6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87A4C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883FD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C343D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CCBE5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6F1D2" w14:textId="77777777" w:rsidR="00166ADF" w:rsidRPr="00166ADF" w:rsidRDefault="00166ADF" w:rsidP="00166ADF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7F921" w14:textId="77777777" w:rsidR="00166ADF" w:rsidRPr="00166ADF" w:rsidRDefault="00166ADF" w:rsidP="00166AD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166AD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6D63797C" w14:textId="21A63263" w:rsidR="0098452B" w:rsidRPr="00C8753D" w:rsidRDefault="0098452B">
      <w:pPr>
        <w:rPr>
          <w:rFonts w:ascii="宋体" w:eastAsia="宋体" w:hAnsi="宋体" w:hint="eastAsia"/>
        </w:rPr>
      </w:pPr>
    </w:p>
    <w:bookmarkEnd w:id="268"/>
    <w:bookmarkStart w:id="269" w:name="_MON_1851403116"/>
    <w:bookmarkEnd w:id="269"/>
    <w:p w14:paraId="5DD07F5E" w14:textId="3E1AEF91" w:rsidR="0077457D" w:rsidRDefault="00C53C82">
      <w:pPr>
        <w:rPr>
          <w:rFonts w:ascii="宋体" w:eastAsia="宋体" w:hAnsi="宋体" w:hint="eastAsia"/>
          <w:b/>
          <w:bCs/>
          <w:sz w:val="30"/>
          <w:szCs w:val="30"/>
        </w:rPr>
      </w:pPr>
      <w:ins w:id="270" w:author="Ji, Scarlett Qing" w:date="2026-09-18T00:08:00Z" w16du:dateUtc="2026-09-17T16:08:00Z">
        <w:r>
          <w:rPr>
            <w:rFonts w:ascii="宋体" w:eastAsia="宋体" w:hAnsi="宋体" w:hint="eastAsia"/>
            <w:b/>
            <w:bCs/>
            <w:sz w:val="30"/>
            <w:szCs w:val="30"/>
          </w:rPr>
          <w:object w:dxaOrig="1517" w:dyaOrig="1058" w14:anchorId="06F70CA5">
            <v:shape id="_x0000_i1029" type="#_x0000_t75" style="width:77.95pt;height:54.15pt" o:ole="">
              <v:imagedata r:id="rId39" o:title=""/>
            </v:shape>
            <o:OLEObject Type="Embed" ProgID="Excel.Sheet.12" ShapeID="_x0000_i1029" DrawAspect="Icon" ObjectID="_1854604199" r:id="rId40"/>
          </w:object>
        </w:r>
      </w:ins>
    </w:p>
    <w:p w14:paraId="4DA8DF1C" w14:textId="487A8F25" w:rsidR="0077457D" w:rsidRDefault="00C8753D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八、</w:t>
      </w:r>
      <w:r w:rsidR="001D2FF9" w:rsidRPr="00C8753D">
        <w:rPr>
          <w:rFonts w:ascii="宋体" w:eastAsia="宋体" w:hAnsi="宋体" w:hint="eastAsia"/>
          <w:b/>
          <w:bCs/>
          <w:sz w:val="30"/>
          <w:szCs w:val="30"/>
        </w:rPr>
        <w:t>附表信息</w:t>
      </w:r>
      <w:ins w:id="271" w:author="Gao, Wenwen (369)" w:date="2026-09-18T15:41:00Z" w16du:dateUtc="2026-09-18T07:41:00Z">
        <w:r w:rsidR="00361EC4">
          <w:rPr>
            <w:rFonts w:ascii="宋体" w:eastAsia="宋体" w:hAnsi="宋体" w:hint="eastAsia"/>
            <w:b/>
            <w:bCs/>
            <w:sz w:val="30"/>
            <w:szCs w:val="30"/>
          </w:rPr>
          <w:t>（请更新为我之前邮件提供的版本</w:t>
        </w:r>
      </w:ins>
      <w:ins w:id="272" w:author="Ji, Scarlett Qing" w:date="2026-09-20T19:31:00Z" w16du:dateUtc="2026-09-20T11:31:00Z">
        <w:r w:rsidR="003E059C">
          <w:rPr>
            <w:rFonts w:ascii="宋体" w:eastAsia="宋体" w:hAnsi="宋体" w:hint="eastAsia"/>
            <w:b/>
            <w:bCs/>
            <w:sz w:val="30"/>
            <w:szCs w:val="30"/>
          </w:rPr>
          <w:t>-已更新</w:t>
        </w:r>
      </w:ins>
      <w:ins w:id="273" w:author="Gao, Wenwen (369)" w:date="2026-09-18T15:41:00Z" w16du:dateUtc="2026-09-18T07:41:00Z">
        <w:r w:rsidR="00361EC4">
          <w:rPr>
            <w:rFonts w:ascii="宋体" w:eastAsia="宋体" w:hAnsi="宋体" w:hint="eastAsia"/>
            <w:b/>
            <w:bCs/>
            <w:sz w:val="30"/>
            <w:szCs w:val="30"/>
          </w:rPr>
          <w:t>）</w:t>
        </w:r>
      </w:ins>
    </w:p>
    <w:p w14:paraId="12268AF9" w14:textId="2BB5302E" w:rsidR="00507630" w:rsidRDefault="008F2444">
      <w:pPr>
        <w:rPr>
          <w:ins w:id="274" w:author="Ji, Scarlett Qing" w:date="2026-09-19T23:27:00Z" w16du:dateUtc="2026-09-19T15:27:00Z"/>
        </w:rPr>
      </w:pPr>
      <w:hyperlink r:id="rId41" w:history="1">
        <w:r w:rsidRPr="008F2444">
          <w:rPr>
            <w:rStyle w:val="ae"/>
            <w:rFonts w:ascii="宋体" w:eastAsia="宋体" w:hAnsi="宋体"/>
            <w:b/>
            <w:bCs/>
            <w:sz w:val="30"/>
            <w:szCs w:val="30"/>
          </w:rPr>
          <w:t>Data base.xlsx</w:t>
        </w:r>
      </w:hyperlink>
    </w:p>
    <w:bookmarkStart w:id="275" w:name="_MON_1851433633"/>
    <w:bookmarkEnd w:id="275"/>
    <w:p w14:paraId="7105078C" w14:textId="163BFC25" w:rsidR="0027746E" w:rsidRDefault="00E53C1B">
      <w:pPr>
        <w:rPr>
          <w:rFonts w:ascii="宋体" w:eastAsia="宋体" w:hAnsi="宋体" w:hint="eastAsia"/>
          <w:b/>
          <w:bCs/>
          <w:sz w:val="30"/>
          <w:szCs w:val="30"/>
        </w:rPr>
      </w:pPr>
      <w:ins w:id="276" w:author="Ji, Scarlett Qing" w:date="2026-09-20T18:03:00Z" w16du:dateUtc="2026-09-20T10:03:00Z">
        <w:r>
          <w:rPr>
            <w:rFonts w:ascii="宋体" w:eastAsia="宋体" w:hAnsi="宋体" w:hint="eastAsia"/>
            <w:b/>
            <w:bCs/>
            <w:sz w:val="30"/>
            <w:szCs w:val="30"/>
          </w:rPr>
          <w:object w:dxaOrig="1517" w:dyaOrig="1058" w14:anchorId="67F76531">
            <v:shape id="_x0000_i1030" type="#_x0000_t75" style="width:77.95pt;height:54.15pt" o:ole="">
              <v:imagedata r:id="rId42" o:title=""/>
            </v:shape>
            <o:OLEObject Type="Embed" ProgID="Excel.Sheet.12" ShapeID="_x0000_i1030" DrawAspect="Icon" ObjectID="_1854604200" r:id="rId43"/>
          </w:object>
        </w:r>
      </w:ins>
      <w:del w:id="277" w:author="Ji, Scarlett Qing" w:date="2026-09-20T18:02:00Z" w16du:dateUtc="2026-09-20T10:02:00Z">
        <w:r w:rsidR="0027746E" w:rsidDel="00B63CE7">
          <w:rPr>
            <w:rFonts w:ascii="宋体" w:eastAsia="宋体" w:hAnsi="宋体" w:hint="eastAsia"/>
            <w:b/>
            <w:bCs/>
            <w:sz w:val="30"/>
            <w:szCs w:val="30"/>
          </w:rPr>
          <w:fldChar w:fldCharType="begin"/>
        </w:r>
        <w:r w:rsidR="0027746E" w:rsidDel="00B63CE7">
          <w:rPr>
            <w:rFonts w:ascii="宋体" w:eastAsia="宋体" w:hAnsi="宋体" w:hint="eastAsia"/>
            <w:b/>
            <w:bCs/>
            <w:sz w:val="30"/>
            <w:szCs w:val="30"/>
          </w:rPr>
          <w:fldChar w:fldCharType="separate"/>
        </w:r>
        <w:r w:rsidR="0027746E" w:rsidDel="00B63CE7">
          <w:rPr>
            <w:rFonts w:ascii="宋体" w:eastAsia="宋体" w:hAnsi="宋体" w:hint="eastAsia"/>
            <w:b/>
            <w:bCs/>
            <w:sz w:val="30"/>
            <w:szCs w:val="30"/>
          </w:rPr>
          <w:fldChar w:fldCharType="end"/>
        </w:r>
        <w:r w:rsidR="0027746E" w:rsidDel="00B63CE7">
          <w:rPr>
            <w:rFonts w:ascii="宋体" w:eastAsia="宋体" w:hAnsi="宋体" w:hint="eastAsia"/>
            <w:b/>
            <w:bCs/>
            <w:sz w:val="30"/>
            <w:szCs w:val="30"/>
          </w:rPr>
          <w:fldChar w:fldCharType="begin"/>
        </w:r>
        <w:r w:rsidR="0027746E" w:rsidDel="00B63CE7">
          <w:rPr>
            <w:rFonts w:ascii="宋体" w:eastAsia="宋体" w:hAnsi="宋体" w:hint="eastAsia"/>
            <w:b/>
            <w:bCs/>
            <w:sz w:val="30"/>
            <w:szCs w:val="30"/>
          </w:rPr>
          <w:fldChar w:fldCharType="separate"/>
        </w:r>
        <w:r w:rsidR="0027746E" w:rsidDel="00B63CE7">
          <w:rPr>
            <w:rFonts w:ascii="宋体" w:eastAsia="宋体" w:hAnsi="宋体" w:hint="eastAsia"/>
            <w:b/>
            <w:bCs/>
            <w:sz w:val="30"/>
            <w:szCs w:val="30"/>
          </w:rPr>
          <w:fldChar w:fldCharType="end"/>
        </w:r>
      </w:del>
    </w:p>
    <w:p w14:paraId="4DF19DAB" w14:textId="750AC891" w:rsidR="008F2444" w:rsidDel="001603B4" w:rsidRDefault="008F2444">
      <w:pPr>
        <w:rPr>
          <w:del w:id="278" w:author="Ji, Scarlett Qing" w:date="2026-09-19T23:18:00Z" w16du:dateUtc="2026-09-19T15:18:00Z"/>
        </w:rPr>
      </w:pPr>
      <w:del w:id="279" w:author="Ji, Scarlett Qing" w:date="2026-09-19T23:18:00Z" w16du:dateUtc="2026-09-19T15:18:00Z">
        <w:r w:rsidDel="001603B4">
          <w:fldChar w:fldCharType="begin"/>
        </w:r>
        <w:r w:rsidDel="001603B4">
          <w:delInstrText>HYPERLINK "file:///C:/Users/gaowenw/Desktop/AI%20BRD/</w:delInstrText>
        </w:r>
        <w:r w:rsidDel="001603B4">
          <w:delInstrText>示例数据源</w:delInstrText>
        </w:r>
        <w:r w:rsidDel="001603B4">
          <w:delInstrText>_</w:delInstrText>
        </w:r>
        <w:r w:rsidDel="001603B4">
          <w:delInstrText>进口预报</w:delInstrText>
        </w:r>
        <w:r w:rsidDel="001603B4">
          <w:delInstrText>_20260828171238.xlsx"</w:delInstrText>
        </w:r>
        <w:r w:rsidDel="001603B4">
          <w:fldChar w:fldCharType="separate"/>
        </w:r>
        <w:r w:rsidRPr="008F2444" w:rsidDel="001603B4">
          <w:rPr>
            <w:rStyle w:val="ae"/>
            <w:rFonts w:ascii="宋体" w:eastAsia="宋体" w:hAnsi="宋体"/>
            <w:b/>
            <w:bCs/>
            <w:sz w:val="30"/>
            <w:szCs w:val="30"/>
          </w:rPr>
          <w:delText>示例数据源_进口预报_20260828171238.xlsx</w:delText>
        </w:r>
        <w:r w:rsidDel="001603B4">
          <w:fldChar w:fldCharType="end"/>
        </w:r>
      </w:del>
    </w:p>
    <w:p w14:paraId="568195FC" w14:textId="16F76BCD" w:rsidR="001603B4" w:rsidRDefault="001603B4">
      <w:pPr>
        <w:rPr>
          <w:ins w:id="280" w:author="Ji, Scarlett Qing" w:date="2026-09-19T23:18:00Z" w16du:dateUtc="2026-09-19T15:18:00Z"/>
          <w:rFonts w:ascii="宋体" w:eastAsia="宋体" w:hAnsi="宋体" w:hint="eastAsia"/>
          <w:b/>
          <w:bCs/>
          <w:sz w:val="30"/>
          <w:szCs w:val="30"/>
        </w:rPr>
      </w:pPr>
      <w:ins w:id="281" w:author="Ji, Scarlett Qing" w:date="2026-09-19T23:18:00Z" w16du:dateUtc="2026-09-19T15:18:00Z">
        <w:r>
          <w:rPr>
            <w:rFonts w:ascii="宋体" w:eastAsia="宋体" w:hAnsi="宋体" w:hint="eastAsia"/>
            <w:b/>
            <w:bCs/>
            <w:sz w:val="30"/>
            <w:szCs w:val="30"/>
          </w:rPr>
          <w:object w:dxaOrig="1517" w:dyaOrig="1058" w14:anchorId="2CEF4614">
            <v:shape id="_x0000_i1031" type="#_x0000_t75" style="width:77.95pt;height:54.15pt" o:ole="">
              <v:imagedata r:id="rId44" o:title=""/>
            </v:shape>
            <o:OLEObject Type="Embed" ProgID="Excel.Sheet.12" ShapeID="_x0000_i1031" DrawAspect="Icon" ObjectID="_1854604201" r:id="rId45"/>
          </w:object>
        </w:r>
      </w:ins>
    </w:p>
    <w:p w14:paraId="2EC54916" w14:textId="08A9E147" w:rsidR="008F2444" w:rsidDel="001603B4" w:rsidRDefault="008F2444">
      <w:pPr>
        <w:rPr>
          <w:del w:id="282" w:author="Ji, Scarlett Qing" w:date="2026-09-19T23:19:00Z" w16du:dateUtc="2026-09-19T15:19:00Z"/>
        </w:rPr>
      </w:pPr>
      <w:del w:id="283" w:author="Ji, Scarlett Qing" w:date="2026-09-19T23:19:00Z" w16du:dateUtc="2026-09-19T15:19:00Z">
        <w:r w:rsidDel="001603B4">
          <w:fldChar w:fldCharType="begin"/>
        </w:r>
        <w:r w:rsidDel="001603B4">
          <w:delInstrText>HYPERLINK "file:///C:/Users/gaowenw/Desktop/AI%20BRD/</w:delInstrText>
        </w:r>
        <w:r w:rsidDel="001603B4">
          <w:delInstrText>示例数据源</w:delInstrText>
        </w:r>
        <w:r w:rsidDel="001603B4">
          <w:delInstrText>2_</w:delInstrText>
        </w:r>
        <w:r w:rsidDel="001603B4">
          <w:delInstrText>发票表体</w:delInstrText>
        </w:r>
        <w:r w:rsidDel="001603B4">
          <w:delInstrText>_20260828172320.xlsx"</w:delInstrText>
        </w:r>
        <w:r w:rsidDel="001603B4">
          <w:fldChar w:fldCharType="separate"/>
        </w:r>
        <w:r w:rsidRPr="008F2444" w:rsidDel="001603B4">
          <w:rPr>
            <w:rStyle w:val="ae"/>
            <w:rFonts w:ascii="宋体" w:eastAsia="宋体" w:hAnsi="宋体"/>
            <w:b/>
            <w:bCs/>
            <w:sz w:val="30"/>
            <w:szCs w:val="30"/>
          </w:rPr>
          <w:delText>示例数据源2_发票表体_20260828172320.xlsx</w:delText>
        </w:r>
        <w:r w:rsidDel="001603B4">
          <w:fldChar w:fldCharType="end"/>
        </w:r>
      </w:del>
    </w:p>
    <w:p w14:paraId="1375AAEB" w14:textId="21C7347C" w:rsidR="001603B4" w:rsidRDefault="001603B4">
      <w:pPr>
        <w:rPr>
          <w:ins w:id="284" w:author="Ji, Scarlett Qing" w:date="2026-09-19T23:19:00Z" w16du:dateUtc="2026-09-19T15:19:00Z"/>
          <w:rFonts w:ascii="宋体" w:eastAsia="宋体" w:hAnsi="宋体" w:hint="eastAsia"/>
          <w:b/>
          <w:bCs/>
          <w:sz w:val="30"/>
          <w:szCs w:val="30"/>
        </w:rPr>
      </w:pPr>
      <w:ins w:id="285" w:author="Ji, Scarlett Qing" w:date="2026-09-19T23:19:00Z" w16du:dateUtc="2026-09-19T15:19:00Z">
        <w:r>
          <w:rPr>
            <w:rFonts w:ascii="宋体" w:eastAsia="宋体" w:hAnsi="宋体" w:hint="eastAsia"/>
            <w:b/>
            <w:bCs/>
            <w:sz w:val="30"/>
            <w:szCs w:val="30"/>
          </w:rPr>
          <w:object w:dxaOrig="1517" w:dyaOrig="1058" w14:anchorId="75F0F1F2">
            <v:shape id="_x0000_i1032" type="#_x0000_t75" style="width:77.95pt;height:54.15pt" o:ole="">
              <v:imagedata r:id="rId46" o:title=""/>
            </v:shape>
            <o:OLEObject Type="Embed" ProgID="Excel.Sheet.12" ShapeID="_x0000_i1032" DrawAspect="Icon" ObjectID="_1854604202" r:id="rId47"/>
          </w:object>
        </w:r>
      </w:ins>
      <w:bookmarkStart w:id="286" w:name="OLE_LINK2"/>
      <w:del w:id="287" w:author="Ji, Scarlett Qing" w:date="2026-09-19T23:27:00Z" w16du:dateUtc="2026-09-19T15:27:00Z">
        <w:r w:rsidDel="0027746E">
          <w:rPr>
            <w:rFonts w:ascii="宋体" w:eastAsia="宋体" w:hAnsi="宋体" w:hint="eastAsia"/>
            <w:b/>
            <w:bCs/>
            <w:sz w:val="30"/>
            <w:szCs w:val="30"/>
          </w:rPr>
          <w:fldChar w:fldCharType="begin"/>
        </w:r>
        <w:r w:rsidDel="0027746E">
          <w:rPr>
            <w:rFonts w:ascii="宋体" w:eastAsia="宋体" w:hAnsi="宋体" w:hint="eastAsia"/>
            <w:b/>
            <w:bCs/>
            <w:sz w:val="30"/>
            <w:szCs w:val="30"/>
          </w:rPr>
          <w:fldChar w:fldCharType="separate"/>
        </w:r>
        <w:r w:rsidDel="0027746E">
          <w:rPr>
            <w:rFonts w:ascii="宋体" w:eastAsia="宋体" w:hAnsi="宋体" w:hint="eastAsia"/>
            <w:b/>
            <w:bCs/>
            <w:sz w:val="30"/>
            <w:szCs w:val="30"/>
          </w:rPr>
          <w:fldChar w:fldCharType="end"/>
        </w:r>
      </w:del>
      <w:bookmarkEnd w:id="286"/>
    </w:p>
    <w:p w14:paraId="4FBB932B" w14:textId="4A738B03" w:rsidR="006D2A0D" w:rsidRPr="00C8753D" w:rsidRDefault="00C8753D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九、</w:t>
      </w:r>
      <w:r w:rsidR="001D2FF9" w:rsidRPr="00C8753D">
        <w:rPr>
          <w:rFonts w:ascii="宋体" w:eastAsia="宋体" w:hAnsi="宋体" w:hint="eastAsia"/>
          <w:b/>
          <w:bCs/>
          <w:sz w:val="30"/>
          <w:szCs w:val="30"/>
        </w:rPr>
        <w:t>存档要求</w:t>
      </w:r>
    </w:p>
    <w:p w14:paraId="4CC84DDF" w14:textId="2D40A2CE" w:rsidR="00C8753D" w:rsidRDefault="001D2FF9" w:rsidP="00C8753D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 w:hint="eastAsia"/>
        </w:rPr>
        <w:t>1. 将每天处理</w:t>
      </w:r>
      <w:r w:rsidR="00C8753D">
        <w:rPr>
          <w:rFonts w:ascii="宋体" w:eastAsia="宋体" w:hAnsi="宋体" w:hint="eastAsia"/>
        </w:rPr>
        <w:t>时下载以及输出的文件，存在T盘/Share point</w:t>
      </w:r>
      <w:ins w:id="288" w:author="Gao, Wenwen (369)" w:date="2026-09-18T15:43:00Z" w16du:dateUtc="2026-09-18T07:43:00Z">
        <w:r w:rsidR="00361EC4">
          <w:rPr>
            <w:rFonts w:ascii="宋体" w:eastAsia="宋体" w:hAnsi="宋体" w:hint="eastAsia"/>
          </w:rPr>
          <w:t>(后续如因为公司政策，T盘进行迁移，需要同步更新地址)</w:t>
        </w:r>
      </w:ins>
      <w:r w:rsidR="00C8753D">
        <w:rPr>
          <w:rFonts w:ascii="宋体" w:eastAsia="宋体" w:hAnsi="宋体" w:hint="eastAsia"/>
        </w:rPr>
        <w:t>（按照操作日期创建一级文件夹，二级文件夹按照BL/HAWB命名），含以下内容：</w:t>
      </w:r>
    </w:p>
    <w:p w14:paraId="6820221C" w14:textId="7058C9FF" w:rsidR="008F2444" w:rsidRDefault="008E66F7" w:rsidP="00C8753D">
      <w:pPr>
        <w:rPr>
          <w:rFonts w:ascii="宋体" w:eastAsia="宋体" w:hAnsi="宋体" w:hint="eastAsia"/>
        </w:rPr>
      </w:pPr>
      <w:ins w:id="289" w:author="Ji, Scarlett Qing" w:date="2026-09-19T23:29:00Z" w16du:dateUtc="2026-09-19T15:29:00Z">
        <w:r>
          <w:rPr>
            <w:rFonts w:ascii="宋体" w:eastAsia="宋体" w:hAnsi="宋体" w:hint="eastAsia"/>
          </w:rPr>
          <w:lastRenderedPageBreak/>
          <w:t>（*注：系统运行涉及到的文件都会进行留存的</w:t>
        </w:r>
        <w:r w:rsidR="004F79A9">
          <w:rPr>
            <w:rFonts w:ascii="宋体" w:eastAsia="宋体" w:hAnsi="宋体" w:hint="eastAsia"/>
          </w:rPr>
          <w:t>，具体路径待后续技术开发确认）</w:t>
        </w:r>
      </w:ins>
    </w:p>
    <w:p w14:paraId="6E6AF34D" w14:textId="42CCD2AA" w:rsidR="00C8753D" w:rsidRPr="00C8753D" w:rsidRDefault="00C8753D" w:rsidP="00C8753D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 w:rsidRPr="00C8753D">
        <w:rPr>
          <w:rFonts w:ascii="宋体" w:eastAsia="宋体" w:hAnsi="宋体" w:hint="eastAsia"/>
        </w:rPr>
        <w:t>MSDS</w:t>
      </w:r>
    </w:p>
    <w:p w14:paraId="50E3BD16" w14:textId="7679826E" w:rsidR="00C8753D" w:rsidRPr="00C8753D" w:rsidRDefault="00C8753D" w:rsidP="00C8753D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S</w:t>
      </w:r>
      <w:r w:rsidRPr="00C8753D">
        <w:rPr>
          <w:rFonts w:ascii="宋体" w:eastAsia="宋体" w:hAnsi="宋体" w:hint="eastAsia"/>
        </w:rPr>
        <w:t>hippers_Decl</w:t>
      </w:r>
    </w:p>
    <w:p w14:paraId="1A02DD53" w14:textId="275C84B4" w:rsidR="00C8753D" w:rsidRPr="00C8753D" w:rsidRDefault="00C8753D" w:rsidP="00C8753D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 w:rsidRPr="00C8753D">
        <w:rPr>
          <w:rFonts w:ascii="宋体" w:eastAsia="宋体" w:hAnsi="宋体" w:hint="eastAsia"/>
        </w:rPr>
        <w:t>发票界面导出的part list</w:t>
      </w:r>
    </w:p>
    <w:p w14:paraId="31F37CEB" w14:textId="77777777" w:rsidR="008F2444" w:rsidRDefault="00C8753D" w:rsidP="008F2444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 w:rsidRPr="00C8753D">
        <w:rPr>
          <w:rFonts w:ascii="宋体" w:eastAsia="宋体" w:hAnsi="宋体" w:hint="eastAsia"/>
        </w:rPr>
        <w:t>制作完成的道路运输托运清单</w:t>
      </w:r>
    </w:p>
    <w:p w14:paraId="7637E49C" w14:textId="2D3A559F" w:rsidR="00D4344E" w:rsidRPr="008F2444" w:rsidRDefault="00C8753D" w:rsidP="008F2444">
      <w:pPr>
        <w:rPr>
          <w:rFonts w:ascii="宋体" w:eastAsia="宋体" w:hAnsi="宋体" w:hint="eastAsia"/>
        </w:rPr>
      </w:pPr>
      <w:r w:rsidRPr="008F2444">
        <w:rPr>
          <w:rFonts w:ascii="宋体" w:eastAsia="宋体" w:hAnsi="宋体" w:hint="eastAsia"/>
        </w:rPr>
        <w:t>2. 每天的操作记录，按照</w:t>
      </w:r>
      <w:r w:rsidR="001D2FF9" w:rsidRPr="008F2444">
        <w:rPr>
          <w:rFonts w:ascii="宋体" w:eastAsia="宋体" w:hAnsi="宋体" w:hint="eastAsia"/>
        </w:rPr>
        <w:t>如下</w:t>
      </w:r>
      <w:r w:rsidRPr="008F2444">
        <w:rPr>
          <w:rFonts w:ascii="宋体" w:eastAsia="宋体" w:hAnsi="宋体" w:hint="eastAsia"/>
        </w:rPr>
        <w:t>excel表格</w:t>
      </w:r>
      <w:r w:rsidR="001D2FF9" w:rsidRPr="008F2444">
        <w:rPr>
          <w:rFonts w:ascii="宋体" w:eastAsia="宋体" w:hAnsi="宋体" w:hint="eastAsia"/>
        </w:rPr>
        <w:t>格式进行累积存档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44"/>
        <w:gridCol w:w="1049"/>
        <w:gridCol w:w="900"/>
        <w:gridCol w:w="835"/>
        <w:gridCol w:w="1325"/>
        <w:gridCol w:w="1170"/>
        <w:gridCol w:w="1508"/>
        <w:gridCol w:w="1238"/>
      </w:tblGrid>
      <w:tr w:rsidR="00C8753D" w:rsidRPr="00C8753D" w14:paraId="6DE6E9DC" w14:textId="77777777" w:rsidTr="00C8753D">
        <w:trPr>
          <w:trHeight w:val="350"/>
        </w:trPr>
        <w:tc>
          <w:tcPr>
            <w:tcW w:w="1062" w:type="dxa"/>
            <w:noWrap/>
            <w:vAlign w:val="center"/>
            <w:hideMark/>
          </w:tcPr>
          <w:p w14:paraId="4F86BC08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Pre-alert creation date</w:t>
            </w:r>
          </w:p>
        </w:tc>
        <w:tc>
          <w:tcPr>
            <w:tcW w:w="944" w:type="dxa"/>
            <w:noWrap/>
            <w:vAlign w:val="center"/>
            <w:hideMark/>
          </w:tcPr>
          <w:p w14:paraId="7EE86674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Warehouse name</w:t>
            </w:r>
          </w:p>
        </w:tc>
        <w:tc>
          <w:tcPr>
            <w:tcW w:w="1049" w:type="dxa"/>
            <w:noWrap/>
            <w:vAlign w:val="center"/>
            <w:hideMark/>
          </w:tcPr>
          <w:p w14:paraId="34AF7165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DG </w:t>
            </w: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Terminal WH</w:t>
            </w:r>
          </w:p>
        </w:tc>
        <w:tc>
          <w:tcPr>
            <w:tcW w:w="900" w:type="dxa"/>
            <w:noWrap/>
            <w:vAlign w:val="center"/>
            <w:hideMark/>
          </w:tcPr>
          <w:p w14:paraId="499DEFE8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>Invoice</w:t>
            </w: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 xml:space="preserve"> Type</w:t>
            </w:r>
          </w:p>
        </w:tc>
        <w:tc>
          <w:tcPr>
            <w:tcW w:w="835" w:type="dxa"/>
            <w:noWrap/>
            <w:vAlign w:val="center"/>
            <w:hideMark/>
          </w:tcPr>
          <w:p w14:paraId="4B09644F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BL/HAWB</w:t>
            </w:r>
          </w:p>
        </w:tc>
        <w:tc>
          <w:tcPr>
            <w:tcW w:w="1325" w:type="dxa"/>
            <w:noWrap/>
            <w:vAlign w:val="center"/>
            <w:hideMark/>
          </w:tcPr>
          <w:p w14:paraId="4259FA0C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hippers_ Decl</w:t>
            </w:r>
            <w:r w:rsidRPr="00C8753D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related(Y/N)</w:t>
            </w:r>
          </w:p>
          <w:p w14:paraId="10DA85EA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70" w:type="dxa"/>
          </w:tcPr>
          <w:p w14:paraId="2A501689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kern w:val="0"/>
                <w:sz w:val="16"/>
                <w:szCs w:val="16"/>
                <w14:ligatures w14:val="none"/>
              </w:rPr>
              <w:t>C</w:t>
            </w:r>
            <w:r w:rsidRPr="00C8753D">
              <w:rPr>
                <w:rFonts w:ascii="宋体" w:eastAsia="宋体" w:hAnsi="宋体" w:cs="Arial" w:hint="eastAsia"/>
                <w:kern w:val="0"/>
                <w:sz w:val="16"/>
                <w:szCs w:val="16"/>
                <w14:ligatures w14:val="none"/>
              </w:rPr>
              <w:t xml:space="preserve">onsignment list </w:t>
            </w:r>
            <w:r w:rsidRPr="00C8753D">
              <w:rPr>
                <w:rFonts w:ascii="宋体" w:eastAsia="宋体" w:hAnsi="宋体" w:cs="Arial"/>
                <w:kern w:val="0"/>
                <w:sz w:val="16"/>
                <w:szCs w:val="16"/>
                <w14:ligatures w14:val="none"/>
              </w:rPr>
              <w:t>upload</w:t>
            </w:r>
            <w:r w:rsidRPr="00C8753D">
              <w:rPr>
                <w:rFonts w:ascii="宋体" w:eastAsia="宋体" w:hAnsi="宋体" w:cs="Arial" w:hint="eastAsia"/>
                <w:kern w:val="0"/>
                <w:sz w:val="16"/>
                <w:szCs w:val="16"/>
                <w14:ligatures w14:val="none"/>
              </w:rPr>
              <w:t>（Y/N）</w:t>
            </w:r>
          </w:p>
        </w:tc>
        <w:tc>
          <w:tcPr>
            <w:tcW w:w="1508" w:type="dxa"/>
          </w:tcPr>
          <w:p w14:paraId="5D7D45E8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>Remark</w:t>
            </w:r>
          </w:p>
        </w:tc>
        <w:tc>
          <w:tcPr>
            <w:tcW w:w="1238" w:type="dxa"/>
          </w:tcPr>
          <w:p w14:paraId="29EFC1B4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>RPA process date</w:t>
            </w:r>
          </w:p>
        </w:tc>
      </w:tr>
      <w:tr w:rsidR="00C8753D" w:rsidRPr="00C8753D" w14:paraId="0E087C98" w14:textId="77777777" w:rsidTr="00C8753D">
        <w:trPr>
          <w:trHeight w:val="295"/>
        </w:trPr>
        <w:tc>
          <w:tcPr>
            <w:tcW w:w="1062" w:type="dxa"/>
            <w:noWrap/>
            <w:vAlign w:val="center"/>
            <w:hideMark/>
          </w:tcPr>
          <w:p w14:paraId="4EA68419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65269191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14:paraId="13AB4364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14:paraId="2C451365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14:paraId="7105C8C7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14:paraId="05F47840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</w:tcPr>
          <w:p w14:paraId="0EB5EFC4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08" w:type="dxa"/>
          </w:tcPr>
          <w:p w14:paraId="74BBF4BD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Not found shippers_ Decl</w:t>
            </w:r>
          </w:p>
        </w:tc>
        <w:tc>
          <w:tcPr>
            <w:tcW w:w="1238" w:type="dxa"/>
          </w:tcPr>
          <w:p w14:paraId="69A8DBE3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C8753D" w:rsidRPr="00C8753D" w14:paraId="3C6A2DE6" w14:textId="77777777" w:rsidTr="00C8753D">
        <w:trPr>
          <w:trHeight w:val="295"/>
        </w:trPr>
        <w:tc>
          <w:tcPr>
            <w:tcW w:w="1062" w:type="dxa"/>
            <w:noWrap/>
            <w:vAlign w:val="center"/>
            <w:hideMark/>
          </w:tcPr>
          <w:p w14:paraId="76A0809F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067356D1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14:paraId="11D63791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14:paraId="621E6C86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14:paraId="44362905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14:paraId="6CD08493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</w:tcPr>
          <w:p w14:paraId="167ADA7D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08" w:type="dxa"/>
          </w:tcPr>
          <w:p w14:paraId="021CB439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  <w:t>Consignment list not required</w:t>
            </w:r>
          </w:p>
        </w:tc>
        <w:tc>
          <w:tcPr>
            <w:tcW w:w="1238" w:type="dxa"/>
          </w:tcPr>
          <w:p w14:paraId="223A94C6" w14:textId="77777777" w:rsidR="00C8753D" w:rsidRPr="00C8753D" w:rsidRDefault="00C8753D" w:rsidP="00D902F3">
            <w:pPr>
              <w:spacing w:after="0" w:line="240" w:lineRule="auto"/>
              <w:rPr>
                <w:rFonts w:ascii="宋体" w:eastAsia="宋体" w:hAnsi="宋体" w:cs="Arial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3CD1967B" w14:textId="77777777" w:rsidR="00C8753D" w:rsidRPr="00C8753D" w:rsidRDefault="00C8753D">
      <w:pPr>
        <w:rPr>
          <w:rFonts w:ascii="宋体" w:eastAsia="宋体" w:hAnsi="宋体" w:hint="eastAsia"/>
        </w:rPr>
      </w:pPr>
    </w:p>
    <w:p w14:paraId="7EC385FC" w14:textId="32326B4E" w:rsidR="001D2FF9" w:rsidRPr="00C8753D" w:rsidRDefault="00C8753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D4344E" w:rsidRPr="00C8753D">
        <w:rPr>
          <w:rFonts w:ascii="宋体" w:eastAsia="宋体" w:hAnsi="宋体" w:hint="eastAsia"/>
        </w:rPr>
        <w:t>. 以Process date为12月31日作为截止日期，每年</w:t>
      </w:r>
      <w:commentRangeStart w:id="290"/>
      <w:commentRangeStart w:id="291"/>
      <w:r w:rsidR="00D4344E" w:rsidRPr="00C8753D">
        <w:rPr>
          <w:rFonts w:ascii="宋体" w:eastAsia="宋体" w:hAnsi="宋体" w:hint="eastAsia"/>
        </w:rPr>
        <w:t>存为一个表格</w:t>
      </w:r>
      <w:commentRangeEnd w:id="290"/>
      <w:r w:rsidR="001D2EB0" w:rsidRPr="00C8753D">
        <w:rPr>
          <w:rStyle w:val="af0"/>
          <w:rFonts w:ascii="宋体" w:eastAsia="宋体" w:hAnsi="宋体" w:hint="eastAsia"/>
          <w:sz w:val="24"/>
          <w:szCs w:val="24"/>
        </w:rPr>
        <w:commentReference w:id="290"/>
      </w:r>
      <w:commentRangeEnd w:id="291"/>
      <w:r w:rsidR="00485395" w:rsidRPr="00C8753D">
        <w:rPr>
          <w:rStyle w:val="af0"/>
          <w:rFonts w:ascii="宋体" w:eastAsia="宋体" w:hAnsi="宋体" w:hint="eastAsia"/>
          <w:sz w:val="24"/>
          <w:szCs w:val="24"/>
        </w:rPr>
        <w:commentReference w:id="291"/>
      </w:r>
      <w:r w:rsidR="00927B9B" w:rsidRPr="00C8753D">
        <w:rPr>
          <w:rFonts w:ascii="宋体" w:eastAsia="宋体" w:hAnsi="宋体" w:hint="eastAsia"/>
        </w:rPr>
        <w:t>，并按照年份命名</w:t>
      </w:r>
      <w:r w:rsidR="00D4344E" w:rsidRPr="00C8753D">
        <w:rPr>
          <w:rFonts w:ascii="宋体" w:eastAsia="宋体" w:hAnsi="宋体" w:hint="eastAsia"/>
        </w:rPr>
        <w:t>。</w:t>
      </w:r>
    </w:p>
    <w:p w14:paraId="10CE6366" w14:textId="6CFE71C7" w:rsidR="00C77A63" w:rsidRPr="00C8753D" w:rsidRDefault="00C77A63">
      <w:pPr>
        <w:rPr>
          <w:rFonts w:ascii="宋体" w:eastAsia="宋体" w:hAnsi="宋体" w:hint="eastAsia"/>
        </w:rPr>
      </w:pPr>
    </w:p>
    <w:sectPr w:rsidR="00C77A63" w:rsidRPr="00C8753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4" w:author="Ji, Scarlett Qing" w:date="2026-09-19T23:27:00Z" w:initials="SJ">
    <w:p w14:paraId="2F39FD9F" w14:textId="77777777" w:rsidR="0027746E" w:rsidRDefault="0027746E" w:rsidP="0027746E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待澄清：</w:t>
      </w:r>
    </w:p>
    <w:p w14:paraId="5EC3763B" w14:textId="77777777" w:rsidR="0027746E" w:rsidRDefault="0027746E" w:rsidP="0027746E">
      <w:pPr>
        <w:pStyle w:val="af1"/>
      </w:pPr>
      <w:r>
        <w:t>1.</w:t>
      </w:r>
      <w:r>
        <w:rPr>
          <w:rFonts w:hint="eastAsia"/>
        </w:rPr>
        <w:t>手动触发时需要填入</w:t>
      </w:r>
      <w:r>
        <w:t>HAWB</w:t>
      </w:r>
    </w:p>
    <w:p w14:paraId="7FD542A9" w14:textId="77777777" w:rsidR="0027746E" w:rsidRDefault="0027746E" w:rsidP="0027746E">
      <w:pPr>
        <w:pStyle w:val="af1"/>
      </w:pPr>
      <w:r>
        <w:t>2.</w:t>
      </w:r>
      <w:r>
        <w:rPr>
          <w:rFonts w:hint="eastAsia"/>
        </w:rPr>
        <w:t>手动</w:t>
      </w:r>
      <w:r>
        <w:t>T</w:t>
      </w:r>
      <w:r>
        <w:rPr>
          <w:rFonts w:hint="eastAsia"/>
        </w:rPr>
        <w:t>rigger</w:t>
      </w:r>
      <w:r>
        <w:rPr>
          <w:rFonts w:hint="eastAsia"/>
        </w:rPr>
        <w:t>过的是否还需要再重新跑</w:t>
      </w:r>
    </w:p>
  </w:comment>
  <w:comment w:id="15" w:author="Ji, Scarlett Qing" w:date="2026-09-20T09:44:00Z" w:initials="SJ">
    <w:p w14:paraId="16DF4215" w14:textId="77777777" w:rsidR="007F4D4F" w:rsidRDefault="007F4D4F" w:rsidP="007F4D4F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输入</w:t>
      </w:r>
      <w:r>
        <w:t>Pre-alert creation</w:t>
      </w:r>
    </w:p>
    <w:p w14:paraId="133BDD9A" w14:textId="77777777" w:rsidR="007F4D4F" w:rsidRDefault="007F4D4F" w:rsidP="007F4D4F">
      <w:pPr>
        <w:pStyle w:val="af1"/>
      </w:pPr>
      <w:r>
        <w:rPr>
          <w:rFonts w:hint="eastAsia"/>
        </w:rPr>
        <w:t>没成功的需要重新跑</w:t>
      </w:r>
    </w:p>
  </w:comment>
  <w:comment w:id="16" w:author="Ji, Scarlett Qing" w:date="2026-09-20T09:46:00Z" w:initials="SJ">
    <w:p w14:paraId="5D1AEC28" w14:textId="77777777" w:rsidR="00AD2064" w:rsidRDefault="00AD2064" w:rsidP="00AD2064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手动触发时是否可以选择填入</w:t>
      </w:r>
      <w:r>
        <w:t>HAWB</w:t>
      </w:r>
      <w:r>
        <w:rPr>
          <w:rFonts w:hint="eastAsia"/>
        </w:rPr>
        <w:t>还是</w:t>
      </w:r>
      <w:r>
        <w:rPr>
          <w:rFonts w:hint="eastAsia"/>
        </w:rPr>
        <w:t>date</w:t>
      </w:r>
    </w:p>
  </w:comment>
  <w:comment w:id="35" w:author="Ji, Scarlett Qing" w:date="2026-09-08T16:09:00Z" w:initials="SJ">
    <w:p w14:paraId="5970B3CA" w14:textId="77777777" w:rsidR="008E2F35" w:rsidRDefault="009B3D1E" w:rsidP="008E2F35">
      <w:pPr>
        <w:pStyle w:val="af1"/>
      </w:pPr>
      <w:r>
        <w:rPr>
          <w:rStyle w:val="af0"/>
        </w:rPr>
        <w:annotationRef/>
      </w:r>
      <w:r w:rsidR="008E2F35">
        <w:rPr>
          <w:rFonts w:hint="eastAsia"/>
        </w:rPr>
        <w:t>晚上</w:t>
      </w:r>
      <w:r w:rsidR="008E2F35">
        <w:t>10</w:t>
      </w:r>
      <w:r w:rsidR="008E2F35">
        <w:rPr>
          <w:rFonts w:hint="eastAsia"/>
        </w:rPr>
        <w:t>点（较晚的时间）</w:t>
      </w:r>
      <w:r w:rsidR="008E2F35">
        <w:t>T</w:t>
      </w:r>
      <w:r w:rsidR="008E2F35">
        <w:rPr>
          <w:rFonts w:hint="eastAsia"/>
        </w:rPr>
        <w:t>rigger</w:t>
      </w:r>
      <w:r w:rsidR="008E2F35">
        <w:rPr>
          <w:rFonts w:hint="eastAsia"/>
        </w:rPr>
        <w:t>，可考虑定时</w:t>
      </w:r>
      <w:r w:rsidR="008E2F35">
        <w:t>Trigger</w:t>
      </w:r>
    </w:p>
  </w:comment>
  <w:comment w:id="36" w:author="Zou, John Jiahong" w:date="2026-09-08T16:28:00Z" w:initials="ZJ">
    <w:p w14:paraId="1311F6D5" w14:textId="34F196D5" w:rsidR="000377E6" w:rsidRDefault="000377E6">
      <w:pPr>
        <w:pStyle w:val="af1"/>
      </w:pPr>
      <w:r>
        <w:rPr>
          <w:rStyle w:val="af0"/>
        </w:rPr>
        <w:annotationRef/>
      </w:r>
      <w:r w:rsidRPr="19DC5305">
        <w:t>空运：有严格的时间要求，避免运行时间后仍有心预报信息生成的问题；</w:t>
      </w:r>
    </w:p>
    <w:p w14:paraId="5DDF880A" w14:textId="1D2BBF78" w:rsidR="000377E6" w:rsidRDefault="000377E6">
      <w:pPr>
        <w:pStyle w:val="af1"/>
      </w:pPr>
      <w:r w:rsidRPr="225710D2">
        <w:t>海运：无严格时间限制要求，以系统运行要求为准。</w:t>
      </w:r>
    </w:p>
  </w:comment>
  <w:comment w:id="39" w:author="Ji, Scarlett Qing" w:date="2026-09-07T22:11:00Z" w:initials="SJ">
    <w:p w14:paraId="657E43D6" w14:textId="3BC69D49" w:rsidR="00FA5F83" w:rsidRDefault="00FA5F83" w:rsidP="00FA5F83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空运和海运筛选</w:t>
      </w:r>
      <w:r>
        <w:rPr>
          <w:rFonts w:hint="eastAsia"/>
          <w:b/>
          <w:bCs/>
        </w:rPr>
        <w:t>日期期间</w:t>
      </w:r>
      <w:r>
        <w:rPr>
          <w:rFonts w:hint="eastAsia"/>
        </w:rPr>
        <w:t>不一样吗，均为手动触发且空运只看手动触发当天的，海运看上周的？</w:t>
      </w:r>
    </w:p>
  </w:comment>
  <w:comment w:id="40" w:author="Zou, John Jiahong" w:date="2026-09-08T16:26:00Z" w:initials="ZJ">
    <w:p w14:paraId="086804C4" w14:textId="0C621917" w:rsidR="005F15A3" w:rsidRDefault="005F15A3">
      <w:pPr>
        <w:pStyle w:val="af1"/>
      </w:pPr>
      <w:r>
        <w:rPr>
          <w:rStyle w:val="af0"/>
        </w:rPr>
        <w:annotationRef/>
      </w:r>
      <w:r w:rsidRPr="4B313637">
        <w:t>空运：每天晚上</w:t>
      </w:r>
      <w:r w:rsidRPr="4B313637">
        <w:t>10</w:t>
      </w:r>
      <w:r w:rsidRPr="4B313637">
        <w:t>点运行该查下。有严格的时间限制，避免当天有在运行是几点之后生成的预报。</w:t>
      </w:r>
    </w:p>
    <w:p w14:paraId="79C4A231" w14:textId="700F841E" w:rsidR="005F15A3" w:rsidRDefault="005F15A3">
      <w:pPr>
        <w:pStyle w:val="af1"/>
      </w:pPr>
      <w:r w:rsidRPr="1975050B">
        <w:t>海运：指定上周一</w:t>
      </w:r>
      <w:r w:rsidRPr="1975050B">
        <w:t>~</w:t>
      </w:r>
      <w:r w:rsidRPr="1975050B">
        <w:t>上周天</w:t>
      </w:r>
      <w:r w:rsidRPr="1975050B">
        <w:t xml:space="preserve"> 7</w:t>
      </w:r>
      <w:r w:rsidRPr="1975050B">
        <w:t>天内的。无特殊的时间限制，以系统运行需求为准。</w:t>
      </w:r>
    </w:p>
  </w:comment>
  <w:comment w:id="60" w:author="Ji, Scarlett Qing" w:date="2026-09-07T22:13:00Z" w:initials="SJ">
    <w:p w14:paraId="37D58D32" w14:textId="77777777" w:rsidR="00B430A0" w:rsidRDefault="00B430A0" w:rsidP="00B430A0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请提供一个导出清单的</w:t>
      </w:r>
      <w:r>
        <w:t>S</w:t>
      </w:r>
      <w:r>
        <w:rPr>
          <w:rFonts w:hint="eastAsia"/>
        </w:rPr>
        <w:t>ample</w:t>
      </w:r>
      <w:r>
        <w:rPr>
          <w:rFonts w:hint="eastAsia"/>
        </w:rPr>
        <w:t>，有一列是</w:t>
      </w:r>
      <w:r>
        <w:t>HAWB/BL. No</w:t>
      </w:r>
      <w:r>
        <w:rPr>
          <w:rFonts w:hint="eastAsia"/>
        </w:rPr>
        <w:t>，该列</w:t>
      </w:r>
      <w:r>
        <w:t>Ctrl+C</w:t>
      </w:r>
      <w:r>
        <w:rPr>
          <w:rFonts w:hint="eastAsia"/>
        </w:rPr>
        <w:t>直接复制进</w:t>
      </w:r>
      <w:r>
        <w:t>IES</w:t>
      </w:r>
      <w:r>
        <w:rPr>
          <w:rFonts w:hint="eastAsia"/>
        </w:rPr>
        <w:t>系统筛选栏对吗</w:t>
      </w:r>
    </w:p>
  </w:comment>
  <w:comment w:id="61" w:author="Ji, Scarlett Qing" w:date="2026-09-15T17:17:00Z" w:initials="SJ">
    <w:p w14:paraId="67CDDA15" w14:textId="77777777" w:rsidR="005236E5" w:rsidRDefault="005236E5" w:rsidP="005236E5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对的</w:t>
      </w:r>
    </w:p>
  </w:comment>
  <w:comment w:id="62" w:author="Ji, Scarlett Qing" w:date="2026-09-07T23:23:00Z" w:initials="SJ">
    <w:p w14:paraId="66D6B794" w14:textId="77777777" w:rsidR="00146E45" w:rsidRDefault="00146E45" w:rsidP="00146E45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请提供一个</w:t>
      </w:r>
      <w:r>
        <w:t>Sample</w:t>
      </w:r>
    </w:p>
  </w:comment>
  <w:comment w:id="68" w:author="Zou, John Jiahong" w:date="2026-09-08T14:33:00Z" w:initials="ZJ">
    <w:p w14:paraId="74CF699B" w14:textId="2E7F05FF" w:rsidR="001D0DB4" w:rsidRDefault="001D0DB4">
      <w:pPr>
        <w:pStyle w:val="af1"/>
      </w:pPr>
      <w:r>
        <w:rPr>
          <w:rStyle w:val="af0"/>
        </w:rPr>
        <w:annotationRef/>
      </w:r>
      <w:r w:rsidRPr="60567C8E">
        <w:t>该表下类目是否需要进行配置化？</w:t>
      </w:r>
    </w:p>
  </w:comment>
  <w:comment w:id="69" w:author="Zou, John Jiahong" w:date="2026-09-08T17:19:00Z" w:initials="ZJ">
    <w:p w14:paraId="296ECA0C" w14:textId="0967163D" w:rsidR="00391C10" w:rsidRDefault="00391C10">
      <w:pPr>
        <w:pStyle w:val="af1"/>
      </w:pPr>
      <w:r>
        <w:rPr>
          <w:rStyle w:val="af0"/>
        </w:rPr>
        <w:annotationRef/>
      </w:r>
      <w:r w:rsidRPr="4B9CF36F">
        <w:t>需要</w:t>
      </w:r>
    </w:p>
  </w:comment>
  <w:comment w:id="79" w:author="Ji, Scarlett Qing" w:date="2026-09-08T16:35:00Z" w:initials="SJ">
    <w:p w14:paraId="5AAB349A" w14:textId="77777777" w:rsidR="00423B8B" w:rsidRDefault="00423B8B" w:rsidP="00423B8B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待与</w:t>
      </w:r>
      <w:r>
        <w:t>AVIS</w:t>
      </w:r>
      <w:r>
        <w:rPr>
          <w:rFonts w:hint="eastAsia"/>
        </w:rPr>
        <w:t>那个</w:t>
      </w:r>
      <w:r>
        <w:rPr>
          <w:rFonts w:hint="eastAsia"/>
        </w:rPr>
        <w:t>case</w:t>
      </w:r>
      <w:r>
        <w:rPr>
          <w:rFonts w:hint="eastAsia"/>
        </w:rPr>
        <w:t>拉齐</w:t>
      </w:r>
    </w:p>
  </w:comment>
  <w:comment w:id="80" w:author="Zou, John Jiahong" w:date="2026-09-08T16:38:00Z" w:initials="ZJ">
    <w:p w14:paraId="0D97BC98" w14:textId="4F172410" w:rsidR="00FC38E7" w:rsidRDefault="00FC38E7">
      <w:pPr>
        <w:pStyle w:val="af1"/>
      </w:pPr>
      <w:r>
        <w:rPr>
          <w:rStyle w:val="af0"/>
        </w:rPr>
        <w:annotationRef/>
      </w:r>
      <w:r w:rsidRPr="63B3E62A">
        <w:t>需要与</w:t>
      </w:r>
      <w:r w:rsidRPr="63B3E62A">
        <w:t xml:space="preserve">AVIS Shippers </w:t>
      </w:r>
      <w:r w:rsidRPr="63B3E62A">
        <w:t>上传流程确认名称是否一致</w:t>
      </w:r>
    </w:p>
  </w:comment>
  <w:comment w:id="85" w:author="Zou, John Jiahong" w:date="2026-09-08T14:40:00Z" w:initials="ZJ">
    <w:p w14:paraId="476B415F" w14:textId="11E6437A" w:rsidR="001608E0" w:rsidRDefault="001608E0">
      <w:pPr>
        <w:pStyle w:val="af1"/>
      </w:pPr>
      <w:r>
        <w:rPr>
          <w:rStyle w:val="af0"/>
        </w:rPr>
        <w:annotationRef/>
      </w:r>
      <w:r w:rsidRPr="2E33F98D">
        <w:t>其他正常有</w:t>
      </w:r>
      <w:r w:rsidRPr="2E33F98D">
        <w:t>shippers_decl</w:t>
      </w:r>
      <w:r w:rsidRPr="2E33F98D">
        <w:t>的是否需要填写该表单？</w:t>
      </w:r>
    </w:p>
  </w:comment>
  <w:comment w:id="86" w:author="Zou, John Jiahong" w:date="2026-09-08T16:43:00Z" w:initials="ZJ">
    <w:p w14:paraId="7A197484" w14:textId="11A1BDE3" w:rsidR="00447DF2" w:rsidRDefault="00447DF2">
      <w:pPr>
        <w:pStyle w:val="af1"/>
      </w:pPr>
      <w:r>
        <w:rPr>
          <w:rStyle w:val="af0"/>
        </w:rPr>
        <w:annotationRef/>
      </w:r>
      <w:r w:rsidRPr="2879A1F8">
        <w:t>需要，所有填写记录都需要记录，以识别是否有未由机器人操作的预报</w:t>
      </w:r>
    </w:p>
  </w:comment>
  <w:comment w:id="98" w:author="Ji, Scarlett Qing" w:date="2026-09-07T23:31:00Z" w:initials="SJ">
    <w:p w14:paraId="7C420640" w14:textId="6FB75515" w:rsidR="00DE3381" w:rsidRDefault="00353B8B" w:rsidP="00DE3381">
      <w:pPr>
        <w:pStyle w:val="af1"/>
      </w:pPr>
      <w:r>
        <w:rPr>
          <w:rStyle w:val="af0"/>
        </w:rPr>
        <w:annotationRef/>
      </w:r>
      <w:r w:rsidR="00DE3381">
        <w:rPr>
          <w:rFonts w:hint="eastAsia"/>
        </w:rPr>
        <w:t>待明确这些字段如何填列</w:t>
      </w:r>
    </w:p>
  </w:comment>
  <w:comment w:id="99" w:author="Ji, Scarlett Qing" w:date="2026-09-08T14:14:00Z" w:initials="SJ">
    <w:p w14:paraId="57648A94" w14:textId="77777777" w:rsidR="00DE3381" w:rsidRDefault="00703A74" w:rsidP="00DE3381">
      <w:pPr>
        <w:pStyle w:val="af1"/>
      </w:pPr>
      <w:r>
        <w:rPr>
          <w:rStyle w:val="af0"/>
        </w:rPr>
        <w:annotationRef/>
      </w:r>
      <w:r w:rsidR="00DE3381">
        <w:rPr>
          <w:rFonts w:hint="eastAsia"/>
        </w:rPr>
        <w:t>和预报导出清单相关字段关联</w:t>
      </w:r>
    </w:p>
  </w:comment>
  <w:comment w:id="158" w:author="Ji, Scarlett Qing" w:date="2026-09-08T14:43:00Z" w:initials="SJ">
    <w:p w14:paraId="32D51CE5" w14:textId="77777777" w:rsidR="00EE7145" w:rsidRDefault="00EE7145" w:rsidP="00EE7145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格式固定对嘛，是否会涉及到变更、频率如何</w:t>
      </w:r>
    </w:p>
  </w:comment>
  <w:comment w:id="159" w:author="Zou, John Jiahong" w:date="2026-09-08T17:20:00Z" w:initials="ZJ">
    <w:p w14:paraId="220AE8F3" w14:textId="4C90680F" w:rsidR="00C933BD" w:rsidRDefault="00C933BD">
      <w:pPr>
        <w:pStyle w:val="af1"/>
      </w:pPr>
      <w:r>
        <w:rPr>
          <w:rStyle w:val="af0"/>
        </w:rPr>
        <w:annotationRef/>
      </w:r>
      <w:r w:rsidRPr="5901BDBF">
        <w:t>需要业务老师提供一份可用于填写的托运清单</w:t>
      </w:r>
      <w:r w:rsidRPr="5901BDBF">
        <w:t>template</w:t>
      </w:r>
    </w:p>
  </w:comment>
  <w:comment w:id="164" w:author="Ji, Scarlett Qing" w:date="2026-09-07T23:34:00Z" w:initials="SJ">
    <w:p w14:paraId="6A31A0BE" w14:textId="49101A06" w:rsidR="00AF5C6C" w:rsidRDefault="00AF5C6C" w:rsidP="00AF5C6C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托运人、收货人、地址这</w:t>
      </w:r>
      <w:r>
        <w:t>3</w:t>
      </w:r>
      <w:r>
        <w:rPr>
          <w:rFonts w:hint="eastAsia"/>
        </w:rPr>
        <w:t>个字段固定不变对不</w:t>
      </w:r>
    </w:p>
  </w:comment>
  <w:comment w:id="165" w:author="Ji, Scarlett Qing" w:date="2026-09-15T22:07:00Z" w:initials="SJ">
    <w:p w14:paraId="3C8B70B9" w14:textId="77777777" w:rsidR="00AE5BEC" w:rsidRDefault="00AE5BEC" w:rsidP="00AE5BEC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对</w:t>
      </w:r>
    </w:p>
  </w:comment>
  <w:comment w:id="174" w:author="Zou, John Jiahong" w:date="2026-09-08T18:54:00Z" w:initials="ZJ">
    <w:p w14:paraId="078218C0" w14:textId="167F59B6" w:rsidR="001511FA" w:rsidRDefault="001511FA">
      <w:pPr>
        <w:pStyle w:val="af1"/>
      </w:pPr>
      <w:r>
        <w:rPr>
          <w:rStyle w:val="af0"/>
        </w:rPr>
        <w:annotationRef/>
      </w:r>
      <w:r w:rsidRPr="3DC7C3AE">
        <w:t>合并</w:t>
      </w:r>
      <w:r w:rsidRPr="3DC7C3AE">
        <w:t xml:space="preserve">description </w:t>
      </w:r>
      <w:r w:rsidRPr="3DC7C3AE">
        <w:t>描述成一列</w:t>
      </w:r>
    </w:p>
  </w:comment>
  <w:comment w:id="255" w:author="Ji, Scarlett Qing" w:date="2026-09-08T14:52:00Z" w:initials="SJ">
    <w:p w14:paraId="3A25063F" w14:textId="77777777" w:rsidR="006222B0" w:rsidRDefault="006222B0" w:rsidP="006222B0">
      <w:pPr>
        <w:pStyle w:val="af1"/>
      </w:pPr>
      <w:r>
        <w:rPr>
          <w:rStyle w:val="af0"/>
        </w:rPr>
        <w:annotationRef/>
      </w:r>
      <w:r>
        <w:t>1.</w:t>
      </w:r>
      <w:r>
        <w:rPr>
          <w:rFonts w:hint="eastAsia"/>
        </w:rPr>
        <w:t>例子中看共</w:t>
      </w:r>
      <w:r>
        <w:t>3</w:t>
      </w:r>
      <w:r>
        <w:rPr>
          <w:rFonts w:hint="eastAsia"/>
        </w:rPr>
        <w:t>种，待业务老师确认是否还有其他样式种类；</w:t>
      </w:r>
    </w:p>
    <w:p w14:paraId="0FB4E31F" w14:textId="77777777" w:rsidR="006222B0" w:rsidRDefault="006222B0" w:rsidP="006222B0">
      <w:pPr>
        <w:pStyle w:val="af1"/>
      </w:pPr>
      <w:r>
        <w:t>2.</w:t>
      </w:r>
      <w:r>
        <w:rPr>
          <w:rFonts w:hint="eastAsia"/>
        </w:rPr>
        <w:t>待开发老师确认是否有技术上的困难，此处样式不统一</w:t>
      </w:r>
    </w:p>
  </w:comment>
  <w:comment w:id="265" w:author="Ji, Scarlett Qing" w:date="2026-09-08T16:54:00Z" w:initials="SJ">
    <w:p w14:paraId="334BFBC6" w14:textId="77777777" w:rsidR="00411D76" w:rsidRDefault="00411D76" w:rsidP="00411D76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直接记录即可，不需要在托运清单里写相关信息</w:t>
      </w:r>
    </w:p>
  </w:comment>
  <w:comment w:id="290" w:author="Ji, Scarlett Qing" w:date="2026-09-08T15:55:00Z" w:initials="SJ">
    <w:p w14:paraId="7FDC9FD8" w14:textId="50D7A55A" w:rsidR="001D2EB0" w:rsidRDefault="001D2EB0" w:rsidP="001D2EB0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是指的需要每年存档第</w:t>
      </w:r>
      <w:r>
        <w:t>2</w:t>
      </w:r>
      <w:r>
        <w:rPr>
          <w:rFonts w:hint="eastAsia"/>
        </w:rPr>
        <w:t>点中的操作记录对吗？</w:t>
      </w:r>
    </w:p>
  </w:comment>
  <w:comment w:id="291" w:author="Ji, Scarlett Qing" w:date="2026-09-08T19:28:00Z" w:initials="SJ">
    <w:p w14:paraId="5983F86A" w14:textId="77777777" w:rsidR="00485395" w:rsidRDefault="00485395" w:rsidP="00485395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是的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D542A9" w15:done="1"/>
  <w15:commentEx w15:paraId="133BDD9A" w15:paraIdParent="7FD542A9" w15:done="1"/>
  <w15:commentEx w15:paraId="5D1AEC28" w15:paraIdParent="7FD542A9" w15:done="1"/>
  <w15:commentEx w15:paraId="5970B3CA" w15:done="1"/>
  <w15:commentEx w15:paraId="5DDF880A" w15:paraIdParent="5970B3CA" w15:done="1"/>
  <w15:commentEx w15:paraId="657E43D6" w15:done="1"/>
  <w15:commentEx w15:paraId="79C4A231" w15:paraIdParent="657E43D6" w15:done="1"/>
  <w15:commentEx w15:paraId="37D58D32" w15:done="1"/>
  <w15:commentEx w15:paraId="67CDDA15" w15:paraIdParent="37D58D32" w15:done="1"/>
  <w15:commentEx w15:paraId="66D6B794" w15:done="1"/>
  <w15:commentEx w15:paraId="74CF699B" w15:done="1"/>
  <w15:commentEx w15:paraId="296ECA0C" w15:paraIdParent="74CF699B" w15:done="1"/>
  <w15:commentEx w15:paraId="5AAB349A" w15:done="1"/>
  <w15:commentEx w15:paraId="0D97BC98" w15:paraIdParent="5AAB349A" w15:done="1"/>
  <w15:commentEx w15:paraId="476B415F" w15:done="1"/>
  <w15:commentEx w15:paraId="7A197484" w15:paraIdParent="476B415F" w15:done="1"/>
  <w15:commentEx w15:paraId="7C420640" w15:done="1"/>
  <w15:commentEx w15:paraId="57648A94" w15:paraIdParent="7C420640" w15:done="1"/>
  <w15:commentEx w15:paraId="32D51CE5" w15:done="1"/>
  <w15:commentEx w15:paraId="220AE8F3" w15:done="1"/>
  <w15:commentEx w15:paraId="6A31A0BE" w15:done="1"/>
  <w15:commentEx w15:paraId="3C8B70B9" w15:paraIdParent="6A31A0BE" w15:done="1"/>
  <w15:commentEx w15:paraId="078218C0" w15:done="1"/>
  <w15:commentEx w15:paraId="0FB4E31F" w15:done="1"/>
  <w15:commentEx w15:paraId="334BFBC6" w15:done="1"/>
  <w15:commentEx w15:paraId="7FDC9FD8" w15:done="1"/>
  <w15:commentEx w15:paraId="5983F86A" w15:paraIdParent="7FDC9FD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893D0B" w16cex:dateUtc="2026-09-19T15:27:00Z"/>
  <w16cex:commentExtensible w16cex:durableId="1E3C980F" w16cex:dateUtc="2026-09-20T01:44:00Z"/>
  <w16cex:commentExtensible w16cex:durableId="04B3089B" w16cex:dateUtc="2026-09-20T01:46:00Z"/>
  <w16cex:commentExtensible w16cex:durableId="39260B8E" w16cex:dateUtc="2026-09-08T08:09:00Z"/>
  <w16cex:commentExtensible w16cex:durableId="54CB2B45" w16cex:dateUtc="2026-09-08T08:28:00Z"/>
  <w16cex:commentExtensible w16cex:durableId="42B3F531" w16cex:dateUtc="2026-09-07T14:11:00Z"/>
  <w16cex:commentExtensible w16cex:durableId="5C6C0C5D" w16cex:dateUtc="2026-09-08T08:26:00Z"/>
  <w16cex:commentExtensible w16cex:durableId="6D877406" w16cex:dateUtc="2026-09-07T14:13:00Z"/>
  <w16cex:commentExtensible w16cex:durableId="2C3A34F2" w16cex:dateUtc="2026-09-15T09:17:00Z"/>
  <w16cex:commentExtensible w16cex:durableId="5B3C2613" w16cex:dateUtc="2026-09-07T15:23:00Z"/>
  <w16cex:commentExtensible w16cex:durableId="7231D9D0" w16cex:dateUtc="2026-09-08T06:33:00Z"/>
  <w16cex:commentExtensible w16cex:durableId="7A401073" w16cex:dateUtc="2026-09-08T09:19:00Z"/>
  <w16cex:commentExtensible w16cex:durableId="3363C56C" w16cex:dateUtc="2026-09-08T08:35:00Z"/>
  <w16cex:commentExtensible w16cex:durableId="567D8A26" w16cex:dateUtc="2026-09-08T08:38:00Z"/>
  <w16cex:commentExtensible w16cex:durableId="72861848" w16cex:dateUtc="2026-09-08T06:40:00Z"/>
  <w16cex:commentExtensible w16cex:durableId="50A65CFA" w16cex:dateUtc="2026-09-08T08:43:00Z"/>
  <w16cex:commentExtensible w16cex:durableId="1623D151" w16cex:dateUtc="2026-09-07T15:31:00Z"/>
  <w16cex:commentExtensible w16cex:durableId="63F4028E" w16cex:dateUtc="2026-09-08T06:14:00Z"/>
  <w16cex:commentExtensible w16cex:durableId="0E96A952" w16cex:dateUtc="2026-09-08T06:43:00Z"/>
  <w16cex:commentExtensible w16cex:durableId="1DD8BD6C" w16cex:dateUtc="2026-09-08T09:20:00Z"/>
  <w16cex:commentExtensible w16cex:durableId="594D2BAF" w16cex:dateUtc="2026-09-07T15:34:00Z"/>
  <w16cex:commentExtensible w16cex:durableId="36BC8862" w16cex:dateUtc="2026-09-15T14:07:00Z"/>
  <w16cex:commentExtensible w16cex:durableId="084589D9" w16cex:dateUtc="2026-09-08T10:54:00Z"/>
  <w16cex:commentExtensible w16cex:durableId="4172FD72" w16cex:dateUtc="2026-09-08T06:52:00Z"/>
  <w16cex:commentExtensible w16cex:durableId="79B83EB4" w16cex:dateUtc="2026-09-08T08:54:00Z"/>
  <w16cex:commentExtensible w16cex:durableId="517FD138" w16cex:dateUtc="2026-09-08T07:55:00Z"/>
  <w16cex:commentExtensible w16cex:durableId="317DA7EB" w16cex:dateUtc="2026-09-08T1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D542A9" w16cid:durableId="59893D0B"/>
  <w16cid:commentId w16cid:paraId="133BDD9A" w16cid:durableId="1E3C980F"/>
  <w16cid:commentId w16cid:paraId="5D1AEC28" w16cid:durableId="04B3089B"/>
  <w16cid:commentId w16cid:paraId="5970B3CA" w16cid:durableId="39260B8E"/>
  <w16cid:commentId w16cid:paraId="5DDF880A" w16cid:durableId="54CB2B45"/>
  <w16cid:commentId w16cid:paraId="657E43D6" w16cid:durableId="42B3F531"/>
  <w16cid:commentId w16cid:paraId="79C4A231" w16cid:durableId="5C6C0C5D"/>
  <w16cid:commentId w16cid:paraId="37D58D32" w16cid:durableId="6D877406"/>
  <w16cid:commentId w16cid:paraId="67CDDA15" w16cid:durableId="2C3A34F2"/>
  <w16cid:commentId w16cid:paraId="66D6B794" w16cid:durableId="5B3C2613"/>
  <w16cid:commentId w16cid:paraId="74CF699B" w16cid:durableId="7231D9D0"/>
  <w16cid:commentId w16cid:paraId="296ECA0C" w16cid:durableId="7A401073"/>
  <w16cid:commentId w16cid:paraId="5AAB349A" w16cid:durableId="3363C56C"/>
  <w16cid:commentId w16cid:paraId="0D97BC98" w16cid:durableId="567D8A26"/>
  <w16cid:commentId w16cid:paraId="476B415F" w16cid:durableId="72861848"/>
  <w16cid:commentId w16cid:paraId="7A197484" w16cid:durableId="50A65CFA"/>
  <w16cid:commentId w16cid:paraId="7C420640" w16cid:durableId="1623D151"/>
  <w16cid:commentId w16cid:paraId="57648A94" w16cid:durableId="63F4028E"/>
  <w16cid:commentId w16cid:paraId="32D51CE5" w16cid:durableId="0E96A952"/>
  <w16cid:commentId w16cid:paraId="220AE8F3" w16cid:durableId="1DD8BD6C"/>
  <w16cid:commentId w16cid:paraId="6A31A0BE" w16cid:durableId="594D2BAF"/>
  <w16cid:commentId w16cid:paraId="3C8B70B9" w16cid:durableId="36BC8862"/>
  <w16cid:commentId w16cid:paraId="078218C0" w16cid:durableId="084589D9"/>
  <w16cid:commentId w16cid:paraId="0FB4E31F" w16cid:durableId="4172FD72"/>
  <w16cid:commentId w16cid:paraId="334BFBC6" w16cid:durableId="79B83EB4"/>
  <w16cid:commentId w16cid:paraId="7FDC9FD8" w16cid:durableId="517FD138"/>
  <w16cid:commentId w16cid:paraId="5983F86A" w16cid:durableId="317DA7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34AB"/>
    <w:multiLevelType w:val="hybridMultilevel"/>
    <w:tmpl w:val="B22CB874"/>
    <w:lvl w:ilvl="0" w:tplc="EA845D3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4B5397"/>
    <w:multiLevelType w:val="hybridMultilevel"/>
    <w:tmpl w:val="1AB877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6B66E51"/>
    <w:multiLevelType w:val="hybridMultilevel"/>
    <w:tmpl w:val="E11A25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F63549"/>
    <w:multiLevelType w:val="hybridMultilevel"/>
    <w:tmpl w:val="F1422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87F5E"/>
    <w:multiLevelType w:val="hybridMultilevel"/>
    <w:tmpl w:val="B94626EC"/>
    <w:lvl w:ilvl="0" w:tplc="48A2EDD6">
      <w:start w:val="1"/>
      <w:numFmt w:val="decimal"/>
      <w:lvlText w:val="%1."/>
      <w:lvlJc w:val="left"/>
      <w:pPr>
        <w:ind w:left="360" w:hanging="360"/>
      </w:pPr>
      <w:rPr>
        <w:rFonts w:cstheme="minorBidi"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3E3B52"/>
    <w:multiLevelType w:val="hybridMultilevel"/>
    <w:tmpl w:val="D736C0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A5AAA"/>
    <w:multiLevelType w:val="hybridMultilevel"/>
    <w:tmpl w:val="EF72A4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363B8D"/>
    <w:multiLevelType w:val="hybridMultilevel"/>
    <w:tmpl w:val="8ED4C7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7A2345"/>
    <w:multiLevelType w:val="hybridMultilevel"/>
    <w:tmpl w:val="8980766A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A22433B"/>
    <w:multiLevelType w:val="hybridMultilevel"/>
    <w:tmpl w:val="D95A0C00"/>
    <w:lvl w:ilvl="0" w:tplc="E9B67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17719">
    <w:abstractNumId w:val="5"/>
  </w:num>
  <w:num w:numId="2" w16cid:durableId="1306621417">
    <w:abstractNumId w:val="3"/>
  </w:num>
  <w:num w:numId="3" w16cid:durableId="674457934">
    <w:abstractNumId w:val="2"/>
  </w:num>
  <w:num w:numId="4" w16cid:durableId="948588270">
    <w:abstractNumId w:val="8"/>
  </w:num>
  <w:num w:numId="5" w16cid:durableId="185142410">
    <w:abstractNumId w:val="6"/>
  </w:num>
  <w:num w:numId="6" w16cid:durableId="1755514969">
    <w:abstractNumId w:val="7"/>
  </w:num>
  <w:num w:numId="7" w16cid:durableId="1276713210">
    <w:abstractNumId w:val="9"/>
  </w:num>
  <w:num w:numId="8" w16cid:durableId="476461664">
    <w:abstractNumId w:val="4"/>
  </w:num>
  <w:num w:numId="9" w16cid:durableId="1011295547">
    <w:abstractNumId w:val="0"/>
  </w:num>
  <w:num w:numId="10" w16cid:durableId="13684751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, Scarlett Qing">
    <w15:presenceInfo w15:providerId="AD" w15:userId="S::scaji@deloittecn.com.cn::e5845594-986b-4298-9403-9eb1aff46810"/>
  </w15:person>
  <w15:person w15:author="Zou, John Jiahong">
    <w15:presenceInfo w15:providerId="AD" w15:userId="S::johzou@deloittecn.com.cn::d78903e4-367f-4cd8-9a1d-75897d33b003"/>
  </w15:person>
  <w15:person w15:author="Gao, Wenwen (369)">
    <w15:presenceInfo w15:providerId="AD" w15:userId="S::gaowenw@apac.corpdir.net::b5f47973-4336-4fd5-b6ea-09c8b891ec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E2"/>
    <w:rsid w:val="00002726"/>
    <w:rsid w:val="000039B0"/>
    <w:rsid w:val="000063CE"/>
    <w:rsid w:val="00006D44"/>
    <w:rsid w:val="00032802"/>
    <w:rsid w:val="00036153"/>
    <w:rsid w:val="000377E6"/>
    <w:rsid w:val="00040C01"/>
    <w:rsid w:val="00053CED"/>
    <w:rsid w:val="00057CB5"/>
    <w:rsid w:val="00062353"/>
    <w:rsid w:val="0006281D"/>
    <w:rsid w:val="0006682F"/>
    <w:rsid w:val="000B3EAE"/>
    <w:rsid w:val="000B74B5"/>
    <w:rsid w:val="000C0F14"/>
    <w:rsid w:val="000C4359"/>
    <w:rsid w:val="000C484C"/>
    <w:rsid w:val="000C5F29"/>
    <w:rsid w:val="000C6311"/>
    <w:rsid w:val="000C6484"/>
    <w:rsid w:val="000C70CB"/>
    <w:rsid w:val="000D6915"/>
    <w:rsid w:val="00120CBA"/>
    <w:rsid w:val="001245C6"/>
    <w:rsid w:val="00146E45"/>
    <w:rsid w:val="00150FA1"/>
    <w:rsid w:val="001511FA"/>
    <w:rsid w:val="001603B4"/>
    <w:rsid w:val="001608E0"/>
    <w:rsid w:val="0016275F"/>
    <w:rsid w:val="00163369"/>
    <w:rsid w:val="0016693C"/>
    <w:rsid w:val="00166ADF"/>
    <w:rsid w:val="00173022"/>
    <w:rsid w:val="00175820"/>
    <w:rsid w:val="00183683"/>
    <w:rsid w:val="00185BAF"/>
    <w:rsid w:val="00197335"/>
    <w:rsid w:val="001A1B63"/>
    <w:rsid w:val="001A2CB5"/>
    <w:rsid w:val="001A6630"/>
    <w:rsid w:val="001A7621"/>
    <w:rsid w:val="001C26F5"/>
    <w:rsid w:val="001D0DB4"/>
    <w:rsid w:val="001D2EB0"/>
    <w:rsid w:val="001D2FF9"/>
    <w:rsid w:val="001D6A03"/>
    <w:rsid w:val="001F3188"/>
    <w:rsid w:val="00227976"/>
    <w:rsid w:val="00243EC3"/>
    <w:rsid w:val="00246162"/>
    <w:rsid w:val="00246EAA"/>
    <w:rsid w:val="002504C2"/>
    <w:rsid w:val="00256DE0"/>
    <w:rsid w:val="00264CCE"/>
    <w:rsid w:val="00270B3A"/>
    <w:rsid w:val="00275586"/>
    <w:rsid w:val="0027746E"/>
    <w:rsid w:val="00281A39"/>
    <w:rsid w:val="0029488C"/>
    <w:rsid w:val="00295818"/>
    <w:rsid w:val="002A42EF"/>
    <w:rsid w:val="002A4A40"/>
    <w:rsid w:val="002A7FBE"/>
    <w:rsid w:val="002D6038"/>
    <w:rsid w:val="002E4A32"/>
    <w:rsid w:val="002F10E8"/>
    <w:rsid w:val="002F4066"/>
    <w:rsid w:val="00301689"/>
    <w:rsid w:val="00303551"/>
    <w:rsid w:val="00325C60"/>
    <w:rsid w:val="00342530"/>
    <w:rsid w:val="00353B8B"/>
    <w:rsid w:val="00361EC4"/>
    <w:rsid w:val="003642CD"/>
    <w:rsid w:val="00371EE7"/>
    <w:rsid w:val="00373534"/>
    <w:rsid w:val="00384239"/>
    <w:rsid w:val="00386EAE"/>
    <w:rsid w:val="00391C10"/>
    <w:rsid w:val="003A0696"/>
    <w:rsid w:val="003A100C"/>
    <w:rsid w:val="003A3BBB"/>
    <w:rsid w:val="003A7AF6"/>
    <w:rsid w:val="003B10C6"/>
    <w:rsid w:val="003C0FED"/>
    <w:rsid w:val="003E00FC"/>
    <w:rsid w:val="003E059C"/>
    <w:rsid w:val="003E43C2"/>
    <w:rsid w:val="003F454E"/>
    <w:rsid w:val="00411D76"/>
    <w:rsid w:val="004148CE"/>
    <w:rsid w:val="00416E8B"/>
    <w:rsid w:val="00420B80"/>
    <w:rsid w:val="00423B8B"/>
    <w:rsid w:val="00447DF2"/>
    <w:rsid w:val="00453F84"/>
    <w:rsid w:val="00485395"/>
    <w:rsid w:val="004918B7"/>
    <w:rsid w:val="00491929"/>
    <w:rsid w:val="00495910"/>
    <w:rsid w:val="004A69AF"/>
    <w:rsid w:val="004A6E0E"/>
    <w:rsid w:val="004B1B77"/>
    <w:rsid w:val="004B5D67"/>
    <w:rsid w:val="004C19FC"/>
    <w:rsid w:val="004D6FF1"/>
    <w:rsid w:val="004F79A9"/>
    <w:rsid w:val="00507630"/>
    <w:rsid w:val="005236E5"/>
    <w:rsid w:val="00525374"/>
    <w:rsid w:val="005510F2"/>
    <w:rsid w:val="005510F8"/>
    <w:rsid w:val="00551BE5"/>
    <w:rsid w:val="00560647"/>
    <w:rsid w:val="0056297D"/>
    <w:rsid w:val="0056329D"/>
    <w:rsid w:val="00563DF0"/>
    <w:rsid w:val="00583603"/>
    <w:rsid w:val="005911DE"/>
    <w:rsid w:val="00591459"/>
    <w:rsid w:val="005A7ACE"/>
    <w:rsid w:val="005D08D7"/>
    <w:rsid w:val="005D1B89"/>
    <w:rsid w:val="005D4108"/>
    <w:rsid w:val="005D7D49"/>
    <w:rsid w:val="005F15A3"/>
    <w:rsid w:val="005F33B6"/>
    <w:rsid w:val="006004B9"/>
    <w:rsid w:val="0060676E"/>
    <w:rsid w:val="00614EE1"/>
    <w:rsid w:val="00615639"/>
    <w:rsid w:val="006222B0"/>
    <w:rsid w:val="00635676"/>
    <w:rsid w:val="00643E9C"/>
    <w:rsid w:val="0065010C"/>
    <w:rsid w:val="0065071B"/>
    <w:rsid w:val="0066231C"/>
    <w:rsid w:val="00683AA4"/>
    <w:rsid w:val="006A1CF8"/>
    <w:rsid w:val="006A3C6E"/>
    <w:rsid w:val="006B43C6"/>
    <w:rsid w:val="006D291F"/>
    <w:rsid w:val="006D2A0D"/>
    <w:rsid w:val="006D688C"/>
    <w:rsid w:val="006F15F2"/>
    <w:rsid w:val="00703A74"/>
    <w:rsid w:val="0071455C"/>
    <w:rsid w:val="00716F93"/>
    <w:rsid w:val="0072133B"/>
    <w:rsid w:val="00725684"/>
    <w:rsid w:val="00726DDD"/>
    <w:rsid w:val="00734E1A"/>
    <w:rsid w:val="007461A1"/>
    <w:rsid w:val="0075309C"/>
    <w:rsid w:val="00756780"/>
    <w:rsid w:val="0077457D"/>
    <w:rsid w:val="00776269"/>
    <w:rsid w:val="0078532B"/>
    <w:rsid w:val="007865C3"/>
    <w:rsid w:val="0079185B"/>
    <w:rsid w:val="00791D91"/>
    <w:rsid w:val="007A1275"/>
    <w:rsid w:val="007A4D93"/>
    <w:rsid w:val="007B270B"/>
    <w:rsid w:val="007B3DE3"/>
    <w:rsid w:val="007B4F9A"/>
    <w:rsid w:val="007C3E50"/>
    <w:rsid w:val="007C6C48"/>
    <w:rsid w:val="007E15D6"/>
    <w:rsid w:val="007E4CFD"/>
    <w:rsid w:val="007F4D4F"/>
    <w:rsid w:val="00802C28"/>
    <w:rsid w:val="008361D8"/>
    <w:rsid w:val="00841442"/>
    <w:rsid w:val="008428FE"/>
    <w:rsid w:val="00842AEC"/>
    <w:rsid w:val="00842C72"/>
    <w:rsid w:val="008502DD"/>
    <w:rsid w:val="00856CAA"/>
    <w:rsid w:val="00870A5A"/>
    <w:rsid w:val="00870DE5"/>
    <w:rsid w:val="00876C75"/>
    <w:rsid w:val="008D5A79"/>
    <w:rsid w:val="008D714D"/>
    <w:rsid w:val="008E2F35"/>
    <w:rsid w:val="008E4376"/>
    <w:rsid w:val="008E66F7"/>
    <w:rsid w:val="008F0262"/>
    <w:rsid w:val="008F17BD"/>
    <w:rsid w:val="008F2444"/>
    <w:rsid w:val="009158F8"/>
    <w:rsid w:val="00927B9B"/>
    <w:rsid w:val="0098452B"/>
    <w:rsid w:val="009873D6"/>
    <w:rsid w:val="00987EA8"/>
    <w:rsid w:val="009A0ADA"/>
    <w:rsid w:val="009A4BA6"/>
    <w:rsid w:val="009A6F4C"/>
    <w:rsid w:val="009B3D1E"/>
    <w:rsid w:val="009C5B75"/>
    <w:rsid w:val="009D162C"/>
    <w:rsid w:val="009D3C4E"/>
    <w:rsid w:val="009E5CB4"/>
    <w:rsid w:val="009E7FC9"/>
    <w:rsid w:val="00A04C7E"/>
    <w:rsid w:val="00A13715"/>
    <w:rsid w:val="00A174D1"/>
    <w:rsid w:val="00A21F95"/>
    <w:rsid w:val="00A3326E"/>
    <w:rsid w:val="00A332B6"/>
    <w:rsid w:val="00A57B1C"/>
    <w:rsid w:val="00A66927"/>
    <w:rsid w:val="00A733BE"/>
    <w:rsid w:val="00A73486"/>
    <w:rsid w:val="00A86A0A"/>
    <w:rsid w:val="00AA456F"/>
    <w:rsid w:val="00AB7533"/>
    <w:rsid w:val="00AD2064"/>
    <w:rsid w:val="00AD5060"/>
    <w:rsid w:val="00AD55D2"/>
    <w:rsid w:val="00AD5BA1"/>
    <w:rsid w:val="00AE2681"/>
    <w:rsid w:val="00AE5BEC"/>
    <w:rsid w:val="00AF5C6C"/>
    <w:rsid w:val="00AF7935"/>
    <w:rsid w:val="00B000D1"/>
    <w:rsid w:val="00B1114A"/>
    <w:rsid w:val="00B15545"/>
    <w:rsid w:val="00B20204"/>
    <w:rsid w:val="00B23361"/>
    <w:rsid w:val="00B40CA9"/>
    <w:rsid w:val="00B42C79"/>
    <w:rsid w:val="00B430A0"/>
    <w:rsid w:val="00B5626E"/>
    <w:rsid w:val="00B56C33"/>
    <w:rsid w:val="00B5734C"/>
    <w:rsid w:val="00B63CE7"/>
    <w:rsid w:val="00B64895"/>
    <w:rsid w:val="00B72FE1"/>
    <w:rsid w:val="00B82A74"/>
    <w:rsid w:val="00B84A00"/>
    <w:rsid w:val="00B877AD"/>
    <w:rsid w:val="00B922FB"/>
    <w:rsid w:val="00BB3E53"/>
    <w:rsid w:val="00BB6E2A"/>
    <w:rsid w:val="00BC78A3"/>
    <w:rsid w:val="00BD5C4D"/>
    <w:rsid w:val="00C01BF1"/>
    <w:rsid w:val="00C02FFF"/>
    <w:rsid w:val="00C149E2"/>
    <w:rsid w:val="00C17737"/>
    <w:rsid w:val="00C4174E"/>
    <w:rsid w:val="00C514A1"/>
    <w:rsid w:val="00C53C82"/>
    <w:rsid w:val="00C5518A"/>
    <w:rsid w:val="00C77A63"/>
    <w:rsid w:val="00C8753D"/>
    <w:rsid w:val="00C90858"/>
    <w:rsid w:val="00C933BD"/>
    <w:rsid w:val="00C96A2A"/>
    <w:rsid w:val="00CA0ED1"/>
    <w:rsid w:val="00CA639F"/>
    <w:rsid w:val="00CC03E2"/>
    <w:rsid w:val="00CF5CC5"/>
    <w:rsid w:val="00D01A11"/>
    <w:rsid w:val="00D0460B"/>
    <w:rsid w:val="00D1547C"/>
    <w:rsid w:val="00D3190D"/>
    <w:rsid w:val="00D41BE0"/>
    <w:rsid w:val="00D4344E"/>
    <w:rsid w:val="00D45268"/>
    <w:rsid w:val="00D518B9"/>
    <w:rsid w:val="00D601CC"/>
    <w:rsid w:val="00D61F7D"/>
    <w:rsid w:val="00D67B47"/>
    <w:rsid w:val="00D844E4"/>
    <w:rsid w:val="00D902F3"/>
    <w:rsid w:val="00DA31D7"/>
    <w:rsid w:val="00DA64CB"/>
    <w:rsid w:val="00DC3C4C"/>
    <w:rsid w:val="00DE189D"/>
    <w:rsid w:val="00DE3381"/>
    <w:rsid w:val="00DF1A61"/>
    <w:rsid w:val="00E03260"/>
    <w:rsid w:val="00E03574"/>
    <w:rsid w:val="00E07DDE"/>
    <w:rsid w:val="00E20B02"/>
    <w:rsid w:val="00E32032"/>
    <w:rsid w:val="00E3514D"/>
    <w:rsid w:val="00E42266"/>
    <w:rsid w:val="00E450AB"/>
    <w:rsid w:val="00E505EC"/>
    <w:rsid w:val="00E53C1B"/>
    <w:rsid w:val="00E55188"/>
    <w:rsid w:val="00E55A38"/>
    <w:rsid w:val="00E57F9C"/>
    <w:rsid w:val="00E67D62"/>
    <w:rsid w:val="00E8374F"/>
    <w:rsid w:val="00E90A06"/>
    <w:rsid w:val="00E96B24"/>
    <w:rsid w:val="00EA759C"/>
    <w:rsid w:val="00EC206C"/>
    <w:rsid w:val="00EE7145"/>
    <w:rsid w:val="00EF2FEB"/>
    <w:rsid w:val="00F0557E"/>
    <w:rsid w:val="00F111F7"/>
    <w:rsid w:val="00F42743"/>
    <w:rsid w:val="00F44491"/>
    <w:rsid w:val="00F511FA"/>
    <w:rsid w:val="00F6182A"/>
    <w:rsid w:val="00F63231"/>
    <w:rsid w:val="00F7217E"/>
    <w:rsid w:val="00F82F56"/>
    <w:rsid w:val="00F9412F"/>
    <w:rsid w:val="00FA0F5F"/>
    <w:rsid w:val="00FA5F83"/>
    <w:rsid w:val="00FB0C96"/>
    <w:rsid w:val="00FB1A00"/>
    <w:rsid w:val="00FB3FEC"/>
    <w:rsid w:val="00FC173B"/>
    <w:rsid w:val="00FC38E7"/>
    <w:rsid w:val="00FC3EC2"/>
    <w:rsid w:val="138433F5"/>
    <w:rsid w:val="1534F681"/>
    <w:rsid w:val="17B525C8"/>
    <w:rsid w:val="19FDD60E"/>
    <w:rsid w:val="1DF4E9EB"/>
    <w:rsid w:val="1F9846C0"/>
    <w:rsid w:val="25963B31"/>
    <w:rsid w:val="3D42C8E7"/>
    <w:rsid w:val="40CC3195"/>
    <w:rsid w:val="49BA1CED"/>
    <w:rsid w:val="4C68C4E3"/>
    <w:rsid w:val="5D73FF64"/>
    <w:rsid w:val="67852DE8"/>
    <w:rsid w:val="6DB04A90"/>
    <w:rsid w:val="71C09CDB"/>
    <w:rsid w:val="7279D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BE523"/>
  <w15:chartTrackingRefBased/>
  <w15:docId w15:val="{B36580EC-F87B-4035-97F4-50525DFC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C0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C0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C03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C03E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C03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C03E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3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C03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3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3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3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3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3E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4344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4344E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FA5F83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FA5F83"/>
  </w:style>
  <w:style w:type="character" w:customStyle="1" w:styleId="af2">
    <w:name w:val="批注文字 字符"/>
    <w:basedOn w:val="a0"/>
    <w:link w:val="af1"/>
    <w:uiPriority w:val="99"/>
    <w:rsid w:val="00FA5F83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A5F83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FA5F83"/>
    <w:rPr>
      <w:b/>
      <w:bCs/>
    </w:rPr>
  </w:style>
  <w:style w:type="character" w:styleId="af5">
    <w:name w:val="FollowedHyperlink"/>
    <w:basedOn w:val="a0"/>
    <w:uiPriority w:val="99"/>
    <w:semiHidden/>
    <w:unhideWhenUsed/>
    <w:rsid w:val="00146E45"/>
    <w:rPr>
      <w:color w:val="96607D" w:themeColor="followedHyperlink"/>
      <w:u w:val="single"/>
    </w:rPr>
  </w:style>
  <w:style w:type="paragraph" w:styleId="af6">
    <w:name w:val="Revision"/>
    <w:hidden/>
    <w:uiPriority w:val="99"/>
    <w:semiHidden/>
    <w:rsid w:val="00E03574"/>
    <w:pPr>
      <w:spacing w:after="0" w:line="240" w:lineRule="auto"/>
    </w:pPr>
  </w:style>
  <w:style w:type="paragraph" w:customStyle="1" w:styleId="pf0">
    <w:name w:val="pf0"/>
    <w:basedOn w:val="a"/>
    <w:rsid w:val="003642CD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14:ligatures w14:val="none"/>
    </w:rPr>
  </w:style>
  <w:style w:type="character" w:customStyle="1" w:styleId="cf01">
    <w:name w:val="cf01"/>
    <w:basedOn w:val="a0"/>
    <w:rsid w:val="003642CD"/>
    <w:rPr>
      <w:rFonts w:ascii="Microsoft YaHei UI" w:eastAsia="Microsoft YaHei UI" w:hAnsi="Microsoft YaHei UI" w:hint="eastAsia"/>
      <w:sz w:val="18"/>
      <w:szCs w:val="18"/>
    </w:rPr>
  </w:style>
  <w:style w:type="paragraph" w:styleId="af7">
    <w:name w:val="Normal (Web)"/>
    <w:basedOn w:val="a"/>
    <w:uiPriority w:val="99"/>
    <w:semiHidden/>
    <w:unhideWhenUsed/>
    <w:rsid w:val="003642CD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2.emf"/><Relationship Id="rId39" Type="http://schemas.openxmlformats.org/officeDocument/2006/relationships/image" Target="media/image24.emf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42" Type="http://schemas.openxmlformats.org/officeDocument/2006/relationships/image" Target="media/image25.emf"/><Relationship Id="rId47" Type="http://schemas.openxmlformats.org/officeDocument/2006/relationships/package" Target="embeddings/Microsoft_Excel_Worksheet7.xlsx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9" Type="http://schemas.openxmlformats.org/officeDocument/2006/relationships/image" Target="media/image14.png"/><Relationship Id="rId11" Type="http://schemas.microsoft.com/office/2018/08/relationships/commentsExtensible" Target="commentsExtensible.xml"/><Relationship Id="rId24" Type="http://schemas.openxmlformats.org/officeDocument/2006/relationships/image" Target="media/image11.emf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package" Target="embeddings/Microsoft_Excel_Worksheet4.xlsx"/><Relationship Id="rId45" Type="http://schemas.openxmlformats.org/officeDocument/2006/relationships/package" Target="embeddings/Microsoft_Excel_Worksheet6.xlsx"/><Relationship Id="rId5" Type="http://schemas.openxmlformats.org/officeDocument/2006/relationships/styles" Target="styles.xml"/><Relationship Id="rId15" Type="http://schemas.openxmlformats.org/officeDocument/2006/relationships/package" Target="embeddings/Microsoft_Excel_Worksheet.xlsx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4" Type="http://schemas.openxmlformats.org/officeDocument/2006/relationships/image" Target="media/image26.emf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image" Target="media/image3.emf"/><Relationship Id="rId22" Type="http://schemas.openxmlformats.org/officeDocument/2006/relationships/image" Target="media/image9.png"/><Relationship Id="rId27" Type="http://schemas.openxmlformats.org/officeDocument/2006/relationships/package" Target="embeddings/Microsoft_Excel_Worksheet3.xlsx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package" Target="embeddings/Microsoft_Excel_Worksheet5.xlsx"/><Relationship Id="rId48" Type="http://schemas.openxmlformats.org/officeDocument/2006/relationships/fontTable" Target="fontTable.xml"/><Relationship Id="rId8" Type="http://schemas.openxmlformats.org/officeDocument/2006/relationships/comments" Target="comment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package" Target="embeddings/Microsoft_Excel_Worksheet1.xlsx"/><Relationship Id="rId25" Type="http://schemas.openxmlformats.org/officeDocument/2006/relationships/package" Target="embeddings/Microsoft_Excel_Worksheet2.xlsx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27.emf"/><Relationship Id="rId20" Type="http://schemas.openxmlformats.org/officeDocument/2006/relationships/image" Target="media/image7.png"/><Relationship Id="rId41" Type="http://schemas.openxmlformats.org/officeDocument/2006/relationships/hyperlink" Target="file:///C:/Users/gaowenw/Desktop/AI%20BRD/Data%20base.xlsx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F1593-DF5D-4306-ADA9-EE3C6F6F54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97452F-C7CC-41EA-8288-C2A46EBC87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AFFD91-B448-438A-8AE9-E94A5071AE8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14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Daimler AG</Company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Wenwen (369)</dc:creator>
  <cp:keywords/>
  <dc:description/>
  <cp:lastModifiedBy>Li, Mint Xinyue</cp:lastModifiedBy>
  <cp:revision>18</cp:revision>
  <dcterms:created xsi:type="dcterms:W3CDTF">2026-09-21T17:04:00Z</dcterms:created>
  <dcterms:modified xsi:type="dcterms:W3CDTF">2026-10-27T03:03:00Z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2026-08-17T09:35:50Z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2a2a5825-27b9-45a5-a2cf-000a330df660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  <property fmtid="{D5CDD505-2E9C-101B-9397-08002B2CF9AE}" pid="10" name="ContentTypeId">
    <vt:lpwstr>0x010100696A0AD5B715F54C8C2B7B67E88808CA</vt:lpwstr>
  </property>
</Properties>
</file>