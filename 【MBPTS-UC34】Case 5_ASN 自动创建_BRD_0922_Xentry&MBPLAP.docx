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E21A" w14:textId="09C596ED" w:rsidR="000B356D" w:rsidRPr="00313E43" w:rsidRDefault="00B032F3" w:rsidP="00071FD2">
      <w:pPr>
        <w:jc w:val="center"/>
        <w:rPr>
          <w:rFonts w:ascii="CorpoS" w:hAnsi="CorpoS"/>
          <w:sz w:val="22"/>
        </w:rPr>
      </w:pPr>
      <w:r w:rsidRPr="00313E43">
        <w:rPr>
          <w:rFonts w:ascii="CorpoS" w:hAnsi="CorpoS"/>
          <w:b/>
          <w:color w:val="203864"/>
          <w:sz w:val="22"/>
          <w:lang w:eastAsia="zh-CN"/>
        </w:rPr>
        <w:t>ASN Creation_</w:t>
      </w:r>
      <w:r w:rsidRPr="00313E43">
        <w:rPr>
          <w:rFonts w:ascii="CorpoS" w:hAnsi="CorpoS"/>
          <w:b/>
          <w:color w:val="203864"/>
          <w:sz w:val="22"/>
        </w:rPr>
        <w:t xml:space="preserve"> Data Extraction</w:t>
      </w:r>
      <w:r w:rsidRPr="00313E43">
        <w:rPr>
          <w:rFonts w:ascii="CorpoS" w:hAnsi="CorpoS"/>
          <w:sz w:val="22"/>
          <w:lang w:eastAsia="zh-CN"/>
        </w:rPr>
        <w:br/>
      </w:r>
    </w:p>
    <w:p w14:paraId="05E9CC1E" w14:textId="4771584E" w:rsidR="000B356D" w:rsidRPr="00313E43" w:rsidRDefault="0043271E" w:rsidP="00FA3606">
      <w:pPr>
        <w:pStyle w:val="Heading1"/>
        <w:numPr>
          <w:ilvl w:val="0"/>
          <w:numId w:val="17"/>
        </w:numPr>
        <w:rPr>
          <w:rFonts w:ascii="CorpoS" w:hAnsi="CorpoS"/>
          <w:sz w:val="22"/>
          <w:szCs w:val="22"/>
        </w:rPr>
      </w:pPr>
      <w:r w:rsidRPr="00313E43">
        <w:rPr>
          <w:rFonts w:ascii="CorpoS" w:hAnsi="CorpoS"/>
          <w:sz w:val="22"/>
          <w:szCs w:val="22"/>
        </w:rPr>
        <w:t xml:space="preserve"> DSS</w:t>
      </w:r>
      <w:r w:rsidRPr="00313E43">
        <w:rPr>
          <w:rFonts w:ascii="CorpoS" w:hAnsi="CorpoS"/>
          <w:sz w:val="22"/>
          <w:szCs w:val="22"/>
        </w:rPr>
        <w:t>必填字段</w:t>
      </w:r>
    </w:p>
    <w:tbl>
      <w:tblPr>
        <w:tblStyle w:val="TableGrid"/>
        <w:tblW w:w="10345" w:type="dxa"/>
        <w:jc w:val="center"/>
        <w:tblLayout w:type="fixed"/>
        <w:tblLook w:val="04A0" w:firstRow="1" w:lastRow="0" w:firstColumn="1" w:lastColumn="0" w:noHBand="0" w:noVBand="1"/>
      </w:tblPr>
      <w:tblGrid>
        <w:gridCol w:w="2162"/>
        <w:gridCol w:w="2232"/>
        <w:gridCol w:w="5951"/>
      </w:tblGrid>
      <w:tr w:rsidR="00706ACE" w:rsidRPr="00313E43" w14:paraId="42C22496" w14:textId="77777777" w:rsidTr="00706ACE">
        <w:trPr>
          <w:tblHeader/>
          <w:jc w:val="center"/>
        </w:trPr>
        <w:tc>
          <w:tcPr>
            <w:tcW w:w="216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849E0" w14:textId="77777777" w:rsidR="00706ACE" w:rsidRPr="00313E43" w:rsidRDefault="00706AC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b/>
                <w:color w:val="FFFFFF"/>
                <w:sz w:val="22"/>
              </w:rPr>
              <w:t>序号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7124E" w14:textId="77777777" w:rsidR="00706ACE" w:rsidRPr="00313E43" w:rsidRDefault="00706AC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b/>
                <w:color w:val="FFFFFF"/>
                <w:sz w:val="22"/>
              </w:rPr>
              <w:t>DSS</w:t>
            </w:r>
            <w:r w:rsidRPr="00313E43">
              <w:rPr>
                <w:rFonts w:ascii="CorpoS" w:hAnsi="CorpoS"/>
                <w:b/>
                <w:color w:val="FFFFFF"/>
                <w:sz w:val="22"/>
              </w:rPr>
              <w:t>字段</w:t>
            </w:r>
          </w:p>
        </w:tc>
        <w:tc>
          <w:tcPr>
            <w:tcW w:w="5951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624F5" w14:textId="77777777" w:rsidR="00706ACE" w:rsidRPr="00313E43" w:rsidRDefault="00706AC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b/>
                <w:color w:val="FFFFFF"/>
                <w:sz w:val="22"/>
              </w:rPr>
              <w:t>中文说明</w:t>
            </w:r>
          </w:p>
        </w:tc>
      </w:tr>
      <w:tr w:rsidR="00706ACE" w:rsidRPr="00313E43" w14:paraId="1E0775C4" w14:textId="77777777" w:rsidTr="00706ACE">
        <w:trPr>
          <w:cantSplit/>
          <w:jc w:val="center"/>
        </w:trPr>
        <w:tc>
          <w:tcPr>
            <w:tcW w:w="2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25FF1" w14:textId="77777777" w:rsidR="00706ACE" w:rsidRPr="00313E43" w:rsidRDefault="00706AC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1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76509" w14:textId="77777777" w:rsidR="00706ACE" w:rsidRPr="00313E43" w:rsidRDefault="00706ACE">
            <w:pPr>
              <w:spacing w:after="0" w:line="252" w:lineRule="auto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ASN Number</w:t>
            </w:r>
          </w:p>
        </w:tc>
        <w:tc>
          <w:tcPr>
            <w:tcW w:w="59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BE4DC" w14:textId="0E0BE9D0" w:rsidR="00706ACE" w:rsidRPr="00313E43" w:rsidRDefault="00706ACE" w:rsidP="00706ACE">
            <w:pPr>
              <w:spacing w:after="0" w:line="252" w:lineRule="auto"/>
              <w:jc w:val="center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</w:rPr>
              <w:t>ASN</w:t>
            </w:r>
          </w:p>
        </w:tc>
      </w:tr>
      <w:tr w:rsidR="00706ACE" w:rsidRPr="00313E43" w14:paraId="0E7B48F0" w14:textId="77777777" w:rsidTr="00706ACE">
        <w:trPr>
          <w:cantSplit/>
          <w:jc w:val="center"/>
        </w:trPr>
        <w:tc>
          <w:tcPr>
            <w:tcW w:w="2162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DB22D" w14:textId="77777777" w:rsidR="00706ACE" w:rsidRPr="00313E43" w:rsidRDefault="00706AC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2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93740" w14:textId="4440FC20" w:rsidR="00706ACE" w:rsidRPr="00313E43" w:rsidRDefault="00706ACE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</w:rPr>
              <w:t>Vendor BP Number</w:t>
            </w:r>
            <w:r w:rsidRPr="00313E43">
              <w:rPr>
                <w:rFonts w:ascii="CorpoS" w:hAnsi="CorpoS"/>
                <w:sz w:val="22"/>
                <w:lang w:eastAsia="zh-CN"/>
              </w:rPr>
              <w:t xml:space="preserve"> </w:t>
            </w:r>
            <w:r w:rsidRPr="00313E43">
              <w:rPr>
                <w:rFonts w:ascii="CorpoS" w:hAnsi="CorpoS"/>
                <w:sz w:val="22"/>
                <w:lang w:eastAsia="zh-CN"/>
              </w:rPr>
              <w:t>（</w:t>
            </w:r>
            <w:r w:rsidRPr="00313E43">
              <w:rPr>
                <w:rFonts w:ascii="CorpoS" w:hAnsi="CorpoS"/>
                <w:sz w:val="22"/>
                <w:lang w:eastAsia="zh-CN"/>
              </w:rPr>
              <w:t>vendor code</w:t>
            </w:r>
            <w:r w:rsidRPr="00313E43">
              <w:rPr>
                <w:rFonts w:ascii="CorpoS" w:hAnsi="CorpoS"/>
                <w:sz w:val="22"/>
                <w:lang w:eastAsia="zh-CN"/>
              </w:rPr>
              <w:t>）</w:t>
            </w:r>
          </w:p>
        </w:tc>
        <w:tc>
          <w:tcPr>
            <w:tcW w:w="5951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94FFE" w14:textId="5344642F" w:rsidR="00706ACE" w:rsidRPr="00313E43" w:rsidRDefault="00706ACE" w:rsidP="00706ACE">
            <w:pPr>
              <w:spacing w:after="0" w:line="252" w:lineRule="auto"/>
              <w:jc w:val="center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供应商在</w:t>
            </w:r>
            <w:r w:rsidRPr="00313E43">
              <w:rPr>
                <w:rFonts w:ascii="CorpoS" w:hAnsi="CorpoS"/>
                <w:sz w:val="22"/>
                <w:lang w:eastAsia="zh-CN"/>
              </w:rPr>
              <w:t>SPM</w:t>
            </w:r>
            <w:r w:rsidRPr="00313E43">
              <w:rPr>
                <w:rFonts w:ascii="CorpoS" w:hAnsi="CorpoS"/>
                <w:sz w:val="22"/>
                <w:lang w:eastAsia="zh-CN"/>
              </w:rPr>
              <w:t>中的代码</w:t>
            </w:r>
          </w:p>
        </w:tc>
      </w:tr>
      <w:tr w:rsidR="00706ACE" w:rsidRPr="00313E43" w14:paraId="5A4AD647" w14:textId="77777777" w:rsidTr="00706ACE">
        <w:trPr>
          <w:cantSplit/>
          <w:jc w:val="center"/>
        </w:trPr>
        <w:tc>
          <w:tcPr>
            <w:tcW w:w="2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9D403" w14:textId="77777777" w:rsidR="00706ACE" w:rsidRPr="00313E43" w:rsidRDefault="00706AC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3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7531A" w14:textId="79CF2F4C" w:rsidR="00706ACE" w:rsidRPr="00313E43" w:rsidRDefault="00706ACE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Delivery date</w:t>
            </w:r>
          </w:p>
        </w:tc>
        <w:tc>
          <w:tcPr>
            <w:tcW w:w="59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BE861" w14:textId="77777777" w:rsidR="00706ACE" w:rsidRPr="00313E43" w:rsidRDefault="00706ACE" w:rsidP="00706AC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发货日期</w:t>
            </w:r>
          </w:p>
        </w:tc>
      </w:tr>
      <w:tr w:rsidR="00706ACE" w:rsidRPr="00313E43" w14:paraId="552E080E" w14:textId="77777777" w:rsidTr="00706ACE">
        <w:trPr>
          <w:cantSplit/>
          <w:jc w:val="center"/>
        </w:trPr>
        <w:tc>
          <w:tcPr>
            <w:tcW w:w="2162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B4873" w14:textId="77777777" w:rsidR="00706ACE" w:rsidRPr="00313E43" w:rsidRDefault="00706AC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4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71169" w14:textId="77777777" w:rsidR="00706ACE" w:rsidRPr="00313E43" w:rsidRDefault="00706ACE">
            <w:pPr>
              <w:spacing w:after="0" w:line="252" w:lineRule="auto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SPM Part Number</w:t>
            </w:r>
          </w:p>
        </w:tc>
        <w:tc>
          <w:tcPr>
            <w:tcW w:w="5951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3B460" w14:textId="77777777" w:rsidR="00706ACE" w:rsidRPr="00313E43" w:rsidRDefault="00706ACE" w:rsidP="00706AC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SPM</w:t>
            </w:r>
            <w:r w:rsidRPr="00313E43">
              <w:rPr>
                <w:rFonts w:ascii="CorpoS" w:hAnsi="CorpoS"/>
                <w:sz w:val="22"/>
              </w:rPr>
              <w:t>零件号</w:t>
            </w:r>
          </w:p>
        </w:tc>
      </w:tr>
      <w:tr w:rsidR="00706ACE" w:rsidRPr="00313E43" w14:paraId="224D17F2" w14:textId="77777777" w:rsidTr="00706ACE">
        <w:trPr>
          <w:cantSplit/>
          <w:jc w:val="center"/>
        </w:trPr>
        <w:tc>
          <w:tcPr>
            <w:tcW w:w="2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7D2FB" w14:textId="77777777" w:rsidR="00706ACE" w:rsidRPr="00313E43" w:rsidRDefault="00706AC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5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5D57A" w14:textId="77777777" w:rsidR="00706ACE" w:rsidRPr="00313E43" w:rsidRDefault="00706ACE">
            <w:pPr>
              <w:spacing w:after="0" w:line="252" w:lineRule="auto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Quantity</w:t>
            </w:r>
          </w:p>
        </w:tc>
        <w:tc>
          <w:tcPr>
            <w:tcW w:w="59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B918D" w14:textId="77777777" w:rsidR="00706ACE" w:rsidRPr="00313E43" w:rsidRDefault="00706ACE" w:rsidP="00706AC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零件数量</w:t>
            </w:r>
          </w:p>
        </w:tc>
      </w:tr>
      <w:tr w:rsidR="00706ACE" w:rsidRPr="00313E43" w14:paraId="32948075" w14:textId="77777777" w:rsidTr="00706ACE">
        <w:trPr>
          <w:cantSplit/>
          <w:jc w:val="center"/>
        </w:trPr>
        <w:tc>
          <w:tcPr>
            <w:tcW w:w="2162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C643A" w14:textId="77777777" w:rsidR="00706ACE" w:rsidRPr="00313E43" w:rsidRDefault="00706AC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6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DB938" w14:textId="77777777" w:rsidR="00706ACE" w:rsidRPr="00313E43" w:rsidRDefault="00706ACE">
            <w:pPr>
              <w:spacing w:after="0" w:line="252" w:lineRule="auto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Unit</w:t>
            </w:r>
          </w:p>
        </w:tc>
        <w:tc>
          <w:tcPr>
            <w:tcW w:w="5951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7835F" w14:textId="7144A7D0" w:rsidR="00706ACE" w:rsidRPr="00313E43" w:rsidRDefault="00706ACE" w:rsidP="00706AC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零件单位</w:t>
            </w:r>
          </w:p>
        </w:tc>
      </w:tr>
      <w:tr w:rsidR="00706ACE" w:rsidRPr="00313E43" w14:paraId="4EE47812" w14:textId="77777777" w:rsidTr="00706ACE">
        <w:trPr>
          <w:cantSplit/>
          <w:jc w:val="center"/>
        </w:trPr>
        <w:tc>
          <w:tcPr>
            <w:tcW w:w="2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0DBC1" w14:textId="77777777" w:rsidR="00706ACE" w:rsidRPr="00313E43" w:rsidRDefault="00706AC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7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B2705" w14:textId="77777777" w:rsidR="00706ACE" w:rsidRPr="00313E43" w:rsidRDefault="00706ACE">
            <w:pPr>
              <w:spacing w:after="0" w:line="252" w:lineRule="auto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SPM PO Number</w:t>
            </w:r>
          </w:p>
        </w:tc>
        <w:tc>
          <w:tcPr>
            <w:tcW w:w="59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4D597" w14:textId="77777777" w:rsidR="00706ACE" w:rsidRPr="00313E43" w:rsidRDefault="00706ACE" w:rsidP="00706AC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SPM PO</w:t>
            </w:r>
            <w:r w:rsidRPr="00313E43">
              <w:rPr>
                <w:rFonts w:ascii="CorpoS" w:hAnsi="CorpoS"/>
                <w:sz w:val="22"/>
              </w:rPr>
              <w:t>号</w:t>
            </w:r>
          </w:p>
        </w:tc>
      </w:tr>
      <w:tr w:rsidR="00706ACE" w:rsidRPr="00313E43" w14:paraId="6AFACFCE" w14:textId="77777777" w:rsidTr="00313E43">
        <w:trPr>
          <w:cantSplit/>
          <w:jc w:val="center"/>
        </w:trPr>
        <w:tc>
          <w:tcPr>
            <w:tcW w:w="2162" w:type="dxa"/>
            <w:tcBorders>
              <w:bottom w:val="single" w:sz="4" w:space="0" w:color="auto"/>
            </w:tcBorders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F20B5" w14:textId="77777777" w:rsidR="00706ACE" w:rsidRPr="00313E43" w:rsidRDefault="00706AC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8</w:t>
            </w:r>
          </w:p>
        </w:tc>
        <w:tc>
          <w:tcPr>
            <w:tcW w:w="2232" w:type="dxa"/>
            <w:tcBorders>
              <w:bottom w:val="single" w:sz="4" w:space="0" w:color="auto"/>
            </w:tcBorders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6953F" w14:textId="77777777" w:rsidR="00706ACE" w:rsidRPr="00313E43" w:rsidRDefault="00706ACE">
            <w:pPr>
              <w:spacing w:after="0" w:line="252" w:lineRule="auto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SPM PO Item Number</w:t>
            </w:r>
          </w:p>
        </w:tc>
        <w:tc>
          <w:tcPr>
            <w:tcW w:w="5951" w:type="dxa"/>
            <w:tcBorders>
              <w:bottom w:val="single" w:sz="4" w:space="0" w:color="auto"/>
            </w:tcBorders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87565" w14:textId="77777777" w:rsidR="00706ACE" w:rsidRPr="00313E43" w:rsidRDefault="00706ACE" w:rsidP="00FA3606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SPM PO</w:t>
            </w:r>
            <w:r w:rsidRPr="00313E43">
              <w:rPr>
                <w:rFonts w:ascii="CorpoS" w:hAnsi="CorpoS"/>
                <w:sz w:val="22"/>
              </w:rPr>
              <w:t>行号</w:t>
            </w:r>
          </w:p>
        </w:tc>
      </w:tr>
      <w:tr w:rsidR="00071FD2" w:rsidRPr="00313E43" w14:paraId="304DC35A" w14:textId="77777777" w:rsidTr="00313E43">
        <w:trPr>
          <w:cantSplit/>
          <w:jc w:val="center"/>
        </w:trPr>
        <w:tc>
          <w:tcPr>
            <w:tcW w:w="2162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D24C5" w14:textId="324C2D16" w:rsidR="00071FD2" w:rsidRPr="00313E43" w:rsidRDefault="00071FD2">
            <w:pPr>
              <w:spacing w:after="0" w:line="252" w:lineRule="auto"/>
              <w:jc w:val="center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9</w:t>
            </w:r>
          </w:p>
        </w:tc>
        <w:tc>
          <w:tcPr>
            <w:tcW w:w="2232" w:type="dxa"/>
            <w:tcBorders>
              <w:bottom w:val="nil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88D7C" w14:textId="602B06D3" w:rsidR="00071FD2" w:rsidRPr="00313E43" w:rsidRDefault="00071FD2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ETA date</w:t>
            </w:r>
          </w:p>
        </w:tc>
        <w:tc>
          <w:tcPr>
            <w:tcW w:w="5951" w:type="dxa"/>
            <w:tcBorders>
              <w:bottom w:val="nil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88186" w14:textId="605BC008" w:rsidR="00071FD2" w:rsidRPr="00313E43" w:rsidRDefault="00071FD2" w:rsidP="00FA3606">
            <w:pPr>
              <w:spacing w:after="0" w:line="252" w:lineRule="auto"/>
              <w:jc w:val="center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预计到库日期</w:t>
            </w:r>
          </w:p>
        </w:tc>
      </w:tr>
    </w:tbl>
    <w:p w14:paraId="1872E331" w14:textId="77777777" w:rsidR="00FA3606" w:rsidRPr="00313E43" w:rsidRDefault="00FA3606" w:rsidP="00FA3606">
      <w:pPr>
        <w:spacing w:after="0"/>
        <w:rPr>
          <w:rFonts w:ascii="CorpoS" w:hAnsi="CorpoS"/>
          <w:sz w:val="22"/>
        </w:rPr>
      </w:pPr>
    </w:p>
    <w:p w14:paraId="2987F08D" w14:textId="77777777" w:rsidR="00071FD2" w:rsidRPr="00313E43" w:rsidRDefault="00071FD2" w:rsidP="00FA3606">
      <w:pPr>
        <w:spacing w:after="0"/>
        <w:rPr>
          <w:rFonts w:ascii="CorpoS" w:hAnsi="CorpoS"/>
          <w:sz w:val="22"/>
        </w:rPr>
      </w:pPr>
    </w:p>
    <w:p w14:paraId="08F0FDDC" w14:textId="085B8268" w:rsidR="00071FD2" w:rsidRPr="00313E43" w:rsidRDefault="00071FD2" w:rsidP="00FA3606">
      <w:pPr>
        <w:spacing w:after="0"/>
        <w:rPr>
          <w:rFonts w:ascii="CorpoS" w:hAnsi="CorpoS"/>
          <w:sz w:val="22"/>
          <w:lang w:eastAsia="zh-CN"/>
        </w:rPr>
      </w:pPr>
      <w:r w:rsidRPr="00313E43">
        <w:rPr>
          <w:rFonts w:ascii="CorpoS" w:hAnsi="CorpoS"/>
          <w:sz w:val="22"/>
          <w:lang w:eastAsia="zh-CN"/>
        </w:rPr>
        <w:t xml:space="preserve">DSS </w:t>
      </w:r>
      <w:r w:rsidRPr="00313E43">
        <w:rPr>
          <w:rFonts w:ascii="CorpoS" w:hAnsi="CorpoS"/>
          <w:sz w:val="22"/>
          <w:lang w:eastAsia="zh-CN"/>
        </w:rPr>
        <w:t>导入模</w:t>
      </w:r>
      <w:commentRangeStart w:id="0"/>
      <w:r w:rsidRPr="00313E43">
        <w:rPr>
          <w:rFonts w:ascii="CorpoS" w:hAnsi="CorpoS"/>
          <w:sz w:val="22"/>
          <w:lang w:eastAsia="zh-CN"/>
        </w:rPr>
        <w:t>板</w:t>
      </w:r>
      <w:commentRangeEnd w:id="0"/>
      <w:r w:rsidRPr="00313E43">
        <w:rPr>
          <w:rStyle w:val="CommentReference"/>
          <w:rFonts w:ascii="CorpoS" w:hAnsi="CorpoS"/>
          <w:sz w:val="22"/>
          <w:szCs w:val="22"/>
          <w:lang w:eastAsia="zh-CN"/>
        </w:rPr>
        <w:commentReference w:id="0"/>
      </w:r>
      <w:r w:rsidRPr="00313E43">
        <w:rPr>
          <w:rFonts w:ascii="CorpoS" w:hAnsi="CorpoS"/>
          <w:sz w:val="22"/>
          <w:lang w:eastAsia="zh-CN"/>
        </w:rPr>
        <w:t>：</w:t>
      </w:r>
    </w:p>
    <w:bookmarkStart w:id="1" w:name="_MON_1851427053"/>
    <w:bookmarkEnd w:id="1"/>
    <w:p w14:paraId="7A6B5C50" w14:textId="67FD62FD" w:rsidR="00552B36" w:rsidRDefault="0007520C" w:rsidP="00FA3606">
      <w:pPr>
        <w:spacing w:after="0"/>
        <w:rPr>
          <w:rFonts w:ascii="CorpoS" w:hAnsi="CorpoS"/>
          <w:sz w:val="22"/>
        </w:rPr>
      </w:pPr>
      <w:r w:rsidRPr="00313E43">
        <w:rPr>
          <w:rFonts w:ascii="CorpoS" w:hAnsi="CorpoS"/>
          <w:sz w:val="22"/>
        </w:rPr>
        <w:object w:dxaOrig="1333" w:dyaOrig="871" w14:anchorId="466195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pt;height:43.5pt" o:ole="">
            <v:imagedata r:id="rId15" o:title=""/>
          </v:shape>
          <o:OLEObject Type="Embed" ProgID="Excel.Sheet.12" ShapeID="_x0000_i1025" DrawAspect="Icon" ObjectID="_1851592107" r:id="rId16"/>
        </w:object>
      </w:r>
    </w:p>
    <w:p w14:paraId="17B822A2" w14:textId="3478897A" w:rsidR="006A125E" w:rsidRDefault="00740616" w:rsidP="00FA3606">
      <w:pPr>
        <w:spacing w:after="0"/>
        <w:rPr>
          <w:ins w:id="2" w:author="Ji, Scarlett Qing" w:date="2026-09-16T00:43:00Z" w16du:dateUtc="2026-09-15T16:43:00Z"/>
          <w:rFonts w:ascii="CorpoS" w:hAnsi="CorpoS"/>
          <w:sz w:val="22"/>
          <w:lang w:eastAsia="zh-CN"/>
        </w:rPr>
      </w:pPr>
      <w:ins w:id="3" w:author="Ji, Scarlett Qing" w:date="2026-09-16T00:43:00Z" w16du:dateUtc="2026-09-15T16:43:00Z">
        <w:r>
          <w:rPr>
            <w:rFonts w:ascii="CorpoS" w:hAnsi="CorpoS" w:hint="eastAsia"/>
            <w:sz w:val="22"/>
            <w:lang w:eastAsia="zh-CN"/>
          </w:rPr>
          <w:t>导入模板命名规则：</w:t>
        </w:r>
      </w:ins>
    </w:p>
    <w:p w14:paraId="729A6F10" w14:textId="7D98EEC8" w:rsidR="00740616" w:rsidRDefault="00740616" w:rsidP="00FA3606">
      <w:pPr>
        <w:spacing w:after="0"/>
        <w:rPr>
          <w:ins w:id="4" w:author="Ji, Scarlett Qing" w:date="2026-09-16T00:43:00Z" w16du:dateUtc="2026-09-15T16:43:00Z"/>
          <w:rFonts w:ascii="CorpoS" w:hAnsi="CorpoS"/>
          <w:sz w:val="22"/>
          <w:lang w:eastAsia="zh-CN"/>
        </w:rPr>
      </w:pPr>
      <w:ins w:id="5" w:author="Ji, Scarlett Qing" w:date="2026-09-16T00:43:00Z" w16du:dateUtc="2026-09-15T16:43:00Z">
        <w:r>
          <w:rPr>
            <w:rFonts w:ascii="CorpoS" w:hAnsi="CorpoS" w:hint="eastAsia"/>
            <w:sz w:val="22"/>
            <w:lang w:eastAsia="zh-CN"/>
          </w:rPr>
          <w:t>1.X-entry</w:t>
        </w:r>
        <w:r>
          <w:rPr>
            <w:rFonts w:ascii="CorpoS" w:hAnsi="CorpoS" w:hint="eastAsia"/>
            <w:sz w:val="22"/>
            <w:lang w:eastAsia="zh-CN"/>
          </w:rPr>
          <w:t>：</w:t>
        </w:r>
      </w:ins>
      <w:ins w:id="6" w:author="Ji, Scarlett Qing" w:date="2026-09-16T00:44:00Z" w16du:dateUtc="2026-09-15T16:44:00Z">
        <w:r w:rsidR="00DC734C">
          <w:rPr>
            <w:rFonts w:ascii="CorpoS" w:hAnsi="CorpoS" w:hint="eastAsia"/>
            <w:sz w:val="22"/>
            <w:lang w:eastAsia="zh-CN"/>
          </w:rPr>
          <w:t>“</w:t>
        </w:r>
      </w:ins>
      <w:ins w:id="7" w:author="Ji, Scarlett Qing" w:date="2026-09-16T00:43:00Z" w16du:dateUtc="2026-09-15T16:43:00Z">
        <w:r w:rsidRPr="00740616">
          <w:rPr>
            <w:rFonts w:ascii="CorpoS" w:hAnsi="CorpoS"/>
            <w:sz w:val="22"/>
            <w:lang w:eastAsia="zh-CN"/>
          </w:rPr>
          <w:t>PN</w:t>
        </w:r>
      </w:ins>
      <w:ins w:id="8" w:author="Ji, Scarlett Qing" w:date="2026-09-16T00:44:00Z" w16du:dateUtc="2026-09-15T16:44:00Z">
        <w:r w:rsidR="00DC734C">
          <w:rPr>
            <w:rFonts w:ascii="CorpoS" w:hAnsi="CorpoS" w:hint="eastAsia"/>
            <w:sz w:val="22"/>
            <w:lang w:eastAsia="zh-CN"/>
          </w:rPr>
          <w:t>_</w:t>
        </w:r>
      </w:ins>
      <w:ins w:id="9" w:author="Ji, Scarlett Qing" w:date="2026-09-16T00:43:00Z" w16du:dateUtc="2026-09-15T16:43:00Z">
        <w:r w:rsidRPr="00740616">
          <w:rPr>
            <w:rFonts w:ascii="CorpoS" w:hAnsi="CorpoS"/>
            <w:sz w:val="22"/>
            <w:lang w:eastAsia="zh-CN"/>
          </w:rPr>
          <w:t>日期</w:t>
        </w:r>
      </w:ins>
      <w:ins w:id="10" w:author="Ji, Scarlett Qing" w:date="2026-09-16T00:44:00Z" w16du:dateUtc="2026-09-15T16:44:00Z">
        <w:r w:rsidR="00DC734C">
          <w:rPr>
            <w:rFonts w:ascii="CorpoS" w:hAnsi="CorpoS" w:hint="eastAsia"/>
            <w:sz w:val="22"/>
            <w:lang w:eastAsia="zh-CN"/>
          </w:rPr>
          <w:t>”</w:t>
        </w:r>
      </w:ins>
      <w:ins w:id="11" w:author="Ji, Scarlett Qing" w:date="2026-09-16T00:43:00Z" w16du:dateUtc="2026-09-15T16:43:00Z">
        <w:r w:rsidRPr="00740616">
          <w:rPr>
            <w:rFonts w:ascii="CorpoS" w:hAnsi="CorpoS"/>
            <w:sz w:val="22"/>
            <w:lang w:eastAsia="zh-CN"/>
          </w:rPr>
          <w:t>命名</w:t>
        </w:r>
      </w:ins>
    </w:p>
    <w:p w14:paraId="11365CC7" w14:textId="0910F207" w:rsidR="00740616" w:rsidRDefault="00740616" w:rsidP="00FA3606">
      <w:pPr>
        <w:spacing w:after="0"/>
        <w:rPr>
          <w:rFonts w:ascii="CorpoS" w:hAnsi="CorpoS"/>
          <w:sz w:val="22"/>
          <w:lang w:eastAsia="zh-CN"/>
        </w:rPr>
      </w:pPr>
      <w:ins w:id="12" w:author="Ji, Scarlett Qing" w:date="2026-09-16T00:43:00Z" w16du:dateUtc="2026-09-15T16:43:00Z">
        <w:r>
          <w:rPr>
            <w:rFonts w:ascii="CorpoS" w:hAnsi="CorpoS" w:hint="eastAsia"/>
            <w:sz w:val="22"/>
            <w:lang w:eastAsia="zh-CN"/>
          </w:rPr>
          <w:t>2.MBPLA</w:t>
        </w:r>
      </w:ins>
      <w:ins w:id="13" w:author="Ji, Scarlett Qing" w:date="2026-09-16T00:44:00Z" w16du:dateUtc="2026-09-15T16:44:00Z">
        <w:r>
          <w:rPr>
            <w:rFonts w:ascii="CorpoS" w:hAnsi="CorpoS" w:hint="eastAsia"/>
            <w:sz w:val="22"/>
            <w:lang w:eastAsia="zh-CN"/>
          </w:rPr>
          <w:t>P</w:t>
        </w:r>
        <w:r>
          <w:rPr>
            <w:rFonts w:ascii="CorpoS" w:hAnsi="CorpoS" w:hint="eastAsia"/>
            <w:sz w:val="22"/>
            <w:lang w:eastAsia="zh-CN"/>
          </w:rPr>
          <w:t>：</w:t>
        </w:r>
        <w:r w:rsidR="00DC734C">
          <w:rPr>
            <w:rFonts w:ascii="CorpoS" w:hAnsi="CorpoS" w:hint="eastAsia"/>
            <w:sz w:val="22"/>
            <w:lang w:eastAsia="zh-CN"/>
          </w:rPr>
          <w:t>“提单号</w:t>
        </w:r>
        <w:r w:rsidR="00DC734C">
          <w:rPr>
            <w:rFonts w:ascii="CorpoS" w:hAnsi="CorpoS" w:hint="eastAsia"/>
            <w:sz w:val="22"/>
            <w:lang w:eastAsia="zh-CN"/>
          </w:rPr>
          <w:t>_</w:t>
        </w:r>
        <w:r w:rsidR="00DC734C">
          <w:rPr>
            <w:rFonts w:ascii="CorpoS" w:hAnsi="CorpoS" w:hint="eastAsia"/>
            <w:sz w:val="22"/>
            <w:lang w:eastAsia="zh-CN"/>
          </w:rPr>
          <w:t>发票号”命名</w:t>
        </w:r>
      </w:ins>
    </w:p>
    <w:p w14:paraId="047F0612" w14:textId="5BD64626" w:rsidR="000B356D" w:rsidRPr="00313E43" w:rsidRDefault="00FA3606" w:rsidP="00E7363C">
      <w:pPr>
        <w:pStyle w:val="Heading1"/>
        <w:numPr>
          <w:ilvl w:val="0"/>
          <w:numId w:val="17"/>
        </w:numPr>
        <w:rPr>
          <w:rFonts w:ascii="CorpoS" w:hAnsi="CorpoS"/>
          <w:sz w:val="22"/>
          <w:szCs w:val="22"/>
        </w:rPr>
      </w:pPr>
      <w:r w:rsidRPr="00313E43">
        <w:rPr>
          <w:rFonts w:ascii="CorpoS" w:eastAsia="微软雅黑" w:hAnsi="CorpoS" w:cs="微软雅黑"/>
          <w:sz w:val="22"/>
          <w:szCs w:val="22"/>
        </w:rPr>
        <w:t>业务</w:t>
      </w:r>
      <w:r w:rsidRPr="00313E43">
        <w:rPr>
          <w:rFonts w:ascii="CorpoS" w:eastAsia="MS Gothic" w:hAnsi="CorpoS" w:cs="MS Gothic"/>
          <w:sz w:val="22"/>
          <w:szCs w:val="22"/>
        </w:rPr>
        <w:t>流程描述</w:t>
      </w:r>
    </w:p>
    <w:p w14:paraId="7C5D6CAF" w14:textId="350FA687" w:rsidR="007F3A07" w:rsidRDefault="00402735">
      <w:pPr>
        <w:pStyle w:val="Heading2"/>
        <w:numPr>
          <w:ilvl w:val="1"/>
          <w:numId w:val="17"/>
        </w:numPr>
        <w:rPr>
          <w:ins w:id="14" w:author="Ji, Scarlett Qing" w:date="2026-09-16T00:44:00Z" w16du:dateUtc="2026-09-15T16:44:00Z"/>
          <w:rFonts w:ascii="CorpoS" w:eastAsia="宋体" w:hAnsi="CorpoS"/>
          <w:sz w:val="22"/>
          <w:szCs w:val="22"/>
          <w:lang w:eastAsia="zh-CN"/>
        </w:rPr>
        <w:pPrChange w:id="15" w:author="Ji, Scarlett Qing" w:date="2026-09-16T00:44:00Z" w16du:dateUtc="2026-09-15T16:44:00Z">
          <w:pPr>
            <w:pStyle w:val="Heading2"/>
          </w:pPr>
        </w:pPrChange>
      </w:pPr>
      <w:del w:id="16" w:author="Ji, Scarlett Qing" w:date="2026-09-16T00:44:00Z" w16du:dateUtc="2026-09-15T16:44:00Z">
        <w:r w:rsidRPr="00313E43" w:rsidDel="00E61701">
          <w:rPr>
            <w:rFonts w:ascii="CorpoS" w:eastAsia="宋体" w:hAnsi="CorpoS"/>
            <w:sz w:val="22"/>
            <w:szCs w:val="22"/>
            <w:lang w:eastAsia="zh-CN"/>
          </w:rPr>
          <w:delText>2</w:delText>
        </w:r>
        <w:commentRangeStart w:id="17"/>
        <w:commentRangeStart w:id="18"/>
        <w:r w:rsidRPr="00313E43" w:rsidDel="00E61701">
          <w:rPr>
            <w:rFonts w:ascii="CorpoS" w:eastAsia="宋体" w:hAnsi="CorpoS"/>
            <w:sz w:val="22"/>
            <w:szCs w:val="22"/>
            <w:lang w:eastAsia="zh-CN"/>
          </w:rPr>
          <w:delText xml:space="preserve">.1 </w:delText>
        </w:r>
        <w:r w:rsidRPr="00313E43" w:rsidDel="00E61701">
          <w:rPr>
            <w:rFonts w:ascii="CorpoS" w:hAnsi="CorpoS"/>
            <w:sz w:val="22"/>
            <w:szCs w:val="22"/>
          </w:rPr>
          <w:delText xml:space="preserve"> </w:delText>
        </w:r>
      </w:del>
      <w:r w:rsidRPr="00313E43">
        <w:rPr>
          <w:rFonts w:ascii="CorpoS" w:hAnsi="CorpoS"/>
          <w:sz w:val="22"/>
          <w:szCs w:val="22"/>
        </w:rPr>
        <w:t xml:space="preserve">MBPLAP </w:t>
      </w:r>
      <w:r w:rsidR="0017411E" w:rsidRPr="00313E43">
        <w:rPr>
          <w:rFonts w:ascii="CorpoS" w:eastAsia="宋体" w:hAnsi="CorpoS"/>
          <w:sz w:val="22"/>
          <w:szCs w:val="22"/>
          <w:lang w:eastAsia="zh-CN"/>
        </w:rPr>
        <w:t xml:space="preserve"> </w:t>
      </w:r>
      <w:commentRangeEnd w:id="17"/>
      <w:r w:rsidR="00206EBB">
        <w:rPr>
          <w:rStyle w:val="CommentReference"/>
          <w:rFonts w:ascii="CorpoS" w:eastAsia="宋体" w:hAnsi="CorpoS"/>
          <w:sz w:val="22"/>
          <w:szCs w:val="22"/>
          <w:lang w:eastAsia="zh-CN"/>
        </w:rPr>
        <w:commentReference w:id="17"/>
      </w:r>
      <w:commentRangeEnd w:id="18"/>
      <w:r w:rsidR="00206EBB">
        <w:rPr>
          <w:rStyle w:val="CommentReference"/>
          <w:rFonts w:ascii="CorpoS" w:eastAsia="宋体" w:hAnsi="CorpoS"/>
          <w:sz w:val="22"/>
          <w:szCs w:val="22"/>
          <w:lang w:eastAsia="zh-CN"/>
        </w:rPr>
        <w:commentReference w:id="18"/>
      </w:r>
    </w:p>
    <w:p w14:paraId="578E6F51" w14:textId="6B977E41" w:rsidR="007044FF" w:rsidRPr="00E61701" w:rsidRDefault="00E61701">
      <w:pPr>
        <w:pStyle w:val="ListParagraph"/>
        <w:ind w:left="768"/>
        <w:rPr>
          <w:lang w:eastAsia="zh-CN"/>
          <w:rPrChange w:id="19" w:author="Ji, Scarlett Qing" w:date="2026-09-16T00:44:00Z" w16du:dateUtc="2026-09-15T16:44:00Z">
            <w:rPr>
              <w:rFonts w:ascii="CorpoS" w:eastAsia="宋体" w:hAnsi="CorpoS"/>
              <w:sz w:val="22"/>
              <w:szCs w:val="22"/>
              <w:lang w:eastAsia="zh-CN"/>
            </w:rPr>
          </w:rPrChange>
        </w:rPr>
        <w:pPrChange w:id="20" w:author="Ji, Scarlett Qing" w:date="2026-09-16T00:44:00Z" w16du:dateUtc="2026-09-15T16:44:00Z">
          <w:pPr>
            <w:pStyle w:val="Heading2"/>
          </w:pPr>
        </w:pPrChange>
      </w:pPr>
      <w:ins w:id="21" w:author="Ji, Scarlett Qing" w:date="2026-09-16T00:44:00Z" w16du:dateUtc="2026-09-15T16:44:00Z">
        <w:r>
          <w:rPr>
            <w:rFonts w:hint="eastAsia"/>
            <w:lang w:eastAsia="zh-CN"/>
          </w:rPr>
          <w:t>触发机制：</w:t>
        </w:r>
      </w:ins>
      <w:ins w:id="22" w:author="Ji, Scarlett Qing" w:date="2026-09-20T00:09:00Z" w16du:dateUtc="2026-09-19T16:09:00Z">
        <w:r w:rsidR="00B21597">
          <w:rPr>
            <w:rFonts w:hint="eastAsia"/>
            <w:lang w:eastAsia="zh-CN"/>
          </w:rPr>
          <w:t>每天</w:t>
        </w:r>
      </w:ins>
      <w:ins w:id="23" w:author="Ji, Scarlett Qing" w:date="2026-09-20T18:25:00Z" w16du:dateUtc="2026-09-20T10:25:00Z">
        <w:r w:rsidR="00C502EB">
          <w:rPr>
            <w:rFonts w:hint="eastAsia"/>
            <w:lang w:eastAsia="zh-CN"/>
          </w:rPr>
          <w:t>中午</w:t>
        </w:r>
      </w:ins>
      <w:ins w:id="24" w:author="Ji, Scarlett Qing" w:date="2026-09-20T00:09:00Z" w16du:dateUtc="2026-09-19T16:09:00Z">
        <w:r w:rsidR="00B21597">
          <w:rPr>
            <w:rFonts w:hint="eastAsia"/>
            <w:lang w:eastAsia="zh-CN"/>
          </w:rPr>
          <w:t>12点</w:t>
        </w:r>
      </w:ins>
      <w:ins w:id="25" w:author="Ji, Scarlett Qing" w:date="2026-09-20T18:25:00Z" w16du:dateUtc="2026-09-20T10:25:00Z">
        <w:r w:rsidR="00CA7BAB">
          <w:rPr>
            <w:rFonts w:hint="eastAsia"/>
            <w:lang w:eastAsia="zh-CN"/>
          </w:rPr>
          <w:t>、下午</w:t>
        </w:r>
      </w:ins>
      <w:ins w:id="26" w:author="Ji, Scarlett Qing" w:date="2026-09-20T18:28:00Z" w16du:dateUtc="2026-09-20T10:28:00Z">
        <w:r w:rsidR="007D162F">
          <w:rPr>
            <w:rFonts w:hint="eastAsia"/>
            <w:lang w:eastAsia="zh-CN"/>
          </w:rPr>
          <w:t>5</w:t>
        </w:r>
      </w:ins>
      <w:ins w:id="27" w:author="Ji, Scarlett Qing" w:date="2026-09-20T18:25:00Z" w16du:dateUtc="2026-09-20T10:25:00Z">
        <w:r w:rsidR="00CA7BAB">
          <w:rPr>
            <w:rFonts w:hint="eastAsia"/>
            <w:lang w:eastAsia="zh-CN"/>
          </w:rPr>
          <w:t>点</w:t>
        </w:r>
      </w:ins>
      <w:ins w:id="28" w:author="Ji, Scarlett Qing" w:date="2026-09-20T00:09:00Z" w16du:dateUtc="2026-09-19T16:09:00Z">
        <w:r w:rsidR="00B21597">
          <w:rPr>
            <w:rFonts w:hint="eastAsia"/>
            <w:lang w:eastAsia="zh-CN"/>
          </w:rPr>
          <w:t>定时触发</w:t>
        </w:r>
      </w:ins>
      <w:ins w:id="29" w:author="Gao, Wenwen (369)" w:date="2026-09-22T13:55:00Z" w16du:dateUtc="2026-09-22T05:55:00Z">
        <w:r w:rsidR="00DF7476">
          <w:rPr>
            <w:rFonts w:hint="eastAsia"/>
            <w:lang w:eastAsia="zh-CN"/>
          </w:rPr>
          <w:t>（需要</w:t>
        </w:r>
      </w:ins>
      <w:ins w:id="30" w:author="Gao, Wenwen (369)" w:date="2026-09-22T13:56:00Z" w16du:dateUtc="2026-09-22T05:56:00Z">
        <w:r w:rsidR="00DF7476">
          <w:rPr>
            <w:rFonts w:hint="eastAsia"/>
            <w:lang w:eastAsia="zh-CN"/>
          </w:rPr>
          <w:t>先</w:t>
        </w:r>
      </w:ins>
      <w:ins w:id="31" w:author="Gao, Wenwen (369)" w:date="2026-09-22T13:57:00Z" w16du:dateUtc="2026-09-22T05:57:00Z">
        <w:r w:rsidR="00DF7476">
          <w:rPr>
            <w:rFonts w:hint="eastAsia"/>
            <w:lang w:eastAsia="zh-CN"/>
          </w:rPr>
          <w:t>剔除</w:t>
        </w:r>
      </w:ins>
      <w:ins w:id="32" w:author="Gao, Wenwen (369)" w:date="2026-09-22T13:56:00Z" w16du:dateUtc="2026-09-22T05:56:00Z">
        <w:r w:rsidR="00DF7476">
          <w:rPr>
            <w:rFonts w:hint="eastAsia"/>
            <w:lang w:eastAsia="zh-CN"/>
          </w:rPr>
          <w:t>12点已经</w:t>
        </w:r>
      </w:ins>
      <w:ins w:id="33" w:author="Gao, Wenwen (369)" w:date="2026-09-22T13:59:00Z" w16du:dateUtc="2026-09-22T05:59:00Z">
        <w:r w:rsidR="00DF7476">
          <w:rPr>
            <w:rFonts w:hint="eastAsia"/>
            <w:lang w:eastAsia="zh-CN"/>
          </w:rPr>
          <w:t>运行</w:t>
        </w:r>
      </w:ins>
      <w:ins w:id="34" w:author="Gao, Wenwen (369)" w:date="2026-09-22T13:56:00Z" w16du:dateUtc="2026-09-22T05:56:00Z">
        <w:r w:rsidR="00DF7476">
          <w:rPr>
            <w:rFonts w:hint="eastAsia"/>
            <w:lang w:eastAsia="zh-CN"/>
          </w:rPr>
          <w:t>的</w:t>
        </w:r>
      </w:ins>
      <w:ins w:id="35" w:author="Gao, Wenwen (369)" w:date="2026-09-22T13:59:00Z" w16du:dateUtc="2026-09-22T05:59:00Z">
        <w:r w:rsidR="00DF7476">
          <w:rPr>
            <w:rFonts w:hint="eastAsia"/>
            <w:lang w:eastAsia="zh-CN"/>
          </w:rPr>
          <w:t>分单号</w:t>
        </w:r>
      </w:ins>
      <w:ins w:id="36" w:author="Gao, Wenwen (369)" w:date="2026-09-22T13:55:00Z" w16du:dateUtc="2026-09-22T05:55:00Z">
        <w:r w:rsidR="00DF7476">
          <w:rPr>
            <w:rFonts w:hint="eastAsia"/>
            <w:lang w:eastAsia="zh-CN"/>
          </w:rPr>
          <w:t>）</w:t>
        </w:r>
      </w:ins>
      <w:ins w:id="37" w:author="Ji, Scarlett Qing" w:date="2026-09-20T00:09:00Z" w16du:dateUtc="2026-09-19T16:09:00Z">
        <w:r w:rsidR="00B21597">
          <w:rPr>
            <w:rFonts w:hint="eastAsia"/>
            <w:lang w:eastAsia="zh-CN"/>
          </w:rPr>
          <w:t>，</w:t>
        </w:r>
        <w:r w:rsidR="00D07127" w:rsidRPr="00D07127">
          <w:rPr>
            <w:lang w:eastAsia="zh-CN"/>
          </w:rPr>
          <w:t>同时保留手动触发的入口</w:t>
        </w:r>
      </w:ins>
      <w:ins w:id="38" w:author="Ji, Scarlett Qing" w:date="2026-09-20T18:25:00Z" w16du:dateUtc="2026-09-20T10:25:00Z">
        <w:r w:rsidR="00C502EB">
          <w:rPr>
            <w:rFonts w:hint="eastAsia"/>
            <w:lang w:eastAsia="zh-CN"/>
          </w:rPr>
          <w:t>，</w:t>
        </w:r>
      </w:ins>
      <w:ins w:id="39" w:author="Ji, Scarlett Qing" w:date="2026-09-20T18:24:00Z" w16du:dateUtc="2026-09-20T10:24:00Z">
        <w:r w:rsidR="007044FF" w:rsidRPr="007044FF">
          <w:rPr>
            <w:lang w:eastAsia="zh-CN"/>
          </w:rPr>
          <w:t>根据分单号或Pre-alert creation日期进行批量查询和筛选并重新提交后，会和</w:t>
        </w:r>
      </w:ins>
      <w:ins w:id="40" w:author="Ji, Scarlett Qing" w:date="2026-09-20T18:28:00Z" w16du:dateUtc="2026-09-20T10:28:00Z">
        <w:r w:rsidR="000C7B9A">
          <w:rPr>
            <w:rFonts w:hint="eastAsia"/>
            <w:lang w:eastAsia="zh-CN"/>
          </w:rPr>
          <w:t>下一次</w:t>
        </w:r>
      </w:ins>
      <w:ins w:id="41" w:author="Ji, Scarlett Qing" w:date="2026-09-20T18:24:00Z" w16du:dateUtc="2026-09-20T10:24:00Z">
        <w:r w:rsidR="007044FF" w:rsidRPr="007044FF">
          <w:rPr>
            <w:lang w:eastAsia="zh-CN"/>
          </w:rPr>
          <w:t>定时任务一起运行。</w:t>
        </w:r>
      </w:ins>
    </w:p>
    <w:p w14:paraId="60D5C5D3" w14:textId="3EB2E469" w:rsidR="001B4E9F" w:rsidRPr="00313E43" w:rsidRDefault="00FA3606" w:rsidP="00FA3606">
      <w:pPr>
        <w:pStyle w:val="ListParagraph"/>
        <w:numPr>
          <w:ilvl w:val="0"/>
          <w:numId w:val="12"/>
        </w:numPr>
        <w:rPr>
          <w:rFonts w:ascii="CorpoS" w:hAnsi="CorpoS"/>
          <w:sz w:val="22"/>
          <w:lang w:eastAsia="zh-CN"/>
        </w:rPr>
      </w:pPr>
      <w:commentRangeStart w:id="42"/>
      <w:commentRangeStart w:id="43"/>
      <w:commentRangeStart w:id="44"/>
      <w:r w:rsidRPr="00313E43">
        <w:rPr>
          <w:rFonts w:ascii="CorpoS" w:hAnsi="CorpoS"/>
          <w:sz w:val="22"/>
          <w:lang w:eastAsia="zh-CN"/>
        </w:rPr>
        <w:t>Trigger point: Pre-alert creation date</w:t>
      </w:r>
      <w:ins w:id="45" w:author="Ji, Scarlett Qing" w:date="2026-09-16T00:45:00Z" w16du:dateUtc="2026-09-15T16:45:00Z">
        <w:r w:rsidR="00E61701">
          <w:rPr>
            <w:rFonts w:ascii="CorpoS" w:hAnsi="CorpoS" w:hint="eastAsia"/>
            <w:sz w:val="22"/>
            <w:lang w:eastAsia="zh-CN"/>
          </w:rPr>
          <w:t>（</w:t>
        </w:r>
        <w:del w:id="46" w:author="Gao, Wenwen (369)" w:date="2026-09-22T14:20:00Z" w16du:dateUtc="2026-09-22T06:20:00Z">
          <w:r w:rsidR="00E61701" w:rsidRPr="00E61701" w:rsidDel="009761E4">
            <w:rPr>
              <w:rFonts w:ascii="CorpoS" w:hAnsi="CorpoS"/>
              <w:sz w:val="22"/>
              <w:lang w:eastAsia="zh-CN"/>
            </w:rPr>
            <w:delText>发票</w:delText>
          </w:r>
        </w:del>
        <w:r w:rsidR="00E61701" w:rsidRPr="00E61701">
          <w:rPr>
            <w:rFonts w:ascii="CorpoS" w:hAnsi="CorpoS"/>
            <w:sz w:val="22"/>
            <w:lang w:eastAsia="zh-CN"/>
          </w:rPr>
          <w:t>预报创建的时间</w:t>
        </w:r>
        <w:r w:rsidR="00E61701">
          <w:rPr>
            <w:rFonts w:ascii="CorpoS" w:hAnsi="CorpoS" w:hint="eastAsia"/>
            <w:sz w:val="22"/>
            <w:lang w:eastAsia="zh-CN"/>
          </w:rPr>
          <w:t>）</w:t>
        </w:r>
      </w:ins>
      <w:r w:rsidRPr="00313E43">
        <w:rPr>
          <w:rFonts w:ascii="CorpoS" w:hAnsi="CorpoS"/>
          <w:sz w:val="22"/>
          <w:lang w:eastAsia="zh-CN"/>
        </w:rPr>
        <w:t>：</w:t>
      </w:r>
      <w:r w:rsidRPr="00313E43">
        <w:rPr>
          <w:rFonts w:ascii="CorpoS" w:hAnsi="CorpoS"/>
          <w:sz w:val="22"/>
          <w:lang w:eastAsia="zh-CN"/>
        </w:rPr>
        <w:t xml:space="preserve"> </w:t>
      </w:r>
      <w:commentRangeEnd w:id="42"/>
      <w:r w:rsidR="00E61701" w:rsidRPr="00313E43">
        <w:rPr>
          <w:rStyle w:val="CommentReference"/>
          <w:rFonts w:ascii="CorpoS" w:hAnsi="CorpoS"/>
          <w:sz w:val="22"/>
          <w:szCs w:val="22"/>
          <w:lang w:eastAsia="zh-CN"/>
        </w:rPr>
        <w:commentReference w:id="42"/>
      </w:r>
      <w:commentRangeEnd w:id="43"/>
      <w:r w:rsidR="000B2892" w:rsidRPr="00313E43">
        <w:rPr>
          <w:rStyle w:val="CommentReference"/>
          <w:rFonts w:ascii="CorpoS" w:hAnsi="CorpoS"/>
          <w:sz w:val="22"/>
          <w:szCs w:val="22"/>
          <w:lang w:eastAsia="zh-CN"/>
        </w:rPr>
        <w:commentReference w:id="43"/>
      </w:r>
      <w:commentRangeEnd w:id="44"/>
      <w:r w:rsidR="00FC56FD" w:rsidRPr="00313E43">
        <w:rPr>
          <w:rStyle w:val="CommentReference"/>
          <w:rFonts w:ascii="CorpoS" w:hAnsi="CorpoS"/>
          <w:sz w:val="22"/>
          <w:szCs w:val="22"/>
          <w:lang w:eastAsia="zh-CN"/>
        </w:rPr>
        <w:commentReference w:id="44"/>
      </w:r>
    </w:p>
    <w:p w14:paraId="172EC58E" w14:textId="0EEED9D7" w:rsidR="00312C54" w:rsidRPr="00313E43" w:rsidRDefault="00FA3606" w:rsidP="001B4E9F">
      <w:pPr>
        <w:pStyle w:val="ListParagraph"/>
        <w:rPr>
          <w:rFonts w:ascii="CorpoS" w:hAnsi="CorpoS"/>
          <w:sz w:val="22"/>
          <w:lang w:eastAsia="zh-CN"/>
        </w:rPr>
      </w:pPr>
      <w:r w:rsidRPr="00313E43">
        <w:rPr>
          <w:rFonts w:ascii="CorpoS" w:hAnsi="CorpoS"/>
          <w:sz w:val="22"/>
          <w:lang w:eastAsia="zh-CN"/>
        </w:rPr>
        <w:lastRenderedPageBreak/>
        <w:t>在</w:t>
      </w:r>
      <w:r w:rsidRPr="00313E43">
        <w:rPr>
          <w:rFonts w:ascii="CorpoS" w:hAnsi="CorpoS"/>
          <w:sz w:val="22"/>
          <w:lang w:eastAsia="zh-CN"/>
        </w:rPr>
        <w:t>“</w:t>
      </w:r>
      <w:r w:rsidRPr="00313E43">
        <w:rPr>
          <w:rFonts w:ascii="CorpoS" w:hAnsi="CorpoS"/>
          <w:sz w:val="22"/>
          <w:lang w:eastAsia="zh-CN"/>
        </w:rPr>
        <w:t>进口管理</w:t>
      </w:r>
      <w:r w:rsidR="00312C54" w:rsidRPr="00313E43">
        <w:rPr>
          <w:rFonts w:ascii="CorpoS" w:hAnsi="CorpoS"/>
          <w:sz w:val="22"/>
          <w:lang w:eastAsia="zh-CN"/>
        </w:rPr>
        <w:t>”</w:t>
      </w:r>
      <w:r w:rsidRPr="00313E43">
        <w:rPr>
          <w:rFonts w:ascii="CorpoS" w:hAnsi="CorpoS"/>
          <w:sz w:val="22"/>
          <w:lang w:eastAsia="zh-CN"/>
        </w:rPr>
        <w:t>模块下选择</w:t>
      </w:r>
      <w:r w:rsidRPr="00313E43">
        <w:rPr>
          <w:rFonts w:ascii="CorpoS" w:hAnsi="CorpoS"/>
          <w:sz w:val="22"/>
          <w:lang w:eastAsia="zh-CN"/>
        </w:rPr>
        <w:t>”</w:t>
      </w:r>
      <w:r w:rsidRPr="00313E43">
        <w:rPr>
          <w:rFonts w:ascii="CorpoS" w:hAnsi="CorpoS"/>
          <w:sz w:val="22"/>
          <w:lang w:eastAsia="zh-CN"/>
        </w:rPr>
        <w:t>进口</w:t>
      </w:r>
      <w:r w:rsidR="007A2A4B" w:rsidRPr="00313E43">
        <w:rPr>
          <w:rFonts w:ascii="CorpoS" w:hAnsi="CorpoS"/>
          <w:sz w:val="22"/>
          <w:lang w:eastAsia="zh-CN"/>
        </w:rPr>
        <w:t>预报</w:t>
      </w:r>
      <w:r w:rsidRPr="00313E43">
        <w:rPr>
          <w:rFonts w:ascii="CorpoS" w:hAnsi="CorpoS"/>
          <w:sz w:val="22"/>
          <w:lang w:eastAsia="zh-CN"/>
        </w:rPr>
        <w:t>“</w:t>
      </w:r>
      <w:r w:rsidRPr="00313E43">
        <w:rPr>
          <w:rFonts w:ascii="CorpoS" w:hAnsi="CorpoS"/>
          <w:sz w:val="22"/>
          <w:lang w:eastAsia="zh-CN"/>
        </w:rPr>
        <w:t>，在此页面的</w:t>
      </w:r>
      <w:r w:rsidRPr="00313E43">
        <w:rPr>
          <w:rFonts w:ascii="CorpoS" w:hAnsi="CorpoS"/>
          <w:sz w:val="22"/>
          <w:lang w:eastAsia="zh-CN"/>
        </w:rPr>
        <w:t>”</w:t>
      </w:r>
      <w:r w:rsidRPr="00313E43">
        <w:rPr>
          <w:rFonts w:ascii="CorpoS" w:hAnsi="CorpoS"/>
          <w:sz w:val="22"/>
          <w:lang w:eastAsia="zh-CN"/>
        </w:rPr>
        <w:t>查询设置</w:t>
      </w:r>
      <w:r w:rsidRPr="00313E43">
        <w:rPr>
          <w:rFonts w:ascii="CorpoS" w:hAnsi="CorpoS"/>
          <w:sz w:val="22"/>
          <w:lang w:eastAsia="zh-CN"/>
        </w:rPr>
        <w:t>“</w:t>
      </w:r>
      <w:r w:rsidR="001B4E9F" w:rsidRPr="00313E43">
        <w:rPr>
          <w:rFonts w:ascii="CorpoS" w:hAnsi="CorpoS"/>
          <w:sz w:val="22"/>
          <w:lang w:eastAsia="zh-CN"/>
        </w:rPr>
        <w:t>中选择</w:t>
      </w:r>
      <w:r w:rsidR="00312C54" w:rsidRPr="00313E43">
        <w:rPr>
          <w:rFonts w:ascii="CorpoS" w:hAnsi="CorpoS"/>
          <w:sz w:val="22"/>
          <w:lang w:eastAsia="zh-CN"/>
        </w:rPr>
        <w:t>：</w:t>
      </w:r>
    </w:p>
    <w:p w14:paraId="05DD78FC" w14:textId="7C27B7D0" w:rsidR="00312C54" w:rsidRPr="00313E43" w:rsidRDefault="00312C54" w:rsidP="00312C54">
      <w:pPr>
        <w:pStyle w:val="ListParagraph"/>
        <w:numPr>
          <w:ilvl w:val="0"/>
          <w:numId w:val="18"/>
        </w:numPr>
        <w:rPr>
          <w:rFonts w:ascii="CorpoS" w:hAnsi="CorpoS"/>
          <w:sz w:val="22"/>
          <w:lang w:eastAsia="zh-CN"/>
        </w:rPr>
      </w:pPr>
      <w:r w:rsidRPr="00313E43">
        <w:rPr>
          <w:rFonts w:ascii="CorpoS" w:hAnsi="CorpoS"/>
          <w:sz w:val="22"/>
          <w:lang w:eastAsia="zh-CN"/>
        </w:rPr>
        <w:t>S</w:t>
      </w:r>
      <w:r w:rsidR="001B4E9F" w:rsidRPr="00313E43">
        <w:rPr>
          <w:rFonts w:ascii="CorpoS" w:hAnsi="CorpoS"/>
          <w:sz w:val="22"/>
          <w:lang w:eastAsia="zh-CN"/>
        </w:rPr>
        <w:t>upplier: MBPLAP</w:t>
      </w:r>
    </w:p>
    <w:p w14:paraId="46C667BF" w14:textId="2826257C" w:rsidR="00312C54" w:rsidRPr="00313E43" w:rsidRDefault="00312C54" w:rsidP="00312C54">
      <w:pPr>
        <w:pStyle w:val="ListParagraph"/>
        <w:numPr>
          <w:ilvl w:val="0"/>
          <w:numId w:val="18"/>
        </w:numPr>
        <w:rPr>
          <w:rFonts w:ascii="CorpoS" w:hAnsi="CorpoS"/>
          <w:sz w:val="22"/>
          <w:lang w:eastAsia="zh-CN"/>
        </w:rPr>
      </w:pPr>
      <w:r w:rsidRPr="00313E43">
        <w:rPr>
          <w:rFonts w:ascii="CorpoS" w:hAnsi="CorpoS"/>
          <w:sz w:val="22"/>
          <w:lang w:eastAsia="zh-CN"/>
        </w:rPr>
        <w:t>P</w:t>
      </w:r>
      <w:r w:rsidR="00FA3606" w:rsidRPr="00313E43">
        <w:rPr>
          <w:rFonts w:ascii="CorpoS" w:hAnsi="CorpoS"/>
          <w:sz w:val="22"/>
          <w:lang w:eastAsia="zh-CN"/>
        </w:rPr>
        <w:t>re-alert creation</w:t>
      </w:r>
      <w:r w:rsidRPr="00313E43">
        <w:rPr>
          <w:rFonts w:ascii="CorpoS" w:hAnsi="CorpoS"/>
          <w:sz w:val="22"/>
          <w:lang w:eastAsia="zh-CN"/>
        </w:rPr>
        <w:t xml:space="preserve">: </w:t>
      </w:r>
      <w:r w:rsidR="001B4E9F" w:rsidRPr="00313E43">
        <w:rPr>
          <w:rFonts w:ascii="CorpoS" w:hAnsi="CorpoS"/>
          <w:sz w:val="22"/>
          <w:lang w:eastAsia="zh-CN"/>
        </w:rPr>
        <w:t>选择执行当天的日期</w:t>
      </w:r>
    </w:p>
    <w:p w14:paraId="687E3304" w14:textId="6813ED22" w:rsidR="00FA3606" w:rsidRPr="00313E43" w:rsidRDefault="001B4E9F" w:rsidP="00313E43">
      <w:pPr>
        <w:pStyle w:val="ListParagraph"/>
        <w:ind w:left="0"/>
        <w:rPr>
          <w:rFonts w:ascii="CorpoS" w:hAnsi="CorpoS"/>
          <w:sz w:val="22"/>
          <w:lang w:eastAsia="zh-CN"/>
        </w:rPr>
      </w:pPr>
      <w:r w:rsidRPr="00313E43">
        <w:rPr>
          <w:rFonts w:ascii="CorpoS" w:hAnsi="CorpoS"/>
          <w:sz w:val="22"/>
          <w:lang w:eastAsia="zh-CN"/>
        </w:rPr>
        <w:t>点击</w:t>
      </w:r>
      <w:r w:rsidRPr="00313E43">
        <w:rPr>
          <w:rFonts w:ascii="CorpoS" w:hAnsi="CorpoS"/>
          <w:sz w:val="22"/>
          <w:lang w:eastAsia="zh-CN"/>
        </w:rPr>
        <w:t>“</w:t>
      </w:r>
      <w:r w:rsidRPr="00313E43">
        <w:rPr>
          <w:rFonts w:ascii="CorpoS" w:hAnsi="CorpoS"/>
          <w:sz w:val="22"/>
          <w:lang w:eastAsia="zh-CN"/>
        </w:rPr>
        <w:t>确定</w:t>
      </w:r>
      <w:r w:rsidRPr="00313E43">
        <w:rPr>
          <w:rFonts w:ascii="CorpoS" w:hAnsi="CorpoS"/>
          <w:sz w:val="22"/>
          <w:lang w:eastAsia="zh-CN"/>
        </w:rPr>
        <w:t>”</w:t>
      </w:r>
      <w:r w:rsidRPr="00313E43">
        <w:rPr>
          <w:rFonts w:ascii="CorpoS" w:hAnsi="CorpoS"/>
          <w:sz w:val="22"/>
          <w:lang w:eastAsia="zh-CN"/>
        </w:rPr>
        <w:t>按钮，筛选出当天所创建的预报</w:t>
      </w:r>
      <w:r w:rsidR="00312C54" w:rsidRPr="00313E43">
        <w:rPr>
          <w:rFonts w:ascii="CorpoS" w:hAnsi="CorpoS"/>
          <w:sz w:val="22"/>
          <w:lang w:eastAsia="zh-CN"/>
        </w:rPr>
        <w:t xml:space="preserve">, </w:t>
      </w:r>
      <w:r w:rsidR="00312C54" w:rsidRPr="00313E43">
        <w:rPr>
          <w:rFonts w:ascii="CorpoS" w:hAnsi="CorpoS"/>
          <w:sz w:val="22"/>
          <w:lang w:eastAsia="zh-CN"/>
        </w:rPr>
        <w:t>点击</w:t>
      </w:r>
      <w:r w:rsidR="00312C54" w:rsidRPr="00313E43">
        <w:rPr>
          <w:rFonts w:ascii="CorpoS" w:hAnsi="CorpoS"/>
          <w:sz w:val="22"/>
          <w:lang w:eastAsia="zh-CN"/>
        </w:rPr>
        <w:t>“</w:t>
      </w:r>
      <w:r w:rsidR="00312C54" w:rsidRPr="00313E43">
        <w:rPr>
          <w:rFonts w:ascii="CorpoS" w:hAnsi="CorpoS"/>
          <w:sz w:val="22"/>
          <w:lang w:eastAsia="zh-CN"/>
        </w:rPr>
        <w:t>导出</w:t>
      </w:r>
      <w:r w:rsidR="00312C54" w:rsidRPr="00313E43">
        <w:rPr>
          <w:rFonts w:ascii="CorpoS" w:hAnsi="CorpoS"/>
          <w:sz w:val="22"/>
          <w:lang w:eastAsia="zh-CN"/>
        </w:rPr>
        <w:t>”</w:t>
      </w:r>
      <w:r w:rsidR="00312C54" w:rsidRPr="00313E43">
        <w:rPr>
          <w:rFonts w:ascii="CorpoS" w:hAnsi="CorpoS"/>
          <w:sz w:val="22"/>
          <w:lang w:eastAsia="zh-CN"/>
        </w:rPr>
        <w:t>下的</w:t>
      </w:r>
      <w:r w:rsidR="00312C54" w:rsidRPr="00313E43">
        <w:rPr>
          <w:rFonts w:ascii="CorpoS" w:hAnsi="CorpoS"/>
          <w:sz w:val="22"/>
          <w:lang w:eastAsia="zh-CN"/>
        </w:rPr>
        <w:t>“</w:t>
      </w:r>
      <w:r w:rsidR="00312C54" w:rsidRPr="00313E43">
        <w:rPr>
          <w:rFonts w:ascii="CorpoS" w:hAnsi="CorpoS"/>
          <w:sz w:val="22"/>
          <w:lang w:eastAsia="zh-CN"/>
        </w:rPr>
        <w:t>批量导出</w:t>
      </w:r>
      <w:r w:rsidR="00312C54" w:rsidRPr="00313E43">
        <w:rPr>
          <w:rFonts w:ascii="CorpoS" w:hAnsi="CorpoS"/>
          <w:sz w:val="22"/>
          <w:lang w:eastAsia="zh-CN"/>
        </w:rPr>
        <w:t>”,</w:t>
      </w:r>
      <w:r w:rsidR="00312C54" w:rsidRPr="00313E43">
        <w:rPr>
          <w:rFonts w:ascii="CorpoS" w:hAnsi="CorpoS"/>
          <w:sz w:val="22"/>
          <w:lang w:eastAsia="zh-CN"/>
        </w:rPr>
        <w:t>导出需要执行的</w:t>
      </w:r>
      <w:commentRangeStart w:id="47"/>
      <w:r w:rsidR="006D731D" w:rsidRPr="00313E43">
        <w:rPr>
          <w:rFonts w:ascii="CorpoS" w:hAnsi="CorpoS"/>
          <w:sz w:val="22"/>
          <w:lang w:eastAsia="zh-CN"/>
        </w:rPr>
        <w:t>预报清单</w:t>
      </w:r>
      <w:commentRangeEnd w:id="47"/>
      <w:r w:rsidR="005F7141" w:rsidRPr="00313E43">
        <w:rPr>
          <w:rStyle w:val="CommentReference"/>
          <w:rFonts w:ascii="CorpoS" w:hAnsi="CorpoS"/>
          <w:sz w:val="22"/>
          <w:szCs w:val="22"/>
          <w:lang w:eastAsia="zh-CN"/>
        </w:rPr>
        <w:commentReference w:id="47"/>
      </w:r>
      <w:r w:rsidR="006D731D" w:rsidRPr="00313E43">
        <w:rPr>
          <w:rFonts w:ascii="CorpoS" w:hAnsi="CorpoS"/>
          <w:sz w:val="22"/>
          <w:lang w:eastAsia="zh-CN"/>
        </w:rPr>
        <w:t>（见附件</w:t>
      </w:r>
      <w:r w:rsidR="006D731D" w:rsidRPr="00313E43">
        <w:rPr>
          <w:rFonts w:ascii="CorpoS" w:hAnsi="CorpoS"/>
          <w:sz w:val="22"/>
          <w:lang w:eastAsia="zh-CN"/>
        </w:rPr>
        <w:t>1</w:t>
      </w:r>
      <w:r w:rsidR="006D731D" w:rsidRPr="00313E43">
        <w:rPr>
          <w:rFonts w:ascii="CorpoS" w:hAnsi="CorpoS"/>
          <w:sz w:val="22"/>
          <w:lang w:eastAsia="zh-CN"/>
        </w:rPr>
        <w:t>）</w:t>
      </w:r>
      <w:ins w:id="48" w:author="Ji, Scarlett Qing" w:date="2026-09-20T16:28:00Z" w16du:dateUtc="2026-09-20T08:28:00Z">
        <w:r w:rsidR="00CF5F12">
          <w:rPr>
            <w:rFonts w:ascii="CorpoS" w:hAnsi="CorpoS" w:hint="eastAsia"/>
            <w:sz w:val="22"/>
            <w:lang w:eastAsia="zh-CN"/>
          </w:rPr>
          <w:t>无需再次重命名</w:t>
        </w:r>
      </w:ins>
      <w:ins w:id="49" w:author="Ji, Scarlett Qing" w:date="2026-09-20T16:29:00Z" w16du:dateUtc="2026-09-20T08:29:00Z">
        <w:r w:rsidR="00CF5F12">
          <w:rPr>
            <w:rFonts w:ascii="CorpoS" w:hAnsi="CorpoS" w:hint="eastAsia"/>
            <w:sz w:val="22"/>
            <w:lang w:eastAsia="zh-CN"/>
          </w:rPr>
          <w:t>。</w:t>
        </w:r>
      </w:ins>
    </w:p>
    <w:commentRangeStart w:id="50"/>
    <w:p w14:paraId="0E1C5D7F" w14:textId="0E3EED43" w:rsidR="00ED0D03" w:rsidRPr="00313E43" w:rsidRDefault="00000000" w:rsidP="001B4E9F">
      <w:pPr>
        <w:pStyle w:val="ListParagraph"/>
        <w:rPr>
          <w:rFonts w:ascii="CorpoS" w:hAnsi="CorpoS"/>
          <w:sz w:val="22"/>
          <w:lang w:eastAsia="zh-CN"/>
        </w:rPr>
      </w:pPr>
      <w:del w:id="51" w:author="Ji, Scarlett Qing" w:date="2026-09-16T00:46:00Z" w16du:dateUtc="2026-09-15T16:46:00Z">
        <w:r>
          <w:rPr>
            <w:rFonts w:ascii="CorpoS" w:hAnsi="CorpoS"/>
            <w:sz w:val="22"/>
            <w:lang w:eastAsia="zh-CN"/>
          </w:rPr>
          <w:object w:dxaOrig="1525" w:dyaOrig="1064" w14:anchorId="5F21571B">
            <v:shape id="_x0000_i1026" type="#_x0000_t75" style="width:76.5pt;height:54pt" o:ole="">
              <v:imagedata r:id="rId17" o:title=""/>
            </v:shape>
            <o:OLEObject Type="Link" ProgID="Excel.Sheet.12" ShapeID="_x0000_i1026" DrawAspect="Content" r:id="rId18" UpdateMode="Always">
              <o:LinkType>EnhancedMetaFile</o:LinkType>
              <o:LockedField>false</o:LockedField>
              <o:FieldCodes>\f 0 \* MERGEFORMAT</o:FieldCodes>
            </o:OLEObject>
          </w:object>
        </w:r>
        <w:commentRangeEnd w:id="50"/>
        <w:r w:rsidR="003F4494" w:rsidDel="0060653C">
          <w:rPr>
            <w:rStyle w:val="CommentReference"/>
            <w:rFonts w:ascii="CorpoS" w:hAnsi="CorpoS"/>
            <w:sz w:val="22"/>
            <w:szCs w:val="22"/>
            <w:lang w:eastAsia="zh-CN"/>
          </w:rPr>
          <w:commentReference w:id="50"/>
        </w:r>
      </w:del>
      <w:ins w:id="52" w:author="Ji, Scarlett Qing" w:date="2026-09-16T00:47:00Z" w16du:dateUtc="2026-09-15T16:47:00Z">
        <w:r w:rsidR="0060653C">
          <w:rPr>
            <w:rFonts w:ascii="CorpoS" w:hAnsi="CorpoS"/>
            <w:sz w:val="22"/>
            <w:lang w:eastAsia="zh-CN"/>
          </w:rPr>
          <w:object w:dxaOrig="1517" w:dyaOrig="1058" w14:anchorId="17EFB6A8">
            <v:shape id="_x0000_i1027" type="#_x0000_t75" style="width:76pt;height:52.5pt" o:ole="">
              <v:imagedata r:id="rId19" o:title=""/>
            </v:shape>
            <o:OLEObject Type="Embed" ProgID="Excel.Sheet.12" ShapeID="_x0000_i1027" DrawAspect="Icon" ObjectID="_1851592108" r:id="rId20"/>
          </w:object>
        </w:r>
      </w:ins>
    </w:p>
    <w:p w14:paraId="49F3539E" w14:textId="751EBCB7" w:rsidR="00D41DA8" w:rsidRPr="00313E43" w:rsidRDefault="00D41DA8" w:rsidP="00313E43">
      <w:pPr>
        <w:pStyle w:val="ListParagraph"/>
        <w:ind w:left="0"/>
        <w:rPr>
          <w:rFonts w:ascii="CorpoS" w:hAnsi="CorpoS"/>
          <w:sz w:val="22"/>
          <w:lang w:eastAsia="zh-CN"/>
        </w:rPr>
      </w:pPr>
      <w:r w:rsidRPr="00313E43">
        <w:rPr>
          <w:rFonts w:ascii="CorpoS" w:hAnsi="CorpoS"/>
          <w:noProof/>
          <w:sz w:val="22"/>
          <w:lang w:eastAsia="zh-CN"/>
        </w:rPr>
        <w:drawing>
          <wp:inline distT="0" distB="0" distL="0" distR="0" wp14:anchorId="373ABE14" wp14:editId="77AF1BA5">
            <wp:extent cx="6400800" cy="3344545"/>
            <wp:effectExtent l="0" t="0" r="0" b="8255"/>
            <wp:docPr id="130295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579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1408" w14:textId="733305C7" w:rsidR="002238EA" w:rsidRPr="00313E43" w:rsidRDefault="002238EA" w:rsidP="001B4E9F">
      <w:pPr>
        <w:pStyle w:val="ListParagraph"/>
        <w:rPr>
          <w:rFonts w:ascii="CorpoS" w:hAnsi="CorpoS"/>
          <w:sz w:val="22"/>
          <w:lang w:eastAsia="zh-CN"/>
        </w:rPr>
      </w:pPr>
    </w:p>
    <w:p w14:paraId="5C355DBA" w14:textId="0771938A" w:rsidR="00312C54" w:rsidRPr="00313E43" w:rsidRDefault="00312C54" w:rsidP="001B4E9F">
      <w:pPr>
        <w:pStyle w:val="ListParagraph"/>
        <w:rPr>
          <w:rFonts w:ascii="CorpoS" w:hAnsi="CorpoS"/>
          <w:sz w:val="22"/>
          <w:lang w:eastAsia="zh-CN"/>
        </w:rPr>
      </w:pPr>
    </w:p>
    <w:p w14:paraId="1CF5899E" w14:textId="4B7B8557" w:rsidR="00FA3606" w:rsidRPr="00313E43" w:rsidRDefault="00312C54" w:rsidP="00D41DA8">
      <w:pPr>
        <w:jc w:val="center"/>
        <w:rPr>
          <w:rFonts w:ascii="CorpoS" w:hAnsi="CorpoS"/>
          <w:sz w:val="22"/>
          <w:lang w:eastAsia="zh-CN"/>
        </w:rPr>
      </w:pPr>
      <w:r w:rsidRPr="00313E43">
        <w:rPr>
          <w:rFonts w:ascii="CorpoS" w:hAnsi="CorpoS"/>
          <w:noProof/>
          <w:sz w:val="22"/>
          <w:lang w:eastAsia="zh-CN"/>
        </w:rPr>
        <w:drawing>
          <wp:inline distT="0" distB="0" distL="0" distR="0" wp14:anchorId="5CB72E39" wp14:editId="05AB3093">
            <wp:extent cx="5547360" cy="334603"/>
            <wp:effectExtent l="0" t="0" r="0" b="8890"/>
            <wp:docPr id="53835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599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7134" cy="33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8C20" w14:textId="77777777" w:rsidR="00312C54" w:rsidRPr="00313E43" w:rsidRDefault="00312C54" w:rsidP="00FA3606">
      <w:pPr>
        <w:rPr>
          <w:rFonts w:ascii="CorpoS" w:hAnsi="CorpoS"/>
          <w:sz w:val="22"/>
          <w:lang w:eastAsia="zh-CN"/>
        </w:rPr>
      </w:pPr>
    </w:p>
    <w:p w14:paraId="37A1D23A" w14:textId="2B64933E" w:rsidR="00A5425C" w:rsidRPr="00313E43" w:rsidRDefault="00B76B92" w:rsidP="00B76B92">
      <w:pPr>
        <w:pStyle w:val="ListParagraph"/>
        <w:numPr>
          <w:ilvl w:val="0"/>
          <w:numId w:val="12"/>
        </w:numPr>
        <w:rPr>
          <w:rFonts w:ascii="CorpoS" w:hAnsi="CorpoS"/>
          <w:sz w:val="22"/>
          <w:lang w:eastAsia="zh-CN"/>
        </w:rPr>
      </w:pPr>
      <w:bookmarkStart w:id="53" w:name="OLE_LINK1"/>
      <w:r w:rsidRPr="00313E43">
        <w:rPr>
          <w:rFonts w:ascii="CorpoS" w:hAnsi="CorpoS"/>
          <w:sz w:val="22"/>
          <w:lang w:eastAsia="zh-CN"/>
        </w:rPr>
        <w:t>在</w:t>
      </w:r>
      <w:r w:rsidRPr="00313E43">
        <w:rPr>
          <w:rFonts w:ascii="CorpoS" w:hAnsi="CorpoS"/>
          <w:sz w:val="22"/>
          <w:lang w:eastAsia="zh-CN"/>
        </w:rPr>
        <w:t>IES+</w:t>
      </w:r>
      <w:r w:rsidRPr="00313E43">
        <w:rPr>
          <w:rFonts w:ascii="CorpoS" w:hAnsi="CorpoS"/>
          <w:sz w:val="22"/>
          <w:lang w:eastAsia="zh-CN"/>
        </w:rPr>
        <w:t>系统发票信息，</w:t>
      </w:r>
      <w:r w:rsidR="00312C54" w:rsidRPr="00313E43">
        <w:rPr>
          <w:rFonts w:ascii="CorpoS" w:hAnsi="CorpoS"/>
          <w:sz w:val="22"/>
          <w:lang w:eastAsia="zh-CN"/>
        </w:rPr>
        <w:t>将上一步导出的</w:t>
      </w:r>
      <w:r w:rsidR="00312C54" w:rsidRPr="00313E43">
        <w:rPr>
          <w:rFonts w:ascii="CorpoS" w:hAnsi="CorpoS"/>
          <w:sz w:val="22"/>
          <w:lang w:eastAsia="zh-CN"/>
        </w:rPr>
        <w:t>HAWB No.</w:t>
      </w:r>
      <w:r w:rsidR="00312C54" w:rsidRPr="00313E43">
        <w:rPr>
          <w:rFonts w:ascii="CorpoS" w:hAnsi="CorpoS"/>
          <w:sz w:val="22"/>
          <w:lang w:eastAsia="zh-CN"/>
        </w:rPr>
        <w:t>批量粘贴到查询设置中的</w:t>
      </w:r>
      <w:r w:rsidR="00312C54" w:rsidRPr="00313E43">
        <w:rPr>
          <w:rFonts w:ascii="CorpoS" w:hAnsi="CorpoS"/>
          <w:sz w:val="22"/>
          <w:lang w:eastAsia="zh-CN"/>
        </w:rPr>
        <w:t xml:space="preserve">HAWB/BL NO. </w:t>
      </w:r>
      <w:r w:rsidR="00312C54" w:rsidRPr="00313E43">
        <w:rPr>
          <w:rFonts w:ascii="CorpoS" w:hAnsi="CorpoS"/>
          <w:sz w:val="22"/>
          <w:lang w:eastAsia="zh-CN"/>
        </w:rPr>
        <w:t>栏位</w:t>
      </w:r>
      <w:bookmarkEnd w:id="53"/>
      <w:r w:rsidR="00CB7541" w:rsidRPr="00313E43">
        <w:rPr>
          <w:rFonts w:ascii="CorpoS" w:hAnsi="CorpoS"/>
          <w:sz w:val="22"/>
          <w:lang w:eastAsia="zh-CN"/>
        </w:rPr>
        <w:t>，</w:t>
      </w:r>
      <w:r w:rsidRPr="00313E43">
        <w:rPr>
          <w:rFonts w:ascii="CorpoS" w:hAnsi="CorpoS"/>
          <w:sz w:val="22"/>
          <w:lang w:eastAsia="zh-CN"/>
        </w:rPr>
        <w:t>点击右下角</w:t>
      </w:r>
      <w:r w:rsidRPr="00313E43">
        <w:rPr>
          <w:rFonts w:ascii="CorpoS" w:hAnsi="CorpoS"/>
          <w:sz w:val="22"/>
          <w:lang w:eastAsia="zh-CN"/>
        </w:rPr>
        <w:t>“</w:t>
      </w:r>
      <w:r w:rsidRPr="00313E43">
        <w:rPr>
          <w:rFonts w:ascii="CorpoS" w:hAnsi="CorpoS"/>
          <w:sz w:val="22"/>
          <w:lang w:eastAsia="zh-CN"/>
        </w:rPr>
        <w:t>确定</w:t>
      </w:r>
      <w:r w:rsidRPr="00313E43">
        <w:rPr>
          <w:rFonts w:ascii="CorpoS" w:hAnsi="CorpoS"/>
          <w:sz w:val="22"/>
          <w:lang w:eastAsia="zh-CN"/>
        </w:rPr>
        <w:t>”</w:t>
      </w:r>
      <w:r w:rsidRPr="00313E43">
        <w:rPr>
          <w:rFonts w:ascii="CorpoS" w:hAnsi="CorpoS"/>
          <w:sz w:val="22"/>
          <w:lang w:eastAsia="zh-CN"/>
        </w:rPr>
        <w:t>按钮</w:t>
      </w:r>
      <w:r w:rsidR="00CB7541" w:rsidRPr="00313E43">
        <w:rPr>
          <w:rFonts w:ascii="CorpoS" w:hAnsi="CorpoS"/>
          <w:sz w:val="22"/>
          <w:lang w:eastAsia="zh-CN"/>
        </w:rPr>
        <w:t>，再</w:t>
      </w:r>
      <w:r w:rsidR="006E11B8" w:rsidRPr="00313E43">
        <w:rPr>
          <w:rFonts w:ascii="CorpoS" w:hAnsi="CorpoS"/>
          <w:sz w:val="22"/>
          <w:lang w:eastAsia="zh-CN"/>
        </w:rPr>
        <w:t>点击</w:t>
      </w:r>
      <w:r w:rsidR="00CB7541" w:rsidRPr="00313E43">
        <w:rPr>
          <w:rFonts w:ascii="CorpoS" w:hAnsi="CorpoS"/>
          <w:sz w:val="22"/>
          <w:lang w:eastAsia="zh-CN"/>
        </w:rPr>
        <w:t>左上角的</w:t>
      </w:r>
      <w:r w:rsidR="006E11B8" w:rsidRPr="00313E43">
        <w:rPr>
          <w:rFonts w:ascii="CorpoS" w:hAnsi="CorpoS"/>
          <w:sz w:val="22"/>
          <w:lang w:eastAsia="zh-CN"/>
        </w:rPr>
        <w:t>“</w:t>
      </w:r>
      <w:r w:rsidR="006E11B8" w:rsidRPr="00313E43">
        <w:rPr>
          <w:rFonts w:ascii="CorpoS" w:hAnsi="CorpoS"/>
          <w:sz w:val="22"/>
          <w:lang w:eastAsia="zh-CN"/>
        </w:rPr>
        <w:t>导出</w:t>
      </w:r>
      <w:r w:rsidR="006E11B8" w:rsidRPr="00313E43">
        <w:rPr>
          <w:rFonts w:ascii="CorpoS" w:hAnsi="CorpoS"/>
          <w:sz w:val="22"/>
          <w:lang w:eastAsia="zh-CN"/>
        </w:rPr>
        <w:t>”</w:t>
      </w:r>
      <w:r w:rsidR="006E11B8" w:rsidRPr="00313E43">
        <w:rPr>
          <w:rFonts w:ascii="CorpoS" w:hAnsi="CorpoS"/>
          <w:sz w:val="22"/>
          <w:lang w:eastAsia="zh-CN"/>
        </w:rPr>
        <w:t>按钮，选择</w:t>
      </w:r>
      <w:r w:rsidR="006E11B8" w:rsidRPr="00313E43">
        <w:rPr>
          <w:rFonts w:ascii="CorpoS" w:hAnsi="CorpoS"/>
          <w:sz w:val="22"/>
          <w:lang w:eastAsia="zh-CN"/>
        </w:rPr>
        <w:t>“</w:t>
      </w:r>
      <w:r w:rsidR="006D731D" w:rsidRPr="00313E43">
        <w:rPr>
          <w:rFonts w:ascii="CorpoS" w:hAnsi="CorpoS"/>
          <w:sz w:val="22"/>
          <w:lang w:eastAsia="zh-CN"/>
        </w:rPr>
        <w:t>按照</w:t>
      </w:r>
      <w:r w:rsidR="006E11B8" w:rsidRPr="00313E43">
        <w:rPr>
          <w:rFonts w:ascii="CorpoS" w:hAnsi="CorpoS"/>
          <w:sz w:val="22"/>
          <w:lang w:eastAsia="zh-CN"/>
        </w:rPr>
        <w:t>PN</w:t>
      </w:r>
      <w:r w:rsidR="006E11B8" w:rsidRPr="00313E43">
        <w:rPr>
          <w:rFonts w:ascii="CorpoS" w:hAnsi="CorpoS"/>
          <w:sz w:val="22"/>
          <w:lang w:eastAsia="zh-CN"/>
        </w:rPr>
        <w:t>级别模板</w:t>
      </w:r>
      <w:r w:rsidR="006D731D" w:rsidRPr="00313E43">
        <w:rPr>
          <w:rFonts w:ascii="CorpoS" w:hAnsi="CorpoS"/>
          <w:sz w:val="22"/>
          <w:lang w:eastAsia="zh-CN"/>
        </w:rPr>
        <w:t>全部</w:t>
      </w:r>
      <w:r w:rsidR="006E11B8" w:rsidRPr="00313E43">
        <w:rPr>
          <w:rFonts w:ascii="CorpoS" w:hAnsi="CorpoS"/>
          <w:sz w:val="22"/>
          <w:lang w:eastAsia="zh-CN"/>
        </w:rPr>
        <w:t>导出</w:t>
      </w:r>
      <w:r w:rsidR="006E11B8" w:rsidRPr="00313E43">
        <w:rPr>
          <w:rFonts w:ascii="CorpoS" w:hAnsi="CorpoS"/>
          <w:sz w:val="22"/>
          <w:lang w:eastAsia="zh-CN"/>
        </w:rPr>
        <w:t>“</w:t>
      </w:r>
      <w:r w:rsidR="006E11B8" w:rsidRPr="00313E43">
        <w:rPr>
          <w:rFonts w:ascii="CorpoS" w:hAnsi="CorpoS"/>
          <w:sz w:val="22"/>
          <w:lang w:eastAsia="zh-CN"/>
        </w:rPr>
        <w:t>发票信息，</w:t>
      </w:r>
      <w:ins w:id="54" w:author="Ji, Scarlett Qing" w:date="2026-09-20T16:29:00Z" w16du:dateUtc="2026-09-20T08:29:00Z">
        <w:r w:rsidR="00CF5F12">
          <w:rPr>
            <w:rFonts w:ascii="CorpoS" w:hAnsi="CorpoS" w:hint="eastAsia"/>
            <w:sz w:val="22"/>
            <w:lang w:eastAsia="zh-CN"/>
          </w:rPr>
          <w:t>无需再次重命名。</w:t>
        </w:r>
      </w:ins>
      <w:r w:rsidR="006E11B8" w:rsidRPr="00313E43">
        <w:rPr>
          <w:rFonts w:ascii="CorpoS" w:hAnsi="CorpoS"/>
          <w:sz w:val="22"/>
          <w:lang w:eastAsia="zh-CN"/>
        </w:rPr>
        <w:t>导出格式为</w:t>
      </w:r>
      <w:r w:rsidR="006E11B8" w:rsidRPr="00313E43">
        <w:rPr>
          <w:rFonts w:ascii="CorpoS" w:hAnsi="CorpoS"/>
          <w:sz w:val="22"/>
          <w:lang w:eastAsia="zh-CN"/>
        </w:rPr>
        <w:t>Excel</w:t>
      </w:r>
      <w:r w:rsidR="006E11B8" w:rsidRPr="00313E43">
        <w:rPr>
          <w:rFonts w:ascii="CorpoS" w:hAnsi="CorpoS"/>
          <w:sz w:val="22"/>
          <w:lang w:eastAsia="zh-CN"/>
        </w:rPr>
        <w:t>格式（见附件</w:t>
      </w:r>
      <w:r w:rsidR="006D731D" w:rsidRPr="00313E43">
        <w:rPr>
          <w:rFonts w:ascii="CorpoS" w:hAnsi="CorpoS"/>
          <w:sz w:val="22"/>
          <w:lang w:eastAsia="zh-CN"/>
        </w:rPr>
        <w:t>2</w:t>
      </w:r>
      <w:r w:rsidR="006E11B8" w:rsidRPr="00313E43">
        <w:rPr>
          <w:rFonts w:ascii="CorpoS" w:hAnsi="CorpoS"/>
          <w:sz w:val="22"/>
          <w:lang w:eastAsia="zh-CN"/>
        </w:rPr>
        <w:t>）</w:t>
      </w:r>
    </w:p>
    <w:bookmarkStart w:id="55" w:name="_MON_1851426976"/>
    <w:bookmarkEnd w:id="55"/>
    <w:p w14:paraId="2ED6A215" w14:textId="6B17FC39" w:rsidR="00ED0D03" w:rsidRPr="00313E43" w:rsidRDefault="00AA0F49" w:rsidP="00ED0D03">
      <w:pPr>
        <w:pStyle w:val="ListParagraph"/>
        <w:rPr>
          <w:rFonts w:ascii="CorpoS" w:hAnsi="CorpoS"/>
          <w:sz w:val="22"/>
          <w:lang w:eastAsia="zh-CN"/>
        </w:rPr>
      </w:pPr>
      <w:ins w:id="56" w:author="Ji, Scarlett Qing" w:date="2026-09-16T00:48:00Z" w16du:dateUtc="2026-09-15T16:48:00Z">
        <w:r>
          <w:rPr>
            <w:rFonts w:ascii="CorpoS" w:hAnsi="CorpoS"/>
            <w:sz w:val="22"/>
            <w:lang w:eastAsia="zh-CN"/>
          </w:rPr>
          <w:object w:dxaOrig="1517" w:dyaOrig="1058" w14:anchorId="2C920D33">
            <v:shape id="_x0000_i1028" type="#_x0000_t75" style="width:76pt;height:52.5pt" o:ole="">
              <v:imagedata r:id="rId23" o:title=""/>
            </v:shape>
            <o:OLEObject Type="Embed" ProgID="Excel.Sheet.12" ShapeID="_x0000_i1028" DrawAspect="Icon" ObjectID="_1851592109" r:id="rId24"/>
          </w:object>
        </w:r>
      </w:ins>
      <w:del w:id="57" w:author="Ji, Scarlett Qing" w:date="2026-09-16T00:47:00Z" w16du:dateUtc="2026-09-15T16:47:00Z">
        <w:r w:rsidR="0060653C">
          <w:rPr>
            <w:rFonts w:ascii="CorpoS" w:hAnsi="CorpoS"/>
            <w:sz w:val="22"/>
            <w:lang w:eastAsia="zh-CN"/>
          </w:rPr>
          <w:object w:dxaOrig="1525" w:dyaOrig="1064" w14:anchorId="0765D327">
            <v:shape id="_x0000_i1029" type="#_x0000_t75" style="width:74.5pt;height:52.5pt" o:ole="">
              <v:imagedata r:id="rId25" o:title=""/>
            </v:shape>
            <o:OLEObject Type="Link" ProgID="Excel.Sheet.12" ShapeID="_x0000_i1029" DrawAspect="Content" r:id="rId26" UpdateMode="Always">
              <o:LinkType>EnhancedMetaFile</o:LinkType>
              <o:LockedField>false</o:LockedField>
              <o:FieldCodes>\f 0 \* MERGEFORMAT</o:FieldCodes>
            </o:OLEObject>
          </w:object>
        </w:r>
      </w:del>
    </w:p>
    <w:p w14:paraId="76255F6E" w14:textId="77777777" w:rsidR="00ED0D03" w:rsidRPr="00313E43" w:rsidRDefault="00ED0D03" w:rsidP="00ED0D03">
      <w:pPr>
        <w:pStyle w:val="ListParagraph"/>
        <w:rPr>
          <w:rFonts w:ascii="CorpoS" w:hAnsi="CorpoS"/>
          <w:sz w:val="22"/>
          <w:lang w:eastAsia="zh-CN"/>
        </w:rPr>
      </w:pPr>
    </w:p>
    <w:p w14:paraId="7ECE197F" w14:textId="6D0A6185" w:rsidR="006E11B8" w:rsidRPr="00313E43" w:rsidRDefault="006E11B8" w:rsidP="006E11B8">
      <w:pPr>
        <w:pStyle w:val="ListParagraph"/>
        <w:rPr>
          <w:rFonts w:ascii="CorpoS" w:hAnsi="CorpoS"/>
          <w:noProof/>
          <w:sz w:val="22"/>
          <w:lang w:eastAsia="zh-CN"/>
        </w:rPr>
      </w:pPr>
    </w:p>
    <w:p w14:paraId="1B88E39C" w14:textId="642225F3" w:rsidR="006D731D" w:rsidRPr="00313E43" w:rsidRDefault="006D731D" w:rsidP="00313E43">
      <w:pPr>
        <w:pStyle w:val="ListParagraph"/>
        <w:ind w:left="0"/>
        <w:rPr>
          <w:rFonts w:ascii="CorpoS" w:hAnsi="CorpoS"/>
          <w:noProof/>
          <w:sz w:val="22"/>
          <w:lang w:eastAsia="zh-CN"/>
        </w:rPr>
      </w:pPr>
      <w:r w:rsidRPr="00313E43">
        <w:rPr>
          <w:rFonts w:ascii="CorpoS" w:hAnsi="CorpoS"/>
          <w:noProof/>
          <w:sz w:val="22"/>
          <w:lang w:eastAsia="zh-CN"/>
        </w:rPr>
        <w:lastRenderedPageBreak/>
        <w:drawing>
          <wp:inline distT="0" distB="0" distL="0" distR="0" wp14:anchorId="0D16DAA9" wp14:editId="10E899E8">
            <wp:extent cx="6400800" cy="3302635"/>
            <wp:effectExtent l="0" t="0" r="0" b="0"/>
            <wp:docPr id="212088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822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1AD1" w14:textId="77777777" w:rsidR="006D731D" w:rsidRPr="00313E43" w:rsidRDefault="006D731D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6AA3BE4D" w14:textId="77777777" w:rsidR="00BA113E" w:rsidRPr="00313E43" w:rsidRDefault="00BA113E" w:rsidP="00BA113E">
      <w:pPr>
        <w:pStyle w:val="ListParagraph"/>
        <w:rPr>
          <w:rFonts w:ascii="CorpoS" w:hAnsi="CorpoS"/>
          <w:sz w:val="22"/>
          <w:lang w:eastAsia="zh-CN"/>
        </w:rPr>
      </w:pPr>
    </w:p>
    <w:p w14:paraId="3F0DB30B" w14:textId="547B6F85" w:rsidR="00BA113E" w:rsidRPr="00313E43" w:rsidRDefault="00BA113E" w:rsidP="00313E43">
      <w:pPr>
        <w:pStyle w:val="ListParagraph"/>
        <w:ind w:left="0"/>
        <w:rPr>
          <w:rFonts w:ascii="CorpoS" w:hAnsi="CorpoS"/>
          <w:sz w:val="22"/>
          <w:lang w:eastAsia="zh-CN"/>
        </w:rPr>
      </w:pPr>
      <w:r w:rsidRPr="00313E43">
        <w:rPr>
          <w:rFonts w:ascii="CorpoS" w:hAnsi="CorpoS"/>
          <w:sz w:val="22"/>
          <w:lang w:eastAsia="zh-CN"/>
        </w:rPr>
        <w:t>发票信息导出清单附件的模板如下</w:t>
      </w:r>
      <w:r w:rsidR="00DC4CC2" w:rsidRPr="00313E43">
        <w:rPr>
          <w:rFonts w:ascii="CorpoS" w:hAnsi="CorpoS"/>
          <w:sz w:val="22"/>
          <w:lang w:eastAsia="zh-CN"/>
        </w:rPr>
        <w:t>（</w:t>
      </w:r>
      <w:r w:rsidR="007F68AB" w:rsidRPr="00313E43">
        <w:rPr>
          <w:rFonts w:ascii="CorpoS" w:hAnsi="CorpoS"/>
          <w:sz w:val="22"/>
          <w:lang w:eastAsia="zh-CN"/>
        </w:rPr>
        <w:t>需要的关键信息为如</w:t>
      </w:r>
      <w:r w:rsidR="00402735" w:rsidRPr="00313E43">
        <w:rPr>
          <w:rFonts w:ascii="CorpoS" w:hAnsi="CorpoS"/>
          <w:sz w:val="22"/>
          <w:lang w:eastAsia="zh-CN"/>
        </w:rPr>
        <w:t>下标黄色部分</w:t>
      </w:r>
      <w:r w:rsidR="00DC4CC2" w:rsidRPr="00313E43">
        <w:rPr>
          <w:rFonts w:ascii="CorpoS" w:hAnsi="CorpoS"/>
          <w:sz w:val="22"/>
          <w:lang w:eastAsia="zh-CN"/>
        </w:rPr>
        <w:t>）</w:t>
      </w:r>
      <w:r w:rsidRPr="00313E43">
        <w:rPr>
          <w:rFonts w:ascii="CorpoS" w:hAnsi="CorpoS"/>
          <w:sz w:val="22"/>
          <w:lang w:eastAsia="zh-CN"/>
        </w:rPr>
        <w:t>：</w:t>
      </w:r>
    </w:p>
    <w:p w14:paraId="4CA76546" w14:textId="4B0F152F" w:rsidR="00BA113E" w:rsidRPr="00313E43" w:rsidRDefault="00402735" w:rsidP="00313E43">
      <w:pPr>
        <w:pStyle w:val="ListParagraph"/>
        <w:ind w:left="0"/>
        <w:rPr>
          <w:rFonts w:ascii="CorpoS" w:hAnsi="CorpoS"/>
          <w:sz w:val="22"/>
          <w:lang w:eastAsia="zh-CN"/>
        </w:rPr>
      </w:pPr>
      <w:r w:rsidRPr="00313E43">
        <w:rPr>
          <w:rFonts w:ascii="CorpoS" w:hAnsi="CorpoS"/>
          <w:noProof/>
          <w:sz w:val="22"/>
          <w:lang w:eastAsia="zh-CN"/>
        </w:rPr>
        <w:drawing>
          <wp:inline distT="0" distB="0" distL="0" distR="0" wp14:anchorId="1CAC82C5" wp14:editId="29B0CCA5">
            <wp:extent cx="6400800" cy="471805"/>
            <wp:effectExtent l="0" t="0" r="0" b="4445"/>
            <wp:docPr id="160183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320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D4E3" w14:textId="43586E13" w:rsidR="00BA113E" w:rsidRPr="00313E43" w:rsidRDefault="00BA113E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1EB30F3A" w14:textId="77777777" w:rsidR="00402735" w:rsidRPr="00313E43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1D2F3E9C" w14:textId="77777777" w:rsidR="00402735" w:rsidRPr="00313E43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62536F53" w14:textId="77777777" w:rsidR="00402735" w:rsidRPr="00313E43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53655A28" w14:textId="77777777" w:rsidR="00402735" w:rsidRPr="00313E43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3436AB96" w14:textId="77777777" w:rsidR="00402735" w:rsidRPr="00313E43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2336B0B6" w14:textId="77777777" w:rsidR="00402735" w:rsidRPr="00313E43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40A419AE" w14:textId="77777777" w:rsidR="00402735" w:rsidRPr="00313E43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4D294458" w14:textId="77777777" w:rsidR="00402735" w:rsidRPr="00313E43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192A0488" w14:textId="77777777" w:rsidR="00402735" w:rsidRPr="00313E43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21476159" w14:textId="77777777" w:rsidR="00402735" w:rsidRPr="00313E43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03434903" w14:textId="77777777" w:rsidR="00402735" w:rsidRPr="00313E43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18B94F29" w14:textId="77777777" w:rsidR="00402735" w:rsidRPr="00313E43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67CFA1EE" w14:textId="77777777" w:rsidR="00402735" w:rsidRPr="00313E43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1DE46E19" w14:textId="77777777" w:rsidR="00402735" w:rsidRPr="00313E43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144F7CD1" w14:textId="77777777" w:rsidR="00402735" w:rsidRPr="00313E43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2A47B183" w14:textId="77777777" w:rsidR="00402735" w:rsidRPr="00313E43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72D0476C" w14:textId="77777777" w:rsidR="00402735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1273F8CA" w14:textId="77777777" w:rsidR="00313E43" w:rsidRDefault="00313E43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7EB9AE57" w14:textId="77777777" w:rsidR="00313E43" w:rsidRPr="00313E43" w:rsidRDefault="00313E43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28E177AF" w14:textId="77777777" w:rsidR="00402735" w:rsidRPr="00313E43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12B57996" w14:textId="77777777" w:rsidR="00402735" w:rsidRPr="00313E43" w:rsidRDefault="00402735" w:rsidP="006E11B8">
      <w:pPr>
        <w:pStyle w:val="ListParagraph"/>
        <w:rPr>
          <w:rFonts w:ascii="CorpoS" w:hAnsi="CorpoS"/>
          <w:sz w:val="22"/>
          <w:lang w:eastAsia="zh-CN"/>
        </w:rPr>
      </w:pPr>
    </w:p>
    <w:p w14:paraId="214A57D6" w14:textId="4260ABAE" w:rsidR="00402735" w:rsidRPr="00313E43" w:rsidRDefault="00402735" w:rsidP="00402735">
      <w:pPr>
        <w:pStyle w:val="ListParagraph"/>
        <w:ind w:left="0"/>
        <w:rPr>
          <w:rFonts w:ascii="CorpoS" w:hAnsi="CorpoS"/>
          <w:b/>
          <w:bCs/>
          <w:sz w:val="22"/>
          <w:lang w:eastAsia="zh-CN"/>
        </w:rPr>
      </w:pPr>
      <w:r w:rsidRPr="00313E43">
        <w:rPr>
          <w:rFonts w:ascii="CorpoS" w:hAnsi="CorpoS"/>
          <w:b/>
          <w:bCs/>
          <w:sz w:val="22"/>
          <w:lang w:eastAsia="zh-CN"/>
        </w:rPr>
        <w:lastRenderedPageBreak/>
        <w:t>数据映射关系如下：</w:t>
      </w:r>
    </w:p>
    <w:tbl>
      <w:tblPr>
        <w:tblStyle w:val="TableGrid"/>
        <w:tblW w:w="10571" w:type="dxa"/>
        <w:jc w:val="center"/>
        <w:tblLayout w:type="fixed"/>
        <w:tblLook w:val="04A0" w:firstRow="1" w:lastRow="0" w:firstColumn="1" w:lastColumn="0" w:noHBand="0" w:noVBand="1"/>
      </w:tblPr>
      <w:tblGrid>
        <w:gridCol w:w="1525"/>
        <w:gridCol w:w="1590"/>
        <w:gridCol w:w="4800"/>
        <w:gridCol w:w="2656"/>
      </w:tblGrid>
      <w:tr w:rsidR="000B356D" w:rsidRPr="00313E43" w14:paraId="5AB4B974" w14:textId="77777777" w:rsidTr="27C65C28">
        <w:trPr>
          <w:tblHeader/>
          <w:jc w:val="center"/>
        </w:trPr>
        <w:tc>
          <w:tcPr>
            <w:tcW w:w="152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092AF" w14:textId="77777777" w:rsidR="000B356D" w:rsidRPr="00313E43" w:rsidRDefault="0043271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b/>
                <w:color w:val="FFFFFF"/>
                <w:sz w:val="22"/>
              </w:rPr>
              <w:t>DSS</w:t>
            </w:r>
            <w:r w:rsidRPr="00313E43">
              <w:rPr>
                <w:rFonts w:ascii="CorpoS" w:hAnsi="CorpoS"/>
                <w:b/>
                <w:color w:val="FFFFFF"/>
                <w:sz w:val="22"/>
              </w:rPr>
              <w:t>字段</w:t>
            </w:r>
          </w:p>
        </w:tc>
        <w:tc>
          <w:tcPr>
            <w:tcW w:w="159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82D3A" w14:textId="77777777" w:rsidR="000B356D" w:rsidRPr="00313E43" w:rsidRDefault="0043271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b/>
                <w:color w:val="FFFFFF"/>
                <w:sz w:val="22"/>
              </w:rPr>
              <w:t>Source Field</w:t>
            </w:r>
          </w:p>
        </w:tc>
        <w:tc>
          <w:tcPr>
            <w:tcW w:w="480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BC1E5" w14:textId="77777777" w:rsidR="000B356D" w:rsidRPr="00313E43" w:rsidRDefault="0043271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b/>
                <w:color w:val="FFFFFF"/>
                <w:sz w:val="22"/>
              </w:rPr>
              <w:t>提取</w:t>
            </w:r>
            <w:r w:rsidRPr="00313E43">
              <w:rPr>
                <w:rFonts w:ascii="CorpoS" w:hAnsi="CorpoS"/>
                <w:b/>
                <w:color w:val="FFFFFF"/>
                <w:sz w:val="22"/>
              </w:rPr>
              <w:t>/</w:t>
            </w:r>
            <w:r w:rsidRPr="00313E43">
              <w:rPr>
                <w:rFonts w:ascii="CorpoS" w:hAnsi="CorpoS"/>
                <w:b/>
                <w:color w:val="FFFFFF"/>
                <w:sz w:val="22"/>
              </w:rPr>
              <w:t>转换规则</w:t>
            </w:r>
          </w:p>
        </w:tc>
        <w:tc>
          <w:tcPr>
            <w:tcW w:w="265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A2E08" w14:textId="64A44658" w:rsidR="000B356D" w:rsidRPr="00313E43" w:rsidRDefault="00AC2EB5">
            <w:pPr>
              <w:spacing w:after="0" w:line="252" w:lineRule="auto"/>
              <w:jc w:val="center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b/>
                <w:color w:val="FFFFFF"/>
                <w:sz w:val="22"/>
                <w:lang w:eastAsia="zh-CN"/>
              </w:rPr>
              <w:t>备注</w:t>
            </w:r>
          </w:p>
        </w:tc>
      </w:tr>
      <w:tr w:rsidR="000B356D" w:rsidRPr="00313E43" w14:paraId="61021B6E" w14:textId="77777777" w:rsidTr="27C65C28">
        <w:trPr>
          <w:cantSplit/>
          <w:jc w:val="center"/>
        </w:trPr>
        <w:tc>
          <w:tcPr>
            <w:tcW w:w="15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B7B18" w14:textId="77777777" w:rsidR="000B356D" w:rsidRPr="00313E43" w:rsidRDefault="0043271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ASN Number</w:t>
            </w:r>
          </w:p>
        </w:tc>
        <w:tc>
          <w:tcPr>
            <w:tcW w:w="15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75A8C" w14:textId="40142C42" w:rsidR="000B356D" w:rsidRPr="00313E43" w:rsidRDefault="00BA113E">
            <w:pPr>
              <w:spacing w:after="0" w:line="252" w:lineRule="auto"/>
            </w:pPr>
            <w:r w:rsidRPr="3FBC2C32">
              <w:rPr>
                <w:rFonts w:ascii="CorpoS" w:hAnsi="CorpoS"/>
                <w:strike/>
                <w:sz w:val="22"/>
                <w:lang w:eastAsia="zh-CN"/>
              </w:rPr>
              <w:t>MBZ/</w:t>
            </w:r>
            <w:commentRangeStart w:id="58"/>
            <w:r w:rsidRPr="3FBC2C32">
              <w:rPr>
                <w:rFonts w:ascii="CorpoS" w:hAnsi="CorpoS"/>
                <w:strike/>
                <w:sz w:val="22"/>
                <w:lang w:eastAsia="zh-CN"/>
              </w:rPr>
              <w:t>DN</w:t>
            </w:r>
            <w:commentRangeEnd w:id="58"/>
            <w:r w:rsidRPr="3FBC2C32">
              <w:rPr>
                <w:rStyle w:val="CommentReference"/>
                <w:rFonts w:ascii="CorpoS" w:hAnsi="CorpoS"/>
                <w:strike/>
                <w:sz w:val="22"/>
                <w:szCs w:val="22"/>
                <w:lang w:eastAsia="zh-CN"/>
              </w:rPr>
              <w:commentReference w:id="58"/>
            </w:r>
            <w:r w:rsidRPr="3FBC2C32">
              <w:rPr>
                <w:rFonts w:ascii="CorpoS" w:hAnsi="CorpoS"/>
                <w:strike/>
                <w:sz w:val="22"/>
                <w:lang w:eastAsia="zh-CN"/>
              </w:rPr>
              <w:t xml:space="preserve"> No</w:t>
            </w:r>
            <w:r w:rsidRPr="00313E43">
              <w:rPr>
                <w:rFonts w:ascii="CorpoS" w:hAnsi="CorpoS"/>
                <w:sz w:val="22"/>
                <w:lang w:eastAsia="zh-CN"/>
              </w:rPr>
              <w:t>.</w:t>
            </w:r>
          </w:p>
          <w:p w14:paraId="1EEE2D66" w14:textId="5FC95087" w:rsidR="000B356D" w:rsidRPr="00313E43" w:rsidRDefault="390A223C">
            <w:pPr>
              <w:spacing w:after="0" w:line="252" w:lineRule="auto"/>
              <w:rPr>
                <w:rFonts w:ascii="CorpoS" w:hAnsi="CorpoS"/>
                <w:color w:val="000000" w:themeColor="text1"/>
                <w:sz w:val="22"/>
                <w:lang w:eastAsia="zh-CN"/>
              </w:rPr>
            </w:pPr>
            <w:r w:rsidRPr="0060653C">
              <w:rPr>
                <w:rFonts w:ascii="CorpoS" w:hAnsi="CorpoS"/>
                <w:color w:val="FF0000"/>
                <w:sz w:val="22"/>
                <w:lang w:eastAsia="zh-CN"/>
                <w:rPrChange w:id="59" w:author="Ji, Scarlett Qing" w:date="2026-09-16T00:48:00Z" w16du:dateUtc="2026-09-15T16:48:00Z">
                  <w:rPr>
                    <w:rFonts w:ascii="CorpoS" w:hAnsi="CorpoS"/>
                    <w:color w:val="000000" w:themeColor="text1"/>
                    <w:sz w:val="22"/>
                    <w:lang w:eastAsia="zh-CN"/>
                  </w:rPr>
                </w:rPrChange>
              </w:rPr>
              <w:t>Invoice No.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06830" w14:textId="7F628ABC" w:rsidR="000B356D" w:rsidRPr="00313E43" w:rsidRDefault="00AC7193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默认</w:t>
            </w:r>
            <w:commentRangeStart w:id="60"/>
            <w:commentRangeStart w:id="61"/>
            <w:r w:rsidRPr="00313E43">
              <w:rPr>
                <w:rFonts w:ascii="CorpoS" w:hAnsi="CorpoS"/>
                <w:sz w:val="22"/>
                <w:lang w:eastAsia="zh-CN"/>
              </w:rPr>
              <w:t>发票号</w:t>
            </w:r>
            <w:commentRangeEnd w:id="60"/>
            <w:r w:rsidR="007B5706" w:rsidRPr="00313E43">
              <w:rPr>
                <w:rStyle w:val="CommentReference"/>
                <w:rFonts w:ascii="CorpoS" w:hAnsi="CorpoS"/>
                <w:sz w:val="22"/>
                <w:szCs w:val="22"/>
                <w:lang w:eastAsia="zh-CN"/>
              </w:rPr>
              <w:commentReference w:id="60"/>
            </w:r>
            <w:commentRangeEnd w:id="61"/>
            <w:r w:rsidR="00045F5A" w:rsidRPr="00313E43">
              <w:rPr>
                <w:rStyle w:val="CommentReference"/>
                <w:rFonts w:ascii="CorpoS" w:hAnsi="CorpoS"/>
                <w:sz w:val="22"/>
                <w:szCs w:val="22"/>
                <w:lang w:eastAsia="zh-CN"/>
              </w:rPr>
              <w:commentReference w:id="61"/>
            </w:r>
            <w:r w:rsidR="002700D9" w:rsidRPr="00313E43">
              <w:rPr>
                <w:rFonts w:ascii="CorpoS" w:hAnsi="CorpoS"/>
                <w:sz w:val="22"/>
                <w:lang w:eastAsia="zh-CN"/>
              </w:rPr>
              <w:t>，</w:t>
            </w:r>
            <w:r w:rsidR="002700D9"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对应发票导出清单</w:t>
            </w:r>
            <w:r w:rsidR="002700D9"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A</w:t>
            </w:r>
            <w:r w:rsidR="002700D9"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列</w:t>
            </w:r>
          </w:p>
        </w:tc>
        <w:tc>
          <w:tcPr>
            <w:tcW w:w="2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9D3E0" w14:textId="3EC50338" w:rsidR="000B356D" w:rsidRPr="00313E43" w:rsidRDefault="00036EBF">
            <w:pPr>
              <w:spacing w:after="0" w:line="252" w:lineRule="auto"/>
              <w:rPr>
                <w:rFonts w:ascii="CorpoS" w:hAnsi="CorpoS"/>
                <w:color w:val="000000" w:themeColor="text1"/>
                <w:sz w:val="22"/>
                <w:lang w:eastAsia="zh-CN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手动创建输入发票号的位置如下图</w:t>
            </w:r>
            <w:r w:rsidR="00D252EE"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“External ID”</w:t>
            </w:r>
            <w:r w:rsidR="00AF4DF9"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（</w:t>
            </w:r>
            <w:r w:rsidR="00AF4DF9"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for DSS</w:t>
            </w:r>
            <w:r w:rsidR="00AF4DF9"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）</w:t>
            </w:r>
          </w:p>
        </w:tc>
      </w:tr>
      <w:tr w:rsidR="000B356D" w:rsidRPr="00313E43" w14:paraId="532B5B6A" w14:textId="77777777" w:rsidTr="27C65C28">
        <w:trPr>
          <w:cantSplit/>
          <w:jc w:val="center"/>
        </w:trPr>
        <w:tc>
          <w:tcPr>
            <w:tcW w:w="1525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329BF" w14:textId="77777777" w:rsidR="000B356D" w:rsidRPr="00313E43" w:rsidRDefault="0043271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Vendor BP Number</w:t>
            </w:r>
          </w:p>
        </w:tc>
        <w:tc>
          <w:tcPr>
            <w:tcW w:w="1590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5559C" w14:textId="31F48BC1" w:rsidR="000B356D" w:rsidRPr="00313E43" w:rsidRDefault="007F3A07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-</w:t>
            </w:r>
          </w:p>
        </w:tc>
        <w:tc>
          <w:tcPr>
            <w:tcW w:w="4800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2179E" w14:textId="37CCA1F7" w:rsidR="000B356D" w:rsidRPr="00313E43" w:rsidRDefault="007F3A07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默认</w:t>
            </w: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 xml:space="preserve"> 191110510</w:t>
            </w:r>
            <w:r w:rsidR="002245E4"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 xml:space="preserve"> </w:t>
            </w:r>
          </w:p>
        </w:tc>
        <w:tc>
          <w:tcPr>
            <w:tcW w:w="2656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0C8FC" w14:textId="739447CE" w:rsidR="000B356D" w:rsidRPr="00313E43" w:rsidRDefault="000B356D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</w:p>
        </w:tc>
      </w:tr>
      <w:tr w:rsidR="000B356D" w:rsidRPr="00313E43" w14:paraId="15207BE5" w14:textId="77777777" w:rsidTr="27C65C28">
        <w:trPr>
          <w:cantSplit/>
          <w:jc w:val="center"/>
        </w:trPr>
        <w:tc>
          <w:tcPr>
            <w:tcW w:w="15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E059E" w14:textId="602BEEE4" w:rsidR="000B356D" w:rsidRPr="00313E43" w:rsidRDefault="0043271E">
            <w:pPr>
              <w:spacing w:after="0" w:line="252" w:lineRule="auto"/>
              <w:jc w:val="center"/>
            </w:pPr>
            <w:r w:rsidRPr="200930EB">
              <w:rPr>
                <w:rFonts w:ascii="CorpoS" w:hAnsi="CorpoS"/>
                <w:strike/>
                <w:sz w:val="22"/>
              </w:rPr>
              <w:t>Shipment</w:t>
            </w:r>
          </w:p>
          <w:p w14:paraId="415ED29D" w14:textId="6E3A5A23" w:rsidR="000B356D" w:rsidRPr="00313E43" w:rsidRDefault="79FE63FB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60653C">
              <w:rPr>
                <w:rFonts w:ascii="CorpoS" w:hAnsi="CorpoS"/>
                <w:color w:val="FF0000"/>
                <w:sz w:val="22"/>
                <w:rPrChange w:id="62" w:author="Ji, Scarlett Qing" w:date="2026-09-16T00:49:00Z" w16du:dateUtc="2026-09-15T16:49:00Z">
                  <w:rPr>
                    <w:rFonts w:ascii="CorpoS" w:hAnsi="CorpoS"/>
                    <w:sz w:val="22"/>
                  </w:rPr>
                </w:rPrChange>
              </w:rPr>
              <w:t>Delivery</w:t>
            </w:r>
            <w:r w:rsidR="0043271E" w:rsidRPr="0060653C">
              <w:rPr>
                <w:rFonts w:ascii="CorpoS" w:hAnsi="CorpoS"/>
                <w:color w:val="FF0000"/>
                <w:sz w:val="22"/>
                <w:rPrChange w:id="63" w:author="Ji, Scarlett Qing" w:date="2026-09-16T00:49:00Z" w16du:dateUtc="2026-09-15T16:49:00Z">
                  <w:rPr>
                    <w:rFonts w:ascii="CorpoS" w:hAnsi="CorpoS"/>
                    <w:sz w:val="22"/>
                  </w:rPr>
                </w:rPrChange>
              </w:rPr>
              <w:t xml:space="preserve"> Date</w:t>
            </w:r>
          </w:p>
        </w:tc>
        <w:tc>
          <w:tcPr>
            <w:tcW w:w="15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2BA75" w14:textId="0484610A" w:rsidR="000B356D" w:rsidRPr="00313E43" w:rsidRDefault="00BA113E">
            <w:pPr>
              <w:spacing w:after="0" w:line="252" w:lineRule="auto"/>
              <w:rPr>
                <w:rFonts w:ascii="CorpoS" w:hAnsi="CorpoS"/>
                <w:color w:val="000000" w:themeColor="text1"/>
                <w:sz w:val="22"/>
                <w:lang w:eastAsia="zh-CN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Invoice date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80A25" w14:textId="62D9A9F9" w:rsidR="000B356D" w:rsidRPr="00313E43" w:rsidRDefault="00BA113E">
            <w:pPr>
              <w:spacing w:after="0" w:line="252" w:lineRule="auto"/>
              <w:rPr>
                <w:rFonts w:ascii="CorpoS" w:hAnsi="CorpoS"/>
                <w:color w:val="000000" w:themeColor="text1"/>
                <w:sz w:val="22"/>
                <w:lang w:eastAsia="zh-CN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对应发票导出清单</w:t>
            </w: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M</w:t>
            </w: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列</w:t>
            </w:r>
          </w:p>
        </w:tc>
        <w:tc>
          <w:tcPr>
            <w:tcW w:w="2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A2028" w14:textId="215044C5" w:rsidR="000B356D" w:rsidRPr="00313E43" w:rsidRDefault="000B356D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</w:p>
        </w:tc>
      </w:tr>
      <w:tr w:rsidR="000B356D" w:rsidRPr="00313E43" w14:paraId="7F29718E" w14:textId="77777777" w:rsidTr="27C65C28">
        <w:trPr>
          <w:cantSplit/>
          <w:jc w:val="center"/>
        </w:trPr>
        <w:tc>
          <w:tcPr>
            <w:tcW w:w="1525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DC01C" w14:textId="77777777" w:rsidR="000B356D" w:rsidRPr="00313E43" w:rsidRDefault="0043271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SPM Part Number</w:t>
            </w:r>
          </w:p>
        </w:tc>
        <w:tc>
          <w:tcPr>
            <w:tcW w:w="1590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FA353" w14:textId="77777777" w:rsidR="000B356D" w:rsidRPr="00313E43" w:rsidRDefault="0043271E">
            <w:pPr>
              <w:spacing w:after="0" w:line="252" w:lineRule="auto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Part Number</w:t>
            </w:r>
          </w:p>
        </w:tc>
        <w:tc>
          <w:tcPr>
            <w:tcW w:w="4800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986FC" w14:textId="5167BEA9" w:rsidR="000B356D" w:rsidRPr="00313E43" w:rsidRDefault="00BA113E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对应发票导出清单</w:t>
            </w:r>
            <w:r w:rsidRPr="00313E43">
              <w:rPr>
                <w:rFonts w:ascii="CorpoS" w:hAnsi="CorpoS"/>
                <w:sz w:val="22"/>
                <w:lang w:eastAsia="zh-CN"/>
              </w:rPr>
              <w:t>H</w:t>
            </w:r>
            <w:r w:rsidRPr="00313E43">
              <w:rPr>
                <w:rFonts w:ascii="CorpoS" w:hAnsi="CorpoS"/>
                <w:sz w:val="22"/>
                <w:lang w:eastAsia="zh-CN"/>
              </w:rPr>
              <w:t>列</w:t>
            </w:r>
          </w:p>
        </w:tc>
        <w:tc>
          <w:tcPr>
            <w:tcW w:w="2656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C5799" w14:textId="4602FEAC" w:rsidR="000B356D" w:rsidRPr="00313E43" w:rsidRDefault="00AF4DF9">
            <w:pPr>
              <w:spacing w:after="0" w:line="252" w:lineRule="auto"/>
              <w:rPr>
                <w:rFonts w:ascii="CorpoS" w:hAnsi="CorpoS"/>
                <w:color w:val="FF0000"/>
                <w:sz w:val="22"/>
                <w:lang w:eastAsia="zh-CN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DSS</w:t>
            </w: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会将</w:t>
            </w: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PN</w:t>
            </w: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转换为</w:t>
            </w: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SPM PN</w:t>
            </w: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格式</w:t>
            </w:r>
          </w:p>
        </w:tc>
      </w:tr>
      <w:tr w:rsidR="000B356D" w:rsidRPr="00313E43" w14:paraId="5B529821" w14:textId="77777777" w:rsidTr="27C65C28">
        <w:trPr>
          <w:cantSplit/>
          <w:jc w:val="center"/>
        </w:trPr>
        <w:tc>
          <w:tcPr>
            <w:tcW w:w="15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640C8" w14:textId="77777777" w:rsidR="000B356D" w:rsidRPr="00313E43" w:rsidRDefault="0043271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Quantity</w:t>
            </w:r>
          </w:p>
        </w:tc>
        <w:tc>
          <w:tcPr>
            <w:tcW w:w="15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01D96" w14:textId="77777777" w:rsidR="000B356D" w:rsidRPr="00313E43" w:rsidRDefault="0043271E">
            <w:pPr>
              <w:spacing w:after="0" w:line="252" w:lineRule="auto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Quantity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F8EF8" w14:textId="72D9E57E" w:rsidR="000B356D" w:rsidRPr="00313E43" w:rsidRDefault="00BA113E">
            <w:pPr>
              <w:spacing w:after="0" w:line="252" w:lineRule="auto"/>
              <w:rPr>
                <w:rFonts w:ascii="CorpoS" w:hAnsi="CorpoS"/>
                <w:color w:val="000000" w:themeColor="text1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对应发票导出清单</w:t>
            </w:r>
            <w:r w:rsidRPr="00313E43">
              <w:rPr>
                <w:rFonts w:ascii="CorpoS" w:hAnsi="CorpoS"/>
                <w:sz w:val="22"/>
                <w:lang w:eastAsia="zh-CN"/>
              </w:rPr>
              <w:t>AE</w:t>
            </w:r>
            <w:r w:rsidRPr="00313E43">
              <w:rPr>
                <w:rFonts w:ascii="CorpoS" w:hAnsi="CorpoS"/>
                <w:sz w:val="22"/>
                <w:lang w:eastAsia="zh-CN"/>
              </w:rPr>
              <w:t>列</w:t>
            </w:r>
            <w:r w:rsidR="00AF4DF9" w:rsidRPr="00313E43">
              <w:rPr>
                <w:rFonts w:ascii="CorpoS" w:hAnsi="CorpoS"/>
                <w:sz w:val="22"/>
                <w:lang w:eastAsia="zh-CN"/>
              </w:rPr>
              <w:t xml:space="preserve">, </w:t>
            </w:r>
            <w:r w:rsidR="00AF4DF9" w:rsidRPr="00313E43">
              <w:rPr>
                <w:rFonts w:ascii="CorpoS" w:hAnsi="CorpoS"/>
                <w:sz w:val="22"/>
                <w:lang w:eastAsia="zh-CN"/>
              </w:rPr>
              <w:t>此字段需要数据处理，处理规则为：</w:t>
            </w:r>
          </w:p>
          <w:p w14:paraId="701BD0BE" w14:textId="058A86C4" w:rsidR="00AC7193" w:rsidRPr="00313E43" w:rsidRDefault="00AC7193">
            <w:pPr>
              <w:spacing w:after="0" w:line="252" w:lineRule="auto"/>
              <w:rPr>
                <w:rFonts w:ascii="CorpoS" w:hAnsi="CorpoS"/>
                <w:color w:val="000000" w:themeColor="text1"/>
                <w:sz w:val="22"/>
                <w:lang w:eastAsia="zh-CN"/>
              </w:rPr>
            </w:pPr>
            <w:r w:rsidRPr="007621A9">
              <w:rPr>
                <w:rFonts w:ascii="CorpoS" w:hAnsi="CorpoS"/>
                <w:color w:val="1F497D" w:themeColor="text2"/>
                <w:sz w:val="22"/>
                <w:lang w:eastAsia="zh-CN"/>
              </w:rPr>
              <w:t xml:space="preserve"> </w:t>
            </w:r>
            <w:ins w:id="64" w:author="Ji, Scarlett Qing" w:date="2026-09-16T00:49:00Z" w16du:dateUtc="2026-09-15T16:49:00Z">
              <w:r w:rsidR="0073773A" w:rsidRPr="0073773A">
                <w:rPr>
                  <w:rFonts w:ascii="CorpoS" w:hAnsi="CorpoS"/>
                  <w:color w:val="1F497D" w:themeColor="text2"/>
                  <w:sz w:val="22"/>
                  <w:lang w:eastAsia="zh-CN"/>
                </w:rPr>
                <w:t>按照相同发票号，相同</w:t>
              </w:r>
            </w:ins>
            <w:ins w:id="65" w:author="Ji, Scarlett Qing" w:date="2026-09-20T16:17:00Z" w16du:dateUtc="2026-09-20T08:17:00Z">
              <w:r w:rsidR="00BD4070">
                <w:rPr>
                  <w:rFonts w:ascii="CorpoS" w:hAnsi="CorpoS" w:hint="eastAsia"/>
                  <w:color w:val="1F497D" w:themeColor="text2"/>
                  <w:sz w:val="22"/>
                  <w:lang w:eastAsia="zh-CN"/>
                </w:rPr>
                <w:t>Order No.</w:t>
              </w:r>
            </w:ins>
            <w:ins w:id="66" w:author="Ji, Scarlett Qing" w:date="2026-09-16T00:49:00Z" w16du:dateUtc="2026-09-15T16:49:00Z">
              <w:r w:rsidR="0073773A" w:rsidRPr="0073773A">
                <w:rPr>
                  <w:rFonts w:ascii="CorpoS" w:hAnsi="CorpoS"/>
                  <w:color w:val="1F497D" w:themeColor="text2"/>
                  <w:sz w:val="22"/>
                  <w:lang w:eastAsia="zh-CN"/>
                </w:rPr>
                <w:t>下的相同</w:t>
              </w:r>
              <w:r w:rsidR="0073773A" w:rsidRPr="0073773A">
                <w:rPr>
                  <w:rFonts w:ascii="CorpoS" w:hAnsi="CorpoS"/>
                  <w:color w:val="1F497D" w:themeColor="text2"/>
                  <w:sz w:val="22"/>
                  <w:lang w:eastAsia="zh-CN"/>
                </w:rPr>
                <w:t>P</w:t>
              </w:r>
            </w:ins>
            <w:ins w:id="67" w:author="Ji, Scarlett Qing" w:date="2026-09-20T16:17:00Z" w16du:dateUtc="2026-09-20T08:17:00Z">
              <w:r w:rsidR="00BD4070">
                <w:rPr>
                  <w:rFonts w:ascii="CorpoS" w:hAnsi="CorpoS" w:hint="eastAsia"/>
                  <w:color w:val="1F497D" w:themeColor="text2"/>
                  <w:sz w:val="22"/>
                  <w:lang w:eastAsia="zh-CN"/>
                </w:rPr>
                <w:t xml:space="preserve">art </w:t>
              </w:r>
            </w:ins>
            <w:ins w:id="68" w:author="Ji, Scarlett Qing" w:date="2026-09-16T00:49:00Z" w16du:dateUtc="2026-09-15T16:49:00Z">
              <w:r w:rsidR="0073773A" w:rsidRPr="0073773A">
                <w:rPr>
                  <w:rFonts w:ascii="CorpoS" w:hAnsi="CorpoS"/>
                  <w:color w:val="1F497D" w:themeColor="text2"/>
                  <w:sz w:val="22"/>
                  <w:lang w:eastAsia="zh-CN"/>
                </w:rPr>
                <w:t>N</w:t>
              </w:r>
            </w:ins>
            <w:ins w:id="69" w:author="Ji, Scarlett Qing" w:date="2026-09-20T16:17:00Z" w16du:dateUtc="2026-09-20T08:17:00Z">
              <w:r w:rsidR="00BD4070">
                <w:rPr>
                  <w:rFonts w:ascii="CorpoS" w:hAnsi="CorpoS" w:hint="eastAsia"/>
                  <w:color w:val="1F497D" w:themeColor="text2"/>
                  <w:sz w:val="22"/>
                  <w:lang w:eastAsia="zh-CN"/>
                </w:rPr>
                <w:t>o.</w:t>
              </w:r>
            </w:ins>
            <w:ins w:id="70" w:author="Ji, Scarlett Qing" w:date="2026-09-16T00:49:00Z" w16du:dateUtc="2026-09-15T16:49:00Z">
              <w:r w:rsidR="0073773A" w:rsidRPr="0073773A">
                <w:rPr>
                  <w:rFonts w:ascii="CorpoS" w:hAnsi="CorpoS"/>
                  <w:color w:val="1F497D" w:themeColor="text2"/>
                  <w:sz w:val="22"/>
                  <w:lang w:eastAsia="zh-CN"/>
                </w:rPr>
                <w:t>进行合并加总</w:t>
              </w:r>
            </w:ins>
            <w:commentRangeStart w:id="71"/>
            <w:del w:id="72" w:author="Ji, Scarlett Qing" w:date="2026-09-16T00:49:00Z" w16du:dateUtc="2026-09-15T16:49:00Z">
              <w:r w:rsidR="007621A9" w:rsidRPr="004344CC" w:rsidDel="0073773A">
                <w:rPr>
                  <w:rFonts w:ascii="CorpoS" w:hAnsi="CorpoS"/>
                  <w:color w:val="1F497D" w:themeColor="text2"/>
                  <w:sz w:val="22"/>
                  <w:highlight w:val="cyan"/>
                  <w:lang w:eastAsia="zh-CN"/>
                </w:rPr>
                <w:delText>相同发票、</w:delText>
              </w:r>
              <w:r w:rsidRPr="004344CC" w:rsidDel="0073773A">
                <w:rPr>
                  <w:rFonts w:ascii="CorpoS" w:hAnsi="CorpoS"/>
                  <w:color w:val="000000" w:themeColor="text1"/>
                  <w:sz w:val="22"/>
                  <w:highlight w:val="cyan"/>
                  <w:lang w:eastAsia="zh-CN"/>
                </w:rPr>
                <w:delText>相同</w:delText>
              </w:r>
              <w:r w:rsidRPr="004344CC" w:rsidDel="0073773A">
                <w:rPr>
                  <w:rFonts w:ascii="CorpoS" w:hAnsi="CorpoS"/>
                  <w:color w:val="000000" w:themeColor="text1"/>
                  <w:sz w:val="22"/>
                  <w:highlight w:val="cyan"/>
                  <w:lang w:eastAsia="zh-CN"/>
                </w:rPr>
                <w:delText>PO</w:delText>
              </w:r>
              <w:r w:rsidR="00AF4DF9" w:rsidRPr="004344CC" w:rsidDel="0073773A">
                <w:rPr>
                  <w:rFonts w:ascii="CorpoS" w:hAnsi="CorpoS"/>
                  <w:color w:val="000000" w:themeColor="text1"/>
                  <w:sz w:val="22"/>
                  <w:highlight w:val="cyan"/>
                  <w:lang w:eastAsia="zh-CN"/>
                </w:rPr>
                <w:delText>下的</w:delText>
              </w:r>
              <w:r w:rsidRPr="004344CC" w:rsidDel="0073773A">
                <w:rPr>
                  <w:rFonts w:ascii="CorpoS" w:hAnsi="CorpoS"/>
                  <w:color w:val="000000" w:themeColor="text1"/>
                  <w:sz w:val="22"/>
                  <w:highlight w:val="cyan"/>
                  <w:lang w:eastAsia="zh-CN"/>
                </w:rPr>
                <w:delText>相同</w:delText>
              </w:r>
              <w:r w:rsidRPr="004344CC" w:rsidDel="0073773A">
                <w:rPr>
                  <w:rFonts w:ascii="CorpoS" w:hAnsi="CorpoS"/>
                  <w:color w:val="000000" w:themeColor="text1"/>
                  <w:sz w:val="22"/>
                  <w:highlight w:val="cyan"/>
                  <w:lang w:eastAsia="zh-CN"/>
                </w:rPr>
                <w:delText>PN</w:delText>
              </w:r>
              <w:r w:rsidRPr="004344CC" w:rsidDel="0073773A">
                <w:rPr>
                  <w:rFonts w:ascii="CorpoS" w:hAnsi="CorpoS"/>
                  <w:color w:val="000000" w:themeColor="text1"/>
                  <w:sz w:val="22"/>
                  <w:highlight w:val="cyan"/>
                  <w:lang w:eastAsia="zh-CN"/>
                </w:rPr>
                <w:delText>，</w:delText>
              </w:r>
              <w:commentRangeEnd w:id="71"/>
              <w:r w:rsidR="004344CC" w:rsidRPr="00313E43" w:rsidDel="0073773A">
                <w:rPr>
                  <w:rStyle w:val="CommentReference"/>
                  <w:rFonts w:ascii="CorpoS" w:hAnsi="CorpoS"/>
                  <w:color w:val="000000" w:themeColor="text1"/>
                  <w:sz w:val="22"/>
                  <w:szCs w:val="22"/>
                  <w:lang w:eastAsia="zh-CN"/>
                </w:rPr>
                <w:commentReference w:id="71"/>
              </w:r>
              <w:r w:rsidRPr="00313E43" w:rsidDel="0073773A">
                <w:rPr>
                  <w:rFonts w:ascii="CorpoS" w:hAnsi="CorpoS"/>
                  <w:color w:val="000000" w:themeColor="text1"/>
                  <w:sz w:val="22"/>
                  <w:lang w:eastAsia="zh-CN"/>
                </w:rPr>
                <w:delText>数量需要合并加总</w:delText>
              </w:r>
              <w:r w:rsidR="00AF4DF9" w:rsidRPr="00313E43" w:rsidDel="0073773A">
                <w:rPr>
                  <w:rFonts w:ascii="CorpoS" w:hAnsi="CorpoS"/>
                  <w:color w:val="000000" w:themeColor="text1"/>
                  <w:sz w:val="22"/>
                  <w:lang w:eastAsia="zh-CN"/>
                </w:rPr>
                <w:delText>后</w:delText>
              </w:r>
            </w:del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填入</w:t>
            </w:r>
            <w:r w:rsidR="00AF4DF9"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DSS</w:t>
            </w: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导入模板</w:t>
            </w:r>
          </w:p>
        </w:tc>
        <w:tc>
          <w:tcPr>
            <w:tcW w:w="2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3ED46" w14:textId="670E4E65" w:rsidR="000B356D" w:rsidRPr="00313E43" w:rsidRDefault="000B356D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</w:p>
        </w:tc>
      </w:tr>
      <w:tr w:rsidR="000B356D" w:rsidRPr="00313E43" w14:paraId="422A727B" w14:textId="77777777" w:rsidTr="27C65C28">
        <w:trPr>
          <w:cantSplit/>
          <w:jc w:val="center"/>
        </w:trPr>
        <w:tc>
          <w:tcPr>
            <w:tcW w:w="1525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31404" w14:textId="77777777" w:rsidR="000B356D" w:rsidRPr="00313E43" w:rsidRDefault="0043271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Unit</w:t>
            </w:r>
          </w:p>
        </w:tc>
        <w:tc>
          <w:tcPr>
            <w:tcW w:w="1590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391C1" w14:textId="6763B685" w:rsidR="000B356D" w:rsidRPr="00313E43" w:rsidRDefault="00BA113E">
            <w:pPr>
              <w:spacing w:after="0" w:line="252" w:lineRule="auto"/>
              <w:rPr>
                <w:rFonts w:ascii="CorpoS" w:hAnsi="CorpoS"/>
                <w:color w:val="000000" w:themeColor="text1"/>
                <w:sz w:val="22"/>
                <w:lang w:eastAsia="zh-CN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默认</w:t>
            </w: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PC</w:t>
            </w:r>
          </w:p>
        </w:tc>
        <w:tc>
          <w:tcPr>
            <w:tcW w:w="4800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B6AB7" w14:textId="4E37D55C" w:rsidR="000B356D" w:rsidRPr="00313E43" w:rsidRDefault="00BA113E">
            <w:pPr>
              <w:spacing w:after="0" w:line="252" w:lineRule="auto"/>
              <w:rPr>
                <w:rFonts w:ascii="CorpoS" w:hAnsi="CorpoS"/>
                <w:color w:val="000000" w:themeColor="text1"/>
                <w:sz w:val="22"/>
                <w:lang w:eastAsia="zh-CN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默认</w:t>
            </w: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PC</w:t>
            </w:r>
          </w:p>
        </w:tc>
        <w:tc>
          <w:tcPr>
            <w:tcW w:w="2656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99A8A" w14:textId="406E545A" w:rsidR="000B356D" w:rsidRPr="00313E43" w:rsidRDefault="000B356D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</w:p>
        </w:tc>
      </w:tr>
      <w:tr w:rsidR="000B356D" w:rsidRPr="00313E43" w14:paraId="16D6E3A5" w14:textId="77777777" w:rsidTr="27C65C28">
        <w:trPr>
          <w:cantSplit/>
          <w:jc w:val="center"/>
        </w:trPr>
        <w:tc>
          <w:tcPr>
            <w:tcW w:w="15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6A40F" w14:textId="77777777" w:rsidR="000B356D" w:rsidRPr="00313E43" w:rsidRDefault="0043271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SPM PO Number</w:t>
            </w:r>
          </w:p>
        </w:tc>
        <w:tc>
          <w:tcPr>
            <w:tcW w:w="15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0C94F" w14:textId="695699CE" w:rsidR="000B356D" w:rsidRPr="00313E43" w:rsidRDefault="00BA113E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Order No.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7D143" w14:textId="06D95BAA" w:rsidR="000B356D" w:rsidRPr="00313E43" w:rsidRDefault="00BA113E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对应发票导出清单</w:t>
            </w:r>
            <w:r w:rsidRPr="00313E43">
              <w:rPr>
                <w:rFonts w:ascii="CorpoS" w:hAnsi="CorpoS"/>
                <w:sz w:val="22"/>
                <w:lang w:eastAsia="zh-CN"/>
              </w:rPr>
              <w:t>Z</w:t>
            </w:r>
            <w:r w:rsidRPr="00313E43">
              <w:rPr>
                <w:rFonts w:ascii="CorpoS" w:hAnsi="CorpoS"/>
                <w:sz w:val="22"/>
                <w:lang w:eastAsia="zh-CN"/>
              </w:rPr>
              <w:t>列</w:t>
            </w:r>
          </w:p>
        </w:tc>
        <w:tc>
          <w:tcPr>
            <w:tcW w:w="2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3D108" w14:textId="6654BC42" w:rsidR="000B356D" w:rsidRPr="00313E43" w:rsidRDefault="00AF4DF9">
            <w:pPr>
              <w:spacing w:after="0" w:line="252" w:lineRule="auto"/>
              <w:rPr>
                <w:rFonts w:ascii="CorpoS" w:hAnsi="CorpoS"/>
                <w:color w:val="FF0000"/>
                <w:sz w:val="22"/>
                <w:lang w:eastAsia="zh-CN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Case3:</w:t>
            </w:r>
            <w:r w:rsidR="00AC7193"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发票导入模板</w:t>
            </w: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会</w:t>
            </w:r>
            <w:r w:rsidR="00AC7193"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补充</w:t>
            </w:r>
            <w:r w:rsidR="00AC7193"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 xml:space="preserve">order No. </w:t>
            </w: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信息</w:t>
            </w:r>
          </w:p>
        </w:tc>
      </w:tr>
      <w:tr w:rsidR="000B356D" w:rsidRPr="00313E43" w14:paraId="32C7354D" w14:textId="77777777" w:rsidTr="27C65C28">
        <w:trPr>
          <w:cantSplit/>
          <w:jc w:val="center"/>
        </w:trPr>
        <w:tc>
          <w:tcPr>
            <w:tcW w:w="1525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7EC36" w14:textId="77777777" w:rsidR="000B356D" w:rsidRPr="00313E43" w:rsidRDefault="0043271E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SPM PO Item Number</w:t>
            </w:r>
          </w:p>
        </w:tc>
        <w:tc>
          <w:tcPr>
            <w:tcW w:w="1590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DA117" w14:textId="0E9F67A0" w:rsidR="000B356D" w:rsidRPr="00313E43" w:rsidRDefault="00AC2EB5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-</w:t>
            </w:r>
          </w:p>
        </w:tc>
        <w:tc>
          <w:tcPr>
            <w:tcW w:w="4800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9E884" w14:textId="0CC92EE7" w:rsidR="000B356D" w:rsidRPr="00313E43" w:rsidRDefault="00AF4DF9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发票导出信息中无</w:t>
            </w: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 xml:space="preserve">SPM PO item number, </w:t>
            </w: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可置空</w:t>
            </w:r>
          </w:p>
        </w:tc>
        <w:tc>
          <w:tcPr>
            <w:tcW w:w="2656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9DEDB" w14:textId="59AD410B" w:rsidR="000B356D" w:rsidRPr="00313E43" w:rsidRDefault="00AC7193">
            <w:pPr>
              <w:spacing w:after="0" w:line="252" w:lineRule="auto"/>
              <w:rPr>
                <w:rFonts w:ascii="CorpoS" w:hAnsi="CorpoS"/>
                <w:color w:val="FF0000"/>
                <w:sz w:val="22"/>
                <w:lang w:eastAsia="zh-CN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DSS supplier EDI solution</w:t>
            </w:r>
          </w:p>
        </w:tc>
      </w:tr>
      <w:tr w:rsidR="00AF4DF9" w:rsidRPr="00313E43" w14:paraId="27476A86" w14:textId="77777777" w:rsidTr="27C65C28">
        <w:trPr>
          <w:cantSplit/>
          <w:jc w:val="center"/>
        </w:trPr>
        <w:tc>
          <w:tcPr>
            <w:tcW w:w="1525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C0661" w14:textId="62339E34" w:rsidR="00AF4DF9" w:rsidRPr="00313E43" w:rsidRDefault="00AF4DF9">
            <w:pPr>
              <w:spacing w:after="0" w:line="252" w:lineRule="auto"/>
              <w:jc w:val="center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ETA date</w:t>
            </w:r>
          </w:p>
        </w:tc>
        <w:tc>
          <w:tcPr>
            <w:tcW w:w="159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D949A" w14:textId="77777777" w:rsidR="00AF4DF9" w:rsidRPr="00313E43" w:rsidRDefault="00AF4DF9">
            <w:pPr>
              <w:spacing w:after="0" w:line="252" w:lineRule="auto"/>
              <w:rPr>
                <w:rFonts w:ascii="CorpoS" w:hAnsi="CorpoS"/>
                <w:color w:val="000000" w:themeColor="text1"/>
                <w:sz w:val="22"/>
                <w:lang w:eastAsia="zh-CN"/>
              </w:rPr>
            </w:pPr>
          </w:p>
        </w:tc>
        <w:tc>
          <w:tcPr>
            <w:tcW w:w="4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A97DB" w14:textId="6E0ACD21" w:rsidR="00AF4DF9" w:rsidRPr="00313E43" w:rsidRDefault="00AF4DF9">
            <w:pPr>
              <w:spacing w:after="0" w:line="252" w:lineRule="auto"/>
              <w:rPr>
                <w:rFonts w:ascii="CorpoS" w:hAnsi="CorpoS"/>
                <w:color w:val="000000" w:themeColor="text1"/>
                <w:sz w:val="22"/>
                <w:lang w:eastAsia="zh-CN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pre-alert creation date+1 Calander days</w:t>
            </w:r>
          </w:p>
        </w:tc>
        <w:tc>
          <w:tcPr>
            <w:tcW w:w="265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0AA70" w14:textId="77777777" w:rsidR="00AF4DF9" w:rsidRPr="00313E43" w:rsidRDefault="00AF4DF9">
            <w:pPr>
              <w:spacing w:after="0" w:line="252" w:lineRule="auto"/>
              <w:rPr>
                <w:rFonts w:ascii="CorpoS" w:hAnsi="CorpoS"/>
                <w:color w:val="000000" w:themeColor="text1"/>
                <w:sz w:val="22"/>
                <w:lang w:eastAsia="zh-CN"/>
              </w:rPr>
            </w:pPr>
          </w:p>
        </w:tc>
      </w:tr>
    </w:tbl>
    <w:p w14:paraId="4C28C89C" w14:textId="45E536FD" w:rsidR="00036EBF" w:rsidRPr="00313E43" w:rsidDel="00F87CF0" w:rsidRDefault="35E77963" w:rsidP="00036EBF">
      <w:pPr>
        <w:pStyle w:val="Heading2"/>
        <w:rPr>
          <w:del w:id="73" w:author="Ji, Scarlett Qing" w:date="2026-09-16T00:52:00Z" w16du:dateUtc="2026-09-15T16:52:00Z"/>
          <w:rFonts w:ascii="CorpoS" w:eastAsia="宋体" w:hAnsi="CorpoS"/>
          <w:sz w:val="22"/>
          <w:szCs w:val="22"/>
          <w:lang w:eastAsia="zh-CN"/>
        </w:rPr>
      </w:pPr>
      <w:del w:id="74" w:author="Ji, Scarlett Qing" w:date="2026-09-16T00:52:00Z" w16du:dateUtc="2026-09-15T16:52:00Z">
        <w:r w:rsidDel="00F87CF0">
          <w:rPr>
            <w:b w:val="0"/>
            <w:noProof/>
          </w:rPr>
          <w:lastRenderedPageBreak/>
          <w:drawing>
            <wp:inline distT="0" distB="0" distL="0" distR="0" wp14:anchorId="5B404876" wp14:editId="07D9DB16">
              <wp:extent cx="6400800" cy="3378835"/>
              <wp:effectExtent l="0" t="0" r="0" b="0"/>
              <wp:docPr id="1249305384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8"/>
                      <pic:cNvPicPr>
                        <a:picLocks noChangeAspect="1" noChangeArrowheads="1"/>
                      </pic:cNvPicPr>
                    </pic:nvPicPr>
                    <pic:blipFill>
                      <a:blip r:embed="rId2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400800" cy="3378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276EB8CE" w14:textId="54C423DC" w:rsidR="00D252EE" w:rsidRPr="00313E43" w:rsidDel="00F87CF0" w:rsidRDefault="00D252EE" w:rsidP="00D252EE">
      <w:pPr>
        <w:rPr>
          <w:del w:id="75" w:author="Ji, Scarlett Qing" w:date="2026-09-16T00:52:00Z" w16du:dateUtc="2026-09-15T16:52:00Z"/>
          <w:rFonts w:ascii="CorpoS" w:hAnsi="CorpoS"/>
          <w:sz w:val="22"/>
          <w:lang w:eastAsia="zh-CN"/>
        </w:rPr>
      </w:pPr>
      <w:commentRangeStart w:id="76"/>
      <w:commentRangeStart w:id="77"/>
      <w:del w:id="78" w:author="Ji, Scarlett Qing" w:date="2026-09-16T00:52:00Z" w16du:dateUtc="2026-09-15T16:52:00Z">
        <w:r w:rsidRPr="00313E43" w:rsidDel="00F87CF0">
          <w:rPr>
            <w:rFonts w:ascii="CorpoS" w:hAnsi="CorpoS"/>
            <w:sz w:val="22"/>
            <w:lang w:eastAsia="zh-CN"/>
          </w:rPr>
          <w:delText>触发开票通知单时（如下截图）</w:delText>
        </w:r>
        <w:commentRangeEnd w:id="76"/>
        <w:r w:rsidR="00B4783A" w:rsidRPr="00313E43" w:rsidDel="00F87CF0">
          <w:rPr>
            <w:rStyle w:val="CommentReference"/>
            <w:rFonts w:ascii="CorpoS" w:hAnsi="CorpoS"/>
            <w:sz w:val="22"/>
            <w:szCs w:val="22"/>
            <w:lang w:eastAsia="zh-CN"/>
          </w:rPr>
          <w:commentReference w:id="76"/>
        </w:r>
        <w:commentRangeEnd w:id="77"/>
        <w:r w:rsidR="00045F5A" w:rsidRPr="00313E43" w:rsidDel="00F87CF0">
          <w:rPr>
            <w:rStyle w:val="CommentReference"/>
            <w:rFonts w:ascii="CorpoS" w:hAnsi="CorpoS"/>
            <w:sz w:val="22"/>
            <w:szCs w:val="22"/>
            <w:lang w:eastAsia="zh-CN"/>
          </w:rPr>
          <w:commentReference w:id="77"/>
        </w:r>
        <w:r w:rsidRPr="00313E43" w:rsidDel="00F87CF0">
          <w:rPr>
            <w:rFonts w:ascii="CorpoS" w:hAnsi="CorpoS"/>
            <w:sz w:val="22"/>
            <w:lang w:eastAsia="zh-CN"/>
          </w:rPr>
          <w:delText>，我们需要按照这个发票号核对收货数量和价格，确认无异常再触发，后续进行</w:delText>
        </w:r>
        <w:r w:rsidRPr="00313E43" w:rsidDel="00F87CF0">
          <w:rPr>
            <w:rFonts w:ascii="CorpoS" w:hAnsi="CorpoS"/>
            <w:sz w:val="22"/>
            <w:lang w:eastAsia="zh-CN"/>
          </w:rPr>
          <w:delText>payment</w:delText>
        </w:r>
        <w:r w:rsidRPr="00313E43" w:rsidDel="00F87CF0">
          <w:rPr>
            <w:rFonts w:ascii="CorpoS" w:hAnsi="CorpoS"/>
            <w:sz w:val="22"/>
            <w:lang w:eastAsia="zh-CN"/>
          </w:rPr>
          <w:delText>。</w:delText>
        </w:r>
      </w:del>
    </w:p>
    <w:p w14:paraId="5012AFCF" w14:textId="6D809E38" w:rsidR="00036EBF" w:rsidRPr="00313E43" w:rsidDel="00F87CF0" w:rsidRDefault="00D252EE" w:rsidP="00563DC0">
      <w:pPr>
        <w:pStyle w:val="Heading2"/>
        <w:rPr>
          <w:del w:id="79" w:author="Ji, Scarlett Qing" w:date="2026-09-16T00:52:00Z" w16du:dateUtc="2026-09-15T16:52:00Z"/>
          <w:rFonts w:ascii="CorpoS" w:eastAsia="宋体" w:hAnsi="CorpoS"/>
          <w:sz w:val="22"/>
          <w:szCs w:val="22"/>
          <w:lang w:eastAsia="zh-CN"/>
        </w:rPr>
      </w:pPr>
      <w:del w:id="80" w:author="Ji, Scarlett Qing" w:date="2026-09-16T00:52:00Z" w16du:dateUtc="2026-09-15T16:52:00Z">
        <w:r w:rsidRPr="00313E43" w:rsidDel="00F87CF0">
          <w:rPr>
            <w:rFonts w:ascii="CorpoS" w:eastAsia="宋体" w:hAnsi="CorpoS"/>
            <w:b w:val="0"/>
            <w:noProof/>
            <w:sz w:val="22"/>
            <w:lang w:eastAsia="zh-CN"/>
          </w:rPr>
          <w:drawing>
            <wp:inline distT="0" distB="0" distL="0" distR="0" wp14:anchorId="77E5C243" wp14:editId="3B600BF9">
              <wp:extent cx="6400800" cy="2978785"/>
              <wp:effectExtent l="0" t="0" r="0" b="0"/>
              <wp:docPr id="139648375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96483754" name=""/>
                      <pic:cNvPicPr/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29787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B049821" w14:textId="7A42B976" w:rsidR="00036EBF" w:rsidRPr="00313E43" w:rsidDel="00F87CF0" w:rsidRDefault="00036EBF" w:rsidP="00563DC0">
      <w:pPr>
        <w:pStyle w:val="Heading2"/>
        <w:rPr>
          <w:del w:id="81" w:author="Ji, Scarlett Qing" w:date="2026-09-16T00:52:00Z" w16du:dateUtc="2026-09-15T16:52:00Z"/>
          <w:rFonts w:ascii="CorpoS" w:eastAsia="宋体" w:hAnsi="CorpoS"/>
          <w:sz w:val="22"/>
          <w:szCs w:val="22"/>
          <w:lang w:eastAsia="zh-CN"/>
        </w:rPr>
      </w:pPr>
    </w:p>
    <w:p w14:paraId="6728DDBD" w14:textId="6CD1CC17" w:rsidR="00AF4DF9" w:rsidRPr="00313E43" w:rsidDel="00F87CF0" w:rsidRDefault="00AF4DF9" w:rsidP="00AF4DF9">
      <w:pPr>
        <w:rPr>
          <w:del w:id="82" w:author="Ji, Scarlett Qing" w:date="2026-09-16T00:52:00Z" w16du:dateUtc="2026-09-15T16:52:00Z"/>
          <w:rFonts w:ascii="CorpoS" w:hAnsi="CorpoS"/>
          <w:sz w:val="22"/>
          <w:lang w:eastAsia="zh-CN"/>
        </w:rPr>
      </w:pPr>
    </w:p>
    <w:p w14:paraId="2331BD4B" w14:textId="478F81AC" w:rsidR="00AF4DF9" w:rsidDel="00F87CF0" w:rsidRDefault="00AF4DF9" w:rsidP="00AF4DF9">
      <w:pPr>
        <w:rPr>
          <w:del w:id="83" w:author="Ji, Scarlett Qing" w:date="2026-09-16T00:52:00Z" w16du:dateUtc="2026-09-15T16:52:00Z"/>
          <w:rFonts w:ascii="CorpoS" w:hAnsi="CorpoS"/>
          <w:sz w:val="22"/>
          <w:lang w:eastAsia="zh-CN"/>
        </w:rPr>
      </w:pPr>
    </w:p>
    <w:p w14:paraId="5345F869" w14:textId="676E6BF0" w:rsidR="00ED34AC" w:rsidDel="00F87CF0" w:rsidRDefault="00ED34AC" w:rsidP="00AF4DF9">
      <w:pPr>
        <w:rPr>
          <w:del w:id="84" w:author="Ji, Scarlett Qing" w:date="2026-09-16T00:52:00Z" w16du:dateUtc="2026-09-15T16:52:00Z"/>
          <w:rFonts w:ascii="CorpoS" w:hAnsi="CorpoS"/>
          <w:sz w:val="22"/>
          <w:lang w:eastAsia="zh-CN"/>
        </w:rPr>
      </w:pPr>
    </w:p>
    <w:p w14:paraId="45FF3F9B" w14:textId="122FC8D5" w:rsidR="00ED34AC" w:rsidRPr="00313E43" w:rsidDel="00F87CF0" w:rsidRDefault="00ED34AC" w:rsidP="00AF4DF9">
      <w:pPr>
        <w:rPr>
          <w:del w:id="85" w:author="Ji, Scarlett Qing" w:date="2026-09-16T00:52:00Z" w16du:dateUtc="2026-09-15T16:52:00Z"/>
          <w:rFonts w:ascii="CorpoS" w:hAnsi="CorpoS"/>
          <w:sz w:val="22"/>
          <w:lang w:eastAsia="zh-CN"/>
        </w:rPr>
      </w:pPr>
    </w:p>
    <w:p w14:paraId="75FF2D1B" w14:textId="44899ED0" w:rsidR="00563DC0" w:rsidRDefault="00ED34AC">
      <w:pPr>
        <w:pStyle w:val="Heading2"/>
        <w:numPr>
          <w:ilvl w:val="1"/>
          <w:numId w:val="12"/>
        </w:numPr>
        <w:rPr>
          <w:ins w:id="86" w:author="Ji, Scarlett Qing" w:date="2026-09-16T14:42:00Z" w16du:dateUtc="2026-09-16T06:42:00Z"/>
          <w:rFonts w:ascii="CorpoS" w:eastAsia="宋体" w:hAnsi="CorpoS"/>
          <w:color w:val="FF0000"/>
          <w:sz w:val="22"/>
          <w:szCs w:val="22"/>
          <w:lang w:eastAsia="zh-CN"/>
        </w:rPr>
        <w:pPrChange w:id="87" w:author="Ji, Scarlett Qing" w:date="2026-09-16T14:42:00Z" w16du:dateUtc="2026-09-16T06:42:00Z">
          <w:pPr>
            <w:pStyle w:val="Heading2"/>
          </w:pPr>
        </w:pPrChange>
      </w:pPr>
      <w:del w:id="88" w:author="Ji, Scarlett Qing" w:date="2026-09-16T14:42:00Z" w16du:dateUtc="2026-09-16T06:42:00Z">
        <w:r w:rsidDel="001D6B0E">
          <w:rPr>
            <w:rFonts w:ascii="CorpoS" w:eastAsia="宋体" w:hAnsi="CorpoS" w:hint="eastAsia"/>
            <w:sz w:val="22"/>
            <w:szCs w:val="22"/>
            <w:lang w:eastAsia="zh-CN"/>
          </w:rPr>
          <w:lastRenderedPageBreak/>
          <w:delText>2.2</w:delText>
        </w:r>
        <w:r w:rsidR="00563DC0" w:rsidRPr="00313E43" w:rsidDel="001D6B0E">
          <w:rPr>
            <w:rFonts w:ascii="CorpoS" w:hAnsi="CorpoS"/>
            <w:sz w:val="22"/>
            <w:szCs w:val="22"/>
            <w:lang w:eastAsia="zh-CN"/>
          </w:rPr>
          <w:delText xml:space="preserve"> </w:delText>
        </w:r>
      </w:del>
      <w:r w:rsidR="00563DC0" w:rsidRPr="00313E43">
        <w:rPr>
          <w:rFonts w:ascii="CorpoS" w:eastAsia="宋体" w:hAnsi="CorpoS"/>
          <w:sz w:val="22"/>
          <w:szCs w:val="22"/>
          <w:lang w:eastAsia="zh-CN"/>
        </w:rPr>
        <w:t>X-entry</w:t>
      </w:r>
      <w:r w:rsidR="00CB5700" w:rsidRPr="00313E43">
        <w:rPr>
          <w:rFonts w:ascii="CorpoS" w:eastAsia="宋体" w:hAnsi="CorpoS"/>
          <w:sz w:val="22"/>
          <w:szCs w:val="22"/>
          <w:lang w:eastAsia="zh-CN"/>
        </w:rPr>
        <w:t xml:space="preserve">  </w:t>
      </w:r>
      <w:r w:rsidR="00CB5700" w:rsidRPr="00313E43">
        <w:rPr>
          <w:rFonts w:ascii="CorpoS" w:eastAsia="宋体" w:hAnsi="CorpoS"/>
          <w:color w:val="FF0000"/>
          <w:sz w:val="22"/>
          <w:szCs w:val="22"/>
          <w:lang w:eastAsia="zh-CN"/>
        </w:rPr>
        <w:t xml:space="preserve"> </w:t>
      </w:r>
    </w:p>
    <w:p w14:paraId="64971A10" w14:textId="0B04105E" w:rsidR="00005B05" w:rsidRDefault="00005B05" w:rsidP="00005B05">
      <w:pPr>
        <w:pStyle w:val="ListParagraph"/>
        <w:numPr>
          <w:ilvl w:val="0"/>
          <w:numId w:val="19"/>
        </w:numPr>
        <w:rPr>
          <w:ins w:id="89" w:author="Ji, Scarlett Qing" w:date="2026-09-16T14:45:00Z" w16du:dateUtc="2026-09-16T06:45:00Z"/>
          <w:lang w:eastAsia="zh-CN"/>
        </w:rPr>
      </w:pPr>
      <w:ins w:id="90" w:author="Ji, Scarlett Qing" w:date="2026-09-16T14:45:00Z" w16du:dateUtc="2026-09-16T06:45:00Z">
        <w:r>
          <w:rPr>
            <w:rFonts w:hint="eastAsia"/>
            <w:lang w:eastAsia="zh-CN"/>
          </w:rPr>
          <w:t>触发机制</w:t>
        </w:r>
      </w:ins>
    </w:p>
    <w:p w14:paraId="4828FC2C" w14:textId="014CE815" w:rsidR="001D6B0E" w:rsidRDefault="001D6B0E" w:rsidP="00005B05">
      <w:pPr>
        <w:ind w:left="360"/>
        <w:rPr>
          <w:ins w:id="91" w:author="Ji, Scarlett Qing" w:date="2026-09-16T14:43:00Z" w16du:dateUtc="2026-09-16T06:43:00Z"/>
          <w:lang w:eastAsia="zh-CN"/>
        </w:rPr>
      </w:pPr>
      <w:ins w:id="92" w:author="Ji, Scarlett Qing" w:date="2026-09-16T14:42:00Z" w16du:dateUtc="2026-09-16T06:42:00Z">
        <w:r>
          <w:rPr>
            <w:rFonts w:hint="eastAsia"/>
            <w:lang w:eastAsia="zh-CN"/>
          </w:rPr>
          <w:t>触发机制：收到</w:t>
        </w:r>
        <w:r w:rsidR="00400818">
          <w:rPr>
            <w:rFonts w:hint="eastAsia"/>
            <w:lang w:eastAsia="zh-CN"/>
          </w:rPr>
          <w:t>报关代理送货邮件</w:t>
        </w:r>
      </w:ins>
      <w:ins w:id="93" w:author="Ji, Scarlett Qing" w:date="2026-09-20T16:05:00Z" w16du:dateUtc="2026-09-20T08:05:00Z">
        <w:r w:rsidR="002C65EE">
          <w:rPr>
            <w:rFonts w:hint="eastAsia"/>
            <w:lang w:eastAsia="zh-CN"/>
          </w:rPr>
          <w:t>&amp;IMS同事发过来的PO</w:t>
        </w:r>
      </w:ins>
      <w:ins w:id="94" w:author="Ji, Scarlett Qing" w:date="2026-09-16T14:42:00Z" w16du:dateUtc="2026-09-16T06:42:00Z">
        <w:r w:rsidR="00400818">
          <w:rPr>
            <w:rFonts w:hint="eastAsia"/>
            <w:lang w:eastAsia="zh-CN"/>
          </w:rPr>
          <w:t>自动触发</w:t>
        </w:r>
      </w:ins>
      <w:ins w:id="95" w:author="Ji, Scarlett Qing" w:date="2026-09-20T18:49:00Z" w16du:dateUtc="2026-09-20T10:49:00Z">
        <w:r w:rsidR="00305079">
          <w:rPr>
            <w:rFonts w:hint="eastAsia"/>
            <w:lang w:eastAsia="zh-CN"/>
          </w:rPr>
          <w:t>（从触发到</w:t>
        </w:r>
        <w:r w:rsidR="000D13CD">
          <w:rPr>
            <w:rFonts w:hint="eastAsia"/>
            <w:lang w:eastAsia="zh-CN"/>
          </w:rPr>
          <w:t>跑完能</w:t>
        </w:r>
      </w:ins>
      <w:ins w:id="96" w:author="Ji, Scarlett Qing" w:date="2026-09-20T18:50:00Z" w16du:dateUtc="2026-09-20T10:50:00Z">
        <w:r w:rsidR="000D13CD">
          <w:rPr>
            <w:rFonts w:hint="eastAsia"/>
            <w:lang w:eastAsia="zh-CN"/>
          </w:rPr>
          <w:t>接受半天的时间差）</w:t>
        </w:r>
      </w:ins>
    </w:p>
    <w:p w14:paraId="6A0E539A" w14:textId="02101828" w:rsidR="00D742E2" w:rsidRDefault="00D742E2" w:rsidP="00D742E2">
      <w:pPr>
        <w:ind w:left="360"/>
        <w:rPr>
          <w:ins w:id="97" w:author="Ji, Scarlett Qing" w:date="2026-09-16T14:43:00Z" w16du:dateUtc="2026-09-16T06:43:00Z"/>
          <w:lang w:eastAsia="zh-CN"/>
        </w:rPr>
      </w:pPr>
      <w:ins w:id="98" w:author="Ji, Scarlett Qing" w:date="2026-09-16T14:43:00Z" w16du:dateUtc="2026-09-16T06:43:00Z">
        <w:r w:rsidRPr="00D742E2">
          <w:rPr>
            <w:rFonts w:hint="eastAsia"/>
            <w:lang w:eastAsia="zh-CN"/>
            <w:rPrChange w:id="99" w:author="Ji, Scarlett Qing" w:date="2026-09-16T14:43:00Z" w16du:dateUtc="2026-09-16T06:43:00Z">
              <w:rPr>
                <w:rFonts w:hint="eastAsia"/>
                <w:b/>
                <w:bCs/>
                <w:color w:val="FF0000"/>
                <w:lang w:eastAsia="zh-CN"/>
              </w:rPr>
            </w:rPrChange>
          </w:rPr>
          <w:t>接收邮箱：</w:t>
        </w:r>
        <w:r w:rsidRPr="00D742E2">
          <w:rPr>
            <w:lang w:eastAsia="zh-CN"/>
            <w:rPrChange w:id="100" w:author="Ji, Scarlett Qing" w:date="2026-09-16T14:43:00Z" w16du:dateUtc="2026-09-16T06:43:00Z">
              <w:rPr>
                <w:rStyle w:val="cf01"/>
                <w:rFonts w:cs="Arial" w:hint="default"/>
                <w:lang w:eastAsia="zh-CN"/>
              </w:rPr>
            </w:rPrChange>
          </w:rPr>
          <w:t>未来Portal上会有一个奔驰的公邮，后续自动Forward给平台的公邮</w:t>
        </w:r>
        <w:del w:id="101" w:author="Zhang, Afang (369)" w:date="2026-09-22T09:34:00Z" w16du:dateUtc="2026-09-22T01:34:00Z">
          <w:r w:rsidRPr="00D742E2" w:rsidDel="008B65FB">
            <w:rPr>
              <w:lang w:eastAsia="zh-CN"/>
              <w:rPrChange w:id="102" w:author="Ji, Scarlett Qing" w:date="2026-09-16T14:43:00Z" w16du:dateUtc="2026-09-16T06:43:00Z">
                <w:rPr>
                  <w:rStyle w:val="cf01"/>
                  <w:rFonts w:cs="Arial" w:hint="default"/>
                  <w:lang w:eastAsia="zh-CN"/>
                </w:rPr>
              </w:rPrChange>
            </w:rPr>
            <w:delText>。</w:delText>
          </w:r>
        </w:del>
      </w:ins>
      <w:ins w:id="103" w:author="Zhang, Afang (369)" w:date="2026-09-22T09:34:00Z" w16du:dateUtc="2026-09-22T01:34:00Z">
        <w:r w:rsidR="008B65FB">
          <w:rPr>
            <w:rFonts w:hint="eastAsia"/>
            <w:lang w:eastAsia="zh-CN"/>
          </w:rPr>
          <w:t>（如果时自动转发给奔驰的公邮，转发人会变成我的邮箱，会不会跟下面的邮件监控条件矛盾了？如果矛盾</w:t>
        </w:r>
      </w:ins>
      <w:ins w:id="104" w:author="Zhang, Afang (369)" w:date="2026-09-22T09:35:00Z" w16du:dateUtc="2026-09-22T01:35:00Z">
        <w:r w:rsidR="008B65FB">
          <w:rPr>
            <w:rFonts w:hint="eastAsia"/>
            <w:lang w:eastAsia="zh-CN"/>
          </w:rPr>
          <w:t>的话，这里可以要求代理和IMS同事</w:t>
        </w:r>
      </w:ins>
      <w:ins w:id="105" w:author="Zhang, Afang (369)" w:date="2026-09-22T09:36:00Z" w16du:dateUtc="2026-09-22T01:36:00Z">
        <w:r w:rsidR="00CE79ED">
          <w:rPr>
            <w:rFonts w:hint="eastAsia"/>
            <w:lang w:eastAsia="zh-CN"/>
          </w:rPr>
          <w:t>发送邮件时直接发给这个公邮。</w:t>
        </w:r>
      </w:ins>
      <w:ins w:id="106" w:author="Zhang, Afang (369)" w:date="2026-09-22T09:50:00Z" w16du:dateUtc="2026-09-22T01:50:00Z">
        <w:r w:rsidR="00372D1D">
          <w:rPr>
            <w:rFonts w:hint="eastAsia"/>
            <w:lang w:eastAsia="zh-CN"/>
          </w:rPr>
          <w:t>）</w:t>
        </w:r>
      </w:ins>
    </w:p>
    <w:p w14:paraId="40E640DE" w14:textId="4D0AA262" w:rsidR="00D742E2" w:rsidRDefault="00D742E2" w:rsidP="00D742E2">
      <w:pPr>
        <w:ind w:left="360"/>
        <w:rPr>
          <w:ins w:id="107" w:author="Ji, Scarlett Qing" w:date="2026-09-16T14:45:00Z" w16du:dateUtc="2026-09-16T06:45:00Z"/>
          <w:lang w:eastAsia="zh-CN"/>
        </w:rPr>
      </w:pPr>
      <w:ins w:id="108" w:author="Ji, Scarlett Qing" w:date="2026-09-16T14:44:00Z" w16du:dateUtc="2026-09-16T06:44:00Z">
        <w:r>
          <w:rPr>
            <w:rFonts w:hint="eastAsia"/>
            <w:lang w:eastAsia="zh-CN"/>
          </w:rPr>
          <w:t>邮件监控</w:t>
        </w:r>
        <w:r w:rsidR="009028C9">
          <w:rPr>
            <w:rFonts w:hint="eastAsia"/>
            <w:lang w:eastAsia="zh-CN"/>
          </w:rPr>
          <w:t>条件：①</w:t>
        </w:r>
      </w:ins>
      <w:ins w:id="109" w:author="Ji, Scarlett Qing" w:date="2026-09-16T15:09:00Z" w16du:dateUtc="2026-09-16T07:09:00Z">
        <w:r w:rsidR="001E16DB">
          <w:rPr>
            <w:rFonts w:hint="eastAsia"/>
            <w:lang w:eastAsia="zh-CN"/>
          </w:rPr>
          <w:t>发件人</w:t>
        </w:r>
      </w:ins>
      <w:ins w:id="110" w:author="Ji, Scarlett Qing" w:date="2026-09-16T14:44:00Z" w16du:dateUtc="2026-09-16T06:44:00Z">
        <w:r w:rsidR="009028C9">
          <w:rPr>
            <w:rFonts w:hint="eastAsia"/>
            <w:lang w:eastAsia="zh-CN"/>
          </w:rPr>
          <w:t>邮箱后缀：@bjfcl.com</w:t>
        </w:r>
      </w:ins>
      <w:ins w:id="111" w:author="Ji, Scarlett Qing" w:date="2026-09-16T14:45:00Z" w16du:dateUtc="2026-09-16T06:45:00Z">
        <w:r w:rsidR="00005B05">
          <w:rPr>
            <w:rFonts w:hint="eastAsia"/>
            <w:lang w:eastAsia="zh-CN"/>
          </w:rPr>
          <w:t>；②邮件标题含固定字段：快件签收单</w:t>
        </w:r>
      </w:ins>
      <w:ins w:id="112" w:author="Zhang, Afang (369)" w:date="2026-09-18T13:33:00Z" w16du:dateUtc="2026-09-18T05:33:00Z">
        <w:r w:rsidR="001415E5">
          <w:rPr>
            <w:rFonts w:hint="eastAsia"/>
            <w:lang w:eastAsia="zh-CN"/>
          </w:rPr>
          <w:t xml:space="preserve"> </w:t>
        </w:r>
        <w:r w:rsidR="001415E5" w:rsidRPr="001415E5">
          <w:rPr>
            <w:rFonts w:hint="eastAsia"/>
            <w:highlight w:val="green"/>
            <w:lang w:eastAsia="zh-CN"/>
            <w:rPrChange w:id="113" w:author="Zhang, Afang (369)" w:date="2026-09-18T13:33:00Z" w16du:dateUtc="2026-09-18T05:33:00Z">
              <w:rPr>
                <w:rFonts w:hint="eastAsia"/>
                <w:lang w:eastAsia="zh-CN"/>
              </w:rPr>
            </w:rPrChange>
          </w:rPr>
          <w:t>（建议此处做成灵活的，以防后面报关送货代理变</w:t>
        </w:r>
      </w:ins>
      <w:ins w:id="114" w:author="Ji, Scarlett Qing" w:date="2026-09-20T18:50:00Z" w16du:dateUtc="2026-09-20T10:50:00Z">
        <w:r w:rsidR="000D13CD">
          <w:rPr>
            <w:rFonts w:hint="eastAsia"/>
            <w:highlight w:val="green"/>
            <w:lang w:eastAsia="zh-CN"/>
          </w:rPr>
          <w:t>，仅针对①</w:t>
        </w:r>
      </w:ins>
      <w:ins w:id="115" w:author="Zhang, Afang (369)" w:date="2026-09-18T13:33:00Z" w16du:dateUtc="2026-09-18T05:33:00Z">
        <w:r w:rsidR="001415E5" w:rsidRPr="001415E5">
          <w:rPr>
            <w:rFonts w:hint="eastAsia"/>
            <w:highlight w:val="green"/>
            <w:lang w:eastAsia="zh-CN"/>
            <w:rPrChange w:id="116" w:author="Zhang, Afang (369)" w:date="2026-09-18T13:33:00Z" w16du:dateUtc="2026-09-18T05:33:00Z">
              <w:rPr>
                <w:rFonts w:hint="eastAsia"/>
                <w:lang w:eastAsia="zh-CN"/>
              </w:rPr>
            </w:rPrChange>
          </w:rPr>
          <w:t>）</w:t>
        </w:r>
      </w:ins>
    </w:p>
    <w:p w14:paraId="67406A21" w14:textId="4701FA7E" w:rsidR="00005B05" w:rsidRDefault="00384833" w:rsidP="00005B05">
      <w:pPr>
        <w:pStyle w:val="ListParagraph"/>
        <w:numPr>
          <w:ilvl w:val="0"/>
          <w:numId w:val="19"/>
        </w:numPr>
        <w:rPr>
          <w:ins w:id="117" w:author="Ji, Scarlett Qing" w:date="2026-09-16T14:48:00Z" w16du:dateUtc="2026-09-16T06:48:00Z"/>
          <w:lang w:eastAsia="zh-CN"/>
        </w:rPr>
      </w:pPr>
      <w:ins w:id="118" w:author="Ji, Scarlett Qing" w:date="2026-09-16T14:46:00Z" w16du:dateUtc="2026-09-16T06:46:00Z">
        <w:r>
          <w:rPr>
            <w:rFonts w:hint="eastAsia"/>
            <w:lang w:eastAsia="zh-CN"/>
          </w:rPr>
          <w:t>业务流程</w:t>
        </w:r>
      </w:ins>
    </w:p>
    <w:p w14:paraId="1FC9503E" w14:textId="77777777" w:rsidR="00A75BD0" w:rsidRDefault="004C1FC0" w:rsidP="00773476">
      <w:pPr>
        <w:rPr>
          <w:ins w:id="119" w:author="Ji, Scarlett Qing" w:date="2026-09-16T14:50:00Z" w16du:dateUtc="2026-09-16T06:50:00Z"/>
          <w:rFonts w:ascii="CorpoS" w:hAnsi="CorpoS"/>
          <w:sz w:val="22"/>
          <w:lang w:eastAsia="zh-CN"/>
        </w:rPr>
      </w:pPr>
      <w:moveToRangeStart w:id="120" w:author="Ji, Scarlett Qing" w:date="2026-09-16T14:47:00Z" w:name="move240462462"/>
      <w:moveTo w:id="121" w:author="Ji, Scarlett Qing" w:date="2026-09-16T14:47:00Z" w16du:dateUtc="2026-09-16T06:47:00Z">
        <w:r w:rsidRPr="09BD8FAF">
          <w:rPr>
            <w:rFonts w:ascii="CorpoS" w:hAnsi="CorpoS"/>
            <w:sz w:val="22"/>
            <w:lang w:eastAsia="zh-CN"/>
          </w:rPr>
          <w:t>收到</w:t>
        </w:r>
        <w:commentRangeStart w:id="122"/>
        <w:r w:rsidRPr="00636101">
          <w:rPr>
            <w:rFonts w:ascii="CorpoS" w:hAnsi="CorpoS"/>
            <w:sz w:val="22"/>
            <w:highlight w:val="yellow"/>
            <w:lang w:eastAsia="zh-CN"/>
          </w:rPr>
          <w:t>报关代理的送货邮件通知</w:t>
        </w:r>
        <w:r w:rsidRPr="09BD8FAF">
          <w:rPr>
            <w:rFonts w:ascii="CorpoS" w:hAnsi="CorpoS"/>
            <w:sz w:val="22"/>
            <w:lang w:eastAsia="zh-CN"/>
          </w:rPr>
          <w:t>后，</w:t>
        </w:r>
        <w:commentRangeEnd w:id="122"/>
        <w:r w:rsidR="000D13CD" w:rsidRPr="09BD8FAF">
          <w:rPr>
            <w:rStyle w:val="CommentReference"/>
            <w:rFonts w:ascii="CorpoS" w:hAnsi="CorpoS"/>
            <w:sz w:val="22"/>
            <w:szCs w:val="22"/>
            <w:lang w:eastAsia="zh-CN"/>
          </w:rPr>
          <w:commentReference w:id="122"/>
        </w:r>
        <w:r w:rsidRPr="09BD8FAF">
          <w:rPr>
            <w:rFonts w:ascii="CorpoS" w:hAnsi="CorpoS"/>
            <w:sz w:val="22"/>
            <w:lang w:eastAsia="zh-CN"/>
          </w:rPr>
          <w:t>根据附件中的运单号去诊断仪大表</w:t>
        </w:r>
      </w:moveTo>
      <w:ins w:id="123" w:author="Ji, Scarlett Qing" w:date="2026-09-16T14:49:00Z" w16du:dateUtc="2026-09-16T06:49:00Z">
        <w:r w:rsidR="00644316">
          <w:rPr>
            <w:rFonts w:ascii="CorpoS" w:hAnsi="CorpoS" w:hint="eastAsia"/>
            <w:sz w:val="22"/>
            <w:lang w:eastAsia="zh-CN"/>
          </w:rPr>
          <w:t>通过</w:t>
        </w:r>
        <w:r w:rsidR="00644316">
          <w:rPr>
            <w:rFonts w:ascii="CorpoS" w:hAnsi="CorpoS" w:hint="eastAsia"/>
            <w:sz w:val="22"/>
            <w:lang w:eastAsia="zh-CN"/>
          </w:rPr>
          <w:t>AWB. No</w:t>
        </w:r>
        <w:r w:rsidR="00973F92">
          <w:rPr>
            <w:rFonts w:ascii="CorpoS" w:hAnsi="CorpoS" w:hint="eastAsia"/>
            <w:sz w:val="22"/>
            <w:lang w:eastAsia="zh-CN"/>
          </w:rPr>
          <w:t>寻找</w:t>
        </w:r>
      </w:ins>
      <w:moveTo w:id="124" w:author="Ji, Scarlett Qing" w:date="2026-09-16T14:47:00Z" w16du:dateUtc="2026-09-16T06:47:00Z">
        <w:del w:id="125" w:author="Ji, Scarlett Qing" w:date="2026-09-16T14:49:00Z" w16du:dateUtc="2026-09-16T06:49:00Z">
          <w:r w:rsidRPr="09BD8FAF" w:rsidDel="00973F92">
            <w:rPr>
              <w:rFonts w:ascii="CorpoS" w:hAnsi="CorpoS"/>
              <w:sz w:val="22"/>
              <w:lang w:eastAsia="zh-CN"/>
            </w:rPr>
            <w:delText>看</w:delText>
          </w:r>
        </w:del>
        <w:r w:rsidRPr="09BD8FAF">
          <w:rPr>
            <w:rFonts w:ascii="CorpoS" w:hAnsi="CorpoS"/>
            <w:sz w:val="22"/>
            <w:lang w:eastAsia="zh-CN"/>
          </w:rPr>
          <w:t>对应的</w:t>
        </w:r>
        <w:r w:rsidRPr="09BD8FAF">
          <w:rPr>
            <w:rFonts w:ascii="CorpoS" w:hAnsi="CorpoS"/>
            <w:sz w:val="22"/>
            <w:lang w:eastAsia="zh-CN"/>
          </w:rPr>
          <w:t>PN</w:t>
        </w:r>
        <w:r w:rsidRPr="09BD8FAF">
          <w:rPr>
            <w:rFonts w:ascii="CorpoS" w:hAnsi="CorpoS"/>
            <w:sz w:val="22"/>
            <w:lang w:eastAsia="zh-CN"/>
          </w:rPr>
          <w:t>，</w:t>
        </w:r>
        <w:r w:rsidRPr="09BD8FAF">
          <w:rPr>
            <w:rFonts w:ascii="CorpoS" w:hAnsi="CorpoS"/>
            <w:sz w:val="22"/>
            <w:lang w:eastAsia="zh-CN"/>
          </w:rPr>
          <w:t>QTY</w:t>
        </w:r>
        <w:r w:rsidRPr="09BD8FAF">
          <w:rPr>
            <w:rFonts w:ascii="CorpoS" w:hAnsi="CorpoS"/>
            <w:sz w:val="22"/>
            <w:lang w:eastAsia="zh-CN"/>
          </w:rPr>
          <w:t>，</w:t>
        </w:r>
        <w:r w:rsidRPr="09BD8FAF">
          <w:rPr>
            <w:rFonts w:ascii="CorpoS" w:hAnsi="CorpoS"/>
            <w:sz w:val="22"/>
            <w:lang w:eastAsia="zh-CN"/>
          </w:rPr>
          <w:t>ID No. (J</w:t>
        </w:r>
        <w:r w:rsidRPr="09BD8FAF">
          <w:rPr>
            <w:rFonts w:ascii="CorpoS" w:hAnsi="CorpoS"/>
            <w:sz w:val="22"/>
            <w:lang w:eastAsia="zh-CN"/>
          </w:rPr>
          <w:t>列</w:t>
        </w:r>
        <w:r w:rsidRPr="09BD8FAF">
          <w:rPr>
            <w:rFonts w:ascii="CorpoS" w:hAnsi="CorpoS"/>
            <w:sz w:val="22"/>
            <w:lang w:eastAsia="zh-CN"/>
          </w:rPr>
          <w:t>)</w:t>
        </w:r>
        <w:r w:rsidRPr="09BD8FAF">
          <w:rPr>
            <w:rFonts w:ascii="CorpoS" w:hAnsi="CorpoS"/>
            <w:sz w:val="22"/>
            <w:lang w:eastAsia="zh-CN"/>
          </w:rPr>
          <w:t>，</w:t>
        </w:r>
      </w:moveTo>
      <w:ins w:id="126" w:author="Ji, Scarlett Qing" w:date="2026-09-16T14:49:00Z" w16du:dateUtc="2026-09-16T06:49:00Z">
        <w:r w:rsidR="00973F92">
          <w:rPr>
            <w:rFonts w:ascii="CorpoS" w:hAnsi="CorpoS" w:hint="eastAsia"/>
            <w:sz w:val="22"/>
            <w:lang w:eastAsia="zh-CN"/>
          </w:rPr>
          <w:t>（会出现多行</w:t>
        </w:r>
      </w:ins>
      <w:ins w:id="127" w:author="Ji, Scarlett Qing" w:date="2026-09-16T14:50:00Z" w16du:dateUtc="2026-09-16T06:50:00Z">
        <w:r w:rsidR="00973F92">
          <w:rPr>
            <w:rFonts w:ascii="CorpoS" w:hAnsi="CorpoS" w:hint="eastAsia"/>
            <w:sz w:val="22"/>
            <w:lang w:eastAsia="zh-CN"/>
          </w:rPr>
          <w:t>，但</w:t>
        </w:r>
        <w:r w:rsidR="00973F92">
          <w:rPr>
            <w:rFonts w:ascii="CorpoS" w:hAnsi="CorpoS" w:hint="eastAsia"/>
            <w:sz w:val="22"/>
            <w:lang w:eastAsia="zh-CN"/>
          </w:rPr>
          <w:t>PN</w:t>
        </w:r>
        <w:r w:rsidR="00973F92">
          <w:rPr>
            <w:rFonts w:ascii="CorpoS" w:hAnsi="CorpoS" w:hint="eastAsia"/>
            <w:sz w:val="22"/>
            <w:lang w:eastAsia="zh-CN"/>
          </w:rPr>
          <w:t>、</w:t>
        </w:r>
        <w:r w:rsidR="00973F92">
          <w:rPr>
            <w:rFonts w:ascii="CorpoS" w:hAnsi="CorpoS" w:hint="eastAsia"/>
            <w:sz w:val="22"/>
            <w:lang w:eastAsia="zh-CN"/>
          </w:rPr>
          <w:t>ID No</w:t>
        </w:r>
        <w:r w:rsidR="00A75BD0">
          <w:rPr>
            <w:rFonts w:ascii="CorpoS" w:hAnsi="CorpoS" w:hint="eastAsia"/>
            <w:sz w:val="22"/>
            <w:lang w:eastAsia="zh-CN"/>
          </w:rPr>
          <w:t>各行是一致的，</w:t>
        </w:r>
        <w:r w:rsidR="00A75BD0">
          <w:rPr>
            <w:rFonts w:ascii="CorpoS" w:hAnsi="CorpoS" w:hint="eastAsia"/>
            <w:sz w:val="22"/>
            <w:lang w:eastAsia="zh-CN"/>
          </w:rPr>
          <w:t>Q</w:t>
        </w:r>
      </w:ins>
      <w:ins w:id="128" w:author="Ji, Scarlett Qing" w:date="2026-09-16T14:47:00Z" w16du:dateUtc="2026-09-16T06:47:00Z">
        <w:r>
          <w:rPr>
            <w:rFonts w:ascii="CorpoS" w:hAnsi="CorpoS" w:hint="eastAsia"/>
            <w:sz w:val="22"/>
            <w:lang w:eastAsia="zh-CN"/>
          </w:rPr>
          <w:t>TY</w:t>
        </w:r>
      </w:ins>
      <w:ins w:id="129" w:author="Ji, Scarlett Qing" w:date="2026-09-16T14:50:00Z" w16du:dateUtc="2026-09-16T06:50:00Z">
        <w:r w:rsidR="00A75BD0">
          <w:rPr>
            <w:rFonts w:ascii="CorpoS" w:hAnsi="CorpoS" w:hint="eastAsia"/>
            <w:sz w:val="22"/>
            <w:lang w:eastAsia="zh-CN"/>
          </w:rPr>
          <w:t>取各行</w:t>
        </w:r>
      </w:ins>
      <w:ins w:id="130" w:author="Ji, Scarlett Qing" w:date="2026-09-16T14:47:00Z" w16du:dateUtc="2026-09-16T06:47:00Z">
        <w:r>
          <w:rPr>
            <w:rFonts w:ascii="CorpoS" w:hAnsi="CorpoS" w:hint="eastAsia"/>
            <w:sz w:val="22"/>
            <w:lang w:eastAsia="zh-CN"/>
          </w:rPr>
          <w:t>加总值</w:t>
        </w:r>
      </w:ins>
      <w:ins w:id="131" w:author="Ji, Scarlett Qing" w:date="2026-09-16T14:50:00Z" w16du:dateUtc="2026-09-16T06:50:00Z">
        <w:r w:rsidR="00A75BD0">
          <w:rPr>
            <w:rFonts w:ascii="CorpoS" w:hAnsi="CorpoS" w:hint="eastAsia"/>
            <w:sz w:val="22"/>
            <w:lang w:eastAsia="zh-CN"/>
          </w:rPr>
          <w:t>）</w:t>
        </w:r>
      </w:ins>
      <w:ins w:id="132" w:author="Ji, Scarlett Qing" w:date="2026-09-16T14:47:00Z" w16du:dateUtc="2026-09-16T06:47:00Z">
        <w:r>
          <w:rPr>
            <w:rFonts w:ascii="CorpoS" w:hAnsi="CorpoS" w:hint="eastAsia"/>
            <w:sz w:val="22"/>
            <w:lang w:eastAsia="zh-CN"/>
          </w:rPr>
          <w:t>。</w:t>
        </w:r>
      </w:ins>
    </w:p>
    <w:p w14:paraId="55520296" w14:textId="735A42F9" w:rsidR="00D742E2" w:rsidDel="00A75BD0" w:rsidRDefault="004C1FC0" w:rsidP="00773476">
      <w:pPr>
        <w:rPr>
          <w:del w:id="133" w:author="Ji, Scarlett Qing" w:date="2026-09-16T14:47:00Z" w16du:dateUtc="2026-09-16T06:47:00Z"/>
          <w:rFonts w:ascii="CorpoS" w:hAnsi="CorpoS"/>
          <w:sz w:val="22"/>
          <w:lang w:eastAsia="zh-CN"/>
        </w:rPr>
      </w:pPr>
      <w:moveTo w:id="134" w:author="Ji, Scarlett Qing" w:date="2026-09-16T14:47:00Z" w16du:dateUtc="2026-09-16T06:47:00Z">
        <w:r w:rsidRPr="09BD8FAF">
          <w:rPr>
            <w:rFonts w:ascii="CorpoS" w:hAnsi="CorpoS"/>
            <w:sz w:val="22"/>
            <w:lang w:eastAsia="zh-CN"/>
          </w:rPr>
          <w:t>再通过</w:t>
        </w:r>
        <w:r w:rsidRPr="09BD8FAF">
          <w:rPr>
            <w:rFonts w:ascii="CorpoS" w:hAnsi="CorpoS"/>
            <w:sz w:val="22"/>
            <w:lang w:eastAsia="zh-CN"/>
          </w:rPr>
          <w:t>ID No.</w:t>
        </w:r>
      </w:moveTo>
      <w:ins w:id="135" w:author="Ji, Scarlett Qing" w:date="2026-09-16T14:50:00Z" w16du:dateUtc="2026-09-16T06:50:00Z">
        <w:r w:rsidR="00A75BD0">
          <w:rPr>
            <w:rFonts w:ascii="CorpoS" w:hAnsi="CorpoS" w:hint="eastAsia"/>
            <w:sz w:val="22"/>
            <w:lang w:eastAsia="zh-CN"/>
          </w:rPr>
          <w:t>到诊断仪大表</w:t>
        </w:r>
      </w:ins>
      <w:ins w:id="136" w:author="Ji, Scarlett Qing" w:date="2026-09-16T14:51:00Z" w16du:dateUtc="2026-09-16T06:51:00Z">
        <w:r w:rsidR="00A75BD0">
          <w:rPr>
            <w:rFonts w:ascii="CorpoS" w:hAnsi="CorpoS" w:hint="eastAsia"/>
            <w:sz w:val="22"/>
            <w:lang w:eastAsia="zh-CN"/>
          </w:rPr>
          <w:t>最</w:t>
        </w:r>
      </w:ins>
      <w:ins w:id="137" w:author="Ji, Scarlett Qing" w:date="2026-09-16T14:50:00Z" w16du:dateUtc="2026-09-16T06:50:00Z">
        <w:r w:rsidR="00A75BD0">
          <w:rPr>
            <w:rFonts w:ascii="CorpoS" w:hAnsi="CorpoS" w:hint="eastAsia"/>
            <w:sz w:val="22"/>
            <w:lang w:eastAsia="zh-CN"/>
          </w:rPr>
          <w:t>上面</w:t>
        </w:r>
      </w:ins>
      <w:ins w:id="138" w:author="Ji, Scarlett Qing" w:date="2026-09-16T14:51:00Z" w16du:dateUtc="2026-09-16T06:51:00Z">
        <w:r w:rsidR="00A75BD0">
          <w:rPr>
            <w:rFonts w:ascii="CorpoS" w:hAnsi="CorpoS" w:hint="eastAsia"/>
            <w:sz w:val="22"/>
            <w:lang w:eastAsia="zh-CN"/>
          </w:rPr>
          <w:t>灰色部分</w:t>
        </w:r>
      </w:ins>
      <w:moveTo w:id="139" w:author="Ji, Scarlett Qing" w:date="2026-09-16T14:47:00Z" w16du:dateUtc="2026-09-16T06:47:00Z">
        <w:r w:rsidRPr="09BD8FAF">
          <w:rPr>
            <w:rFonts w:ascii="CorpoS" w:hAnsi="CorpoS"/>
            <w:sz w:val="22"/>
            <w:lang w:eastAsia="zh-CN"/>
          </w:rPr>
          <w:t>查找对应的</w:t>
        </w:r>
        <w:del w:id="140" w:author="Zhang, Afang (369)" w:date="2026-09-18T13:37:00Z" w16du:dateUtc="2026-09-18T05:37:00Z">
          <w:r w:rsidRPr="09BD8FAF" w:rsidDel="00AE397E">
            <w:rPr>
              <w:rFonts w:ascii="CorpoS" w:hAnsi="CorpoS"/>
              <w:sz w:val="22"/>
              <w:lang w:eastAsia="zh-CN"/>
            </w:rPr>
            <w:delText>D</w:delText>
          </w:r>
        </w:del>
        <w:del w:id="141" w:author="Zhang, Afang (369)" w:date="2026-09-18T13:34:00Z" w16du:dateUtc="2026-09-18T05:34:00Z">
          <w:r w:rsidRPr="09BD8FAF" w:rsidDel="001415E5">
            <w:rPr>
              <w:rFonts w:ascii="CorpoS" w:hAnsi="CorpoS"/>
              <w:sz w:val="22"/>
              <w:lang w:eastAsia="zh-CN"/>
            </w:rPr>
            <w:delText>T</w:delText>
          </w:r>
        </w:del>
        <w:del w:id="142" w:author="Zhang, Afang (369)" w:date="2026-09-18T13:37:00Z" w16du:dateUtc="2026-09-18T05:37:00Z">
          <w:r w:rsidRPr="09BD8FAF" w:rsidDel="00AE397E">
            <w:rPr>
              <w:rFonts w:ascii="CorpoS" w:hAnsi="CorpoS"/>
              <w:sz w:val="22"/>
              <w:lang w:eastAsia="zh-CN"/>
            </w:rPr>
            <w:delText>PS</w:delText>
          </w:r>
        </w:del>
        <w:r w:rsidRPr="09BD8FAF">
          <w:rPr>
            <w:rFonts w:ascii="CorpoS" w:hAnsi="CorpoS"/>
            <w:sz w:val="22"/>
            <w:lang w:eastAsia="zh-CN"/>
          </w:rPr>
          <w:t xml:space="preserve"> </w:t>
        </w:r>
      </w:moveTo>
      <w:ins w:id="143" w:author="Zhang, Afang (369)" w:date="2026-09-18T13:37:00Z" w16du:dateUtc="2026-09-18T05:37:00Z">
        <w:r w:rsidR="00AE397E">
          <w:rPr>
            <w:rFonts w:ascii="CorpoS" w:hAnsi="CorpoS" w:hint="eastAsia"/>
            <w:sz w:val="22"/>
            <w:lang w:eastAsia="zh-CN"/>
          </w:rPr>
          <w:t xml:space="preserve">MBPTS </w:t>
        </w:r>
      </w:ins>
      <w:moveTo w:id="144" w:author="Ji, Scarlett Qing" w:date="2026-09-16T14:47:00Z" w16du:dateUtc="2026-09-16T06:47:00Z">
        <w:r w:rsidRPr="09BD8FAF">
          <w:rPr>
            <w:rFonts w:ascii="CorpoS" w:hAnsi="CorpoS"/>
            <w:sz w:val="22"/>
            <w:lang w:eastAsia="zh-CN"/>
          </w:rPr>
          <w:t xml:space="preserve">PO </w:t>
        </w:r>
        <w:r w:rsidRPr="09BD8FAF">
          <w:rPr>
            <w:rFonts w:ascii="CorpoS" w:hAnsi="CorpoS"/>
            <w:sz w:val="22"/>
            <w:lang w:eastAsia="zh-CN"/>
          </w:rPr>
          <w:t>（</w:t>
        </w:r>
        <w:del w:id="145" w:author="Ji, Scarlett Qing" w:date="2026-09-20T18:34:00Z" w16du:dateUtc="2026-09-20T10:34:00Z">
          <w:r w:rsidRPr="09BD8FAF" w:rsidDel="000404B5">
            <w:rPr>
              <w:rFonts w:ascii="CorpoS" w:hAnsi="CorpoS"/>
              <w:sz w:val="22"/>
              <w:lang w:eastAsia="zh-CN"/>
            </w:rPr>
            <w:delText>L</w:delText>
          </w:r>
        </w:del>
      </w:moveTo>
      <w:ins w:id="146" w:author="Ji, Scarlett Qing" w:date="2026-09-20T18:34:00Z" w16du:dateUtc="2026-09-20T10:34:00Z">
        <w:r w:rsidR="000404B5">
          <w:rPr>
            <w:rFonts w:ascii="CorpoS" w:hAnsi="CorpoS" w:hint="eastAsia"/>
            <w:sz w:val="22"/>
            <w:lang w:eastAsia="zh-CN"/>
          </w:rPr>
          <w:t>M</w:t>
        </w:r>
      </w:ins>
      <w:moveTo w:id="147" w:author="Ji, Scarlett Qing" w:date="2026-09-16T14:47:00Z" w16du:dateUtc="2026-09-16T06:47:00Z">
        <w:r w:rsidRPr="09BD8FAF">
          <w:rPr>
            <w:rFonts w:ascii="CorpoS" w:hAnsi="CorpoS"/>
            <w:sz w:val="22"/>
            <w:lang w:eastAsia="zh-CN"/>
          </w:rPr>
          <w:t>列最上部）</w:t>
        </w:r>
      </w:moveTo>
      <w:moveToRangeEnd w:id="120"/>
    </w:p>
    <w:p w14:paraId="1E222E1C" w14:textId="64D2FDB2" w:rsidR="00A75BD0" w:rsidRPr="00A75BD0" w:rsidRDefault="00A75BD0" w:rsidP="00773476">
      <w:pPr>
        <w:rPr>
          <w:ins w:id="148" w:author="Ji, Scarlett Qing" w:date="2026-09-16T14:51:00Z" w16du:dateUtc="2026-09-16T06:51:00Z"/>
          <w:rFonts w:ascii="CorpoS" w:hAnsi="CorpoS"/>
          <w:sz w:val="22"/>
          <w:lang w:eastAsia="zh-CN"/>
        </w:rPr>
      </w:pPr>
      <w:ins w:id="149" w:author="Ji, Scarlett Qing" w:date="2026-09-16T14:51:00Z" w16du:dateUtc="2026-09-16T06:51:00Z">
        <w:r>
          <w:rPr>
            <w:rFonts w:ascii="CorpoS" w:hAnsi="CorpoS" w:hint="eastAsia"/>
            <w:sz w:val="22"/>
            <w:lang w:eastAsia="zh-CN"/>
          </w:rPr>
          <w:t>若</w:t>
        </w:r>
        <w:del w:id="150" w:author="Zhang, Afang (369)" w:date="2026-09-18T13:37:00Z" w16du:dateUtc="2026-09-18T05:37:00Z">
          <w:r w:rsidDel="00AE397E">
            <w:rPr>
              <w:rFonts w:ascii="CorpoS" w:hAnsi="CorpoS" w:hint="eastAsia"/>
              <w:sz w:val="22"/>
              <w:lang w:eastAsia="zh-CN"/>
            </w:rPr>
            <w:delText>D</w:delText>
          </w:r>
        </w:del>
        <w:del w:id="151" w:author="Zhang, Afang (369)" w:date="2026-09-18T13:36:00Z" w16du:dateUtc="2026-09-18T05:36:00Z">
          <w:r w:rsidR="00CB1A6E" w:rsidDel="00AE397E">
            <w:rPr>
              <w:rFonts w:ascii="CorpoS" w:hAnsi="CorpoS" w:hint="eastAsia"/>
              <w:sz w:val="22"/>
              <w:lang w:eastAsia="zh-CN"/>
            </w:rPr>
            <w:delText>TP</w:delText>
          </w:r>
        </w:del>
        <w:del w:id="152" w:author="Zhang, Afang (369)" w:date="2026-09-18T13:37:00Z" w16du:dateUtc="2026-09-18T05:37:00Z">
          <w:r w:rsidR="00CB1A6E" w:rsidDel="00AE397E">
            <w:rPr>
              <w:rFonts w:ascii="CorpoS" w:hAnsi="CorpoS" w:hint="eastAsia"/>
              <w:sz w:val="22"/>
              <w:lang w:eastAsia="zh-CN"/>
            </w:rPr>
            <w:delText xml:space="preserve">S </w:delText>
          </w:r>
        </w:del>
      </w:ins>
      <w:ins w:id="153" w:author="Zhang, Afang (369)" w:date="2026-09-18T13:37:00Z" w16du:dateUtc="2026-09-18T05:37:00Z">
        <w:r w:rsidR="00AE397E">
          <w:rPr>
            <w:rFonts w:ascii="CorpoS" w:hAnsi="CorpoS" w:hint="eastAsia"/>
            <w:sz w:val="22"/>
            <w:lang w:eastAsia="zh-CN"/>
          </w:rPr>
          <w:t xml:space="preserve">MBPTS </w:t>
        </w:r>
      </w:ins>
      <w:ins w:id="154" w:author="Ji, Scarlett Qing" w:date="2026-09-16T14:51:00Z" w16du:dateUtc="2026-09-16T06:51:00Z">
        <w:r w:rsidR="00CB1A6E">
          <w:rPr>
            <w:rFonts w:ascii="CorpoS" w:hAnsi="CorpoS" w:hint="eastAsia"/>
            <w:sz w:val="22"/>
            <w:lang w:eastAsia="zh-CN"/>
          </w:rPr>
          <w:t>PO</w:t>
        </w:r>
        <w:r w:rsidR="00CB1A6E">
          <w:rPr>
            <w:rFonts w:ascii="CorpoS" w:hAnsi="CorpoS" w:hint="eastAsia"/>
            <w:sz w:val="22"/>
            <w:lang w:eastAsia="zh-CN"/>
          </w:rPr>
          <w:t>为空，则报错转人工，并阻断流程</w:t>
        </w:r>
      </w:ins>
      <w:ins w:id="155" w:author="Ji, Scarlett Qing" w:date="2026-09-16T14:52:00Z" w16du:dateUtc="2026-09-16T06:52:00Z">
        <w:r w:rsidR="00CB1A6E">
          <w:rPr>
            <w:rFonts w:ascii="CorpoS" w:hAnsi="CorpoS" w:hint="eastAsia"/>
            <w:sz w:val="22"/>
            <w:lang w:eastAsia="zh-CN"/>
          </w:rPr>
          <w:t>。</w:t>
        </w:r>
      </w:ins>
      <w:ins w:id="156" w:author="Zhang, Afang (369)" w:date="2026-09-18T13:39:00Z" w16du:dateUtc="2026-09-18T05:39:00Z">
        <w:r w:rsidR="00AE397E">
          <w:rPr>
            <w:rFonts w:ascii="CorpoS" w:hAnsi="CorpoS" w:hint="eastAsia"/>
            <w:sz w:val="22"/>
            <w:lang w:eastAsia="zh-CN"/>
          </w:rPr>
          <w:t>（如果后续有</w:t>
        </w:r>
        <w:r w:rsidR="00AE397E">
          <w:rPr>
            <w:rFonts w:ascii="CorpoS" w:hAnsi="CorpoS" w:hint="eastAsia"/>
            <w:sz w:val="22"/>
            <w:lang w:eastAsia="zh-CN"/>
          </w:rPr>
          <w:t>PO</w:t>
        </w:r>
        <w:r w:rsidR="00AE397E">
          <w:rPr>
            <w:rFonts w:ascii="CorpoS" w:hAnsi="CorpoS" w:hint="eastAsia"/>
            <w:sz w:val="22"/>
            <w:lang w:eastAsia="zh-CN"/>
          </w:rPr>
          <w:t>了，</w:t>
        </w:r>
      </w:ins>
      <w:ins w:id="157" w:author="Zhang, Afang (369)" w:date="2026-09-18T13:40:00Z" w16du:dateUtc="2026-09-18T05:40:00Z">
        <w:r w:rsidR="00AE397E">
          <w:rPr>
            <w:rFonts w:ascii="CorpoS" w:hAnsi="CorpoS" w:hint="eastAsia"/>
            <w:sz w:val="22"/>
            <w:lang w:eastAsia="zh-CN"/>
          </w:rPr>
          <w:t>流程如何继续？</w:t>
        </w:r>
      </w:ins>
      <w:ins w:id="158" w:author="Ji, Scarlett Qing" w:date="2026-09-20T18:55:00Z" w16du:dateUtc="2026-09-20T10:55:00Z">
        <w:r w:rsidR="0071161D">
          <w:rPr>
            <w:rFonts w:ascii="CorpoS" w:hAnsi="CorpoS" w:hint="eastAsia"/>
            <w:sz w:val="22"/>
            <w:lang w:eastAsia="zh-CN"/>
          </w:rPr>
          <w:t>答：</w:t>
        </w:r>
        <w:r w:rsidR="00F31580">
          <w:rPr>
            <w:rFonts w:ascii="CorpoS" w:hAnsi="CorpoS" w:hint="eastAsia"/>
            <w:sz w:val="22"/>
            <w:lang w:eastAsia="zh-CN"/>
          </w:rPr>
          <w:t>在</w:t>
        </w:r>
        <w:r w:rsidR="00F31580">
          <w:rPr>
            <w:rFonts w:ascii="CorpoS" w:hAnsi="CorpoS" w:hint="eastAsia"/>
            <w:sz w:val="22"/>
            <w:lang w:eastAsia="zh-CN"/>
          </w:rPr>
          <w:t>portal</w:t>
        </w:r>
        <w:r w:rsidR="00F31580">
          <w:rPr>
            <w:rFonts w:ascii="CorpoS" w:hAnsi="CorpoS" w:hint="eastAsia"/>
            <w:sz w:val="22"/>
            <w:lang w:eastAsia="zh-CN"/>
          </w:rPr>
          <w:t>上输入</w:t>
        </w:r>
        <w:r w:rsidR="00F31580">
          <w:rPr>
            <w:rFonts w:ascii="CorpoS" w:hAnsi="CorpoS" w:hint="eastAsia"/>
            <w:sz w:val="22"/>
            <w:lang w:eastAsia="zh-CN"/>
          </w:rPr>
          <w:t>ID N</w:t>
        </w:r>
      </w:ins>
      <w:ins w:id="159" w:author="Ji, Scarlett Qing" w:date="2026-09-20T18:56:00Z" w16du:dateUtc="2026-09-20T10:56:00Z">
        <w:r w:rsidR="00F31580">
          <w:rPr>
            <w:rFonts w:ascii="CorpoS" w:hAnsi="CorpoS" w:hint="eastAsia"/>
            <w:sz w:val="22"/>
            <w:lang w:eastAsia="zh-CN"/>
          </w:rPr>
          <w:t>o.</w:t>
        </w:r>
        <w:r w:rsidR="00F31580">
          <w:rPr>
            <w:rFonts w:ascii="CorpoS" w:hAnsi="CorpoS" w:hint="eastAsia"/>
            <w:sz w:val="22"/>
            <w:lang w:eastAsia="zh-CN"/>
          </w:rPr>
          <w:t>后，等待下一次运行</w:t>
        </w:r>
        <w:r w:rsidR="006B3EF2">
          <w:rPr>
            <w:rFonts w:ascii="CorpoS" w:hAnsi="CorpoS" w:hint="eastAsia"/>
            <w:sz w:val="22"/>
            <w:lang w:eastAsia="zh-CN"/>
          </w:rPr>
          <w:t>继续流程</w:t>
        </w:r>
      </w:ins>
      <w:ins w:id="160" w:author="Zhang, Afang (369)" w:date="2026-09-18T13:40:00Z" w16du:dateUtc="2026-09-18T05:40:00Z">
        <w:r w:rsidR="00AE397E">
          <w:rPr>
            <w:rFonts w:ascii="CorpoS" w:hAnsi="CorpoS" w:hint="eastAsia"/>
            <w:sz w:val="22"/>
            <w:lang w:eastAsia="zh-CN"/>
          </w:rPr>
          <w:t>）</w:t>
        </w:r>
      </w:ins>
    </w:p>
    <w:p w14:paraId="459D46AA" w14:textId="64EECA96" w:rsidR="00B2374C" w:rsidRPr="00D742E2" w:rsidRDefault="00B2374C">
      <w:pPr>
        <w:rPr>
          <w:ins w:id="161" w:author="Ji, Scarlett Qing" w:date="2026-09-16T14:48:00Z" w16du:dateUtc="2026-09-16T06:48:00Z"/>
          <w:lang w:eastAsia="zh-CN"/>
          <w:rPrChange w:id="162" w:author="Ji, Scarlett Qing" w:date="2026-09-16T14:43:00Z" w16du:dateUtc="2026-09-16T06:43:00Z">
            <w:rPr>
              <w:ins w:id="163" w:author="Ji, Scarlett Qing" w:date="2026-09-16T14:48:00Z" w16du:dateUtc="2026-09-16T06:48:00Z"/>
              <w:rFonts w:ascii="CorpoS" w:eastAsia="宋体" w:hAnsi="CorpoS"/>
              <w:sz w:val="22"/>
              <w:szCs w:val="22"/>
              <w:lang w:eastAsia="zh-CN"/>
            </w:rPr>
          </w:rPrChange>
        </w:rPr>
        <w:pPrChange w:id="164" w:author="Ji, Scarlett Qing" w:date="2026-09-16T14:47:00Z" w16du:dateUtc="2026-09-16T06:47:00Z">
          <w:pPr>
            <w:pStyle w:val="Heading2"/>
          </w:pPr>
        </w:pPrChange>
      </w:pPr>
      <w:ins w:id="165" w:author="Ji, Scarlett Qing" w:date="2026-09-16T14:48:00Z" w16du:dateUtc="2026-09-16T06:48:00Z">
        <w:r>
          <w:rPr>
            <w:noProof/>
          </w:rPr>
          <w:lastRenderedPageBreak/>
          <w:drawing>
            <wp:inline distT="0" distB="0" distL="0" distR="0" wp14:anchorId="229EBAF8" wp14:editId="7C37B185">
              <wp:extent cx="2228769" cy="2024244"/>
              <wp:effectExtent l="0" t="0" r="635" b="0"/>
              <wp:docPr id="1836042869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36042869" name=""/>
                      <pic:cNvPicPr/>
                    </pic:nvPicPr>
                    <pic:blipFill>
                      <a:blip r:embed="rId3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33755" cy="202877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166" w:author="Ji, Scarlett Qing" w:date="2026-09-16T14:53:00Z" w16du:dateUtc="2026-09-16T06:53:00Z">
        <w:r w:rsidR="000F35ED">
          <w:rPr>
            <w:noProof/>
          </w:rPr>
          <w:drawing>
            <wp:inline distT="0" distB="0" distL="0" distR="0" wp14:anchorId="09E47D33" wp14:editId="2CBC3C90">
              <wp:extent cx="3315572" cy="1995922"/>
              <wp:effectExtent l="0" t="0" r="0" b="4445"/>
              <wp:docPr id="2077615203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77615203" name=""/>
                      <pic:cNvPicPr/>
                    </pic:nvPicPr>
                    <pic:blipFill>
                      <a:blip r:embed="rId3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18507" cy="199768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167" w:author="Ji, Scarlett Qing" w:date="2026-09-16T14:54:00Z" w16du:dateUtc="2026-09-16T06:54:00Z">
        <w:r w:rsidR="00A2043C">
          <w:rPr>
            <w:noProof/>
          </w:rPr>
          <w:drawing>
            <wp:inline distT="0" distB="0" distL="0" distR="0" wp14:anchorId="37DEBCDA" wp14:editId="41C5FE1D">
              <wp:extent cx="5548984" cy="2985882"/>
              <wp:effectExtent l="0" t="0" r="0" b="5080"/>
              <wp:docPr id="908289754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08289754" name=""/>
                      <pic:cNvPicPr/>
                    </pic:nvPicPr>
                    <pic:blipFill>
                      <a:blip r:embed="rId3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55024" cy="298913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9726948" w14:textId="02983BD5" w:rsidR="00563DC0" w:rsidRPr="00313E43" w:rsidRDefault="00563DC0" w:rsidP="00563DC0">
      <w:pPr>
        <w:rPr>
          <w:rFonts w:ascii="CorpoS" w:hAnsi="CorpoS"/>
          <w:sz w:val="22"/>
          <w:lang w:eastAsia="zh-CN"/>
        </w:rPr>
      </w:pPr>
      <w:r w:rsidRPr="00313E43">
        <w:rPr>
          <w:rFonts w:ascii="CorpoS" w:hAnsi="CorpoS"/>
          <w:sz w:val="22"/>
          <w:lang w:eastAsia="zh-CN"/>
        </w:rPr>
        <w:t>诊断仪收货只针对新货。旧货和</w:t>
      </w:r>
      <w:r w:rsidRPr="00313E43">
        <w:rPr>
          <w:rFonts w:ascii="CorpoS" w:hAnsi="CorpoS"/>
          <w:sz w:val="22"/>
          <w:lang w:eastAsia="zh-CN"/>
        </w:rPr>
        <w:t>GLC</w:t>
      </w:r>
      <w:r w:rsidRPr="00313E43">
        <w:rPr>
          <w:rFonts w:ascii="CorpoS" w:hAnsi="CorpoS"/>
          <w:sz w:val="22"/>
          <w:lang w:eastAsia="zh-CN"/>
        </w:rPr>
        <w:t>补货的旧货不做</w:t>
      </w:r>
      <w:r w:rsidRPr="00313E43">
        <w:rPr>
          <w:rFonts w:ascii="CorpoS" w:hAnsi="CorpoS"/>
          <w:sz w:val="22"/>
          <w:lang w:eastAsia="zh-CN"/>
        </w:rPr>
        <w:t>GR</w:t>
      </w:r>
      <w:r w:rsidRPr="00313E43">
        <w:rPr>
          <w:rFonts w:ascii="CorpoS" w:hAnsi="CorpoS"/>
          <w:sz w:val="22"/>
          <w:lang w:eastAsia="zh-CN"/>
        </w:rPr>
        <w:t>。</w:t>
      </w:r>
      <w:ins w:id="168" w:author="Ji, Scarlett Qing" w:date="2026-09-16T01:08:00Z" w16du:dateUtc="2026-09-15T17:08:00Z">
        <w:r w:rsidR="00FC4E26">
          <w:rPr>
            <w:rFonts w:ascii="CorpoS" w:hAnsi="CorpoS" w:hint="eastAsia"/>
            <w:sz w:val="22"/>
            <w:lang w:eastAsia="zh-CN"/>
          </w:rPr>
          <w:t>（判断逻辑</w:t>
        </w:r>
        <w:r w:rsidR="0075646C">
          <w:rPr>
            <w:rFonts w:ascii="CorpoS" w:hAnsi="CorpoS" w:hint="eastAsia"/>
            <w:sz w:val="22"/>
            <w:lang w:eastAsia="zh-CN"/>
          </w:rPr>
          <w:t>同</w:t>
        </w:r>
        <w:r w:rsidR="0075646C">
          <w:rPr>
            <w:rFonts w:ascii="CorpoS" w:hAnsi="CorpoS" w:hint="eastAsia"/>
            <w:sz w:val="22"/>
            <w:lang w:eastAsia="zh-CN"/>
          </w:rPr>
          <w:t>Case 4</w:t>
        </w:r>
        <w:r w:rsidR="0075646C">
          <w:rPr>
            <w:rFonts w:ascii="CorpoS" w:hAnsi="CorpoS"/>
            <w:sz w:val="22"/>
            <w:lang w:eastAsia="zh-CN"/>
          </w:rPr>
          <w:t>）</w:t>
        </w:r>
      </w:ins>
    </w:p>
    <w:p w14:paraId="153DCE65" w14:textId="3876FEF2" w:rsidR="00563DC0" w:rsidRPr="00313E43" w:rsidRDefault="78AC14BE" w:rsidP="09BD8FAF">
      <w:pPr>
        <w:rPr>
          <w:rFonts w:ascii="CorpoS" w:hAnsi="CorpoS"/>
          <w:sz w:val="22"/>
          <w:lang w:eastAsia="zh-CN"/>
        </w:rPr>
      </w:pPr>
      <w:moveFromRangeStart w:id="169" w:author="Ji, Scarlett Qing" w:date="2026-09-16T14:47:00Z" w:name="move240462462"/>
      <w:moveFrom w:id="170" w:author="Ji, Scarlett Qing" w:date="2026-09-16T14:47:00Z" w16du:dateUtc="2026-09-16T06:47:00Z">
        <w:r w:rsidRPr="09BD8FAF" w:rsidDel="004C1FC0">
          <w:rPr>
            <w:rFonts w:ascii="CorpoS" w:hAnsi="CorpoS"/>
            <w:sz w:val="22"/>
            <w:lang w:eastAsia="zh-CN"/>
          </w:rPr>
          <w:t>收到</w:t>
        </w:r>
        <w:commentRangeStart w:id="171"/>
        <w:r w:rsidRPr="00636101" w:rsidDel="004C1FC0">
          <w:rPr>
            <w:rFonts w:ascii="CorpoS" w:hAnsi="CorpoS"/>
            <w:sz w:val="22"/>
            <w:highlight w:val="yellow"/>
            <w:lang w:eastAsia="zh-CN"/>
          </w:rPr>
          <w:t>报关代理的送货邮件通知</w:t>
        </w:r>
        <w:r w:rsidRPr="09BD8FAF" w:rsidDel="004C1FC0">
          <w:rPr>
            <w:rFonts w:ascii="CorpoS" w:hAnsi="CorpoS"/>
            <w:sz w:val="22"/>
            <w:lang w:eastAsia="zh-CN"/>
          </w:rPr>
          <w:t>后，</w:t>
        </w:r>
        <w:commentRangeEnd w:id="171"/>
        <w:r w:rsidR="004444BD" w:rsidRPr="09BD8FAF" w:rsidDel="004C1FC0">
          <w:rPr>
            <w:rStyle w:val="CommentReference"/>
            <w:rFonts w:ascii="CorpoS" w:hAnsi="CorpoS"/>
            <w:sz w:val="22"/>
            <w:szCs w:val="22"/>
            <w:lang w:eastAsia="zh-CN"/>
          </w:rPr>
          <w:commentReference w:id="171"/>
        </w:r>
        <w:r w:rsidRPr="09BD8FAF" w:rsidDel="004C1FC0">
          <w:rPr>
            <w:rFonts w:ascii="CorpoS" w:hAnsi="CorpoS"/>
            <w:sz w:val="22"/>
            <w:lang w:eastAsia="zh-CN"/>
          </w:rPr>
          <w:t>根据附件中的运单号去诊断仪大表看对应的</w:t>
        </w:r>
        <w:r w:rsidRPr="09BD8FAF" w:rsidDel="004C1FC0">
          <w:rPr>
            <w:rFonts w:ascii="CorpoS" w:hAnsi="CorpoS"/>
            <w:sz w:val="22"/>
            <w:lang w:eastAsia="zh-CN"/>
          </w:rPr>
          <w:t>PN</w:t>
        </w:r>
        <w:r w:rsidRPr="09BD8FAF" w:rsidDel="004C1FC0">
          <w:rPr>
            <w:rFonts w:ascii="CorpoS" w:hAnsi="CorpoS"/>
            <w:sz w:val="22"/>
            <w:lang w:eastAsia="zh-CN"/>
          </w:rPr>
          <w:t>，</w:t>
        </w:r>
        <w:r w:rsidRPr="09BD8FAF" w:rsidDel="004C1FC0">
          <w:rPr>
            <w:rFonts w:ascii="CorpoS" w:hAnsi="CorpoS"/>
            <w:sz w:val="22"/>
            <w:lang w:eastAsia="zh-CN"/>
          </w:rPr>
          <w:t>QTY</w:t>
        </w:r>
        <w:r w:rsidRPr="09BD8FAF" w:rsidDel="004C1FC0">
          <w:rPr>
            <w:rFonts w:ascii="CorpoS" w:hAnsi="CorpoS"/>
            <w:sz w:val="22"/>
            <w:lang w:eastAsia="zh-CN"/>
          </w:rPr>
          <w:t>，</w:t>
        </w:r>
        <w:r w:rsidRPr="09BD8FAF" w:rsidDel="004C1FC0">
          <w:rPr>
            <w:rFonts w:ascii="CorpoS" w:hAnsi="CorpoS"/>
            <w:sz w:val="22"/>
            <w:lang w:eastAsia="zh-CN"/>
          </w:rPr>
          <w:t>ID No. (J</w:t>
        </w:r>
        <w:r w:rsidRPr="09BD8FAF" w:rsidDel="004C1FC0">
          <w:rPr>
            <w:rFonts w:ascii="CorpoS" w:hAnsi="CorpoS"/>
            <w:sz w:val="22"/>
            <w:lang w:eastAsia="zh-CN"/>
          </w:rPr>
          <w:t>列</w:t>
        </w:r>
        <w:r w:rsidRPr="09BD8FAF" w:rsidDel="004C1FC0">
          <w:rPr>
            <w:rFonts w:ascii="CorpoS" w:hAnsi="CorpoS"/>
            <w:sz w:val="22"/>
            <w:lang w:eastAsia="zh-CN"/>
          </w:rPr>
          <w:t>)</w:t>
        </w:r>
        <w:r w:rsidRPr="09BD8FAF" w:rsidDel="004C1FC0">
          <w:rPr>
            <w:rFonts w:ascii="CorpoS" w:hAnsi="CorpoS"/>
            <w:sz w:val="22"/>
            <w:lang w:eastAsia="zh-CN"/>
          </w:rPr>
          <w:t>，再通过</w:t>
        </w:r>
        <w:r w:rsidRPr="09BD8FAF" w:rsidDel="004C1FC0">
          <w:rPr>
            <w:rFonts w:ascii="CorpoS" w:hAnsi="CorpoS"/>
            <w:sz w:val="22"/>
            <w:lang w:eastAsia="zh-CN"/>
          </w:rPr>
          <w:t>ID No.</w:t>
        </w:r>
        <w:r w:rsidRPr="09BD8FAF" w:rsidDel="004C1FC0">
          <w:rPr>
            <w:rFonts w:ascii="CorpoS" w:hAnsi="CorpoS"/>
            <w:sz w:val="22"/>
            <w:lang w:eastAsia="zh-CN"/>
          </w:rPr>
          <w:t>查找对应的</w:t>
        </w:r>
        <w:r w:rsidRPr="09BD8FAF" w:rsidDel="004C1FC0">
          <w:rPr>
            <w:rFonts w:ascii="CorpoS" w:hAnsi="CorpoS"/>
            <w:sz w:val="22"/>
            <w:lang w:eastAsia="zh-CN"/>
          </w:rPr>
          <w:t xml:space="preserve">DTPS PO </w:t>
        </w:r>
        <w:r w:rsidRPr="09BD8FAF" w:rsidDel="004C1FC0">
          <w:rPr>
            <w:rFonts w:ascii="CorpoS" w:hAnsi="CorpoS"/>
            <w:sz w:val="22"/>
            <w:lang w:eastAsia="zh-CN"/>
          </w:rPr>
          <w:t>（</w:t>
        </w:r>
        <w:r w:rsidRPr="09BD8FAF" w:rsidDel="004C1FC0">
          <w:rPr>
            <w:rFonts w:ascii="CorpoS" w:hAnsi="CorpoS"/>
            <w:sz w:val="22"/>
            <w:lang w:eastAsia="zh-CN"/>
          </w:rPr>
          <w:t>L</w:t>
        </w:r>
        <w:r w:rsidRPr="09BD8FAF" w:rsidDel="004C1FC0">
          <w:rPr>
            <w:rFonts w:ascii="CorpoS" w:hAnsi="CorpoS"/>
            <w:sz w:val="22"/>
            <w:lang w:eastAsia="zh-CN"/>
          </w:rPr>
          <w:t>列最上部）</w:t>
        </w:r>
      </w:moveFrom>
      <w:moveFromRangeEnd w:id="169"/>
      <w:r w:rsidRPr="09BD8FAF">
        <w:rPr>
          <w:rFonts w:ascii="CorpoS" w:hAnsi="CorpoS"/>
          <w:sz w:val="22"/>
          <w:lang w:eastAsia="zh-CN"/>
        </w:rPr>
        <w:t>。</w:t>
      </w:r>
    </w:p>
    <w:p w14:paraId="0C715A9C" w14:textId="68C46499" w:rsidR="00FF5DA6" w:rsidRDefault="00563DC0" w:rsidP="00563DC0">
      <w:pPr>
        <w:rPr>
          <w:ins w:id="172" w:author="Ji, Scarlett Qing" w:date="2026-09-16T15:03:00Z" w16du:dateUtc="2026-09-16T07:03:00Z"/>
          <w:rFonts w:ascii="CorpoS" w:hAnsi="CorpoS"/>
          <w:sz w:val="22"/>
          <w:lang w:eastAsia="zh-CN"/>
        </w:rPr>
      </w:pPr>
      <w:r w:rsidRPr="00313E43">
        <w:rPr>
          <w:rFonts w:ascii="CorpoS" w:hAnsi="CorpoS"/>
          <w:sz w:val="22"/>
          <w:lang w:eastAsia="zh-CN"/>
        </w:rPr>
        <w:t>找到</w:t>
      </w:r>
      <w:r w:rsidRPr="00313E43">
        <w:rPr>
          <w:rFonts w:ascii="CorpoS" w:hAnsi="CorpoS"/>
          <w:sz w:val="22"/>
          <w:lang w:eastAsia="zh-CN"/>
        </w:rPr>
        <w:t>IMS</w:t>
      </w:r>
      <w:r w:rsidRPr="00313E43">
        <w:rPr>
          <w:rFonts w:ascii="CorpoS" w:hAnsi="CorpoS"/>
          <w:sz w:val="22"/>
          <w:lang w:eastAsia="zh-CN"/>
        </w:rPr>
        <w:t>发送的对应</w:t>
      </w:r>
      <w:r w:rsidRPr="00313E43">
        <w:rPr>
          <w:rFonts w:ascii="CorpoS" w:hAnsi="CorpoS"/>
          <w:sz w:val="22"/>
          <w:lang w:eastAsia="zh-CN"/>
        </w:rPr>
        <w:t>PO</w:t>
      </w:r>
      <w:r w:rsidRPr="00313E43">
        <w:rPr>
          <w:rFonts w:ascii="CorpoS" w:hAnsi="CorpoS"/>
          <w:sz w:val="22"/>
          <w:lang w:eastAsia="zh-CN"/>
        </w:rPr>
        <w:t>的邮件。</w:t>
      </w:r>
      <w:ins w:id="173" w:author="Zhang, Afang (369)" w:date="2026-09-18T13:39:00Z" w16du:dateUtc="2026-09-18T05:39:00Z">
        <w:del w:id="174" w:author="Ji, Scarlett Qing" w:date="2026-09-20T18:32:00Z" w16du:dateUtc="2026-09-20T10:32:00Z">
          <w:r w:rsidR="00AE397E" w:rsidDel="0000432D">
            <w:rPr>
              <w:rFonts w:ascii="CorpoS" w:hAnsi="CorpoS" w:hint="eastAsia"/>
              <w:sz w:val="22"/>
              <w:lang w:eastAsia="zh-CN"/>
            </w:rPr>
            <w:delText>（</w:delText>
          </w:r>
          <w:commentRangeStart w:id="175"/>
          <w:r w:rsidR="00AE397E" w:rsidDel="0000432D">
            <w:rPr>
              <w:rFonts w:ascii="CorpoS" w:hAnsi="CorpoS" w:hint="eastAsia"/>
              <w:sz w:val="22"/>
              <w:lang w:eastAsia="zh-CN"/>
            </w:rPr>
            <w:delText>如果后续有邮件，是否可以继续流程？）</w:delText>
          </w:r>
        </w:del>
      </w:ins>
      <w:commentRangeEnd w:id="175"/>
      <w:del w:id="176" w:author="Ji, Scarlett Qing" w:date="2026-09-20T18:32:00Z" w16du:dateUtc="2026-09-20T10:32:00Z">
        <w:r w:rsidR="000E58FA" w:rsidDel="0000432D">
          <w:rPr>
            <w:rStyle w:val="CommentReference"/>
            <w:rFonts w:ascii="CorpoS" w:hAnsi="CorpoS"/>
            <w:sz w:val="22"/>
            <w:szCs w:val="22"/>
            <w:lang w:eastAsia="zh-CN"/>
          </w:rPr>
          <w:commentReference w:id="175"/>
        </w:r>
      </w:del>
    </w:p>
    <w:p w14:paraId="1E9C6CE6" w14:textId="53448045" w:rsidR="00FF5DA6" w:rsidRDefault="00FF5DA6">
      <w:pPr>
        <w:ind w:leftChars="100" w:left="210"/>
        <w:rPr>
          <w:ins w:id="177" w:author="Ji, Scarlett Qing" w:date="2026-09-16T15:06:00Z" w16du:dateUtc="2026-09-16T07:06:00Z"/>
          <w:lang w:eastAsia="zh-CN"/>
        </w:rPr>
        <w:pPrChange w:id="178" w:author="Ji, Scarlett Qing" w:date="2026-09-16T16:36:00Z" w16du:dateUtc="2026-09-16T08:36:00Z">
          <w:pPr/>
        </w:pPrChange>
      </w:pPr>
      <w:ins w:id="179" w:author="Ji, Scarlett Qing" w:date="2026-09-16T15:04:00Z" w16du:dateUtc="2026-09-16T07:04:00Z">
        <w:r w:rsidRPr="00211EDE">
          <w:rPr>
            <w:rFonts w:hint="eastAsia"/>
            <w:lang w:eastAsia="zh-CN"/>
          </w:rPr>
          <w:t>接收邮箱：</w:t>
        </w:r>
        <w:r w:rsidRPr="00211EDE">
          <w:rPr>
            <w:lang w:eastAsia="zh-CN"/>
          </w:rPr>
          <w:t>未来Portal上会有一个奔驰的公邮，后续自动Forward给平台的公邮</w:t>
        </w:r>
        <w:r w:rsidRPr="00211EDE">
          <w:rPr>
            <w:rFonts w:hint="eastAsia"/>
            <w:lang w:eastAsia="zh-CN"/>
          </w:rPr>
          <w:t>。</w:t>
        </w:r>
      </w:ins>
    </w:p>
    <w:p w14:paraId="3AA6CE2F" w14:textId="3E482C06" w:rsidR="003F3D1B" w:rsidRDefault="003F3D1B">
      <w:pPr>
        <w:ind w:leftChars="100" w:left="210"/>
        <w:rPr>
          <w:ins w:id="180" w:author="Ji, Scarlett Qing" w:date="2026-09-16T15:03:00Z" w16du:dateUtc="2026-09-16T07:03:00Z"/>
          <w:rFonts w:ascii="CorpoS" w:hAnsi="CorpoS"/>
          <w:sz w:val="22"/>
          <w:lang w:eastAsia="zh-CN"/>
        </w:rPr>
        <w:pPrChange w:id="181" w:author="Ji, Scarlett Qing" w:date="2026-09-16T16:36:00Z" w16du:dateUtc="2026-09-16T08:36:00Z">
          <w:pPr/>
        </w:pPrChange>
      </w:pPr>
      <w:commentRangeStart w:id="182"/>
      <w:ins w:id="183" w:author="Ji, Scarlett Qing" w:date="2026-09-16T15:06:00Z" w16du:dateUtc="2026-09-16T07:06:00Z">
        <w:r>
          <w:rPr>
            <w:rFonts w:hint="eastAsia"/>
            <w:lang w:eastAsia="zh-CN"/>
          </w:rPr>
          <w:t>搜索条件：</w:t>
        </w:r>
        <w:r w:rsidR="00FD78A4">
          <w:rPr>
            <w:rFonts w:hint="eastAsia"/>
            <w:lang w:eastAsia="zh-CN"/>
          </w:rPr>
          <w:t>PO号（</w:t>
        </w:r>
      </w:ins>
      <w:ins w:id="184" w:author="Ji, Scarlett Qing" w:date="2026-09-16T15:07:00Z" w16du:dateUtc="2026-09-16T07:07:00Z">
        <w:r w:rsidR="00FD78A4">
          <w:rPr>
            <w:rFonts w:hint="eastAsia"/>
            <w:lang w:eastAsia="zh-CN"/>
          </w:rPr>
          <w:t>邮件</w:t>
        </w:r>
      </w:ins>
      <w:ins w:id="185" w:author="Ji, Scarlett Qing" w:date="2026-09-16T15:06:00Z" w16du:dateUtc="2026-09-16T07:06:00Z">
        <w:r w:rsidR="00FD78A4">
          <w:rPr>
            <w:rFonts w:hint="eastAsia"/>
            <w:lang w:eastAsia="zh-CN"/>
          </w:rPr>
          <w:t>正文</w:t>
        </w:r>
      </w:ins>
      <w:ins w:id="186" w:author="Ji, Scarlett Qing" w:date="2026-09-16T15:07:00Z" w16du:dateUtc="2026-09-16T07:07:00Z">
        <w:r w:rsidR="00FD78A4">
          <w:rPr>
            <w:rFonts w:hint="eastAsia"/>
            <w:lang w:eastAsia="zh-CN"/>
          </w:rPr>
          <w:t>会有PO号</w:t>
        </w:r>
      </w:ins>
      <w:ins w:id="187" w:author="Zhang, Afang (369)" w:date="2026-09-18T13:41:00Z" w16du:dateUtc="2026-09-18T05:41:00Z">
        <w:r w:rsidR="00AE397E">
          <w:rPr>
            <w:rFonts w:hint="eastAsia"/>
            <w:lang w:eastAsia="zh-CN"/>
          </w:rPr>
          <w:t>，后续也会要求发PO的同事邮件标题上加上PO号码</w:t>
        </w:r>
      </w:ins>
      <w:ins w:id="188" w:author="Ji, Scarlett Qing" w:date="2026-09-16T15:07:00Z" w16du:dateUtc="2026-09-16T07:07:00Z">
        <w:r w:rsidR="00FD78A4">
          <w:rPr>
            <w:rFonts w:hint="eastAsia"/>
            <w:lang w:eastAsia="zh-CN"/>
          </w:rPr>
          <w:t>）</w:t>
        </w:r>
      </w:ins>
      <w:commentRangeEnd w:id="182"/>
      <w:r w:rsidR="0009098A">
        <w:rPr>
          <w:rStyle w:val="CommentReference"/>
          <w:rFonts w:ascii="CorpoS" w:hAnsi="CorpoS"/>
          <w:sz w:val="22"/>
          <w:szCs w:val="22"/>
          <w:lang w:eastAsia="zh-CN"/>
        </w:rPr>
        <w:commentReference w:id="182"/>
      </w:r>
    </w:p>
    <w:p w14:paraId="73E6D535" w14:textId="1F6F3D75" w:rsidR="00CC17A2" w:rsidRDefault="00563DC0" w:rsidP="00563DC0">
      <w:pPr>
        <w:rPr>
          <w:ins w:id="189" w:author="Ji, Scarlett Qing" w:date="2026-09-16T16:36:00Z" w16du:dateUtc="2026-09-16T08:36:00Z"/>
          <w:rFonts w:ascii="CorpoS" w:hAnsi="CorpoS"/>
          <w:sz w:val="22"/>
          <w:lang w:eastAsia="zh-CN"/>
        </w:rPr>
      </w:pPr>
      <w:r w:rsidRPr="00313E43">
        <w:rPr>
          <w:rFonts w:ascii="CorpoS" w:hAnsi="CorpoS"/>
          <w:sz w:val="22"/>
          <w:lang w:eastAsia="zh-CN"/>
        </w:rPr>
        <w:t>根据邮件的</w:t>
      </w:r>
      <w:r w:rsidRPr="00313E43">
        <w:rPr>
          <w:rFonts w:ascii="CorpoS" w:hAnsi="CorpoS"/>
          <w:sz w:val="22"/>
          <w:lang w:eastAsia="zh-CN"/>
        </w:rPr>
        <w:t>Item Number</w:t>
      </w:r>
      <w:r w:rsidRPr="00313E43">
        <w:rPr>
          <w:rFonts w:ascii="CorpoS" w:hAnsi="CorpoS"/>
          <w:sz w:val="22"/>
          <w:lang w:eastAsia="zh-CN"/>
        </w:rPr>
        <w:t>进行收货。</w:t>
      </w:r>
    </w:p>
    <w:p w14:paraId="073B4857" w14:textId="4E26E783" w:rsidR="00893AF6" w:rsidRDefault="00893AF6" w:rsidP="00563DC0">
      <w:pPr>
        <w:rPr>
          <w:ins w:id="190" w:author="Ji, Scarlett Qing" w:date="2026-09-16T16:15:00Z" w16du:dateUtc="2026-09-16T08:15:00Z"/>
          <w:rFonts w:ascii="CorpoS" w:hAnsi="CorpoS"/>
          <w:sz w:val="22"/>
          <w:lang w:eastAsia="zh-CN"/>
        </w:rPr>
      </w:pPr>
      <w:ins w:id="191" w:author="Ji, Scarlett Qing" w:date="2026-09-16T16:36:00Z" w16du:dateUtc="2026-09-16T08:36:00Z">
        <w:r>
          <w:rPr>
            <w:noProof/>
          </w:rPr>
          <w:lastRenderedPageBreak/>
          <w:drawing>
            <wp:inline distT="0" distB="0" distL="0" distR="0" wp14:anchorId="458C64A1" wp14:editId="50009AA9">
              <wp:extent cx="6400800" cy="3573145"/>
              <wp:effectExtent l="0" t="0" r="0" b="8255"/>
              <wp:docPr id="693031023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93031023" name=""/>
                      <pic:cNvPicPr/>
                    </pic:nvPicPr>
                    <pic:blipFill>
                      <a:blip r:embed="rId3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35731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3A5082F" w14:textId="20AFA446" w:rsidR="00CC17A2" w:rsidRDefault="00CC17A2" w:rsidP="00563DC0">
      <w:pPr>
        <w:rPr>
          <w:ins w:id="192" w:author="Ji, Scarlett Qing" w:date="2026-09-16T16:20:00Z" w16du:dateUtc="2026-09-16T08:20:00Z"/>
          <w:rFonts w:ascii="CorpoS" w:hAnsi="CorpoS"/>
          <w:sz w:val="22"/>
          <w:lang w:eastAsia="zh-CN"/>
        </w:rPr>
      </w:pPr>
      <w:ins w:id="193" w:author="Ji, Scarlett Qing" w:date="2026-09-16T16:15:00Z" w16du:dateUtc="2026-09-16T08:15:00Z">
        <w:r>
          <w:rPr>
            <w:rFonts w:ascii="CorpoS" w:hAnsi="CorpoS" w:hint="eastAsia"/>
            <w:sz w:val="22"/>
            <w:lang w:eastAsia="zh-CN"/>
          </w:rPr>
          <w:t>此处有一个特殊场景</w:t>
        </w:r>
      </w:ins>
      <w:ins w:id="194" w:author="Ji, Scarlett Qing" w:date="2026-09-16T16:16:00Z" w16du:dateUtc="2026-09-16T08:16:00Z">
        <w:r w:rsidR="005578D9">
          <w:rPr>
            <w:rFonts w:ascii="CorpoS" w:hAnsi="CorpoS" w:hint="eastAsia"/>
            <w:sz w:val="22"/>
            <w:lang w:eastAsia="zh-CN"/>
          </w:rPr>
          <w:t>：</w:t>
        </w:r>
      </w:ins>
    </w:p>
    <w:p w14:paraId="79370F40" w14:textId="5E23FD7B" w:rsidR="007505FB" w:rsidRDefault="007505FB" w:rsidP="00563DC0">
      <w:pPr>
        <w:rPr>
          <w:ins w:id="195" w:author="Ji, Scarlett Qing" w:date="2026-09-20T16:08:00Z" w16du:dateUtc="2026-09-20T08:08:00Z"/>
          <w:rFonts w:ascii="CorpoS" w:hAnsi="CorpoS"/>
          <w:sz w:val="22"/>
          <w:lang w:eastAsia="zh-CN"/>
        </w:rPr>
      </w:pPr>
      <w:ins w:id="196" w:author="Ji, Scarlett Qing" w:date="2026-09-16T16:20:00Z" w16du:dateUtc="2026-09-16T08:20:00Z">
        <w:r>
          <w:rPr>
            <w:rFonts w:ascii="CorpoS" w:hAnsi="CorpoS" w:hint="eastAsia"/>
            <w:sz w:val="22"/>
            <w:lang w:eastAsia="zh-CN"/>
          </w:rPr>
          <w:t>邮件中会存在同一个</w:t>
        </w:r>
        <w:r>
          <w:rPr>
            <w:rFonts w:ascii="CorpoS" w:hAnsi="CorpoS" w:hint="eastAsia"/>
            <w:sz w:val="22"/>
            <w:lang w:eastAsia="zh-CN"/>
          </w:rPr>
          <w:t>Material (Part No.)</w:t>
        </w:r>
        <w:r>
          <w:rPr>
            <w:rFonts w:ascii="CorpoS" w:hAnsi="CorpoS" w:hint="eastAsia"/>
            <w:sz w:val="22"/>
            <w:lang w:eastAsia="zh-CN"/>
          </w:rPr>
          <w:t>对应多个</w:t>
        </w:r>
        <w:r>
          <w:rPr>
            <w:rFonts w:ascii="CorpoS" w:hAnsi="CorpoS" w:hint="eastAsia"/>
            <w:sz w:val="22"/>
            <w:lang w:eastAsia="zh-CN"/>
          </w:rPr>
          <w:t>Item NO</w:t>
        </w:r>
        <w:r>
          <w:rPr>
            <w:rFonts w:ascii="CorpoS" w:hAnsi="CorpoS" w:hint="eastAsia"/>
            <w:sz w:val="22"/>
            <w:lang w:eastAsia="zh-CN"/>
          </w:rPr>
          <w:t>的情况，这个时候需要从</w:t>
        </w:r>
      </w:ins>
      <w:ins w:id="197" w:author="Ji, Scarlett Qing" w:date="2026-09-16T16:21:00Z" w16du:dateUtc="2026-09-16T08:21:00Z">
        <w:r>
          <w:rPr>
            <w:rFonts w:ascii="CorpoS" w:hAnsi="CorpoS" w:hint="eastAsia"/>
            <w:sz w:val="22"/>
            <w:lang w:eastAsia="zh-CN"/>
          </w:rPr>
          <w:t>第一行的</w:t>
        </w:r>
        <w:r>
          <w:rPr>
            <w:rFonts w:ascii="CorpoS" w:hAnsi="CorpoS" w:hint="eastAsia"/>
            <w:sz w:val="22"/>
            <w:lang w:eastAsia="zh-CN"/>
          </w:rPr>
          <w:t>Item No</w:t>
        </w:r>
        <w:r>
          <w:rPr>
            <w:rFonts w:ascii="CorpoS" w:hAnsi="CorpoS" w:hint="eastAsia"/>
            <w:sz w:val="22"/>
            <w:lang w:eastAsia="zh-CN"/>
          </w:rPr>
          <w:t>及</w:t>
        </w:r>
        <w:r>
          <w:rPr>
            <w:rFonts w:ascii="CorpoS" w:hAnsi="CorpoS" w:hint="eastAsia"/>
            <w:sz w:val="22"/>
            <w:lang w:eastAsia="zh-CN"/>
          </w:rPr>
          <w:t>Quantity</w:t>
        </w:r>
        <w:r w:rsidR="00BE176F">
          <w:rPr>
            <w:rFonts w:ascii="CorpoS" w:hAnsi="CorpoS" w:hint="eastAsia"/>
            <w:sz w:val="22"/>
            <w:lang w:eastAsia="zh-CN"/>
          </w:rPr>
          <w:t>顺次收货，可能涉及到</w:t>
        </w:r>
      </w:ins>
      <w:ins w:id="198" w:author="Ji, Scarlett Qing" w:date="2026-09-16T16:23:00Z" w16du:dateUtc="2026-09-16T08:23:00Z">
        <w:r w:rsidR="00E864AF">
          <w:rPr>
            <w:rFonts w:ascii="CorpoS" w:hAnsi="CorpoS" w:hint="eastAsia"/>
            <w:sz w:val="22"/>
            <w:lang w:eastAsia="zh-CN"/>
          </w:rPr>
          <w:t>多</w:t>
        </w:r>
      </w:ins>
      <w:ins w:id="199" w:author="Ji, Scarlett Qing" w:date="2026-09-16T16:21:00Z" w16du:dateUtc="2026-09-16T08:21:00Z">
        <w:r w:rsidR="00BE176F">
          <w:rPr>
            <w:rFonts w:ascii="CorpoS" w:hAnsi="CorpoS" w:hint="eastAsia"/>
            <w:sz w:val="22"/>
            <w:lang w:eastAsia="zh-CN"/>
          </w:rPr>
          <w:t>行</w:t>
        </w:r>
        <w:r w:rsidR="00BE176F">
          <w:rPr>
            <w:rFonts w:ascii="CorpoS" w:hAnsi="CorpoS" w:hint="eastAsia"/>
            <w:sz w:val="22"/>
            <w:lang w:eastAsia="zh-CN"/>
          </w:rPr>
          <w:t>DSS</w:t>
        </w:r>
        <w:r w:rsidR="00BE176F">
          <w:rPr>
            <w:rFonts w:ascii="CorpoS" w:hAnsi="CorpoS" w:hint="eastAsia"/>
            <w:sz w:val="22"/>
            <w:lang w:eastAsia="zh-CN"/>
          </w:rPr>
          <w:t>导入模板的填写（例如诊断仪大表里</w:t>
        </w:r>
      </w:ins>
      <w:ins w:id="200" w:author="Ji, Scarlett Qing" w:date="2026-09-16T16:22:00Z" w16du:dateUtc="2026-09-16T08:22:00Z">
        <w:r w:rsidR="00BE176F">
          <w:rPr>
            <w:rFonts w:ascii="CorpoS" w:hAnsi="CorpoS" w:hint="eastAsia"/>
            <w:sz w:val="22"/>
            <w:lang w:eastAsia="zh-CN"/>
          </w:rPr>
          <w:t>QTY</w:t>
        </w:r>
        <w:r w:rsidR="00BE176F">
          <w:rPr>
            <w:rFonts w:ascii="CorpoS" w:hAnsi="CorpoS" w:hint="eastAsia"/>
            <w:sz w:val="22"/>
            <w:lang w:eastAsia="zh-CN"/>
          </w:rPr>
          <w:t>总数</w:t>
        </w:r>
        <w:r w:rsidR="00BE176F">
          <w:rPr>
            <w:rFonts w:ascii="CorpoS" w:hAnsi="CorpoS" w:hint="eastAsia"/>
            <w:sz w:val="22"/>
            <w:lang w:eastAsia="zh-CN"/>
          </w:rPr>
          <w:t>100</w:t>
        </w:r>
        <w:r w:rsidR="00BE176F">
          <w:rPr>
            <w:rFonts w:ascii="CorpoS" w:hAnsi="CorpoS" w:hint="eastAsia"/>
            <w:sz w:val="22"/>
            <w:lang w:eastAsia="zh-CN"/>
          </w:rPr>
          <w:t>，</w:t>
        </w:r>
      </w:ins>
      <w:ins w:id="201" w:author="Ji, Scarlett Qing" w:date="2026-09-16T16:33:00Z" w16du:dateUtc="2026-09-16T08:33:00Z">
        <w:r w:rsidR="000C4F6A">
          <w:rPr>
            <w:rFonts w:ascii="CorpoS" w:hAnsi="CorpoS" w:hint="eastAsia"/>
            <w:sz w:val="22"/>
            <w:lang w:eastAsia="zh-CN"/>
          </w:rPr>
          <w:t>而</w:t>
        </w:r>
      </w:ins>
      <w:ins w:id="202" w:author="Ji, Scarlett Qing" w:date="2026-09-16T16:22:00Z" w16du:dateUtc="2026-09-16T08:22:00Z">
        <w:r w:rsidR="00BE176F">
          <w:rPr>
            <w:rFonts w:ascii="CorpoS" w:hAnsi="CorpoS" w:hint="eastAsia"/>
            <w:sz w:val="22"/>
            <w:lang w:eastAsia="zh-CN"/>
          </w:rPr>
          <w:t>之前</w:t>
        </w:r>
        <w:r w:rsidR="00BE176F">
          <w:rPr>
            <w:rFonts w:ascii="CorpoS" w:hAnsi="CorpoS" w:hint="eastAsia"/>
            <w:sz w:val="22"/>
            <w:lang w:eastAsia="zh-CN"/>
          </w:rPr>
          <w:t>ITEM No</w:t>
        </w:r>
        <w:r w:rsidR="00BE176F">
          <w:rPr>
            <w:rFonts w:ascii="CorpoS" w:hAnsi="CorpoS" w:hint="eastAsia"/>
            <w:sz w:val="22"/>
            <w:lang w:eastAsia="zh-CN"/>
          </w:rPr>
          <w:t>为</w:t>
        </w:r>
        <w:r w:rsidR="00BE176F">
          <w:rPr>
            <w:rFonts w:ascii="CorpoS" w:hAnsi="CorpoS" w:hint="eastAsia"/>
            <w:sz w:val="22"/>
            <w:lang w:eastAsia="zh-CN"/>
          </w:rPr>
          <w:t>100</w:t>
        </w:r>
        <w:r w:rsidR="00BE176F">
          <w:rPr>
            <w:rFonts w:ascii="CorpoS" w:hAnsi="CorpoS" w:hint="eastAsia"/>
            <w:sz w:val="22"/>
            <w:lang w:eastAsia="zh-CN"/>
          </w:rPr>
          <w:t>的还剩</w:t>
        </w:r>
        <w:r w:rsidR="00BE176F">
          <w:rPr>
            <w:rFonts w:ascii="CorpoS" w:hAnsi="CorpoS" w:hint="eastAsia"/>
            <w:sz w:val="22"/>
            <w:lang w:eastAsia="zh-CN"/>
          </w:rPr>
          <w:t>20</w:t>
        </w:r>
        <w:r w:rsidR="00BE176F">
          <w:rPr>
            <w:rFonts w:ascii="CorpoS" w:hAnsi="CorpoS" w:hint="eastAsia"/>
            <w:sz w:val="22"/>
            <w:lang w:eastAsia="zh-CN"/>
          </w:rPr>
          <w:t>个没收，</w:t>
        </w:r>
        <w:r w:rsidR="007C2FCC">
          <w:rPr>
            <w:rFonts w:ascii="CorpoS" w:hAnsi="CorpoS" w:hint="eastAsia"/>
            <w:sz w:val="22"/>
            <w:lang w:eastAsia="zh-CN"/>
          </w:rPr>
          <w:t>那么</w:t>
        </w:r>
        <w:r w:rsidR="007C2FCC">
          <w:rPr>
            <w:rFonts w:ascii="CorpoS" w:hAnsi="CorpoS" w:hint="eastAsia"/>
            <w:sz w:val="22"/>
            <w:lang w:eastAsia="zh-CN"/>
          </w:rPr>
          <w:t>Item No</w:t>
        </w:r>
        <w:r w:rsidR="007C2FCC">
          <w:rPr>
            <w:rFonts w:ascii="CorpoS" w:hAnsi="CorpoS" w:hint="eastAsia"/>
            <w:sz w:val="22"/>
            <w:lang w:eastAsia="zh-CN"/>
          </w:rPr>
          <w:t>为</w:t>
        </w:r>
        <w:r w:rsidR="007C2FCC">
          <w:rPr>
            <w:rFonts w:ascii="CorpoS" w:hAnsi="CorpoS" w:hint="eastAsia"/>
            <w:sz w:val="22"/>
            <w:lang w:eastAsia="zh-CN"/>
          </w:rPr>
          <w:t>100</w:t>
        </w:r>
        <w:r w:rsidR="00E864AF">
          <w:rPr>
            <w:rFonts w:ascii="CorpoS" w:hAnsi="CorpoS" w:hint="eastAsia"/>
            <w:sz w:val="22"/>
            <w:lang w:eastAsia="zh-CN"/>
          </w:rPr>
          <w:t>、</w:t>
        </w:r>
        <w:r w:rsidR="00E864AF">
          <w:rPr>
            <w:rFonts w:ascii="CorpoS" w:hAnsi="CorpoS" w:hint="eastAsia"/>
            <w:sz w:val="22"/>
            <w:lang w:eastAsia="zh-CN"/>
          </w:rPr>
          <w:t>QTY</w:t>
        </w:r>
      </w:ins>
      <w:ins w:id="203" w:author="Ji, Scarlett Qing" w:date="2026-09-16T16:23:00Z" w16du:dateUtc="2026-09-16T08:23:00Z">
        <w:r w:rsidR="00E864AF">
          <w:rPr>
            <w:rFonts w:ascii="CorpoS" w:hAnsi="CorpoS" w:hint="eastAsia"/>
            <w:sz w:val="22"/>
            <w:lang w:eastAsia="zh-CN"/>
          </w:rPr>
          <w:t>为</w:t>
        </w:r>
      </w:ins>
      <w:ins w:id="204" w:author="Ji, Scarlett Qing" w:date="2026-09-16T16:22:00Z" w16du:dateUtc="2026-09-16T08:22:00Z">
        <w:r w:rsidR="00E864AF">
          <w:rPr>
            <w:rFonts w:ascii="CorpoS" w:hAnsi="CorpoS" w:hint="eastAsia"/>
            <w:sz w:val="22"/>
            <w:lang w:eastAsia="zh-CN"/>
          </w:rPr>
          <w:t>20</w:t>
        </w:r>
      </w:ins>
      <w:ins w:id="205" w:author="Ji, Scarlett Qing" w:date="2026-09-16T16:23:00Z" w16du:dateUtc="2026-09-16T08:23:00Z">
        <w:r w:rsidR="00E864AF">
          <w:rPr>
            <w:rFonts w:ascii="CorpoS" w:hAnsi="CorpoS" w:hint="eastAsia"/>
            <w:sz w:val="22"/>
            <w:lang w:eastAsia="zh-CN"/>
          </w:rPr>
          <w:t>的一行，</w:t>
        </w:r>
        <w:r w:rsidR="00E864AF">
          <w:rPr>
            <w:rFonts w:ascii="CorpoS" w:hAnsi="CorpoS" w:hint="eastAsia"/>
            <w:sz w:val="22"/>
            <w:lang w:eastAsia="zh-CN"/>
          </w:rPr>
          <w:t>ITEM No</w:t>
        </w:r>
        <w:r w:rsidR="00E864AF">
          <w:rPr>
            <w:rFonts w:ascii="CorpoS" w:hAnsi="CorpoS" w:hint="eastAsia"/>
            <w:sz w:val="22"/>
            <w:lang w:eastAsia="zh-CN"/>
          </w:rPr>
          <w:t>为</w:t>
        </w:r>
        <w:r w:rsidR="00E864AF">
          <w:rPr>
            <w:rFonts w:ascii="CorpoS" w:hAnsi="CorpoS" w:hint="eastAsia"/>
            <w:sz w:val="22"/>
            <w:lang w:eastAsia="zh-CN"/>
          </w:rPr>
          <w:t>200</w:t>
        </w:r>
        <w:r w:rsidR="00E864AF">
          <w:rPr>
            <w:rFonts w:ascii="CorpoS" w:hAnsi="CorpoS" w:hint="eastAsia"/>
            <w:sz w:val="22"/>
            <w:lang w:eastAsia="zh-CN"/>
          </w:rPr>
          <w:t>、</w:t>
        </w:r>
        <w:r w:rsidR="00E864AF">
          <w:rPr>
            <w:rFonts w:ascii="CorpoS" w:hAnsi="CorpoS" w:hint="eastAsia"/>
            <w:sz w:val="22"/>
            <w:lang w:eastAsia="zh-CN"/>
          </w:rPr>
          <w:t>QTY</w:t>
        </w:r>
        <w:r w:rsidR="00E864AF">
          <w:rPr>
            <w:rFonts w:ascii="CorpoS" w:hAnsi="CorpoS" w:hint="eastAsia"/>
            <w:sz w:val="22"/>
            <w:lang w:eastAsia="zh-CN"/>
          </w:rPr>
          <w:t>为</w:t>
        </w:r>
        <w:r w:rsidR="00E864AF">
          <w:rPr>
            <w:rFonts w:ascii="CorpoS" w:hAnsi="CorpoS" w:hint="eastAsia"/>
            <w:sz w:val="22"/>
            <w:lang w:eastAsia="zh-CN"/>
          </w:rPr>
          <w:t>80</w:t>
        </w:r>
        <w:r w:rsidR="00E864AF">
          <w:rPr>
            <w:rFonts w:ascii="CorpoS" w:hAnsi="CorpoS" w:hint="eastAsia"/>
            <w:sz w:val="22"/>
            <w:lang w:eastAsia="zh-CN"/>
          </w:rPr>
          <w:t>的一行。）</w:t>
        </w:r>
      </w:ins>
    </w:p>
    <w:p w14:paraId="12A65AEB" w14:textId="30C446A2" w:rsidR="00241C01" w:rsidRDefault="008B65FB" w:rsidP="00563DC0">
      <w:pPr>
        <w:rPr>
          <w:ins w:id="206" w:author="Zhang, Afang (369)" w:date="2026-09-22T09:30:00Z" w16du:dateUtc="2026-09-22T01:30:00Z"/>
          <w:rFonts w:ascii="CorpoS" w:hAnsi="CorpoS"/>
          <w:sz w:val="22"/>
          <w:lang w:eastAsia="zh-CN"/>
        </w:rPr>
      </w:pPr>
      <w:ins w:id="207" w:author="Zhang, Afang (369)" w:date="2026-09-22T09:28:00Z" w16du:dateUtc="2026-09-22T01:28:00Z">
        <w:r>
          <w:rPr>
            <w:rFonts w:ascii="CorpoS" w:hAnsi="CorpoS" w:hint="eastAsia"/>
            <w:sz w:val="22"/>
            <w:lang w:eastAsia="zh-CN"/>
          </w:rPr>
          <w:t>这里会</w:t>
        </w:r>
      </w:ins>
      <w:ins w:id="208" w:author="Zhang, Afang (369)" w:date="2026-09-22T09:29:00Z" w16du:dateUtc="2026-09-22T01:29:00Z">
        <w:r>
          <w:rPr>
            <w:rFonts w:ascii="CorpoS" w:hAnsi="CorpoS" w:hint="eastAsia"/>
            <w:sz w:val="22"/>
            <w:lang w:eastAsia="zh-CN"/>
          </w:rPr>
          <w:t>做成前台不显示每个</w:t>
        </w:r>
        <w:r>
          <w:rPr>
            <w:rFonts w:ascii="CorpoS" w:hAnsi="CorpoS" w:hint="eastAsia"/>
            <w:sz w:val="22"/>
            <w:lang w:eastAsia="zh-CN"/>
          </w:rPr>
          <w:t>PO</w:t>
        </w:r>
        <w:r>
          <w:rPr>
            <w:rFonts w:ascii="CorpoS" w:hAnsi="CorpoS" w:hint="eastAsia"/>
            <w:sz w:val="22"/>
            <w:lang w:eastAsia="zh-CN"/>
          </w:rPr>
          <w:t>具体收了多少，还剩多少的记录</w:t>
        </w:r>
        <w:r>
          <w:rPr>
            <w:rFonts w:ascii="CorpoS" w:hAnsi="CorpoS" w:hint="eastAsia"/>
            <w:sz w:val="22"/>
            <w:lang w:eastAsia="zh-CN"/>
          </w:rPr>
          <w:t>table</w:t>
        </w:r>
        <w:r>
          <w:rPr>
            <w:rFonts w:ascii="CorpoS" w:hAnsi="CorpoS" w:hint="eastAsia"/>
            <w:sz w:val="22"/>
            <w:lang w:eastAsia="zh-CN"/>
          </w:rPr>
          <w:t>，但是</w:t>
        </w:r>
        <w:r>
          <w:rPr>
            <w:rFonts w:ascii="CorpoS" w:hAnsi="CorpoS" w:hint="eastAsia"/>
            <w:sz w:val="22"/>
            <w:lang w:eastAsia="zh-CN"/>
          </w:rPr>
          <w:t>BU</w:t>
        </w:r>
        <w:r>
          <w:rPr>
            <w:rFonts w:ascii="CorpoS" w:hAnsi="CorpoS" w:hint="eastAsia"/>
            <w:sz w:val="22"/>
            <w:lang w:eastAsia="zh-CN"/>
          </w:rPr>
          <w:t>可以进行</w:t>
        </w:r>
      </w:ins>
      <w:ins w:id="209" w:author="Zhang, Afang (369)" w:date="2026-09-22T09:30:00Z" w16du:dateUtc="2026-09-22T01:30:00Z">
        <w:r>
          <w:rPr>
            <w:rFonts w:ascii="CorpoS" w:hAnsi="CorpoS" w:hint="eastAsia"/>
            <w:sz w:val="22"/>
            <w:lang w:eastAsia="zh-CN"/>
          </w:rPr>
          <w:t>搜索查看。</w:t>
        </w:r>
      </w:ins>
    </w:p>
    <w:p w14:paraId="25827E16" w14:textId="485366D5" w:rsidR="008B65FB" w:rsidDel="008B65FB" w:rsidRDefault="008B65FB" w:rsidP="00563DC0">
      <w:pPr>
        <w:rPr>
          <w:ins w:id="210" w:author="Ji, Scarlett Qing" w:date="2026-09-20T16:06:00Z" w16du:dateUtc="2026-09-20T08:06:00Z"/>
          <w:del w:id="211" w:author="Zhang, Afang (369)" w:date="2026-09-22T09:30:00Z" w16du:dateUtc="2026-09-22T01:30:00Z"/>
          <w:rFonts w:ascii="CorpoS" w:hAnsi="CorpoS"/>
          <w:sz w:val="22"/>
          <w:lang w:eastAsia="zh-CN"/>
        </w:rPr>
      </w:pPr>
      <w:ins w:id="212" w:author="Zhang, Afang (369)" w:date="2026-09-22T09:30:00Z" w16du:dateUtc="2026-09-22T01:30:00Z">
        <w:r>
          <w:rPr>
            <w:rFonts w:ascii="CorpoS" w:hAnsi="CorpoS" w:hint="eastAsia"/>
            <w:sz w:val="22"/>
            <w:lang w:eastAsia="zh-CN"/>
          </w:rPr>
          <w:t>同时，如果</w:t>
        </w:r>
        <w:r>
          <w:rPr>
            <w:rFonts w:ascii="CorpoS" w:hAnsi="CorpoS" w:hint="eastAsia"/>
            <w:sz w:val="22"/>
            <w:lang w:eastAsia="zh-CN"/>
          </w:rPr>
          <w:t>BU</w:t>
        </w:r>
        <w:r>
          <w:rPr>
            <w:rFonts w:ascii="CorpoS" w:hAnsi="CorpoS" w:hint="eastAsia"/>
            <w:sz w:val="22"/>
            <w:lang w:eastAsia="zh-CN"/>
          </w:rPr>
          <w:t>对一些</w:t>
        </w:r>
        <w:r>
          <w:rPr>
            <w:rFonts w:ascii="CorpoS" w:hAnsi="CorpoS" w:hint="eastAsia"/>
            <w:sz w:val="22"/>
            <w:lang w:eastAsia="zh-CN"/>
          </w:rPr>
          <w:t>PN</w:t>
        </w:r>
        <w:r>
          <w:rPr>
            <w:rFonts w:ascii="CorpoS" w:hAnsi="CorpoS" w:hint="eastAsia"/>
            <w:sz w:val="22"/>
            <w:lang w:eastAsia="zh-CN"/>
          </w:rPr>
          <w:t>做了手工收货，</w:t>
        </w:r>
      </w:ins>
    </w:p>
    <w:p w14:paraId="3E29C6E0" w14:textId="465024CB" w:rsidR="002C65EE" w:rsidRDefault="002C65EE" w:rsidP="00563DC0">
      <w:pPr>
        <w:rPr>
          <w:ins w:id="213" w:author="Ji, Scarlett Qing" w:date="2026-09-20T16:08:00Z" w16du:dateUtc="2026-09-20T08:08:00Z"/>
          <w:rFonts w:ascii="CorpoS" w:hAnsi="CorpoS"/>
          <w:sz w:val="22"/>
          <w:lang w:eastAsia="zh-CN"/>
        </w:rPr>
      </w:pPr>
      <w:ins w:id="214" w:author="Ji, Scarlett Qing" w:date="2026-09-20T16:06:00Z" w16du:dateUtc="2026-09-20T08:06:00Z">
        <w:del w:id="215" w:author="Zhang, Afang (369)" w:date="2026-09-22T09:30:00Z" w16du:dateUtc="2026-09-22T01:30:00Z">
          <w:r w:rsidDel="008B65FB">
            <w:rPr>
              <w:rFonts w:ascii="CorpoS" w:hAnsi="CorpoS" w:hint="eastAsia"/>
              <w:sz w:val="22"/>
              <w:lang w:eastAsia="zh-CN"/>
            </w:rPr>
            <w:delText>对于此种情况，需</w:delText>
          </w:r>
        </w:del>
        <w:r>
          <w:rPr>
            <w:rFonts w:ascii="CorpoS" w:hAnsi="CorpoS" w:hint="eastAsia"/>
            <w:sz w:val="22"/>
            <w:lang w:eastAsia="zh-CN"/>
          </w:rPr>
          <w:t>业务老师</w:t>
        </w:r>
      </w:ins>
      <w:ins w:id="216" w:author="Zhang, Afang (369)" w:date="2026-09-22T09:30:00Z" w16du:dateUtc="2026-09-22T01:30:00Z">
        <w:r w:rsidR="008B65FB">
          <w:rPr>
            <w:rFonts w:ascii="CorpoS" w:hAnsi="CorpoS" w:hint="eastAsia"/>
            <w:sz w:val="22"/>
            <w:lang w:eastAsia="zh-CN"/>
          </w:rPr>
          <w:t>可以</w:t>
        </w:r>
      </w:ins>
      <w:ins w:id="217" w:author="Ji, Scarlett Qing" w:date="2026-09-20T16:11:00Z" w16du:dateUtc="2026-09-20T08:11:00Z">
        <w:r w:rsidR="00A457BF">
          <w:rPr>
            <w:rFonts w:ascii="CorpoS" w:hAnsi="CorpoS" w:hint="eastAsia"/>
            <w:sz w:val="22"/>
            <w:lang w:eastAsia="zh-CN"/>
          </w:rPr>
          <w:t>在</w:t>
        </w:r>
        <w:r w:rsidR="00A457BF">
          <w:rPr>
            <w:rFonts w:ascii="CorpoS" w:hAnsi="CorpoS" w:hint="eastAsia"/>
            <w:sz w:val="22"/>
            <w:lang w:eastAsia="zh-CN"/>
          </w:rPr>
          <w:t>PTS</w:t>
        </w:r>
        <w:r w:rsidR="00A457BF">
          <w:rPr>
            <w:rFonts w:ascii="CorpoS" w:hAnsi="CorpoS" w:hint="eastAsia"/>
            <w:sz w:val="22"/>
            <w:lang w:eastAsia="zh-CN"/>
          </w:rPr>
          <w:t>平台上手工录入</w:t>
        </w:r>
        <w:r w:rsidR="00A457BF">
          <w:rPr>
            <w:rFonts w:ascii="CorpoS" w:hAnsi="CorpoS" w:hint="eastAsia"/>
            <w:sz w:val="22"/>
            <w:lang w:eastAsia="zh-CN"/>
          </w:rPr>
          <w:t>PO</w:t>
        </w:r>
        <w:r w:rsidR="00A457BF">
          <w:rPr>
            <w:rFonts w:ascii="CorpoS" w:hAnsi="CorpoS" w:hint="eastAsia"/>
            <w:sz w:val="22"/>
            <w:lang w:eastAsia="zh-CN"/>
          </w:rPr>
          <w:t>号、</w:t>
        </w:r>
        <w:r w:rsidR="00A457BF">
          <w:rPr>
            <w:rFonts w:ascii="CorpoS" w:hAnsi="CorpoS" w:hint="eastAsia"/>
            <w:sz w:val="22"/>
            <w:lang w:eastAsia="zh-CN"/>
          </w:rPr>
          <w:t>Part No</w:t>
        </w:r>
        <w:r w:rsidR="00A457BF">
          <w:rPr>
            <w:rFonts w:ascii="CorpoS" w:hAnsi="CorpoS" w:hint="eastAsia"/>
            <w:sz w:val="22"/>
            <w:lang w:eastAsia="zh-CN"/>
          </w:rPr>
          <w:t>、线下已</w:t>
        </w:r>
      </w:ins>
      <w:ins w:id="218" w:author="Ji, Scarlett Qing" w:date="2026-09-20T16:12:00Z" w16du:dateUtc="2026-09-20T08:12:00Z">
        <w:r w:rsidR="00A457BF">
          <w:rPr>
            <w:rFonts w:ascii="CorpoS" w:hAnsi="CorpoS" w:hint="eastAsia"/>
            <w:sz w:val="22"/>
            <w:lang w:eastAsia="zh-CN"/>
          </w:rPr>
          <w:t>收货数量</w:t>
        </w:r>
      </w:ins>
      <w:ins w:id="219" w:author="Ji, Scarlett Qing" w:date="2026-09-20T16:07:00Z" w16du:dateUtc="2026-09-20T08:07:00Z">
        <w:r w:rsidR="00330F99">
          <w:rPr>
            <w:rFonts w:ascii="CorpoS" w:hAnsi="CorpoS" w:hint="eastAsia"/>
            <w:sz w:val="22"/>
            <w:lang w:eastAsia="zh-CN"/>
          </w:rPr>
          <w:t>，</w:t>
        </w:r>
        <w:r w:rsidR="00330F99">
          <w:rPr>
            <w:rFonts w:ascii="CorpoS" w:hAnsi="CorpoS" w:hint="eastAsia"/>
            <w:sz w:val="22"/>
            <w:lang w:eastAsia="zh-CN"/>
          </w:rPr>
          <w:t>Portal</w:t>
        </w:r>
      </w:ins>
      <w:ins w:id="220" w:author="Ji, Scarlett Qing" w:date="2026-09-20T16:12:00Z" w16du:dateUtc="2026-09-20T08:12:00Z">
        <w:r w:rsidR="00C058FC">
          <w:rPr>
            <w:rFonts w:ascii="CorpoS" w:hAnsi="CorpoS" w:hint="eastAsia"/>
            <w:sz w:val="22"/>
            <w:lang w:eastAsia="zh-CN"/>
          </w:rPr>
          <w:t>会对自动收货</w:t>
        </w:r>
      </w:ins>
      <w:ins w:id="221" w:author="Zhang, Afang (369)" w:date="2026-09-22T09:31:00Z" w16du:dateUtc="2026-09-22T01:31:00Z">
        <w:r w:rsidR="008B65FB">
          <w:rPr>
            <w:rFonts w:ascii="CorpoS" w:hAnsi="CorpoS" w:hint="eastAsia"/>
            <w:sz w:val="22"/>
            <w:lang w:eastAsia="zh-CN"/>
          </w:rPr>
          <w:t>和手工收货</w:t>
        </w:r>
      </w:ins>
      <w:ins w:id="222" w:author="Ji, Scarlett Qing" w:date="2026-09-20T16:12:00Z" w16du:dateUtc="2026-09-20T08:12:00Z">
        <w:r w:rsidR="00C058FC">
          <w:rPr>
            <w:rFonts w:ascii="CorpoS" w:hAnsi="CorpoS" w:hint="eastAsia"/>
            <w:sz w:val="22"/>
            <w:lang w:eastAsia="zh-CN"/>
          </w:rPr>
          <w:t>的记录提供查询功能</w:t>
        </w:r>
      </w:ins>
      <w:ins w:id="223" w:author="Ji, Scarlett Qing" w:date="2026-09-20T16:07:00Z" w16du:dateUtc="2026-09-20T08:07:00Z">
        <w:r w:rsidR="00330F99">
          <w:rPr>
            <w:rFonts w:ascii="CorpoS" w:hAnsi="CorpoS" w:hint="eastAsia"/>
            <w:sz w:val="22"/>
            <w:lang w:eastAsia="zh-CN"/>
          </w:rPr>
          <w:t>。</w:t>
        </w:r>
      </w:ins>
    </w:p>
    <w:p w14:paraId="0C708248" w14:textId="77777777" w:rsidR="00241C01" w:rsidRDefault="00241C01" w:rsidP="00563DC0">
      <w:pPr>
        <w:rPr>
          <w:ins w:id="224" w:author="Ji, Scarlett Qing" w:date="2026-09-16T16:23:00Z" w16du:dateUtc="2026-09-16T08:23:00Z"/>
          <w:rFonts w:ascii="CorpoS" w:hAnsi="CorpoS"/>
          <w:sz w:val="22"/>
          <w:lang w:eastAsia="zh-CN"/>
        </w:rPr>
      </w:pPr>
    </w:p>
    <w:p w14:paraId="306A3407" w14:textId="05453F34" w:rsidR="005D2CB6" w:rsidRPr="00313E43" w:rsidRDefault="005D2CB6" w:rsidP="00563DC0">
      <w:pPr>
        <w:rPr>
          <w:rFonts w:ascii="CorpoS" w:hAnsi="CorpoS"/>
          <w:sz w:val="22"/>
          <w:lang w:eastAsia="zh-CN"/>
        </w:rPr>
      </w:pPr>
      <w:ins w:id="225" w:author="Ji, Scarlett Qing" w:date="2026-09-16T16:23:00Z" w16du:dateUtc="2026-09-16T08:23:00Z">
        <w:r>
          <w:rPr>
            <w:rFonts w:ascii="CorpoS" w:hAnsi="CorpoS" w:hint="eastAsia"/>
            <w:sz w:val="22"/>
            <w:lang w:eastAsia="zh-CN"/>
          </w:rPr>
          <w:t>注：邮件里的</w:t>
        </w:r>
        <w:r>
          <w:rPr>
            <w:rFonts w:ascii="CorpoS" w:hAnsi="CorpoS" w:hint="eastAsia"/>
            <w:sz w:val="22"/>
            <w:lang w:eastAsia="zh-CN"/>
          </w:rPr>
          <w:t>Quantity</w:t>
        </w:r>
        <w:r>
          <w:rPr>
            <w:rFonts w:ascii="CorpoS" w:hAnsi="CorpoS" w:hint="eastAsia"/>
            <w:sz w:val="22"/>
            <w:lang w:eastAsia="zh-CN"/>
          </w:rPr>
          <w:t>是</w:t>
        </w:r>
      </w:ins>
      <w:ins w:id="226" w:author="Ji, Scarlett Qing" w:date="2026-09-16T16:24:00Z" w16du:dateUtc="2026-09-16T08:24:00Z">
        <w:r w:rsidR="002C1AB7">
          <w:rPr>
            <w:rFonts w:ascii="CorpoS" w:hAnsi="CorpoS" w:hint="eastAsia"/>
            <w:sz w:val="22"/>
            <w:lang w:eastAsia="zh-CN"/>
          </w:rPr>
          <w:t>大于等于诊断仪大表里筛选</w:t>
        </w:r>
        <w:r w:rsidR="00C1261B">
          <w:rPr>
            <w:rFonts w:ascii="CorpoS" w:hAnsi="CorpoS" w:hint="eastAsia"/>
            <w:sz w:val="22"/>
            <w:lang w:eastAsia="zh-CN"/>
          </w:rPr>
          <w:t>后</w:t>
        </w:r>
        <w:r w:rsidR="00C1261B">
          <w:rPr>
            <w:rFonts w:ascii="CorpoS" w:hAnsi="CorpoS" w:hint="eastAsia"/>
            <w:sz w:val="22"/>
            <w:lang w:eastAsia="zh-CN"/>
          </w:rPr>
          <w:t>QTY</w:t>
        </w:r>
        <w:r w:rsidR="00C1261B">
          <w:rPr>
            <w:rFonts w:ascii="CorpoS" w:hAnsi="CorpoS" w:hint="eastAsia"/>
            <w:sz w:val="22"/>
            <w:lang w:eastAsia="zh-CN"/>
          </w:rPr>
          <w:t>加总数量的，无需额外对</w:t>
        </w:r>
        <w:r w:rsidR="00C1261B">
          <w:rPr>
            <w:rFonts w:ascii="CorpoS" w:hAnsi="CorpoS" w:hint="eastAsia"/>
            <w:sz w:val="22"/>
            <w:lang w:eastAsia="zh-CN"/>
          </w:rPr>
          <w:t>Qty</w:t>
        </w:r>
        <w:r w:rsidR="00C1261B">
          <w:rPr>
            <w:rFonts w:ascii="CorpoS" w:hAnsi="CorpoS" w:hint="eastAsia"/>
            <w:sz w:val="22"/>
            <w:lang w:eastAsia="zh-CN"/>
          </w:rPr>
          <w:t>进行校验。</w:t>
        </w:r>
      </w:ins>
    </w:p>
    <w:p w14:paraId="723544FB" w14:textId="393DC706" w:rsidR="00E52BED" w:rsidRPr="00313E43" w:rsidRDefault="00E52BED" w:rsidP="00E52BED">
      <w:pPr>
        <w:pStyle w:val="ListParagraph"/>
        <w:ind w:left="0"/>
        <w:rPr>
          <w:rFonts w:ascii="CorpoS" w:hAnsi="CorpoS"/>
          <w:sz w:val="22"/>
          <w:lang w:eastAsia="zh-CN"/>
        </w:rPr>
      </w:pPr>
      <w:r w:rsidRPr="00313E43">
        <w:rPr>
          <w:rFonts w:ascii="CorpoS" w:hAnsi="CorpoS"/>
          <w:sz w:val="22"/>
          <w:lang w:eastAsia="zh-CN"/>
        </w:rPr>
        <w:t>数据映射关系如下：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129"/>
        <w:gridCol w:w="3402"/>
        <w:gridCol w:w="3539"/>
      </w:tblGrid>
      <w:tr w:rsidR="00563DC0" w:rsidRPr="00313E43" w14:paraId="33C83479" w14:textId="77777777">
        <w:trPr>
          <w:tblHeader/>
          <w:jc w:val="center"/>
        </w:trPr>
        <w:tc>
          <w:tcPr>
            <w:tcW w:w="1554" w:type="pct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CEF42" w14:textId="77777777" w:rsidR="00563DC0" w:rsidRPr="00313E43" w:rsidRDefault="00563DC0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b/>
                <w:color w:val="FFFFFF"/>
                <w:sz w:val="22"/>
              </w:rPr>
              <w:t>DSS</w:t>
            </w:r>
            <w:r w:rsidRPr="00313E43">
              <w:rPr>
                <w:rFonts w:ascii="CorpoS" w:hAnsi="CorpoS"/>
                <w:b/>
                <w:color w:val="FFFFFF"/>
                <w:sz w:val="22"/>
              </w:rPr>
              <w:t>字段</w:t>
            </w:r>
          </w:p>
        </w:tc>
        <w:tc>
          <w:tcPr>
            <w:tcW w:w="1689" w:type="pct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37252" w14:textId="77777777" w:rsidR="00563DC0" w:rsidRPr="00313E43" w:rsidRDefault="00563DC0">
            <w:pPr>
              <w:spacing w:after="0" w:line="252" w:lineRule="auto"/>
              <w:jc w:val="center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b/>
                <w:color w:val="FFFFFF"/>
                <w:sz w:val="22"/>
                <w:lang w:eastAsia="zh-CN"/>
              </w:rPr>
              <w:t>涉及文件</w:t>
            </w:r>
          </w:p>
        </w:tc>
        <w:tc>
          <w:tcPr>
            <w:tcW w:w="1757" w:type="pct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5883D" w14:textId="77777777" w:rsidR="00563DC0" w:rsidRPr="00313E43" w:rsidRDefault="00563DC0">
            <w:pPr>
              <w:spacing w:after="0" w:line="252" w:lineRule="auto"/>
              <w:jc w:val="center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b/>
                <w:color w:val="FFFFFF"/>
                <w:sz w:val="22"/>
                <w:lang w:eastAsia="zh-CN"/>
              </w:rPr>
              <w:t>提取位置</w:t>
            </w:r>
          </w:p>
        </w:tc>
      </w:tr>
      <w:tr w:rsidR="00563DC0" w:rsidRPr="00313E43" w14:paraId="5CBFA1FF" w14:textId="77777777">
        <w:trPr>
          <w:cantSplit/>
          <w:jc w:val="center"/>
        </w:trPr>
        <w:tc>
          <w:tcPr>
            <w:tcW w:w="1554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1D529" w14:textId="77777777" w:rsidR="00563DC0" w:rsidRPr="00313E43" w:rsidRDefault="00563DC0">
            <w:pPr>
              <w:spacing w:after="0" w:line="252" w:lineRule="auto"/>
              <w:jc w:val="center"/>
              <w:rPr>
                <w:rFonts w:ascii="CorpoS" w:hAnsi="CorpoS"/>
                <w:color w:val="000000" w:themeColor="text1"/>
                <w:sz w:val="22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</w:rPr>
              <w:t>ASN Number</w:t>
            </w:r>
          </w:p>
        </w:tc>
        <w:tc>
          <w:tcPr>
            <w:tcW w:w="1689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B3925" w14:textId="6BBC94D4" w:rsidR="00563DC0" w:rsidRPr="00313E43" w:rsidRDefault="00563DC0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进口发票</w:t>
            </w:r>
            <w:ins w:id="227" w:author="Ji, Scarlett Qing" w:date="2026-09-16T15:29:00Z" w16du:dateUtc="2026-09-16T07:29:00Z">
              <w:r w:rsidR="00857EF6">
                <w:rPr>
                  <w:rFonts w:ascii="CorpoS" w:hAnsi="CorpoS" w:hint="eastAsia"/>
                  <w:sz w:val="22"/>
                  <w:lang w:eastAsia="zh-CN"/>
                </w:rPr>
                <w:t>（按</w:t>
              </w:r>
              <w:r w:rsidR="00857EF6">
                <w:rPr>
                  <w:rFonts w:ascii="CorpoS" w:hAnsi="CorpoS" w:hint="eastAsia"/>
                  <w:sz w:val="22"/>
                  <w:lang w:eastAsia="zh-CN"/>
                </w:rPr>
                <w:t>AWB No.</w:t>
              </w:r>
              <w:r w:rsidR="00857EF6">
                <w:rPr>
                  <w:rFonts w:ascii="CorpoS" w:hAnsi="CorpoS" w:hint="eastAsia"/>
                  <w:sz w:val="22"/>
                  <w:lang w:eastAsia="zh-CN"/>
                </w:rPr>
                <w:t>查询</w:t>
              </w:r>
            </w:ins>
            <w:ins w:id="228" w:author="Ji, Scarlett Qing" w:date="2026-09-16T16:10:00Z" w16du:dateUtc="2026-09-16T08:10:00Z">
              <w:r w:rsidR="007B2F54">
                <w:rPr>
                  <w:rFonts w:ascii="CorpoS" w:hAnsi="CorpoS" w:hint="eastAsia"/>
                  <w:sz w:val="22"/>
                  <w:lang w:eastAsia="zh-CN"/>
                </w:rPr>
                <w:t>系统</w:t>
              </w:r>
            </w:ins>
            <w:ins w:id="229" w:author="Ji, Scarlett Qing" w:date="2026-09-16T15:29:00Z" w16du:dateUtc="2026-09-16T07:29:00Z">
              <w:r w:rsidR="00857EF6">
                <w:rPr>
                  <w:rFonts w:ascii="CorpoS" w:hAnsi="CorpoS" w:hint="eastAsia"/>
                  <w:sz w:val="22"/>
                  <w:lang w:eastAsia="zh-CN"/>
                </w:rPr>
                <w:t>库中的</w:t>
              </w:r>
              <w:r w:rsidR="00CC5CB9">
                <w:rPr>
                  <w:rFonts w:ascii="CorpoS" w:hAnsi="CorpoS" w:hint="eastAsia"/>
                  <w:sz w:val="22"/>
                  <w:lang w:eastAsia="zh-CN"/>
                </w:rPr>
                <w:t>对应发票信息</w:t>
              </w:r>
              <w:r w:rsidR="00857EF6">
                <w:rPr>
                  <w:rFonts w:ascii="CorpoS" w:hAnsi="CorpoS"/>
                  <w:sz w:val="22"/>
                  <w:lang w:eastAsia="zh-CN"/>
                </w:rPr>
                <w:t>）</w:t>
              </w:r>
            </w:ins>
          </w:p>
        </w:tc>
        <w:tc>
          <w:tcPr>
            <w:tcW w:w="1757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C2392" w14:textId="77777777" w:rsidR="00563DC0" w:rsidRPr="00313E43" w:rsidRDefault="00563DC0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 xml:space="preserve">Our delivery note number </w:t>
            </w:r>
          </w:p>
          <w:p w14:paraId="2AAD7DCB" w14:textId="77777777" w:rsidR="00563DC0" w:rsidRPr="00313E43" w:rsidRDefault="00563DC0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noProof/>
                <w:sz w:val="22"/>
                <w:lang w:eastAsia="zh-CN"/>
              </w:rPr>
              <w:drawing>
                <wp:inline distT="0" distB="0" distL="0" distR="0" wp14:anchorId="35760A0C" wp14:editId="0C6C4248">
                  <wp:extent cx="1890473" cy="628650"/>
                  <wp:effectExtent l="0" t="0" r="0" b="0"/>
                  <wp:docPr id="920069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06928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013" cy="629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DC0" w:rsidRPr="00313E43" w14:paraId="4C42DB2B" w14:textId="77777777">
        <w:trPr>
          <w:cantSplit/>
          <w:jc w:val="center"/>
        </w:trPr>
        <w:tc>
          <w:tcPr>
            <w:tcW w:w="1554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697E4" w14:textId="77777777" w:rsidR="00563DC0" w:rsidRPr="00313E43" w:rsidRDefault="00563DC0">
            <w:pPr>
              <w:spacing w:after="0" w:line="252" w:lineRule="auto"/>
              <w:jc w:val="center"/>
              <w:rPr>
                <w:rFonts w:ascii="CorpoS" w:hAnsi="CorpoS"/>
                <w:color w:val="000000" w:themeColor="text1"/>
                <w:sz w:val="22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</w:rPr>
              <w:lastRenderedPageBreak/>
              <w:t>Vendor BP Number</w:t>
            </w:r>
          </w:p>
        </w:tc>
        <w:tc>
          <w:tcPr>
            <w:tcW w:w="1689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DE103" w14:textId="77777777" w:rsidR="00563DC0" w:rsidRPr="00313E43" w:rsidRDefault="00563DC0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固定值</w:t>
            </w:r>
          </w:p>
        </w:tc>
        <w:tc>
          <w:tcPr>
            <w:tcW w:w="1757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E3277" w14:textId="77777777" w:rsidR="00563DC0" w:rsidRPr="00313E43" w:rsidRDefault="00563DC0">
            <w:pPr>
              <w:spacing w:after="0" w:line="252" w:lineRule="auto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191110260</w:t>
            </w:r>
          </w:p>
        </w:tc>
      </w:tr>
      <w:tr w:rsidR="00563DC0" w:rsidRPr="00313E43" w14:paraId="1613740D" w14:textId="77777777">
        <w:trPr>
          <w:cantSplit/>
          <w:jc w:val="center"/>
        </w:trPr>
        <w:tc>
          <w:tcPr>
            <w:tcW w:w="1554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ED597" w14:textId="77777777" w:rsidR="00563DC0" w:rsidRPr="00313E43" w:rsidRDefault="00563DC0">
            <w:pPr>
              <w:spacing w:after="0" w:line="252" w:lineRule="auto"/>
              <w:jc w:val="center"/>
              <w:rPr>
                <w:rFonts w:ascii="CorpoS" w:hAnsi="CorpoS"/>
                <w:color w:val="000000" w:themeColor="text1"/>
                <w:sz w:val="22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</w:rPr>
              <w:t>Shipment Date</w:t>
            </w:r>
          </w:p>
        </w:tc>
        <w:tc>
          <w:tcPr>
            <w:tcW w:w="1689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4DAF1" w14:textId="77777777" w:rsidR="00563DC0" w:rsidRPr="00313E43" w:rsidRDefault="00563DC0">
            <w:pPr>
              <w:spacing w:after="0" w:line="252" w:lineRule="auto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进口发票</w:t>
            </w:r>
          </w:p>
        </w:tc>
        <w:tc>
          <w:tcPr>
            <w:tcW w:w="1757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04EA1" w14:textId="77777777" w:rsidR="00563DC0" w:rsidRPr="00313E43" w:rsidRDefault="00563DC0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Document date</w:t>
            </w:r>
          </w:p>
          <w:p w14:paraId="5D1552B9" w14:textId="77777777" w:rsidR="00563DC0" w:rsidRPr="00313E43" w:rsidRDefault="00563DC0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noProof/>
                <w:sz w:val="22"/>
                <w:lang w:eastAsia="zh-CN"/>
              </w:rPr>
              <w:drawing>
                <wp:inline distT="0" distB="0" distL="0" distR="0" wp14:anchorId="3037886B" wp14:editId="5D79368E">
                  <wp:extent cx="1890473" cy="628650"/>
                  <wp:effectExtent l="0" t="0" r="0" b="0"/>
                  <wp:docPr id="1881445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06928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013" cy="629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DC0" w:rsidRPr="00313E43" w14:paraId="2AF55FC7" w14:textId="77777777">
        <w:trPr>
          <w:cantSplit/>
          <w:jc w:val="center"/>
        </w:trPr>
        <w:tc>
          <w:tcPr>
            <w:tcW w:w="1554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7DF55" w14:textId="77777777" w:rsidR="00563DC0" w:rsidRPr="00313E43" w:rsidRDefault="00563DC0">
            <w:pPr>
              <w:spacing w:after="0" w:line="252" w:lineRule="auto"/>
              <w:jc w:val="center"/>
              <w:rPr>
                <w:rFonts w:ascii="CorpoS" w:hAnsi="CorpoS"/>
                <w:color w:val="000000" w:themeColor="text1"/>
                <w:sz w:val="22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</w:rPr>
              <w:t>SPM Part Number</w:t>
            </w:r>
          </w:p>
        </w:tc>
        <w:tc>
          <w:tcPr>
            <w:tcW w:w="1689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F73BA" w14:textId="77777777" w:rsidR="00563DC0" w:rsidRPr="00313E43" w:rsidRDefault="00563DC0">
            <w:pPr>
              <w:spacing w:after="0" w:line="252" w:lineRule="auto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诊断仪大表</w:t>
            </w:r>
          </w:p>
        </w:tc>
        <w:tc>
          <w:tcPr>
            <w:tcW w:w="1757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79B16" w14:textId="77777777" w:rsidR="00563DC0" w:rsidRPr="00313E43" w:rsidRDefault="00563DC0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Part No. (D</w:t>
            </w:r>
            <w:r w:rsidRPr="00313E43">
              <w:rPr>
                <w:rFonts w:ascii="CorpoS" w:hAnsi="CorpoS"/>
                <w:sz w:val="22"/>
                <w:lang w:eastAsia="zh-CN"/>
              </w:rPr>
              <w:t>列</w:t>
            </w:r>
            <w:r w:rsidRPr="00313E43">
              <w:rPr>
                <w:rFonts w:ascii="CorpoS" w:hAnsi="CorpoS"/>
                <w:sz w:val="22"/>
                <w:lang w:eastAsia="zh-CN"/>
              </w:rPr>
              <w:t>)</w:t>
            </w:r>
          </w:p>
        </w:tc>
      </w:tr>
      <w:tr w:rsidR="00563DC0" w:rsidRPr="00313E43" w14:paraId="2B4DFCE8" w14:textId="77777777">
        <w:trPr>
          <w:cantSplit/>
          <w:jc w:val="center"/>
        </w:trPr>
        <w:tc>
          <w:tcPr>
            <w:tcW w:w="1554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82565" w14:textId="77777777" w:rsidR="00563DC0" w:rsidRPr="00313E43" w:rsidRDefault="00563DC0">
            <w:pPr>
              <w:spacing w:after="0" w:line="252" w:lineRule="auto"/>
              <w:jc w:val="center"/>
              <w:rPr>
                <w:rFonts w:ascii="CorpoS" w:hAnsi="CorpoS"/>
                <w:color w:val="000000" w:themeColor="text1"/>
                <w:sz w:val="22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</w:rPr>
              <w:t>Quantity</w:t>
            </w:r>
          </w:p>
        </w:tc>
        <w:tc>
          <w:tcPr>
            <w:tcW w:w="1689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6F4DD7" w14:textId="77777777" w:rsidR="00563DC0" w:rsidRPr="00313E43" w:rsidRDefault="00563DC0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诊断仪大表</w:t>
            </w:r>
          </w:p>
        </w:tc>
        <w:tc>
          <w:tcPr>
            <w:tcW w:w="1757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9E2C9" w14:textId="77777777" w:rsidR="00563DC0" w:rsidRPr="00313E43" w:rsidRDefault="00563DC0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Qty (F</w:t>
            </w:r>
            <w:r w:rsidRPr="00313E43">
              <w:rPr>
                <w:rFonts w:ascii="CorpoS" w:hAnsi="CorpoS"/>
                <w:sz w:val="22"/>
                <w:lang w:eastAsia="zh-CN"/>
              </w:rPr>
              <w:t>列</w:t>
            </w:r>
            <w:r w:rsidRPr="00313E43">
              <w:rPr>
                <w:rFonts w:ascii="CorpoS" w:hAnsi="CorpoS"/>
                <w:sz w:val="22"/>
                <w:lang w:eastAsia="zh-CN"/>
              </w:rPr>
              <w:t>)</w:t>
            </w:r>
          </w:p>
        </w:tc>
      </w:tr>
      <w:tr w:rsidR="00563DC0" w:rsidRPr="00313E43" w14:paraId="3811B931" w14:textId="77777777">
        <w:trPr>
          <w:cantSplit/>
          <w:jc w:val="center"/>
        </w:trPr>
        <w:tc>
          <w:tcPr>
            <w:tcW w:w="1554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C197C" w14:textId="77777777" w:rsidR="00563DC0" w:rsidRPr="00313E43" w:rsidRDefault="00563DC0">
            <w:pPr>
              <w:spacing w:after="0" w:line="252" w:lineRule="auto"/>
              <w:jc w:val="center"/>
              <w:rPr>
                <w:rFonts w:ascii="CorpoS" w:hAnsi="CorpoS"/>
                <w:color w:val="000000" w:themeColor="text1"/>
                <w:sz w:val="22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</w:rPr>
              <w:t>Unit</w:t>
            </w:r>
          </w:p>
        </w:tc>
        <w:tc>
          <w:tcPr>
            <w:tcW w:w="1689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A95A5" w14:textId="77777777" w:rsidR="00563DC0" w:rsidRPr="00313E43" w:rsidRDefault="00563DC0">
            <w:pPr>
              <w:spacing w:after="0" w:line="252" w:lineRule="auto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固定值</w:t>
            </w:r>
          </w:p>
        </w:tc>
        <w:tc>
          <w:tcPr>
            <w:tcW w:w="1757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BAE7D" w14:textId="77777777" w:rsidR="00563DC0" w:rsidRPr="00313E43" w:rsidRDefault="00563DC0">
            <w:pPr>
              <w:spacing w:after="0" w:line="252" w:lineRule="auto"/>
              <w:rPr>
                <w:rFonts w:ascii="CorpoS" w:hAnsi="CorpoS"/>
                <w:sz w:val="22"/>
              </w:rPr>
            </w:pPr>
            <w:r w:rsidRPr="00313E43">
              <w:rPr>
                <w:rFonts w:ascii="CorpoS" w:hAnsi="CorpoS"/>
                <w:sz w:val="22"/>
              </w:rPr>
              <w:t>PC</w:t>
            </w:r>
          </w:p>
        </w:tc>
      </w:tr>
      <w:tr w:rsidR="00563DC0" w:rsidRPr="00313E43" w14:paraId="5A373E05" w14:textId="77777777">
        <w:trPr>
          <w:cantSplit/>
          <w:jc w:val="center"/>
        </w:trPr>
        <w:tc>
          <w:tcPr>
            <w:tcW w:w="1554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A6718" w14:textId="77777777" w:rsidR="00563DC0" w:rsidRPr="00313E43" w:rsidRDefault="00563DC0">
            <w:pPr>
              <w:spacing w:after="0" w:line="252" w:lineRule="auto"/>
              <w:jc w:val="center"/>
              <w:rPr>
                <w:rFonts w:ascii="CorpoS" w:hAnsi="CorpoS"/>
                <w:color w:val="000000" w:themeColor="text1"/>
                <w:sz w:val="22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</w:rPr>
              <w:t>SPM PO Number</w:t>
            </w:r>
          </w:p>
        </w:tc>
        <w:tc>
          <w:tcPr>
            <w:tcW w:w="1689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1B27A" w14:textId="77777777" w:rsidR="00563DC0" w:rsidRPr="00313E43" w:rsidRDefault="00563DC0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IMS</w:t>
            </w:r>
            <w:r w:rsidRPr="00313E43">
              <w:rPr>
                <w:rFonts w:ascii="CorpoS" w:hAnsi="CorpoS"/>
                <w:sz w:val="22"/>
                <w:lang w:eastAsia="zh-CN"/>
              </w:rPr>
              <w:t>发送的</w:t>
            </w:r>
            <w:r w:rsidRPr="00313E43">
              <w:rPr>
                <w:rFonts w:ascii="CorpoS" w:hAnsi="CorpoS"/>
                <w:sz w:val="22"/>
                <w:lang w:eastAsia="zh-CN"/>
              </w:rPr>
              <w:t>PO</w:t>
            </w:r>
            <w:r w:rsidRPr="00313E43">
              <w:rPr>
                <w:rFonts w:ascii="CorpoS" w:hAnsi="CorpoS"/>
                <w:sz w:val="22"/>
                <w:lang w:eastAsia="zh-CN"/>
              </w:rPr>
              <w:t>邮件或者诊断仪大表</w:t>
            </w:r>
          </w:p>
        </w:tc>
        <w:tc>
          <w:tcPr>
            <w:tcW w:w="1757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8B2FC" w14:textId="77777777" w:rsidR="00563DC0" w:rsidRPr="00313E43" w:rsidRDefault="00563DC0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Email</w:t>
            </w:r>
            <w:r w:rsidRPr="00313E43">
              <w:rPr>
                <w:rFonts w:ascii="CorpoS" w:hAnsi="CorpoS"/>
                <w:sz w:val="22"/>
                <w:lang w:eastAsia="zh-CN"/>
              </w:rPr>
              <w:t>中的</w:t>
            </w:r>
            <w:r w:rsidRPr="00313E43">
              <w:rPr>
                <w:rFonts w:ascii="CorpoS" w:hAnsi="CorpoS"/>
                <w:sz w:val="22"/>
                <w:lang w:eastAsia="zh-CN"/>
              </w:rPr>
              <w:t>PO</w:t>
            </w:r>
            <w:r w:rsidRPr="00313E43">
              <w:rPr>
                <w:rFonts w:ascii="CorpoS" w:hAnsi="CorpoS"/>
                <w:sz w:val="22"/>
                <w:lang w:eastAsia="zh-CN"/>
              </w:rPr>
              <w:t>号或者诊断仪大表中的</w:t>
            </w:r>
            <w:r w:rsidRPr="00313E43">
              <w:rPr>
                <w:rFonts w:ascii="CorpoS" w:hAnsi="CorpoS"/>
                <w:sz w:val="22"/>
                <w:lang w:eastAsia="zh-CN"/>
              </w:rPr>
              <w:t>DPTS PO</w:t>
            </w:r>
            <w:r w:rsidRPr="00313E43">
              <w:rPr>
                <w:rFonts w:ascii="CorpoS" w:hAnsi="CorpoS"/>
                <w:sz w:val="22"/>
                <w:lang w:eastAsia="zh-CN"/>
              </w:rPr>
              <w:t>列</w:t>
            </w:r>
          </w:p>
        </w:tc>
      </w:tr>
      <w:tr w:rsidR="00563DC0" w:rsidRPr="00313E43" w14:paraId="2E854266" w14:textId="77777777">
        <w:trPr>
          <w:cantSplit/>
          <w:jc w:val="center"/>
        </w:trPr>
        <w:tc>
          <w:tcPr>
            <w:tcW w:w="1554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322CE" w14:textId="77777777" w:rsidR="00563DC0" w:rsidRPr="00313E43" w:rsidRDefault="00563DC0">
            <w:pPr>
              <w:spacing w:after="0" w:line="252" w:lineRule="auto"/>
              <w:jc w:val="center"/>
              <w:rPr>
                <w:rFonts w:ascii="CorpoS" w:hAnsi="CorpoS"/>
                <w:color w:val="000000" w:themeColor="text1"/>
                <w:sz w:val="22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</w:rPr>
              <w:t>SPM PO Item Number</w:t>
            </w:r>
          </w:p>
        </w:tc>
        <w:tc>
          <w:tcPr>
            <w:tcW w:w="1689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AFC45" w14:textId="77777777" w:rsidR="00563DC0" w:rsidRPr="00313E43" w:rsidRDefault="00563DC0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IMS</w:t>
            </w:r>
            <w:r w:rsidRPr="00313E43">
              <w:rPr>
                <w:rFonts w:ascii="CorpoS" w:hAnsi="CorpoS"/>
                <w:sz w:val="22"/>
                <w:lang w:eastAsia="zh-CN"/>
              </w:rPr>
              <w:t>发送的</w:t>
            </w:r>
            <w:r w:rsidRPr="00313E43">
              <w:rPr>
                <w:rFonts w:ascii="CorpoS" w:hAnsi="CorpoS"/>
                <w:sz w:val="22"/>
                <w:lang w:eastAsia="zh-CN"/>
              </w:rPr>
              <w:t>PO</w:t>
            </w:r>
            <w:r w:rsidRPr="00313E43">
              <w:rPr>
                <w:rFonts w:ascii="CorpoS" w:hAnsi="CorpoS"/>
                <w:sz w:val="22"/>
                <w:lang w:eastAsia="zh-CN"/>
              </w:rPr>
              <w:t>邮件中的</w:t>
            </w:r>
            <w:r w:rsidRPr="00313E43">
              <w:rPr>
                <w:rFonts w:ascii="CorpoS" w:hAnsi="CorpoS"/>
                <w:sz w:val="22"/>
                <w:lang w:eastAsia="zh-CN"/>
              </w:rPr>
              <w:t>SPM</w:t>
            </w:r>
            <w:r w:rsidRPr="00313E43">
              <w:rPr>
                <w:rFonts w:ascii="CorpoS" w:hAnsi="CorpoS"/>
                <w:sz w:val="22"/>
                <w:lang w:eastAsia="zh-CN"/>
              </w:rPr>
              <w:t>截屏</w:t>
            </w:r>
          </w:p>
        </w:tc>
        <w:tc>
          <w:tcPr>
            <w:tcW w:w="1757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CCF31" w14:textId="58617417" w:rsidR="00563DC0" w:rsidRPr="00313E43" w:rsidRDefault="00563DC0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Item Number</w:t>
            </w:r>
            <w:r w:rsidRPr="00313E43">
              <w:rPr>
                <w:rFonts w:ascii="CorpoS" w:hAnsi="CorpoS"/>
                <w:sz w:val="22"/>
                <w:lang w:eastAsia="zh-CN"/>
              </w:rPr>
              <w:t>列</w:t>
            </w:r>
            <w:ins w:id="230" w:author="Ji, Scarlett Qing" w:date="2026-09-20T16:13:00Z" w16du:dateUtc="2026-09-20T08:13:00Z">
              <w:r w:rsidR="005C7930">
                <w:rPr>
                  <w:rFonts w:ascii="CorpoS" w:hAnsi="CorpoS" w:hint="eastAsia"/>
                  <w:sz w:val="22"/>
                  <w:lang w:eastAsia="zh-CN"/>
                </w:rPr>
                <w:t>（</w:t>
              </w:r>
              <w:r w:rsidR="005E3DD8">
                <w:rPr>
                  <w:rFonts w:ascii="CorpoS" w:hAnsi="CorpoS" w:hint="eastAsia"/>
                  <w:sz w:val="22"/>
                  <w:lang w:eastAsia="zh-CN"/>
                </w:rPr>
                <w:t>一个</w:t>
              </w:r>
              <w:r w:rsidR="005E3DD8">
                <w:rPr>
                  <w:rFonts w:ascii="CorpoS" w:hAnsi="CorpoS" w:hint="eastAsia"/>
                  <w:sz w:val="22"/>
                  <w:lang w:eastAsia="zh-CN"/>
                </w:rPr>
                <w:t>ITEM</w:t>
              </w:r>
              <w:r w:rsidR="005E3DD8">
                <w:rPr>
                  <w:rFonts w:ascii="CorpoS" w:hAnsi="CorpoS" w:hint="eastAsia"/>
                  <w:sz w:val="22"/>
                  <w:lang w:eastAsia="zh-CN"/>
                </w:rPr>
                <w:t>、一个</w:t>
              </w:r>
              <w:r w:rsidR="005E3DD8">
                <w:rPr>
                  <w:rFonts w:ascii="CorpoS" w:hAnsi="CorpoS" w:hint="eastAsia"/>
                  <w:sz w:val="22"/>
                  <w:lang w:eastAsia="zh-CN"/>
                </w:rPr>
                <w:t>SN</w:t>
              </w:r>
              <w:r w:rsidR="005E3DD8">
                <w:rPr>
                  <w:rFonts w:ascii="CorpoS" w:hAnsi="CorpoS" w:hint="eastAsia"/>
                  <w:sz w:val="22"/>
                  <w:lang w:eastAsia="zh-CN"/>
                </w:rPr>
                <w:t>为一行数据，不存在多个</w:t>
              </w:r>
              <w:r w:rsidR="005E3DD8">
                <w:rPr>
                  <w:rFonts w:ascii="CorpoS" w:hAnsi="CorpoS" w:hint="eastAsia"/>
                  <w:sz w:val="22"/>
                  <w:lang w:eastAsia="zh-CN"/>
                </w:rPr>
                <w:t>ITEM</w:t>
              </w:r>
              <w:r w:rsidR="005E3DD8">
                <w:rPr>
                  <w:rFonts w:ascii="CorpoS" w:hAnsi="CorpoS" w:hint="eastAsia"/>
                  <w:sz w:val="22"/>
                  <w:lang w:eastAsia="zh-CN"/>
                </w:rPr>
                <w:t>号</w:t>
              </w:r>
            </w:ins>
            <w:ins w:id="231" w:author="Ji, Scarlett Qing" w:date="2026-09-20T16:14:00Z" w16du:dateUtc="2026-09-20T08:14:00Z">
              <w:r w:rsidR="005E3DD8">
                <w:rPr>
                  <w:rFonts w:ascii="CorpoS" w:hAnsi="CorpoS" w:hint="eastAsia"/>
                  <w:sz w:val="22"/>
                  <w:lang w:eastAsia="zh-CN"/>
                </w:rPr>
                <w:t>写在一行上</w:t>
              </w:r>
            </w:ins>
            <w:ins w:id="232" w:author="Ji, Scarlett Qing" w:date="2026-09-20T16:13:00Z" w16du:dateUtc="2026-09-20T08:13:00Z">
              <w:r w:rsidR="005E3DD8">
                <w:rPr>
                  <w:rFonts w:ascii="CorpoS" w:hAnsi="CorpoS" w:hint="eastAsia"/>
                  <w:sz w:val="22"/>
                  <w:lang w:eastAsia="zh-CN"/>
                </w:rPr>
                <w:t>）</w:t>
              </w:r>
            </w:ins>
          </w:p>
        </w:tc>
      </w:tr>
      <w:tr w:rsidR="00AF4DF9" w:rsidRPr="00313E43" w14:paraId="6B84527D" w14:textId="77777777">
        <w:trPr>
          <w:cantSplit/>
          <w:jc w:val="center"/>
        </w:trPr>
        <w:tc>
          <w:tcPr>
            <w:tcW w:w="1554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B9169" w14:textId="4F00D9E9" w:rsidR="00AF4DF9" w:rsidRPr="00313E43" w:rsidRDefault="00AF4DF9">
            <w:pPr>
              <w:spacing w:after="0" w:line="252" w:lineRule="auto"/>
              <w:jc w:val="center"/>
              <w:rPr>
                <w:rFonts w:ascii="CorpoS" w:hAnsi="CorpoS"/>
                <w:color w:val="000000" w:themeColor="text1"/>
                <w:sz w:val="22"/>
                <w:lang w:eastAsia="zh-CN"/>
              </w:rPr>
            </w:pPr>
            <w:r w:rsidRPr="00313E43">
              <w:rPr>
                <w:rFonts w:ascii="CorpoS" w:hAnsi="CorpoS"/>
                <w:color w:val="000000" w:themeColor="text1"/>
                <w:sz w:val="22"/>
                <w:lang w:eastAsia="zh-CN"/>
              </w:rPr>
              <w:t>ETA date</w:t>
            </w:r>
          </w:p>
        </w:tc>
        <w:tc>
          <w:tcPr>
            <w:tcW w:w="1689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65663" w14:textId="324344A7" w:rsidR="00AF4DF9" w:rsidRPr="00313E43" w:rsidRDefault="00AF4DF9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Fullcome</w:t>
            </w:r>
            <w:r w:rsidRPr="00313E43">
              <w:rPr>
                <w:rFonts w:ascii="CorpoS" w:hAnsi="CorpoS"/>
                <w:sz w:val="22"/>
                <w:lang w:eastAsia="zh-CN"/>
              </w:rPr>
              <w:t>邮件</w:t>
            </w:r>
            <w:ins w:id="233" w:author="Ji, Scarlett Qing" w:date="2026-09-16T16:32:00Z" w16du:dateUtc="2026-09-16T08:32:00Z">
              <w:r w:rsidR="00C06022">
                <w:rPr>
                  <w:rFonts w:ascii="CorpoS" w:hAnsi="CorpoS" w:hint="eastAsia"/>
                  <w:sz w:val="22"/>
                  <w:lang w:eastAsia="zh-CN"/>
                </w:rPr>
                <w:t>（报关代理邮件）</w:t>
              </w:r>
            </w:ins>
          </w:p>
        </w:tc>
        <w:tc>
          <w:tcPr>
            <w:tcW w:w="1757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D0DBA" w14:textId="331E1648" w:rsidR="00AF4DF9" w:rsidRPr="00313E43" w:rsidRDefault="00AF4DF9">
            <w:pPr>
              <w:spacing w:after="0" w:line="252" w:lineRule="auto"/>
              <w:rPr>
                <w:rFonts w:ascii="CorpoS" w:hAnsi="CorpoS"/>
                <w:sz w:val="22"/>
                <w:lang w:eastAsia="zh-CN"/>
              </w:rPr>
            </w:pPr>
            <w:r w:rsidRPr="00313E43">
              <w:rPr>
                <w:rFonts w:ascii="CorpoS" w:hAnsi="CorpoS"/>
                <w:sz w:val="22"/>
                <w:lang w:eastAsia="zh-CN"/>
              </w:rPr>
              <w:t>Fullcome</w:t>
            </w:r>
            <w:r w:rsidRPr="00313E43">
              <w:rPr>
                <w:rFonts w:ascii="CorpoS" w:hAnsi="CorpoS"/>
                <w:sz w:val="22"/>
                <w:lang w:eastAsia="zh-CN"/>
              </w:rPr>
              <w:t>邮件日期</w:t>
            </w:r>
            <w:r w:rsidRPr="00313E43">
              <w:rPr>
                <w:rFonts w:ascii="CorpoS" w:hAnsi="CorpoS"/>
                <w:sz w:val="22"/>
                <w:lang w:eastAsia="zh-CN"/>
              </w:rPr>
              <w:t>+</w:t>
            </w:r>
            <w:r w:rsidR="0007650E">
              <w:rPr>
                <w:rFonts w:ascii="CorpoS" w:hAnsi="CorpoS"/>
                <w:sz w:val="22"/>
                <w:lang w:eastAsia="zh-CN"/>
              </w:rPr>
              <w:t>1</w:t>
            </w:r>
            <w:r w:rsidRPr="00313E43">
              <w:rPr>
                <w:rFonts w:ascii="CorpoS" w:hAnsi="CorpoS"/>
                <w:sz w:val="22"/>
                <w:lang w:eastAsia="zh-CN"/>
              </w:rPr>
              <w:t xml:space="preserve"> calendar days</w:t>
            </w:r>
          </w:p>
        </w:tc>
      </w:tr>
    </w:tbl>
    <w:p w14:paraId="4951145A" w14:textId="77777777" w:rsidR="00563DC0" w:rsidRPr="00313E43" w:rsidRDefault="00563DC0" w:rsidP="00563DC0">
      <w:pPr>
        <w:spacing w:after="0"/>
        <w:rPr>
          <w:rFonts w:ascii="CorpoS" w:hAnsi="CorpoS"/>
          <w:sz w:val="22"/>
        </w:rPr>
      </w:pPr>
    </w:p>
    <w:p w14:paraId="46869D9B" w14:textId="77777777" w:rsidR="00563DC0" w:rsidRPr="00313E43" w:rsidRDefault="00563DC0" w:rsidP="00563DC0">
      <w:pPr>
        <w:spacing w:after="0"/>
        <w:rPr>
          <w:rFonts w:ascii="CorpoS" w:hAnsi="CorpoS"/>
          <w:sz w:val="22"/>
          <w:lang w:eastAsia="zh-CN"/>
        </w:rPr>
      </w:pPr>
      <w:r w:rsidRPr="00313E43">
        <w:rPr>
          <w:rFonts w:ascii="CorpoS" w:hAnsi="CorpoS"/>
          <w:sz w:val="22"/>
          <w:lang w:eastAsia="zh-CN"/>
        </w:rPr>
        <w:t>附件：</w:t>
      </w:r>
    </w:p>
    <w:p w14:paraId="35592624" w14:textId="77777777" w:rsidR="00563DC0" w:rsidRPr="00313E43" w:rsidRDefault="00563DC0" w:rsidP="00563DC0">
      <w:pPr>
        <w:spacing w:after="0"/>
        <w:rPr>
          <w:rFonts w:ascii="CorpoS" w:hAnsi="CorpoS"/>
          <w:sz w:val="22"/>
          <w:lang w:eastAsia="zh-CN"/>
        </w:rPr>
      </w:pPr>
      <w:r w:rsidRPr="00313E43">
        <w:rPr>
          <w:rFonts w:ascii="CorpoS" w:hAnsi="CorpoS"/>
          <w:sz w:val="22"/>
          <w:lang w:eastAsia="zh-CN"/>
        </w:rPr>
        <w:t xml:space="preserve">1. </w:t>
      </w:r>
      <w:r w:rsidRPr="00313E43">
        <w:rPr>
          <w:rFonts w:ascii="CorpoS" w:hAnsi="CorpoS"/>
          <w:sz w:val="22"/>
          <w:lang w:eastAsia="zh-CN"/>
        </w:rPr>
        <w:t>诊断仪大表</w:t>
      </w:r>
    </w:p>
    <w:p w14:paraId="3818FCF5" w14:textId="103B0C2B" w:rsidR="00563DC0" w:rsidRPr="00313E43" w:rsidRDefault="00563DC0" w:rsidP="00563DC0">
      <w:pPr>
        <w:rPr>
          <w:rFonts w:ascii="CorpoS" w:hAnsi="CorpoS"/>
          <w:sz w:val="22"/>
          <w:lang w:eastAsia="zh-CN"/>
        </w:rPr>
      </w:pPr>
      <w:hyperlink r:id="rId36" w:history="1">
        <w:r w:rsidRPr="00313E43">
          <w:rPr>
            <w:rStyle w:val="Hyperlink"/>
            <w:rFonts w:ascii="CorpoS" w:hAnsi="CorpoS"/>
            <w:sz w:val="22"/>
            <w:lang w:eastAsia="zh-CN"/>
          </w:rPr>
          <w:t>! Star D orders_new_Since Aug. 8 handled by IE.xlsx</w:t>
        </w:r>
      </w:hyperlink>
      <w:r w:rsidRPr="00313E43">
        <w:rPr>
          <w:rFonts w:ascii="CorpoS" w:hAnsi="CorpoS"/>
          <w:sz w:val="22"/>
          <w:lang w:eastAsia="zh-CN"/>
        </w:rPr>
        <w:t xml:space="preserve">  </w:t>
      </w:r>
      <w:r w:rsidRPr="00313E43">
        <w:rPr>
          <w:rFonts w:ascii="CorpoS" w:hAnsi="CorpoS"/>
          <w:sz w:val="22"/>
          <w:lang w:eastAsia="zh-CN"/>
        </w:rPr>
        <w:t>（</w:t>
      </w:r>
      <w:hyperlink r:id="rId37" w:history="1">
        <w:r w:rsidRPr="00313E43">
          <w:rPr>
            <w:rStyle w:val="Hyperlink"/>
            <w:rFonts w:ascii="CorpoS" w:hAnsi="CorpoS"/>
            <w:sz w:val="22"/>
            <w:lang w:eastAsia="zh-CN"/>
          </w:rPr>
          <w:t>https://corpdir-my.sharepoint.com/:x:/r/personal/zhying1_apac_corpdir_net/Documents/!%20Star%20D%20orders_new_Since%20Aug.%208%20handled%20by%20IE.xlsx?d=wdabe21d2ba7a403d933e540c709e5eb5&amp;csf=1&amp;web=1&amp;e=1fpe3Z</w:t>
        </w:r>
      </w:hyperlink>
      <w:r w:rsidRPr="00313E43">
        <w:rPr>
          <w:rFonts w:ascii="CorpoS" w:hAnsi="CorpoS"/>
          <w:sz w:val="22"/>
          <w:lang w:eastAsia="zh-CN"/>
        </w:rPr>
        <w:t xml:space="preserve">    </w:t>
      </w:r>
    </w:p>
    <w:p w14:paraId="31AD2097" w14:textId="1C0D4B34" w:rsidR="00563DC0" w:rsidRPr="00313E43" w:rsidRDefault="00AE397E" w:rsidP="00563DC0">
      <w:pPr>
        <w:rPr>
          <w:rFonts w:ascii="CorpoS" w:hAnsi="CorpoS"/>
          <w:sz w:val="22"/>
          <w:lang w:eastAsia="zh-CN"/>
        </w:rPr>
      </w:pPr>
      <w:ins w:id="234" w:author="Zhang, Afang (369)" w:date="2026-09-18T13:43:00Z" w16du:dateUtc="2026-09-18T05:43:00Z">
        <w:r>
          <w:rPr>
            <w:rFonts w:ascii="CorpoS" w:hAnsi="CorpoS"/>
            <w:sz w:val="22"/>
            <w:lang w:eastAsia="zh-CN"/>
          </w:rPr>
          <w:object w:dxaOrig="1508" w:dyaOrig="983" w14:anchorId="450ACC47">
            <v:shape id="_x0000_i1030" type="#_x0000_t75" style="width:76pt;height:49.5pt" o:ole="">
              <v:imagedata r:id="rId38" o:title=""/>
            </v:shape>
            <o:OLEObject Type="Embed" ProgID="Excel.Sheet.12" ShapeID="_x0000_i1030" DrawAspect="Icon" ObjectID="_1851592110" r:id="rId39"/>
          </w:object>
        </w:r>
      </w:ins>
    </w:p>
    <w:p w14:paraId="59C815AC" w14:textId="77777777" w:rsidR="00563DC0" w:rsidRPr="00313E43" w:rsidRDefault="00563DC0" w:rsidP="00563DC0">
      <w:pPr>
        <w:spacing w:after="0"/>
        <w:rPr>
          <w:rFonts w:ascii="CorpoS" w:hAnsi="CorpoS"/>
          <w:sz w:val="22"/>
          <w:lang w:eastAsia="zh-CN"/>
        </w:rPr>
      </w:pPr>
    </w:p>
    <w:p w14:paraId="6BF45900" w14:textId="77777777" w:rsidR="00563DC0" w:rsidRPr="00313E43" w:rsidRDefault="00563DC0" w:rsidP="00563DC0">
      <w:pPr>
        <w:spacing w:after="0"/>
        <w:rPr>
          <w:rFonts w:ascii="CorpoS" w:hAnsi="CorpoS"/>
          <w:sz w:val="22"/>
          <w:lang w:eastAsia="zh-CN"/>
        </w:rPr>
      </w:pPr>
      <w:r w:rsidRPr="00313E43">
        <w:rPr>
          <w:rFonts w:ascii="CorpoS" w:hAnsi="CorpoS"/>
          <w:sz w:val="22"/>
          <w:lang w:eastAsia="zh-CN"/>
        </w:rPr>
        <w:t xml:space="preserve">2. IMS </w:t>
      </w:r>
      <w:r w:rsidRPr="00313E43">
        <w:rPr>
          <w:rFonts w:ascii="CorpoS" w:hAnsi="CorpoS"/>
          <w:sz w:val="22"/>
          <w:lang w:eastAsia="zh-CN"/>
        </w:rPr>
        <w:t>邮件（邮件内容每次不一定完全一致，但是上表提到的信息均包含在内）</w:t>
      </w:r>
    </w:p>
    <w:p w14:paraId="2FD75044" w14:textId="39A3734A" w:rsidR="00E96EF1" w:rsidRDefault="00EF0155" w:rsidP="00563DC0">
      <w:pPr>
        <w:spacing w:after="0"/>
        <w:rPr>
          <w:ins w:id="235" w:author="Zhang, Afang (369)" w:date="2026-09-18T13:47:00Z" w16du:dateUtc="2026-09-18T05:47:00Z"/>
          <w:rFonts w:ascii="CorpoS" w:hAnsi="CorpoS"/>
          <w:sz w:val="22"/>
          <w:lang w:eastAsia="zh-CN"/>
        </w:rPr>
      </w:pPr>
      <w:r w:rsidRPr="00313E43">
        <w:rPr>
          <w:rFonts w:ascii="CorpoS" w:hAnsi="CorpoS"/>
          <w:sz w:val="22"/>
          <w:lang w:eastAsia="zh-CN"/>
        </w:rPr>
        <w:object w:dxaOrig="1376" w:dyaOrig="893" w14:anchorId="2E89D850">
          <v:shape id="_x0000_i1031" type="#_x0000_t75" style="width:70pt;height:44pt" o:ole="">
            <v:imagedata r:id="rId40" o:title=""/>
          </v:shape>
          <o:OLEObject Type="Embed" ProgID="Package" ShapeID="_x0000_i1031" DrawAspect="Icon" ObjectID="_1851592111" r:id="rId41"/>
        </w:object>
      </w:r>
    </w:p>
    <w:p w14:paraId="3FAED0A5" w14:textId="77777777" w:rsidR="00E96EF1" w:rsidRDefault="00E96EF1" w:rsidP="00563DC0">
      <w:pPr>
        <w:spacing w:after="0"/>
        <w:rPr>
          <w:ins w:id="236" w:author="Zhang, Afang (369)" w:date="2026-09-18T13:47:00Z" w16du:dateUtc="2026-09-18T05:47:00Z"/>
          <w:rFonts w:ascii="CorpoS" w:hAnsi="CorpoS"/>
          <w:sz w:val="22"/>
          <w:lang w:eastAsia="zh-CN"/>
        </w:rPr>
      </w:pPr>
    </w:p>
    <w:p w14:paraId="41746262" w14:textId="27D2A7B3" w:rsidR="00E96EF1" w:rsidRDefault="00E96EF1" w:rsidP="00563DC0">
      <w:pPr>
        <w:spacing w:after="0"/>
        <w:rPr>
          <w:ins w:id="237" w:author="Zhang, Afang (369)" w:date="2026-09-18T13:47:00Z" w16du:dateUtc="2026-09-18T05:47:00Z"/>
          <w:rFonts w:ascii="CorpoS" w:hAnsi="CorpoS"/>
          <w:sz w:val="22"/>
          <w:lang w:eastAsia="zh-CN"/>
        </w:rPr>
      </w:pPr>
      <w:ins w:id="238" w:author="Zhang, Afang (369)" w:date="2026-09-18T13:47:00Z" w16du:dateUtc="2026-09-18T05:47:00Z">
        <w:r>
          <w:rPr>
            <w:rFonts w:ascii="CorpoS" w:hAnsi="CorpoS" w:hint="eastAsia"/>
            <w:sz w:val="22"/>
            <w:lang w:eastAsia="zh-CN"/>
          </w:rPr>
          <w:t>一个</w:t>
        </w:r>
        <w:r>
          <w:rPr>
            <w:rFonts w:ascii="CorpoS" w:hAnsi="CorpoS" w:hint="eastAsia"/>
            <w:sz w:val="22"/>
            <w:lang w:eastAsia="zh-CN"/>
          </w:rPr>
          <w:t>PN</w:t>
        </w:r>
        <w:r>
          <w:rPr>
            <w:rFonts w:ascii="CorpoS" w:hAnsi="CorpoS" w:hint="eastAsia"/>
            <w:sz w:val="22"/>
            <w:lang w:eastAsia="zh-CN"/>
          </w:rPr>
          <w:t>建多行的情况</w:t>
        </w:r>
      </w:ins>
    </w:p>
    <w:p w14:paraId="180735F6" w14:textId="458DAE1B" w:rsidR="00563DC0" w:rsidRPr="00313E43" w:rsidRDefault="00E31348" w:rsidP="00563DC0">
      <w:pPr>
        <w:spacing w:after="0"/>
        <w:rPr>
          <w:rFonts w:ascii="CorpoS" w:hAnsi="CorpoS"/>
          <w:sz w:val="22"/>
          <w:lang w:eastAsia="zh-CN"/>
        </w:rPr>
      </w:pPr>
      <w:ins w:id="239" w:author="Zhang, Afang (369)" w:date="2026-09-18T13:47:00Z" w16du:dateUtc="2026-09-18T05:47:00Z">
        <w:r>
          <w:rPr>
            <w:rFonts w:ascii="CorpoS" w:hAnsi="CorpoS"/>
            <w:sz w:val="22"/>
            <w:lang w:eastAsia="zh-CN"/>
          </w:rPr>
          <w:object w:dxaOrig="1376" w:dyaOrig="893" w14:anchorId="0BBBC384">
            <v:shape id="_x0000_i1032" type="#_x0000_t75" style="width:69pt;height:45pt" o:ole="">
              <v:imagedata r:id="rId42" o:title=""/>
            </v:shape>
            <o:OLEObject Type="Embed" ProgID="Package" ShapeID="_x0000_i1032" DrawAspect="Icon" ObjectID="_1851592112" r:id="rId43"/>
          </w:object>
        </w:r>
      </w:ins>
    </w:p>
    <w:p w14:paraId="67ADD3A4" w14:textId="77777777" w:rsidR="00563DC0" w:rsidRPr="00313E43" w:rsidRDefault="00563DC0" w:rsidP="00563DC0">
      <w:pPr>
        <w:spacing w:after="0"/>
        <w:rPr>
          <w:rFonts w:ascii="CorpoS" w:hAnsi="CorpoS"/>
          <w:sz w:val="22"/>
          <w:lang w:eastAsia="zh-CN"/>
        </w:rPr>
      </w:pPr>
    </w:p>
    <w:p w14:paraId="129D1A0A" w14:textId="77777777" w:rsidR="00563DC0" w:rsidRPr="00313E43" w:rsidRDefault="00563DC0" w:rsidP="00563DC0">
      <w:pPr>
        <w:spacing w:after="0"/>
        <w:rPr>
          <w:rFonts w:ascii="CorpoS" w:hAnsi="CorpoS"/>
          <w:sz w:val="22"/>
          <w:lang w:eastAsia="zh-CN"/>
        </w:rPr>
      </w:pPr>
      <w:r w:rsidRPr="00313E43">
        <w:rPr>
          <w:rFonts w:ascii="CorpoS" w:hAnsi="CorpoS"/>
          <w:sz w:val="22"/>
          <w:lang w:eastAsia="zh-CN"/>
        </w:rPr>
        <w:t xml:space="preserve">3. </w:t>
      </w:r>
      <w:r w:rsidRPr="00313E43">
        <w:rPr>
          <w:rFonts w:ascii="CorpoS" w:hAnsi="CorpoS"/>
          <w:sz w:val="22"/>
          <w:lang w:eastAsia="zh-CN"/>
        </w:rPr>
        <w:t>报关行的送货邮件中的附件</w:t>
      </w:r>
    </w:p>
    <w:bookmarkStart w:id="240" w:name="OLE_LINK2"/>
    <w:bookmarkStart w:id="241" w:name="_MON_1851427346"/>
    <w:bookmarkEnd w:id="241"/>
    <w:p w14:paraId="2FFCB4D8" w14:textId="71AB3729" w:rsidR="00563DC0" w:rsidRPr="00313E43" w:rsidRDefault="00633D3A" w:rsidP="00563DC0">
      <w:pPr>
        <w:spacing w:after="0"/>
        <w:rPr>
          <w:rFonts w:ascii="CorpoS" w:hAnsi="CorpoS"/>
          <w:sz w:val="22"/>
          <w:lang w:eastAsia="zh-CN"/>
        </w:rPr>
      </w:pPr>
      <w:r w:rsidRPr="00313E43">
        <w:rPr>
          <w:rFonts w:ascii="CorpoS" w:hAnsi="CorpoS"/>
          <w:sz w:val="22"/>
          <w:lang w:eastAsia="zh-CN"/>
        </w:rPr>
        <w:object w:dxaOrig="1376" w:dyaOrig="893" w14:anchorId="793C4156">
          <v:shape id="_x0000_i1033" type="#_x0000_t75" style="width:69pt;height:45pt" o:ole="">
            <v:imagedata r:id="rId44" o:title=""/>
          </v:shape>
          <o:OLEObject Type="Embed" ProgID="Excel.Sheet.12" ShapeID="_x0000_i1033" DrawAspect="Icon" ObjectID="_1851592113" r:id="rId45"/>
        </w:object>
      </w:r>
      <w:bookmarkEnd w:id="240"/>
      <w:ins w:id="242" w:author="Zhang, Afang (369)" w:date="2026-09-18T13:45:00Z" w16du:dateUtc="2026-09-18T05:45:00Z">
        <w:r w:rsidR="00AE397E">
          <w:rPr>
            <w:rFonts w:ascii="CorpoS" w:hAnsi="CorpoS"/>
            <w:sz w:val="22"/>
            <w:lang w:eastAsia="zh-CN"/>
          </w:rPr>
          <w:object w:dxaOrig="1508" w:dyaOrig="983" w14:anchorId="4A2FAFDE">
            <v:shape id="_x0000_i1034" type="#_x0000_t75" style="width:76pt;height:49.5pt" o:ole="">
              <v:imagedata r:id="rId46" o:title=""/>
            </v:shape>
            <o:OLEObject Type="Embed" ProgID="Package" ShapeID="_x0000_i1034" DrawAspect="Icon" ObjectID="_1851592114" r:id="rId47"/>
          </w:object>
        </w:r>
      </w:ins>
    </w:p>
    <w:p w14:paraId="0CB299B0" w14:textId="77777777" w:rsidR="00563DC0" w:rsidRPr="00313E43" w:rsidRDefault="00563DC0" w:rsidP="00563DC0">
      <w:pPr>
        <w:spacing w:after="0"/>
        <w:rPr>
          <w:rFonts w:ascii="CorpoS" w:hAnsi="CorpoS"/>
          <w:sz w:val="22"/>
          <w:lang w:eastAsia="zh-CN"/>
        </w:rPr>
      </w:pPr>
    </w:p>
    <w:p w14:paraId="3ABEB8E6" w14:textId="77777777" w:rsidR="00563DC0" w:rsidRPr="00313E43" w:rsidRDefault="00563DC0" w:rsidP="00563DC0">
      <w:pPr>
        <w:spacing w:after="0"/>
        <w:rPr>
          <w:rFonts w:ascii="CorpoS" w:hAnsi="CorpoS"/>
          <w:sz w:val="22"/>
          <w:lang w:eastAsia="zh-CN"/>
        </w:rPr>
      </w:pPr>
      <w:r w:rsidRPr="00313E43">
        <w:rPr>
          <w:rFonts w:ascii="CorpoS" w:hAnsi="CorpoS"/>
          <w:sz w:val="22"/>
          <w:lang w:eastAsia="zh-CN"/>
        </w:rPr>
        <w:t xml:space="preserve">4. </w:t>
      </w:r>
      <w:r w:rsidRPr="00313E43">
        <w:rPr>
          <w:rFonts w:ascii="CorpoS" w:hAnsi="CorpoS"/>
          <w:sz w:val="22"/>
          <w:lang w:eastAsia="zh-CN"/>
        </w:rPr>
        <w:t>进口发票</w:t>
      </w:r>
    </w:p>
    <w:p w14:paraId="41C81FBA" w14:textId="752E5669" w:rsidR="00563DC0" w:rsidRPr="00313E43" w:rsidRDefault="00975E4B" w:rsidP="00563DC0">
      <w:pPr>
        <w:spacing w:after="0"/>
        <w:rPr>
          <w:rFonts w:ascii="CorpoS" w:hAnsi="CorpoS"/>
          <w:sz w:val="22"/>
          <w:lang w:eastAsia="zh-CN"/>
        </w:rPr>
      </w:pPr>
      <w:r w:rsidRPr="00313E43">
        <w:rPr>
          <w:rFonts w:ascii="CorpoS" w:hAnsi="CorpoS"/>
          <w:sz w:val="22"/>
          <w:lang w:eastAsia="zh-CN"/>
        </w:rPr>
        <w:object w:dxaOrig="1810" w:dyaOrig="1180" w14:anchorId="17A37D00">
          <v:shape id="_x0000_i1035" type="#_x0000_t75" style="width:91.5pt;height:59pt" o:ole="">
            <v:imagedata r:id="rId48" o:title=""/>
          </v:shape>
          <o:OLEObject Type="Embed" ProgID="Package" ShapeID="_x0000_i1035" DrawAspect="Icon" ObjectID="_1851592115" r:id="rId49"/>
        </w:object>
      </w:r>
    </w:p>
    <w:p w14:paraId="1F54983A" w14:textId="77777777" w:rsidR="000B356D" w:rsidRPr="00313E43" w:rsidRDefault="000B356D">
      <w:pPr>
        <w:spacing w:after="0"/>
        <w:rPr>
          <w:rFonts w:ascii="CorpoS" w:hAnsi="CorpoS"/>
          <w:sz w:val="22"/>
          <w:lang w:eastAsia="zh-CN"/>
        </w:rPr>
      </w:pPr>
    </w:p>
    <w:sectPr w:rsidR="000B356D" w:rsidRPr="00313E43" w:rsidSect="00034616">
      <w:headerReference w:type="default" r:id="rId50"/>
      <w:footerReference w:type="default" r:id="rId51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Zou, John Jiahong" w:date="2026-09-09T15:42:00Z" w:initials="ZJ">
    <w:p w14:paraId="37B0A732" w14:textId="443A12C8" w:rsidR="003C6547" w:rsidRDefault="001D6E9F">
      <w:pPr>
        <w:pStyle w:val="CommentText"/>
      </w:pPr>
      <w:r>
        <w:rPr>
          <w:rStyle w:val="CommentReference"/>
        </w:rPr>
        <w:annotationRef/>
      </w:r>
      <w:r w:rsidR="003C6547" w:rsidRPr="0F08A7E0">
        <w:t>导入模板命名规则：</w:t>
      </w:r>
    </w:p>
    <w:p w14:paraId="0524B17F" w14:textId="78DFD441" w:rsidR="003C6547" w:rsidRDefault="003C6547">
      <w:pPr>
        <w:pStyle w:val="CommentText"/>
      </w:pPr>
      <w:r w:rsidRPr="3D610535">
        <w:t>1.X-Entry 使用： PN+日期格式命名；</w:t>
      </w:r>
    </w:p>
    <w:p w14:paraId="764F6CF2" w14:textId="23A2162E" w:rsidR="003C6547" w:rsidRDefault="003C6547">
      <w:pPr>
        <w:pStyle w:val="CommentText"/>
      </w:pPr>
      <w:r w:rsidRPr="0C9D551F">
        <w:t>2.MBPLAP 待确认</w:t>
      </w:r>
    </w:p>
  </w:comment>
  <w:comment w:id="17" w:author="Ji, Scarlett Qing" w:date="2026-09-09T16:25:00Z" w:initials="SJ">
    <w:p w14:paraId="064462EE" w14:textId="77777777" w:rsidR="00206EBB" w:rsidRDefault="00206EBB" w:rsidP="00206EBB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系统运行日志，每天自己跑去确认是否有重复的运行项</w:t>
      </w:r>
    </w:p>
  </w:comment>
  <w:comment w:id="18" w:author="Ji, Scarlett Qing" w:date="2026-09-09T16:26:00Z" w:initials="SJ">
    <w:p w14:paraId="43D37998" w14:textId="77777777" w:rsidR="00206EBB" w:rsidRDefault="00206EBB" w:rsidP="00206EBB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待与开发老师沟通确认</w:t>
      </w:r>
    </w:p>
  </w:comment>
  <w:comment w:id="42" w:author="Ji, Scarlett Qing" w:date="2026-09-09T13:50:00Z" w:initials="SJ">
    <w:p w14:paraId="07A292E1" w14:textId="77777777" w:rsidR="005C4903" w:rsidRDefault="0055194F" w:rsidP="005C4903">
      <w:pPr>
        <w:pStyle w:val="CommentText"/>
      </w:pPr>
      <w:r>
        <w:rPr>
          <w:rStyle w:val="CommentReference"/>
          <w:rFonts w:hint="eastAsia"/>
        </w:rPr>
        <w:annotationRef/>
      </w:r>
      <w:r w:rsidR="005C4903">
        <w:rPr>
          <w:rFonts w:hint="eastAsia"/>
          <w:b/>
          <w:bCs/>
        </w:rPr>
        <w:t>1.触发机制：</w:t>
      </w:r>
      <w:r w:rsidR="005C4903">
        <w:rPr>
          <w:rFonts w:hint="eastAsia"/>
        </w:rPr>
        <w:t>待明确此Case触发机制，手动触发吗？还是收到Pre-alert邮件触发？</w:t>
      </w:r>
    </w:p>
    <w:p w14:paraId="0CA9B91F" w14:textId="77777777" w:rsidR="005C4903" w:rsidRDefault="005C4903" w:rsidP="005C4903">
      <w:pPr>
        <w:pStyle w:val="CommentText"/>
      </w:pPr>
      <w:r>
        <w:rPr>
          <w:rFonts w:hint="eastAsia"/>
          <w:b/>
          <w:bCs/>
        </w:rPr>
        <w:t>2.Pre-alert creation date：</w:t>
      </w:r>
      <w:r>
        <w:rPr>
          <w:rFonts w:hint="eastAsia"/>
        </w:rPr>
        <w:t>是指pre-alert邮件当天吗</w:t>
      </w:r>
    </w:p>
  </w:comment>
  <w:comment w:id="43" w:author="Ji, Scarlett Qing" w:date="2026-09-09T16:39:00Z" w:initials="SJ">
    <w:p w14:paraId="6036E4D1" w14:textId="77777777" w:rsidR="000B2892" w:rsidRDefault="000B2892" w:rsidP="000B2892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  <w:b/>
          <w:bCs/>
        </w:rPr>
        <w:t>手动触发：可以批量进行操作、</w:t>
      </w:r>
    </w:p>
  </w:comment>
  <w:comment w:id="44" w:author="Ji, Scarlett Qing" w:date="2026-09-09T16:42:00Z" w:initials="SJ">
    <w:p w14:paraId="0BA1D394" w14:textId="77777777" w:rsidR="00FC56FD" w:rsidRDefault="00FC56FD" w:rsidP="00FC56FD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关于2.是发票预报创建的时间</w:t>
      </w:r>
    </w:p>
  </w:comment>
  <w:comment w:id="47" w:author="Ji, Scarlett Qing" w:date="2026-09-20T16:22:00Z" w:initials="SJ">
    <w:p w14:paraId="6D9A0DA3" w14:textId="77777777" w:rsidR="005F7141" w:rsidRDefault="005F7141" w:rsidP="005F7141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命名方式待确认</w:t>
      </w:r>
    </w:p>
  </w:comment>
  <w:comment w:id="50" w:author="Ji, Scarlett Qing" w:date="2026-09-09T14:45:00Z" w:initials="SJ">
    <w:p w14:paraId="7E8DF39E" w14:textId="77777777" w:rsidR="003F4494" w:rsidRDefault="003F4494" w:rsidP="003F4494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暂时无法打开？</w:t>
      </w:r>
    </w:p>
  </w:comment>
  <w:comment w:id="58" w:author="Zou, John Jiahong" w:date="2026-09-09T16:14:00Z" w:initials="ZJ">
    <w:p w14:paraId="7AAD8C55" w14:textId="32903A9F" w:rsidR="00F856F8" w:rsidRDefault="00F856F8">
      <w:pPr>
        <w:pStyle w:val="CommentText"/>
      </w:pPr>
      <w:r>
        <w:rPr>
          <w:rStyle w:val="CommentReference"/>
        </w:rPr>
        <w:annotationRef/>
      </w:r>
      <w:r w:rsidRPr="3258F2BD">
        <w:t>7.9日BRD review 中修改</w:t>
      </w:r>
    </w:p>
  </w:comment>
  <w:comment w:id="60" w:author="Ji, Scarlett Qing" w:date="2026-09-09T14:47:00Z" w:initials="SJ">
    <w:p w14:paraId="0BCBD093" w14:textId="77777777" w:rsidR="007B5706" w:rsidRDefault="007B5706" w:rsidP="007B5706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此处是Invoivce No.还是MBZ/DN No.?</w:t>
      </w:r>
    </w:p>
  </w:comment>
  <w:comment w:id="61" w:author="Ji, Scarlett Qing" w:date="2026-09-09T16:43:00Z" w:initials="SJ">
    <w:p w14:paraId="6EFD38F2" w14:textId="77777777" w:rsidR="00045F5A" w:rsidRDefault="00045F5A" w:rsidP="00045F5A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Invoice No.</w:t>
      </w:r>
    </w:p>
  </w:comment>
  <w:comment w:id="71" w:author="Ji, Scarlett Qing" w:date="2026-09-09T16:33:00Z" w:initials="SJ">
    <w:p w14:paraId="78824996" w14:textId="77777777" w:rsidR="004344CC" w:rsidRDefault="004344CC" w:rsidP="004344CC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待业务老师确认</w:t>
      </w:r>
    </w:p>
  </w:comment>
  <w:comment w:id="76" w:author="Ji, Scarlett Qing" w:date="2026-09-09T15:09:00Z" w:initials="SJ">
    <w:p w14:paraId="6A547B7A" w14:textId="77777777" w:rsidR="00B4783A" w:rsidRDefault="00B4783A" w:rsidP="00B4783A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这个页面是DSS系统的吗？其实我们还需要到DSS系统核对收获数量、价格，而不是自动把信息填充完直接返回给DSS吗？</w:t>
      </w:r>
    </w:p>
  </w:comment>
  <w:comment w:id="77" w:author="Ji, Scarlett Qing" w:date="2026-09-09T16:44:00Z" w:initials="SJ">
    <w:p w14:paraId="2E932611" w14:textId="77777777" w:rsidR="00045F5A" w:rsidRDefault="00045F5A" w:rsidP="00045F5A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业务老师回复德勤方不涉及此内容，可忽略</w:t>
      </w:r>
    </w:p>
  </w:comment>
  <w:comment w:id="122" w:author="Ji, Scarlett Qing" w:date="2026-09-16T14:23:00Z" w:initials="SJ">
    <w:p w14:paraId="7396BF12" w14:textId="77777777" w:rsidR="004C1FC0" w:rsidRDefault="004C1FC0" w:rsidP="004C1FC0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 xml:space="preserve">发件人邮箱后缀：@bjfcl.com </w:t>
      </w:r>
    </w:p>
    <w:p w14:paraId="792D1A29" w14:textId="77777777" w:rsidR="004C1FC0" w:rsidRDefault="004C1FC0" w:rsidP="004C1FC0">
      <w:pPr>
        <w:pStyle w:val="CommentText"/>
      </w:pPr>
      <w:r>
        <w:rPr>
          <w:rFonts w:hint="eastAsia"/>
        </w:rPr>
        <w:t xml:space="preserve">邮件标题含：快件签收单 </w:t>
      </w:r>
    </w:p>
    <w:p w14:paraId="52518437" w14:textId="77777777" w:rsidR="004C1FC0" w:rsidRDefault="004C1FC0" w:rsidP="004444BD">
      <w:pPr>
        <w:pStyle w:val="CommentText"/>
      </w:pPr>
    </w:p>
  </w:comment>
  <w:comment w:id="171" w:author="Ji, Scarlett Qing" w:date="2026-09-16T14:23:00Z" w:initials="SJ">
    <w:p w14:paraId="07A45F45" w14:textId="77777777" w:rsidR="004444BD" w:rsidRDefault="004444BD" w:rsidP="004444BD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 xml:space="preserve">发件人邮箱后缀：@bjfcl.com </w:t>
      </w:r>
    </w:p>
    <w:p w14:paraId="47E7A080" w14:textId="77777777" w:rsidR="004444BD" w:rsidRDefault="004444BD" w:rsidP="004444BD">
      <w:pPr>
        <w:pStyle w:val="CommentText"/>
      </w:pPr>
      <w:r>
        <w:rPr>
          <w:rFonts w:hint="eastAsia"/>
        </w:rPr>
        <w:t xml:space="preserve">邮件标题含：快件签收单 </w:t>
      </w:r>
    </w:p>
    <w:p w14:paraId="6D695DA8" w14:textId="77777777" w:rsidR="004444BD" w:rsidRDefault="004444BD" w:rsidP="004444BD">
      <w:pPr>
        <w:pStyle w:val="CommentText"/>
      </w:pPr>
    </w:p>
  </w:comment>
  <w:comment w:id="175" w:author="Ji, Scarlett Qing" w:date="2026-09-20T00:16:00Z" w:initials="SJ">
    <w:p w14:paraId="5D0CAC80" w14:textId="77777777" w:rsidR="000E58FA" w:rsidRDefault="000E58FA" w:rsidP="000E58FA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是否可以手动触发</w:t>
      </w:r>
    </w:p>
  </w:comment>
  <w:comment w:id="182" w:author="Ji, Scarlett Qing" w:date="2026-09-16T15:07:00Z" w:initials="SJ">
    <w:p w14:paraId="2DD3D23E" w14:textId="77777777" w:rsidR="004F6426" w:rsidRDefault="0009098A" w:rsidP="004F6426">
      <w:pPr>
        <w:pStyle w:val="CommentText"/>
      </w:pPr>
      <w:r>
        <w:rPr>
          <w:rStyle w:val="CommentReference"/>
          <w:rFonts w:hint="eastAsia"/>
        </w:rPr>
        <w:annotationRef/>
      </w:r>
      <w:r w:rsidR="004F6426">
        <w:rPr>
          <w:rFonts w:hint="eastAsia"/>
        </w:rPr>
        <w:t>请老师帮忙确认，此前沟通中未明确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4F6CF2" w15:done="1"/>
  <w15:commentEx w15:paraId="064462EE" w15:done="1"/>
  <w15:commentEx w15:paraId="43D37998" w15:paraIdParent="064462EE" w15:done="1"/>
  <w15:commentEx w15:paraId="0CA9B91F" w15:done="1"/>
  <w15:commentEx w15:paraId="6036E4D1" w15:paraIdParent="0CA9B91F" w15:done="1"/>
  <w15:commentEx w15:paraId="0BA1D394" w15:paraIdParent="0CA9B91F" w15:done="1"/>
  <w15:commentEx w15:paraId="6D9A0DA3" w15:done="1"/>
  <w15:commentEx w15:paraId="7E8DF39E" w15:done="1"/>
  <w15:commentEx w15:paraId="7AAD8C55" w15:done="1"/>
  <w15:commentEx w15:paraId="0BCBD093" w15:done="1"/>
  <w15:commentEx w15:paraId="6EFD38F2" w15:paraIdParent="0BCBD093" w15:done="1"/>
  <w15:commentEx w15:paraId="78824996" w15:done="1"/>
  <w15:commentEx w15:paraId="6A547B7A" w15:done="1"/>
  <w15:commentEx w15:paraId="2E932611" w15:paraIdParent="6A547B7A" w15:done="1"/>
  <w15:commentEx w15:paraId="52518437" w15:done="1"/>
  <w15:commentEx w15:paraId="6D695DA8" w15:done="1"/>
  <w15:commentEx w15:paraId="5D0CAC80" w15:done="1"/>
  <w15:commentEx w15:paraId="2DD3D23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396D4D" w16cex:dateUtc="2026-09-09T07:42:00Z"/>
  <w16cex:commentExtensible w16cex:durableId="40347567" w16cex:dateUtc="2026-09-09T08:25:00Z"/>
  <w16cex:commentExtensible w16cex:durableId="074AFA87" w16cex:dateUtc="2026-09-09T08:26:00Z"/>
  <w16cex:commentExtensible w16cex:durableId="733628BC" w16cex:dateUtc="2026-09-09T05:50:00Z"/>
  <w16cex:commentExtensible w16cex:durableId="4FAC46A7" w16cex:dateUtc="2026-09-09T08:39:00Z"/>
  <w16cex:commentExtensible w16cex:durableId="59E30891" w16cex:dateUtc="2026-09-09T08:42:00Z"/>
  <w16cex:commentExtensible w16cex:durableId="3AE36F34" w16cex:dateUtc="2026-09-20T08:22:00Z"/>
  <w16cex:commentExtensible w16cex:durableId="03A4FEEA" w16cex:dateUtc="2026-09-09T06:45:00Z"/>
  <w16cex:commentExtensible w16cex:durableId="39F8DA3F" w16cex:dateUtc="2026-09-09T08:14:00Z"/>
  <w16cex:commentExtensible w16cex:durableId="2B75DAEF" w16cex:dateUtc="2026-09-09T06:47:00Z"/>
  <w16cex:commentExtensible w16cex:durableId="4AD8F794" w16cex:dateUtc="2026-09-09T08:43:00Z"/>
  <w16cex:commentExtensible w16cex:durableId="29BD77DC" w16cex:dateUtc="2026-09-09T08:33:00Z"/>
  <w16cex:commentExtensible w16cex:durableId="4485D692" w16cex:dateUtc="2026-09-09T07:09:00Z"/>
  <w16cex:commentExtensible w16cex:durableId="67E937C8" w16cex:dateUtc="2026-09-09T08:44:00Z"/>
  <w16cex:commentExtensible w16cex:durableId="174D0BBF" w16cex:dateUtc="2026-09-16T06:23:00Z"/>
  <w16cex:commentExtensible w16cex:durableId="07C4EEBA" w16cex:dateUtc="2026-09-16T06:23:00Z"/>
  <w16cex:commentExtensible w16cex:durableId="1394128D" w16cex:dateUtc="2026-09-19T16:16:00Z"/>
  <w16cex:commentExtensible w16cex:durableId="72F3D9BE" w16cex:dateUtc="2026-09-16T07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4F6CF2" w16cid:durableId="2A396D4D"/>
  <w16cid:commentId w16cid:paraId="064462EE" w16cid:durableId="40347567"/>
  <w16cid:commentId w16cid:paraId="43D37998" w16cid:durableId="074AFA87"/>
  <w16cid:commentId w16cid:paraId="0CA9B91F" w16cid:durableId="733628BC"/>
  <w16cid:commentId w16cid:paraId="6036E4D1" w16cid:durableId="4FAC46A7"/>
  <w16cid:commentId w16cid:paraId="0BA1D394" w16cid:durableId="59E30891"/>
  <w16cid:commentId w16cid:paraId="6D9A0DA3" w16cid:durableId="3AE36F34"/>
  <w16cid:commentId w16cid:paraId="7E8DF39E" w16cid:durableId="03A4FEEA"/>
  <w16cid:commentId w16cid:paraId="7AAD8C55" w16cid:durableId="39F8DA3F"/>
  <w16cid:commentId w16cid:paraId="0BCBD093" w16cid:durableId="2B75DAEF"/>
  <w16cid:commentId w16cid:paraId="6EFD38F2" w16cid:durableId="4AD8F794"/>
  <w16cid:commentId w16cid:paraId="78824996" w16cid:durableId="29BD77DC"/>
  <w16cid:commentId w16cid:paraId="6A547B7A" w16cid:durableId="4485D692"/>
  <w16cid:commentId w16cid:paraId="2E932611" w16cid:durableId="67E937C8"/>
  <w16cid:commentId w16cid:paraId="52518437" w16cid:durableId="174D0BBF"/>
  <w16cid:commentId w16cid:paraId="6D695DA8" w16cid:durableId="07C4EEBA"/>
  <w16cid:commentId w16cid:paraId="5D0CAC80" w16cid:durableId="1394128D"/>
  <w16cid:commentId w16cid:paraId="2DD3D23E" w16cid:durableId="72F3D9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0C551" w14:textId="77777777" w:rsidR="00AC57C2" w:rsidRDefault="00AC57C2">
      <w:pPr>
        <w:spacing w:after="0" w:line="240" w:lineRule="auto"/>
      </w:pPr>
      <w:r>
        <w:separator/>
      </w:r>
    </w:p>
  </w:endnote>
  <w:endnote w:type="continuationSeparator" w:id="0">
    <w:p w14:paraId="1F855512" w14:textId="77777777" w:rsidR="00AC57C2" w:rsidRDefault="00AC5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rpoS">
    <w:altName w:val="Cambria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7FC4C" w14:textId="77777777" w:rsidR="000B356D" w:rsidRDefault="0043271E">
    <w:pPr>
      <w:pStyle w:val="Footer"/>
      <w:jc w:val="center"/>
    </w:pPr>
    <w:r>
      <w:rPr>
        <w:color w:val="666666"/>
        <w:sz w:val="16"/>
      </w:rPr>
      <w:t>MBPTS Business Requirement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8C800" w14:textId="77777777" w:rsidR="00AC57C2" w:rsidRDefault="00AC57C2">
      <w:pPr>
        <w:spacing w:after="0" w:line="240" w:lineRule="auto"/>
      </w:pPr>
      <w:r>
        <w:separator/>
      </w:r>
    </w:p>
  </w:footnote>
  <w:footnote w:type="continuationSeparator" w:id="0">
    <w:p w14:paraId="63895B15" w14:textId="77777777" w:rsidR="00AC57C2" w:rsidRDefault="00AC5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60037" w14:textId="77777777" w:rsidR="000B356D" w:rsidRDefault="0043271E">
    <w:pPr>
      <w:pStyle w:val="Header"/>
      <w:jc w:val="right"/>
    </w:pPr>
    <w:r>
      <w:rPr>
        <w:color w:val="666666"/>
        <w:sz w:val="16"/>
      </w:rPr>
      <w:t>AI-Based DSS Inbound Data Extraction | BRD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A4284"/>
    <w:multiLevelType w:val="hybridMultilevel"/>
    <w:tmpl w:val="A8403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57566"/>
    <w:multiLevelType w:val="multilevel"/>
    <w:tmpl w:val="63BA5146"/>
    <w:lvl w:ilvl="0">
      <w:start w:val="1"/>
      <w:numFmt w:val="decimal"/>
      <w:lvlText w:val="（%1）"/>
      <w:lvlJc w:val="left"/>
      <w:pPr>
        <w:ind w:left="720" w:hanging="360"/>
      </w:pPr>
      <w:rPr>
        <w:rFonts w:hint="eastAsia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color w:val="20386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0386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0386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03864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0386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03864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03864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03864"/>
      </w:rPr>
    </w:lvl>
  </w:abstractNum>
  <w:abstractNum w:abstractNumId="11" w15:restartNumberingAfterBreak="0">
    <w:nsid w:val="1B8612CC"/>
    <w:multiLevelType w:val="multilevel"/>
    <w:tmpl w:val="8C3A1CA4"/>
    <w:lvl w:ilvl="0">
      <w:start w:val="1"/>
      <w:numFmt w:val="decimal"/>
      <w:lvlText w:val="%1."/>
      <w:lvlJc w:val="left"/>
      <w:pPr>
        <w:ind w:left="720" w:hanging="360"/>
      </w:pPr>
      <w:rPr>
        <w:rFonts w:eastAsia="宋体"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1C84354E"/>
    <w:multiLevelType w:val="hybridMultilevel"/>
    <w:tmpl w:val="F01CE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E2504"/>
    <w:multiLevelType w:val="hybridMultilevel"/>
    <w:tmpl w:val="CE82D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093017"/>
    <w:multiLevelType w:val="hybridMultilevel"/>
    <w:tmpl w:val="40DED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215207"/>
    <w:multiLevelType w:val="hybridMultilevel"/>
    <w:tmpl w:val="4A308E2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6D63628"/>
    <w:multiLevelType w:val="multilevel"/>
    <w:tmpl w:val="49BAD5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color w:val="20386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0386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0386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03864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0386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03864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03864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03864"/>
      </w:rPr>
    </w:lvl>
  </w:abstractNum>
  <w:abstractNum w:abstractNumId="17" w15:restartNumberingAfterBreak="0">
    <w:nsid w:val="534B29D1"/>
    <w:multiLevelType w:val="hybridMultilevel"/>
    <w:tmpl w:val="58AAE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8A075D"/>
    <w:multiLevelType w:val="hybridMultilevel"/>
    <w:tmpl w:val="EF74F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343370">
    <w:abstractNumId w:val="8"/>
  </w:num>
  <w:num w:numId="2" w16cid:durableId="1080640879">
    <w:abstractNumId w:val="6"/>
  </w:num>
  <w:num w:numId="3" w16cid:durableId="1668626672">
    <w:abstractNumId w:val="5"/>
  </w:num>
  <w:num w:numId="4" w16cid:durableId="1906334811">
    <w:abstractNumId w:val="4"/>
  </w:num>
  <w:num w:numId="5" w16cid:durableId="205456374">
    <w:abstractNumId w:val="7"/>
  </w:num>
  <w:num w:numId="6" w16cid:durableId="2085570053">
    <w:abstractNumId w:val="3"/>
  </w:num>
  <w:num w:numId="7" w16cid:durableId="1735083807">
    <w:abstractNumId w:val="2"/>
  </w:num>
  <w:num w:numId="8" w16cid:durableId="602686963">
    <w:abstractNumId w:val="1"/>
  </w:num>
  <w:num w:numId="9" w16cid:durableId="388043426">
    <w:abstractNumId w:val="0"/>
  </w:num>
  <w:num w:numId="10" w16cid:durableId="657654766">
    <w:abstractNumId w:val="18"/>
  </w:num>
  <w:num w:numId="11" w16cid:durableId="235896667">
    <w:abstractNumId w:val="17"/>
  </w:num>
  <w:num w:numId="12" w16cid:durableId="747776191">
    <w:abstractNumId w:val="16"/>
  </w:num>
  <w:num w:numId="13" w16cid:durableId="339046269">
    <w:abstractNumId w:val="9"/>
  </w:num>
  <w:num w:numId="14" w16cid:durableId="1728793797">
    <w:abstractNumId w:val="13"/>
  </w:num>
  <w:num w:numId="15" w16cid:durableId="1105004290">
    <w:abstractNumId w:val="12"/>
  </w:num>
  <w:num w:numId="16" w16cid:durableId="2077970220">
    <w:abstractNumId w:val="14"/>
  </w:num>
  <w:num w:numId="17" w16cid:durableId="1501116670">
    <w:abstractNumId w:val="11"/>
  </w:num>
  <w:num w:numId="18" w16cid:durableId="929660020">
    <w:abstractNumId w:val="15"/>
  </w:num>
  <w:num w:numId="19" w16cid:durableId="763916289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ou, John Jiahong">
    <w15:presenceInfo w15:providerId="AD" w15:userId="S::johzou@deloittecn.com.cn::d78903e4-367f-4cd8-9a1d-75897d33b003"/>
  </w15:person>
  <w15:person w15:author="Ji, Scarlett Qing">
    <w15:presenceInfo w15:providerId="AD" w15:userId="S::scaji@deloittecn.com.cn::e5845594-986b-4298-9403-9eb1aff46810"/>
  </w15:person>
  <w15:person w15:author="Gao, Wenwen (369)">
    <w15:presenceInfo w15:providerId="AD" w15:userId="S::gaowenw@apac.corpdir.net::b5f47973-4336-4fd5-b6ea-09c8b891ec48"/>
  </w15:person>
  <w15:person w15:author="Zhang, Afang (369)">
    <w15:presenceInfo w15:providerId="AD" w15:userId="S::afzhang@apac.corpdir.net::e981a4b5-5997-4bfd-9d0d-6f447b3e20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5F7"/>
    <w:rsid w:val="0000432D"/>
    <w:rsid w:val="00004E0A"/>
    <w:rsid w:val="00005B05"/>
    <w:rsid w:val="00032407"/>
    <w:rsid w:val="00034616"/>
    <w:rsid w:val="0003568B"/>
    <w:rsid w:val="00036EBF"/>
    <w:rsid w:val="000404B5"/>
    <w:rsid w:val="00045F5A"/>
    <w:rsid w:val="000576CC"/>
    <w:rsid w:val="0006063C"/>
    <w:rsid w:val="00067B6E"/>
    <w:rsid w:val="00071074"/>
    <w:rsid w:val="00071FD2"/>
    <w:rsid w:val="000749B2"/>
    <w:rsid w:val="0007520C"/>
    <w:rsid w:val="0007650E"/>
    <w:rsid w:val="00082DCF"/>
    <w:rsid w:val="00085EBF"/>
    <w:rsid w:val="000869AF"/>
    <w:rsid w:val="0009098A"/>
    <w:rsid w:val="000A2AB5"/>
    <w:rsid w:val="000A5D52"/>
    <w:rsid w:val="000B0806"/>
    <w:rsid w:val="000B2892"/>
    <w:rsid w:val="000B356D"/>
    <w:rsid w:val="000C0B36"/>
    <w:rsid w:val="000C4F6A"/>
    <w:rsid w:val="000C7B9A"/>
    <w:rsid w:val="000D13CD"/>
    <w:rsid w:val="000D2599"/>
    <w:rsid w:val="000D565D"/>
    <w:rsid w:val="000E5026"/>
    <w:rsid w:val="000E58FA"/>
    <w:rsid w:val="000E7C8E"/>
    <w:rsid w:val="000F35ED"/>
    <w:rsid w:val="00125717"/>
    <w:rsid w:val="001316A6"/>
    <w:rsid w:val="001345F2"/>
    <w:rsid w:val="001415E5"/>
    <w:rsid w:val="001449B1"/>
    <w:rsid w:val="0015074B"/>
    <w:rsid w:val="00156A52"/>
    <w:rsid w:val="0017411E"/>
    <w:rsid w:val="0017462D"/>
    <w:rsid w:val="00177E9B"/>
    <w:rsid w:val="00182272"/>
    <w:rsid w:val="00196FB3"/>
    <w:rsid w:val="001A3641"/>
    <w:rsid w:val="001B4E9F"/>
    <w:rsid w:val="001B6D60"/>
    <w:rsid w:val="001D6B0E"/>
    <w:rsid w:val="001D6E9F"/>
    <w:rsid w:val="001E0716"/>
    <w:rsid w:val="001E0EAE"/>
    <w:rsid w:val="001E16DB"/>
    <w:rsid w:val="001E2B09"/>
    <w:rsid w:val="001E2D39"/>
    <w:rsid w:val="001F0C64"/>
    <w:rsid w:val="00206EBB"/>
    <w:rsid w:val="002174D8"/>
    <w:rsid w:val="002238EA"/>
    <w:rsid w:val="002245E4"/>
    <w:rsid w:val="002273AB"/>
    <w:rsid w:val="00230B01"/>
    <w:rsid w:val="00241C01"/>
    <w:rsid w:val="002476B5"/>
    <w:rsid w:val="002700D9"/>
    <w:rsid w:val="00273F6C"/>
    <w:rsid w:val="0028273E"/>
    <w:rsid w:val="0029639D"/>
    <w:rsid w:val="00297664"/>
    <w:rsid w:val="002A280D"/>
    <w:rsid w:val="002A5E24"/>
    <w:rsid w:val="002C1AB7"/>
    <w:rsid w:val="002C65EE"/>
    <w:rsid w:val="002D0457"/>
    <w:rsid w:val="002D29CD"/>
    <w:rsid w:val="002D5E91"/>
    <w:rsid w:val="002E2A47"/>
    <w:rsid w:val="002E5674"/>
    <w:rsid w:val="002F0373"/>
    <w:rsid w:val="00305079"/>
    <w:rsid w:val="00312C54"/>
    <w:rsid w:val="00313E43"/>
    <w:rsid w:val="00326F90"/>
    <w:rsid w:val="00330F99"/>
    <w:rsid w:val="00332989"/>
    <w:rsid w:val="00342AAE"/>
    <w:rsid w:val="00352C17"/>
    <w:rsid w:val="00354895"/>
    <w:rsid w:val="003562D0"/>
    <w:rsid w:val="003705F8"/>
    <w:rsid w:val="00372D1D"/>
    <w:rsid w:val="003744DF"/>
    <w:rsid w:val="00384833"/>
    <w:rsid w:val="003874D9"/>
    <w:rsid w:val="00394EB5"/>
    <w:rsid w:val="00397A12"/>
    <w:rsid w:val="003A553A"/>
    <w:rsid w:val="003A7D78"/>
    <w:rsid w:val="003B378F"/>
    <w:rsid w:val="003C6547"/>
    <w:rsid w:val="003D347C"/>
    <w:rsid w:val="003E38A2"/>
    <w:rsid w:val="003E58BF"/>
    <w:rsid w:val="003F3D1B"/>
    <w:rsid w:val="003F4494"/>
    <w:rsid w:val="00400818"/>
    <w:rsid w:val="00402735"/>
    <w:rsid w:val="00413CCE"/>
    <w:rsid w:val="00426810"/>
    <w:rsid w:val="0043271E"/>
    <w:rsid w:val="004344CC"/>
    <w:rsid w:val="004444BD"/>
    <w:rsid w:val="00453F84"/>
    <w:rsid w:val="00464D42"/>
    <w:rsid w:val="00475B3C"/>
    <w:rsid w:val="00483D76"/>
    <w:rsid w:val="004B0F9D"/>
    <w:rsid w:val="004C1FC0"/>
    <w:rsid w:val="004C344E"/>
    <w:rsid w:val="004D7AFB"/>
    <w:rsid w:val="004E2F47"/>
    <w:rsid w:val="004E57F4"/>
    <w:rsid w:val="004F1A7C"/>
    <w:rsid w:val="004F4405"/>
    <w:rsid w:val="004F6426"/>
    <w:rsid w:val="004F78E4"/>
    <w:rsid w:val="00501049"/>
    <w:rsid w:val="005046EF"/>
    <w:rsid w:val="00524494"/>
    <w:rsid w:val="00526A01"/>
    <w:rsid w:val="005341EB"/>
    <w:rsid w:val="005472D2"/>
    <w:rsid w:val="0055194F"/>
    <w:rsid w:val="00552B36"/>
    <w:rsid w:val="005578D9"/>
    <w:rsid w:val="00557C7B"/>
    <w:rsid w:val="00563DC0"/>
    <w:rsid w:val="00580F87"/>
    <w:rsid w:val="00582F7C"/>
    <w:rsid w:val="0058320B"/>
    <w:rsid w:val="005A3DFE"/>
    <w:rsid w:val="005A662B"/>
    <w:rsid w:val="005B1535"/>
    <w:rsid w:val="005C4903"/>
    <w:rsid w:val="005C7930"/>
    <w:rsid w:val="005D2CB6"/>
    <w:rsid w:val="005E3DD8"/>
    <w:rsid w:val="005E663E"/>
    <w:rsid w:val="005E6F7F"/>
    <w:rsid w:val="005F01DE"/>
    <w:rsid w:val="005F7141"/>
    <w:rsid w:val="0060653C"/>
    <w:rsid w:val="00624BAE"/>
    <w:rsid w:val="006260F7"/>
    <w:rsid w:val="00626DC6"/>
    <w:rsid w:val="00633D3A"/>
    <w:rsid w:val="00636101"/>
    <w:rsid w:val="00636B9D"/>
    <w:rsid w:val="00644316"/>
    <w:rsid w:val="006469D5"/>
    <w:rsid w:val="0066523C"/>
    <w:rsid w:val="006A125E"/>
    <w:rsid w:val="006B248C"/>
    <w:rsid w:val="006B3C01"/>
    <w:rsid w:val="006B3EF2"/>
    <w:rsid w:val="006D482A"/>
    <w:rsid w:val="006D5DE8"/>
    <w:rsid w:val="006D731D"/>
    <w:rsid w:val="006E11B8"/>
    <w:rsid w:val="006F47EC"/>
    <w:rsid w:val="007044FF"/>
    <w:rsid w:val="00706ACE"/>
    <w:rsid w:val="0071161D"/>
    <w:rsid w:val="00711C1D"/>
    <w:rsid w:val="0071552D"/>
    <w:rsid w:val="007266BB"/>
    <w:rsid w:val="007303BA"/>
    <w:rsid w:val="007344DB"/>
    <w:rsid w:val="0073773A"/>
    <w:rsid w:val="00740151"/>
    <w:rsid w:val="00740616"/>
    <w:rsid w:val="007505FB"/>
    <w:rsid w:val="007530BC"/>
    <w:rsid w:val="00753981"/>
    <w:rsid w:val="0075646C"/>
    <w:rsid w:val="007621A9"/>
    <w:rsid w:val="00763F28"/>
    <w:rsid w:val="00773476"/>
    <w:rsid w:val="007773F2"/>
    <w:rsid w:val="007A2A4B"/>
    <w:rsid w:val="007B2F54"/>
    <w:rsid w:val="007B5706"/>
    <w:rsid w:val="007C2FCC"/>
    <w:rsid w:val="007C6F70"/>
    <w:rsid w:val="007D162F"/>
    <w:rsid w:val="007F3A07"/>
    <w:rsid w:val="007F68AB"/>
    <w:rsid w:val="007F693A"/>
    <w:rsid w:val="00817E33"/>
    <w:rsid w:val="008376AD"/>
    <w:rsid w:val="00857EF6"/>
    <w:rsid w:val="00861377"/>
    <w:rsid w:val="00877DD0"/>
    <w:rsid w:val="00893AF6"/>
    <w:rsid w:val="008B4EFE"/>
    <w:rsid w:val="008B65FB"/>
    <w:rsid w:val="008C04C5"/>
    <w:rsid w:val="008C5AEC"/>
    <w:rsid w:val="008D1F59"/>
    <w:rsid w:val="008E6F5C"/>
    <w:rsid w:val="008F0410"/>
    <w:rsid w:val="008F626A"/>
    <w:rsid w:val="00900539"/>
    <w:rsid w:val="009028C9"/>
    <w:rsid w:val="009139BA"/>
    <w:rsid w:val="00921697"/>
    <w:rsid w:val="009415FE"/>
    <w:rsid w:val="00943EAC"/>
    <w:rsid w:val="0096413C"/>
    <w:rsid w:val="00964486"/>
    <w:rsid w:val="00964D19"/>
    <w:rsid w:val="009655EA"/>
    <w:rsid w:val="00965E60"/>
    <w:rsid w:val="00973F92"/>
    <w:rsid w:val="00975E4B"/>
    <w:rsid w:val="009761E4"/>
    <w:rsid w:val="00985B4C"/>
    <w:rsid w:val="00992028"/>
    <w:rsid w:val="009955BE"/>
    <w:rsid w:val="009A2364"/>
    <w:rsid w:val="009D1FCE"/>
    <w:rsid w:val="009D380C"/>
    <w:rsid w:val="009D4FE8"/>
    <w:rsid w:val="00A066BC"/>
    <w:rsid w:val="00A2043C"/>
    <w:rsid w:val="00A21F88"/>
    <w:rsid w:val="00A22357"/>
    <w:rsid w:val="00A23BEE"/>
    <w:rsid w:val="00A240B7"/>
    <w:rsid w:val="00A457BF"/>
    <w:rsid w:val="00A5425C"/>
    <w:rsid w:val="00A550BD"/>
    <w:rsid w:val="00A629EC"/>
    <w:rsid w:val="00A70774"/>
    <w:rsid w:val="00A75BD0"/>
    <w:rsid w:val="00A86242"/>
    <w:rsid w:val="00A919D3"/>
    <w:rsid w:val="00A93453"/>
    <w:rsid w:val="00AA0719"/>
    <w:rsid w:val="00AA0F49"/>
    <w:rsid w:val="00AA1D8D"/>
    <w:rsid w:val="00AC281C"/>
    <w:rsid w:val="00AC2EB5"/>
    <w:rsid w:val="00AC57C2"/>
    <w:rsid w:val="00AC7193"/>
    <w:rsid w:val="00AC7B7C"/>
    <w:rsid w:val="00AE397E"/>
    <w:rsid w:val="00AF4DF9"/>
    <w:rsid w:val="00AF7030"/>
    <w:rsid w:val="00B02DAF"/>
    <w:rsid w:val="00B032F3"/>
    <w:rsid w:val="00B11F14"/>
    <w:rsid w:val="00B21597"/>
    <w:rsid w:val="00B2270F"/>
    <w:rsid w:val="00B2374C"/>
    <w:rsid w:val="00B43462"/>
    <w:rsid w:val="00B47730"/>
    <w:rsid w:val="00B4783A"/>
    <w:rsid w:val="00B53C6C"/>
    <w:rsid w:val="00B56688"/>
    <w:rsid w:val="00B6540C"/>
    <w:rsid w:val="00B66DA7"/>
    <w:rsid w:val="00B706A2"/>
    <w:rsid w:val="00B76B92"/>
    <w:rsid w:val="00B8011F"/>
    <w:rsid w:val="00B80D65"/>
    <w:rsid w:val="00B81EA5"/>
    <w:rsid w:val="00B85DF9"/>
    <w:rsid w:val="00B8640C"/>
    <w:rsid w:val="00BA113E"/>
    <w:rsid w:val="00BB213D"/>
    <w:rsid w:val="00BB3950"/>
    <w:rsid w:val="00BB6CC1"/>
    <w:rsid w:val="00BC6356"/>
    <w:rsid w:val="00BD4070"/>
    <w:rsid w:val="00BE135E"/>
    <w:rsid w:val="00BE176F"/>
    <w:rsid w:val="00BF292C"/>
    <w:rsid w:val="00C058FC"/>
    <w:rsid w:val="00C06022"/>
    <w:rsid w:val="00C1261B"/>
    <w:rsid w:val="00C12FBF"/>
    <w:rsid w:val="00C257C2"/>
    <w:rsid w:val="00C25DC0"/>
    <w:rsid w:val="00C33D54"/>
    <w:rsid w:val="00C35EC1"/>
    <w:rsid w:val="00C41D92"/>
    <w:rsid w:val="00C502EB"/>
    <w:rsid w:val="00C50628"/>
    <w:rsid w:val="00C53B75"/>
    <w:rsid w:val="00C64C28"/>
    <w:rsid w:val="00C6549A"/>
    <w:rsid w:val="00C730AD"/>
    <w:rsid w:val="00C81763"/>
    <w:rsid w:val="00C81B5C"/>
    <w:rsid w:val="00C84FFA"/>
    <w:rsid w:val="00C90EE0"/>
    <w:rsid w:val="00C96CBE"/>
    <w:rsid w:val="00C9799A"/>
    <w:rsid w:val="00CA4317"/>
    <w:rsid w:val="00CA7BAB"/>
    <w:rsid w:val="00CB0664"/>
    <w:rsid w:val="00CB1A6E"/>
    <w:rsid w:val="00CB5700"/>
    <w:rsid w:val="00CB7541"/>
    <w:rsid w:val="00CC17A2"/>
    <w:rsid w:val="00CC44CF"/>
    <w:rsid w:val="00CC5CB9"/>
    <w:rsid w:val="00CD687F"/>
    <w:rsid w:val="00CE79ED"/>
    <w:rsid w:val="00CF5B8B"/>
    <w:rsid w:val="00CF5F12"/>
    <w:rsid w:val="00CF68A5"/>
    <w:rsid w:val="00CF77CE"/>
    <w:rsid w:val="00D07127"/>
    <w:rsid w:val="00D17CA7"/>
    <w:rsid w:val="00D22EC4"/>
    <w:rsid w:val="00D252EE"/>
    <w:rsid w:val="00D37BF9"/>
    <w:rsid w:val="00D41DA8"/>
    <w:rsid w:val="00D62171"/>
    <w:rsid w:val="00D621CC"/>
    <w:rsid w:val="00D62435"/>
    <w:rsid w:val="00D67965"/>
    <w:rsid w:val="00D742E2"/>
    <w:rsid w:val="00D8033F"/>
    <w:rsid w:val="00DB724F"/>
    <w:rsid w:val="00DC1229"/>
    <w:rsid w:val="00DC1C96"/>
    <w:rsid w:val="00DC4CC2"/>
    <w:rsid w:val="00DC734C"/>
    <w:rsid w:val="00DE6966"/>
    <w:rsid w:val="00DF0EC2"/>
    <w:rsid w:val="00DF7476"/>
    <w:rsid w:val="00E0743E"/>
    <w:rsid w:val="00E115AE"/>
    <w:rsid w:val="00E1364D"/>
    <w:rsid w:val="00E273FA"/>
    <w:rsid w:val="00E31348"/>
    <w:rsid w:val="00E3151B"/>
    <w:rsid w:val="00E3259B"/>
    <w:rsid w:val="00E372C5"/>
    <w:rsid w:val="00E52BED"/>
    <w:rsid w:val="00E61701"/>
    <w:rsid w:val="00E663C4"/>
    <w:rsid w:val="00E7363C"/>
    <w:rsid w:val="00E8217A"/>
    <w:rsid w:val="00E864AF"/>
    <w:rsid w:val="00E96C39"/>
    <w:rsid w:val="00E96EF1"/>
    <w:rsid w:val="00EA68E1"/>
    <w:rsid w:val="00EC7E41"/>
    <w:rsid w:val="00ED0D03"/>
    <w:rsid w:val="00ED34AC"/>
    <w:rsid w:val="00EF0155"/>
    <w:rsid w:val="00F2423E"/>
    <w:rsid w:val="00F242B7"/>
    <w:rsid w:val="00F245A5"/>
    <w:rsid w:val="00F31580"/>
    <w:rsid w:val="00F432EF"/>
    <w:rsid w:val="00F51C29"/>
    <w:rsid w:val="00F61529"/>
    <w:rsid w:val="00F7315F"/>
    <w:rsid w:val="00F804F9"/>
    <w:rsid w:val="00F856F8"/>
    <w:rsid w:val="00F87CF0"/>
    <w:rsid w:val="00FA3606"/>
    <w:rsid w:val="00FB34ED"/>
    <w:rsid w:val="00FC4E26"/>
    <w:rsid w:val="00FC56FD"/>
    <w:rsid w:val="00FC693F"/>
    <w:rsid w:val="00FD500C"/>
    <w:rsid w:val="00FD78A4"/>
    <w:rsid w:val="00FE6F96"/>
    <w:rsid w:val="00FE7E95"/>
    <w:rsid w:val="00FF4919"/>
    <w:rsid w:val="00FF5DA6"/>
    <w:rsid w:val="075C885A"/>
    <w:rsid w:val="09BD8FAF"/>
    <w:rsid w:val="17CBDED8"/>
    <w:rsid w:val="200930EB"/>
    <w:rsid w:val="27C65C28"/>
    <w:rsid w:val="35E77963"/>
    <w:rsid w:val="3750490F"/>
    <w:rsid w:val="390A223C"/>
    <w:rsid w:val="3959CB41"/>
    <w:rsid w:val="3FBC2C32"/>
    <w:rsid w:val="47E9D575"/>
    <w:rsid w:val="4ECBDAD8"/>
    <w:rsid w:val="5C6DDCF0"/>
    <w:rsid w:val="5E8417E0"/>
    <w:rsid w:val="63FEACF5"/>
    <w:rsid w:val="70941B8F"/>
    <w:rsid w:val="744BF620"/>
    <w:rsid w:val="78346AAA"/>
    <w:rsid w:val="78AC14BE"/>
    <w:rsid w:val="79FE63FB"/>
    <w:rsid w:val="7AA2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16E144"/>
  <w14:defaultImageDpi w14:val="300"/>
  <w15:docId w15:val="{2633D885-1896-4225-8E81-B6EF0BE9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微软雅黑" w:eastAsia="微软雅黑" w:hAnsi="微软雅黑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20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63DC0"/>
    <w:rPr>
      <w:color w:val="0000FF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微软雅黑" w:eastAsia="微软雅黑" w:hAnsi="微软雅黑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5AEC"/>
    <w:pPr>
      <w:spacing w:line="276" w:lineRule="auto"/>
    </w:pPr>
    <w:rPr>
      <w:b/>
      <w:bCs/>
      <w:sz w:val="21"/>
      <w:szCs w:val="22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5AEC"/>
    <w:rPr>
      <w:rFonts w:ascii="微软雅黑" w:eastAsia="微软雅黑" w:hAnsi="微软雅黑"/>
      <w:b/>
      <w:bCs/>
      <w:sz w:val="21"/>
      <w:szCs w:val="20"/>
    </w:rPr>
  </w:style>
  <w:style w:type="paragraph" w:styleId="Revision">
    <w:name w:val="Revision"/>
    <w:hidden/>
    <w:uiPriority w:val="99"/>
    <w:semiHidden/>
    <w:rsid w:val="00740616"/>
    <w:pPr>
      <w:spacing w:after="0" w:line="240" w:lineRule="auto"/>
    </w:pPr>
    <w:rPr>
      <w:rFonts w:ascii="微软雅黑" w:eastAsia="微软雅黑" w:hAnsi="微软雅黑"/>
      <w:sz w:val="21"/>
    </w:rPr>
  </w:style>
  <w:style w:type="character" w:customStyle="1" w:styleId="cf01">
    <w:name w:val="cf01"/>
    <w:basedOn w:val="DefaultParagraphFont"/>
    <w:rsid w:val="00D742E2"/>
    <w:rPr>
      <w:rFonts w:ascii="Microsoft YaHei UI" w:eastAsia="Microsoft YaHei UI" w:hAnsi="Microsoft YaHei UI" w:hint="eastAsia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1415E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oleObject" Target="file:///\\APAC.CORPDIR.NET\A133\PUBLIC\MBPTS\IE\8.%20Cross%20function\68.%20AI\UC%2034%20BRD\Local%20DN\&#38468;&#20214;1_&#21442;&#32771;&#25968;&#25454;&#28304;_&#36827;&#21475;&#39044;&#25253;.xlsx" TargetMode="External"/><Relationship Id="rId26" Type="http://schemas.openxmlformats.org/officeDocument/2006/relationships/oleObject" Target="file:///\\APAC.CORPDIR.NET\A133\PUBLIC\MBPTS\IE\8.%20Cross%20function\68.%20AI\UC%2034%20BRD\Local%20DN\&#38468;&#20214;2_&#21442;&#32771;&#25968;&#25454;&#28304;_&#21457;&#31080;PN%20list.xlsx" TargetMode="External"/><Relationship Id="rId39" Type="http://schemas.openxmlformats.org/officeDocument/2006/relationships/package" Target="embeddings/Microsoft_Excel_Worksheet3.xlsx"/><Relationship Id="rId21" Type="http://schemas.openxmlformats.org/officeDocument/2006/relationships/image" Target="media/image4.png"/><Relationship Id="rId34" Type="http://schemas.openxmlformats.org/officeDocument/2006/relationships/image" Target="media/image15.png"/><Relationship Id="rId42" Type="http://schemas.openxmlformats.org/officeDocument/2006/relationships/image" Target="media/image19.emf"/><Relationship Id="rId47" Type="http://schemas.openxmlformats.org/officeDocument/2006/relationships/oleObject" Target="embeddings/oleObject3.bin"/><Relationship Id="rId50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.xlsx"/><Relationship Id="rId29" Type="http://schemas.openxmlformats.org/officeDocument/2006/relationships/image" Target="media/image10.png"/><Relationship Id="rId11" Type="http://schemas.openxmlformats.org/officeDocument/2006/relationships/comments" Target="comments.xml"/><Relationship Id="rId24" Type="http://schemas.openxmlformats.org/officeDocument/2006/relationships/package" Target="embeddings/Microsoft_Excel_Worksheet2.xlsx"/><Relationship Id="rId32" Type="http://schemas.openxmlformats.org/officeDocument/2006/relationships/image" Target="media/image13.png"/><Relationship Id="rId37" Type="http://schemas.openxmlformats.org/officeDocument/2006/relationships/hyperlink" Target="https://corpdir-my.sharepoint.com/:x:/r/personal/zhying1_apac_corpdir_net/Documents/!%20Star%20D%20orders_new_Since%20Aug.%208%20handled%20by%20IE.xlsx?d=wdabe21d2ba7a403d933e540c709e5eb5&amp;csf=1&amp;web=1&amp;e=1fpe3Z" TargetMode="External"/><Relationship Id="rId40" Type="http://schemas.openxmlformats.org/officeDocument/2006/relationships/image" Target="media/image18.emf"/><Relationship Id="rId45" Type="http://schemas.openxmlformats.org/officeDocument/2006/relationships/package" Target="embeddings/Microsoft_Excel_Worksheet4.xlsx"/><Relationship Id="rId53" Type="http://schemas.microsoft.com/office/2011/relationships/people" Target="peop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3.emf"/><Relationship Id="rId31" Type="http://schemas.openxmlformats.org/officeDocument/2006/relationships/image" Target="media/image12.png"/><Relationship Id="rId44" Type="http://schemas.openxmlformats.org/officeDocument/2006/relationships/image" Target="media/image20.emf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image" Target="media/image5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oleObject" Target="embeddings/oleObject2.bin"/><Relationship Id="rId48" Type="http://schemas.openxmlformats.org/officeDocument/2006/relationships/image" Target="media/image22.emf"/><Relationship Id="rId8" Type="http://schemas.openxmlformats.org/officeDocument/2006/relationships/webSettings" Target="webSettings.xml"/><Relationship Id="rId51" Type="http://schemas.openxmlformats.org/officeDocument/2006/relationships/footer" Target="footer1.xml"/><Relationship Id="rId3" Type="http://schemas.openxmlformats.org/officeDocument/2006/relationships/customXml" Target="../customXml/item3.xml"/><Relationship Id="rId12" Type="http://schemas.microsoft.com/office/2011/relationships/commentsExtended" Target="commentsExtended.xml"/><Relationship Id="rId17" Type="http://schemas.openxmlformats.org/officeDocument/2006/relationships/image" Target="media/image2.emf"/><Relationship Id="rId25" Type="http://schemas.openxmlformats.org/officeDocument/2006/relationships/image" Target="media/image7.emf"/><Relationship Id="rId33" Type="http://schemas.openxmlformats.org/officeDocument/2006/relationships/image" Target="media/image14.png"/><Relationship Id="rId38" Type="http://schemas.openxmlformats.org/officeDocument/2006/relationships/image" Target="media/image17.emf"/><Relationship Id="rId46" Type="http://schemas.openxmlformats.org/officeDocument/2006/relationships/image" Target="media/image21.emf"/><Relationship Id="rId20" Type="http://schemas.openxmlformats.org/officeDocument/2006/relationships/package" Target="embeddings/Microsoft_Excel_Worksheet1.xlsx"/><Relationship Id="rId41" Type="http://schemas.openxmlformats.org/officeDocument/2006/relationships/oleObject" Target="embeddings/oleObject1.bin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1.emf"/><Relationship Id="rId23" Type="http://schemas.openxmlformats.org/officeDocument/2006/relationships/image" Target="media/image6.emf"/><Relationship Id="rId28" Type="http://schemas.openxmlformats.org/officeDocument/2006/relationships/image" Target="media/image9.png"/><Relationship Id="rId36" Type="http://schemas.openxmlformats.org/officeDocument/2006/relationships/hyperlink" Target="file:///C:/Users/AFZHANG/Desktop/!%20Star%20D%20orders_new_Since%20Aug.%208%20handled%20by%20IE.xlsx" TargetMode="External"/><Relationship Id="rId49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6A0AD5B715F54C8C2B7B67E88808CA" ma:contentTypeVersion="0" ma:contentTypeDescription="Create a new document." ma:contentTypeScope="" ma:versionID="80ff6ae1a03ec0b666510e899c2d0b6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B6A532-DA14-48DE-B24F-97ED6E74CB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D4F4E20-95B7-43DE-AD84-BC49B27284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5AB638-FB6D-45B1-9918-C9DAFD872F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1686</Words>
  <Characters>2732</Characters>
  <Application>Microsoft Office Word</Application>
  <DocSecurity>0</DocSecurity>
  <Lines>227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AI驱动的DSS入库附件字段提取 - BRD</vt:lpstr>
    </vt:vector>
  </TitlesOfParts>
  <Manager/>
  <Company/>
  <LinksUpToDate>false</LinksUpToDate>
  <CharactersWithSpaces>4208</CharactersWithSpaces>
  <SharedDoc>false</SharedDoc>
  <HyperlinkBase/>
  <HLinks>
    <vt:vector size="12" baseType="variant">
      <vt:variant>
        <vt:i4>1310837</vt:i4>
      </vt:variant>
      <vt:variant>
        <vt:i4>18</vt:i4>
      </vt:variant>
      <vt:variant>
        <vt:i4>0</vt:i4>
      </vt:variant>
      <vt:variant>
        <vt:i4>5</vt:i4>
      </vt:variant>
      <vt:variant>
        <vt:lpwstr>https://corpdir-my.sharepoint.com/:x:/r/personal/zhying1_apac_corpdir_net/Documents/! Star D orders_new_Since Aug. 8 handled by IE.xlsx?d=wdabe21d2ba7a403d933e540c709e5eb5&amp;csf=1&amp;web=1&amp;e=1fpe3Z</vt:lpwstr>
      </vt:variant>
      <vt:variant>
        <vt:lpwstr/>
      </vt:variant>
      <vt:variant>
        <vt:i4>852054</vt:i4>
      </vt:variant>
      <vt:variant>
        <vt:i4>15</vt:i4>
      </vt:variant>
      <vt:variant>
        <vt:i4>0</vt:i4>
      </vt:variant>
      <vt:variant>
        <vt:i4>5</vt:i4>
      </vt:variant>
      <vt:variant>
        <vt:lpwstr>C:\Users\AFZHANG\Desktop\! Star D orders_new_Since Aug. 8 handled by IE.xlsx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AI驱动的DSS入库附件字段提取 - BRD</dc:title>
  <dc:subject>AI附件分类、字段提取、供应商BP映射及DSS字段映射</dc:subject>
  <dc:creator>Chen, Wenjuan (369)</dc:creator>
  <cp:keywords>AI, DSS, SPM, ASN, BRD, Document Extraction</cp:keywords>
  <dc:description>generated by python-docx</dc:description>
  <cp:lastModifiedBy>Gao, Wenwen (369)</cp:lastModifiedBy>
  <cp:revision>2</cp:revision>
  <dcterms:created xsi:type="dcterms:W3CDTF">2026-09-22T06:22:00Z</dcterms:created>
  <dcterms:modified xsi:type="dcterms:W3CDTF">2026-09-22T06:22:00Z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2026-08-27T03:24:31Z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38e21c9f-12cd-406c-b56e-d2e5f6fbb46e</vt:lpwstr>
  </property>
  <property fmtid="{D5CDD505-2E9C-101B-9397-08002B2CF9AE}" pid="8" name="MSIP_Label_924dbb1d-991d-4bbd-aad5-33bac1d8ffaf_ContentBits">
    <vt:lpwstr>0</vt:lpwstr>
  </property>
  <property fmtid="{D5CDD505-2E9C-101B-9397-08002B2CF9AE}" pid="9" name="ContentTypeId">
    <vt:lpwstr>0x010100696A0AD5B715F54C8C2B7B67E88808CA</vt:lpwstr>
  </property>
</Properties>
</file>